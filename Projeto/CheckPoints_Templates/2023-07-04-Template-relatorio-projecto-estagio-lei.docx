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96B0" w14:textId="77777777" w:rsidR="007B434C" w:rsidRDefault="007B434C">
      <w:pPr>
        <w:jc w:val="center"/>
        <w:rPr>
          <w:color w:val="000000"/>
        </w:rPr>
      </w:pPr>
      <w:bookmarkStart w:id="0" w:name="_Hlk136982811"/>
      <w:bookmarkEnd w:id="0"/>
    </w:p>
    <w:p w14:paraId="4C4AC9C2" w14:textId="77777777" w:rsidR="007B434C" w:rsidRDefault="007B434C">
      <w:pPr>
        <w:jc w:val="center"/>
        <w:rPr>
          <w:color w:val="000000"/>
        </w:rPr>
      </w:pPr>
    </w:p>
    <w:p w14:paraId="6C2AFFED" w14:textId="77777777" w:rsidR="007B434C" w:rsidRDefault="00000000">
      <w:pPr>
        <w:jc w:val="center"/>
        <w:rPr>
          <w:color w:val="000000"/>
          <w:highlight w:val="yellow"/>
        </w:rPr>
      </w:pPr>
      <w:ins w:id="1" w:author="Unknown Author" w:date="2023-07-01T19:30:00Z">
        <w:r>
          <w:rPr>
            <w:color w:val="000000"/>
            <w:highlight w:val="yellow"/>
          </w:rPr>
          <w:t>preenche capa e o resto para ficar já  final</w:t>
        </w:r>
      </w:ins>
    </w:p>
    <w:p w14:paraId="17C67B3A" w14:textId="7DA32DB0" w:rsidR="007B434C" w:rsidRDefault="00141540">
      <w:pPr>
        <w:jc w:val="center"/>
        <w:rPr>
          <w:color w:val="000000"/>
          <w:sz w:val="32"/>
          <w:szCs w:val="32"/>
        </w:rPr>
      </w:pPr>
      <w:r w:rsidRPr="00141540">
        <w:rPr>
          <w:color w:val="000000"/>
          <w:sz w:val="52"/>
          <w:szCs w:val="52"/>
        </w:rPr>
        <w:t>Caracterização dos movimentos pendulares nas principais vias de acesso à cidade</w:t>
      </w:r>
      <w:r>
        <w:rPr>
          <w:color w:val="000000"/>
          <w:sz w:val="52"/>
          <w:szCs w:val="52"/>
        </w:rPr>
        <w:t xml:space="preserve"> de Lisboa</w:t>
      </w:r>
    </w:p>
    <w:p w14:paraId="1BE55FAD" w14:textId="77777777" w:rsidR="007B434C" w:rsidRDefault="007B434C">
      <w:pPr>
        <w:spacing w:after="0"/>
        <w:jc w:val="center"/>
        <w:rPr>
          <w:color w:val="000000"/>
          <w:sz w:val="36"/>
          <w:szCs w:val="36"/>
        </w:rPr>
      </w:pPr>
    </w:p>
    <w:p w14:paraId="016E6E2C" w14:textId="77777777" w:rsidR="00E250BE" w:rsidRDefault="00E250BE">
      <w:pPr>
        <w:spacing w:after="0"/>
        <w:jc w:val="center"/>
        <w:rPr>
          <w:color w:val="000000"/>
          <w:sz w:val="36"/>
          <w:szCs w:val="36"/>
        </w:rPr>
      </w:pPr>
    </w:p>
    <w:p w14:paraId="49941FF4" w14:textId="31D8AE61" w:rsidR="007B434C" w:rsidRDefault="00CC7EAE">
      <w:pPr>
        <w:spacing w:after="0"/>
        <w:jc w:val="center"/>
        <w:rPr>
          <w:color w:val="000000"/>
          <w:sz w:val="36"/>
          <w:szCs w:val="36"/>
        </w:rPr>
      </w:pPr>
      <w:r>
        <w:rPr>
          <w:color w:val="000000"/>
          <w:sz w:val="36"/>
          <w:szCs w:val="36"/>
        </w:rPr>
        <w:t>Ricardo Ferreira</w:t>
      </w:r>
    </w:p>
    <w:p w14:paraId="529A9EA5" w14:textId="09CBEB8E" w:rsidR="007B434C" w:rsidRDefault="00000000">
      <w:pPr>
        <w:jc w:val="center"/>
        <w:rPr>
          <w:color w:val="000000"/>
          <w:sz w:val="36"/>
          <w:szCs w:val="36"/>
        </w:rPr>
      </w:pPr>
      <w:r>
        <w:rPr>
          <w:color w:val="000000"/>
          <w:sz w:val="36"/>
          <w:szCs w:val="36"/>
        </w:rPr>
        <w:t>(</w:t>
      </w:r>
      <w:r w:rsidR="00CC7EAE">
        <w:rPr>
          <w:color w:val="000000"/>
          <w:sz w:val="36"/>
          <w:szCs w:val="36"/>
        </w:rPr>
        <w:t>2016020798</w:t>
      </w:r>
      <w:r>
        <w:rPr>
          <w:color w:val="000000"/>
          <w:sz w:val="36"/>
          <w:szCs w:val="36"/>
        </w:rPr>
        <w:t>)</w:t>
      </w:r>
    </w:p>
    <w:p w14:paraId="10C4F2F7" w14:textId="77777777" w:rsidR="007B434C" w:rsidRDefault="007B434C">
      <w:pPr>
        <w:spacing w:after="0"/>
        <w:jc w:val="center"/>
        <w:rPr>
          <w:color w:val="000000"/>
          <w:sz w:val="36"/>
          <w:szCs w:val="36"/>
        </w:rPr>
      </w:pPr>
    </w:p>
    <w:p w14:paraId="6EA9AB18" w14:textId="77777777" w:rsidR="007B434C" w:rsidRDefault="007B434C">
      <w:pPr>
        <w:spacing w:after="0"/>
        <w:jc w:val="center"/>
        <w:rPr>
          <w:color w:val="000000"/>
          <w:sz w:val="36"/>
          <w:szCs w:val="36"/>
        </w:rPr>
      </w:pPr>
    </w:p>
    <w:p w14:paraId="7E15AEDA" w14:textId="77777777" w:rsidR="007B434C" w:rsidRDefault="00000000">
      <w:pPr>
        <w:jc w:val="center"/>
        <w:rPr>
          <w:color w:val="000000"/>
          <w:sz w:val="28"/>
          <w:szCs w:val="28"/>
        </w:rPr>
      </w:pPr>
      <w:r>
        <w:rPr>
          <w:color w:val="000000"/>
          <w:sz w:val="28"/>
          <w:szCs w:val="28"/>
        </w:rPr>
        <w:t>Orientadores:</w:t>
      </w:r>
    </w:p>
    <w:p w14:paraId="20E1DA35" w14:textId="480C23FC" w:rsidR="007B434C" w:rsidRDefault="00141540">
      <w:pPr>
        <w:jc w:val="center"/>
        <w:rPr>
          <w:color w:val="000000"/>
          <w:sz w:val="28"/>
          <w:szCs w:val="28"/>
        </w:rPr>
      </w:pPr>
      <w:r>
        <w:rPr>
          <w:color w:val="000000"/>
          <w:sz w:val="28"/>
          <w:szCs w:val="28"/>
        </w:rPr>
        <w:t>Mateus Mendes | ISEC</w:t>
      </w:r>
    </w:p>
    <w:p w14:paraId="05D6BBFD" w14:textId="79B4E428" w:rsidR="00141540" w:rsidRDefault="00141540" w:rsidP="00141540">
      <w:pPr>
        <w:jc w:val="center"/>
        <w:rPr>
          <w:color w:val="000000"/>
          <w:sz w:val="28"/>
          <w:szCs w:val="28"/>
        </w:rPr>
      </w:pPr>
      <w:r>
        <w:rPr>
          <w:color w:val="000000"/>
          <w:sz w:val="28"/>
          <w:szCs w:val="28"/>
        </w:rPr>
        <w:t>Nuno Lavado | ISEC</w:t>
      </w:r>
    </w:p>
    <w:p w14:paraId="137CE438" w14:textId="7048952B" w:rsidR="007B434C" w:rsidRDefault="00141540">
      <w:pPr>
        <w:jc w:val="center"/>
        <w:rPr>
          <w:color w:val="000000"/>
          <w:sz w:val="28"/>
          <w:szCs w:val="28"/>
        </w:rPr>
      </w:pPr>
      <w:r>
        <w:rPr>
          <w:rFonts w:ascii="Lora" w:hAnsi="Lora"/>
          <w:color w:val="272727"/>
          <w:shd w:val="clear" w:color="auto" w:fill="FFFFFF"/>
        </w:rPr>
        <w:t> </w:t>
      </w:r>
      <w:hyperlink r:id="rId8" w:history="1">
        <w:r w:rsidRPr="00141540">
          <w:rPr>
            <w:color w:val="000000"/>
            <w:sz w:val="28"/>
            <w:szCs w:val="28"/>
          </w:rPr>
          <w:t>Laboratório</w:t>
        </w:r>
      </w:hyperlink>
      <w:r w:rsidRPr="00141540">
        <w:rPr>
          <w:color w:val="000000"/>
          <w:sz w:val="28"/>
          <w:szCs w:val="28"/>
        </w:rPr>
        <w:t> de Dados Urbanos de Lisboa</w:t>
      </w:r>
      <w:r>
        <w:rPr>
          <w:color w:val="000000"/>
          <w:sz w:val="28"/>
          <w:szCs w:val="28"/>
        </w:rPr>
        <w:t xml:space="preserve"> | LxDataLab</w:t>
      </w:r>
    </w:p>
    <w:p w14:paraId="394BFE54" w14:textId="77777777" w:rsidR="007B434C" w:rsidRDefault="007B434C">
      <w:pPr>
        <w:spacing w:after="0"/>
        <w:jc w:val="center"/>
        <w:rPr>
          <w:color w:val="000000"/>
          <w:sz w:val="36"/>
          <w:szCs w:val="36"/>
        </w:rPr>
      </w:pPr>
    </w:p>
    <w:p w14:paraId="3368A905" w14:textId="77777777" w:rsidR="007B434C" w:rsidRDefault="007B434C">
      <w:pPr>
        <w:spacing w:after="0"/>
        <w:jc w:val="center"/>
        <w:rPr>
          <w:color w:val="000000"/>
          <w:sz w:val="36"/>
          <w:szCs w:val="36"/>
        </w:rPr>
      </w:pPr>
    </w:p>
    <w:p w14:paraId="5128E9C0" w14:textId="77777777" w:rsidR="007B434C" w:rsidRDefault="007B434C">
      <w:pPr>
        <w:spacing w:after="0"/>
        <w:jc w:val="center"/>
        <w:rPr>
          <w:color w:val="000000"/>
          <w:sz w:val="36"/>
          <w:szCs w:val="36"/>
        </w:rPr>
      </w:pPr>
    </w:p>
    <w:p w14:paraId="299C48C9" w14:textId="77777777" w:rsidR="007B434C" w:rsidRDefault="00000000">
      <w:pPr>
        <w:jc w:val="center"/>
        <w:rPr>
          <w:color w:val="000000"/>
          <w:sz w:val="28"/>
          <w:szCs w:val="28"/>
        </w:rPr>
      </w:pPr>
      <w:r>
        <w:rPr>
          <w:color w:val="000000"/>
          <w:sz w:val="28"/>
          <w:szCs w:val="28"/>
        </w:rPr>
        <w:t>Licenciatura em Engenharia Informática</w:t>
      </w:r>
    </w:p>
    <w:p w14:paraId="6BA11F48" w14:textId="5030CD17" w:rsidR="007B434C" w:rsidRDefault="00000000">
      <w:pPr>
        <w:jc w:val="center"/>
        <w:rPr>
          <w:color w:val="000000"/>
          <w:sz w:val="28"/>
          <w:szCs w:val="28"/>
        </w:rPr>
      </w:pPr>
      <w:r>
        <w:rPr>
          <w:color w:val="000000"/>
          <w:sz w:val="28"/>
          <w:szCs w:val="28"/>
        </w:rPr>
        <w:t xml:space="preserve">Ramo de </w:t>
      </w:r>
      <w:r w:rsidR="00141540">
        <w:rPr>
          <w:color w:val="000000"/>
          <w:sz w:val="28"/>
          <w:szCs w:val="28"/>
        </w:rPr>
        <w:t>desenvolvimento de aplicações</w:t>
      </w:r>
    </w:p>
    <w:p w14:paraId="1F3A0C50" w14:textId="77777777" w:rsidR="007B434C" w:rsidRDefault="00000000">
      <w:pPr>
        <w:jc w:val="center"/>
        <w:rPr>
          <w:color w:val="000000"/>
          <w:sz w:val="28"/>
          <w:szCs w:val="28"/>
        </w:rPr>
      </w:pPr>
      <w:r>
        <w:rPr>
          <w:color w:val="000000"/>
          <w:sz w:val="28"/>
          <w:szCs w:val="28"/>
        </w:rPr>
        <w:t>Instituto Politécnico de Coimbra</w:t>
      </w:r>
    </w:p>
    <w:p w14:paraId="10F715FB" w14:textId="77777777" w:rsidR="007B434C" w:rsidRDefault="00000000">
      <w:pPr>
        <w:jc w:val="center"/>
        <w:rPr>
          <w:color w:val="000000"/>
          <w:sz w:val="28"/>
          <w:szCs w:val="28"/>
        </w:rPr>
      </w:pPr>
      <w:r>
        <w:rPr>
          <w:color w:val="000000"/>
          <w:sz w:val="28"/>
          <w:szCs w:val="28"/>
        </w:rPr>
        <w:t>Instituto Superior de Engenharia de Coimbra</w:t>
      </w:r>
    </w:p>
    <w:p w14:paraId="72130B82" w14:textId="77777777" w:rsidR="007B434C" w:rsidRDefault="007B434C">
      <w:pPr>
        <w:jc w:val="center"/>
        <w:rPr>
          <w:color w:val="000000"/>
          <w:sz w:val="28"/>
          <w:szCs w:val="28"/>
        </w:rPr>
      </w:pPr>
    </w:p>
    <w:p w14:paraId="5FAD6573" w14:textId="4ADDED40" w:rsidR="007B434C" w:rsidRDefault="00000000">
      <w:pPr>
        <w:jc w:val="center"/>
        <w:sectPr w:rsidR="007B434C">
          <w:headerReference w:type="even" r:id="rId9"/>
          <w:headerReference w:type="default" r:id="rId10"/>
          <w:footerReference w:type="even" r:id="rId11"/>
          <w:footerReference w:type="default" r:id="rId12"/>
          <w:type w:val="oddPage"/>
          <w:pgSz w:w="11906" w:h="16838"/>
          <w:pgMar w:top="2107" w:right="1440" w:bottom="1220" w:left="1800" w:header="851" w:footer="709" w:gutter="0"/>
          <w:cols w:space="720"/>
          <w:formProt w:val="0"/>
          <w:docGrid w:linePitch="360"/>
        </w:sectPr>
      </w:pPr>
      <w:r>
        <w:rPr>
          <w:color w:val="000000"/>
          <w:sz w:val="28"/>
          <w:szCs w:val="28"/>
          <w:highlight w:val="yellow"/>
        </w:rPr>
        <w:lastRenderedPageBreak/>
        <w:t>Julho</w:t>
      </w:r>
      <w:r>
        <w:rPr>
          <w:color w:val="000000"/>
          <w:sz w:val="28"/>
          <w:szCs w:val="28"/>
        </w:rPr>
        <w:t xml:space="preserve"> de 202</w:t>
      </w:r>
      <w:r w:rsidR="00141540">
        <w:rPr>
          <w:color w:val="000000"/>
          <w:sz w:val="28"/>
          <w:szCs w:val="28"/>
        </w:rPr>
        <w:t>2</w:t>
      </w:r>
    </w:p>
    <w:p w14:paraId="1A19C3EC" w14:textId="77777777" w:rsidR="007B434C" w:rsidRDefault="00000000">
      <w:pPr>
        <w:pStyle w:val="Ttulo1"/>
        <w:numPr>
          <w:ilvl w:val="0"/>
          <w:numId w:val="0"/>
        </w:numPr>
        <w:ind w:left="284" w:hanging="284"/>
        <w:rPr>
          <w:color w:val="000000"/>
        </w:rPr>
      </w:pPr>
      <w:bookmarkStart w:id="2" w:name="__RefHeading___Toc11163_3634989049"/>
      <w:bookmarkStart w:id="3" w:name="_Toc476831683"/>
      <w:bookmarkStart w:id="4" w:name="_Toc138323990"/>
      <w:bookmarkStart w:id="5" w:name="_Toc477106210"/>
      <w:bookmarkEnd w:id="2"/>
      <w:r>
        <w:rPr>
          <w:color w:val="000000"/>
        </w:rPr>
        <w:lastRenderedPageBreak/>
        <w:t>Agradecimentos</w:t>
      </w:r>
      <w:bookmarkEnd w:id="3"/>
      <w:bookmarkEnd w:id="4"/>
      <w:bookmarkEnd w:id="5"/>
    </w:p>
    <w:p w14:paraId="697DF1B9" w14:textId="77777777" w:rsidR="007B434C" w:rsidRDefault="00000000">
      <w:pPr>
        <w:rPr>
          <w:color w:val="000000"/>
        </w:rPr>
        <w:sectPr w:rsidR="007B434C">
          <w:headerReference w:type="even" r:id="rId13"/>
          <w:headerReference w:type="default" r:id="rId14"/>
          <w:footerReference w:type="even" r:id="rId15"/>
          <w:footerReference w:type="default" r:id="rId16"/>
          <w:type w:val="oddPage"/>
          <w:pgSz w:w="11906" w:h="16838"/>
          <w:pgMar w:top="1731" w:right="1440" w:bottom="1731" w:left="1800" w:header="709" w:footer="709" w:gutter="0"/>
          <w:pgNumType w:fmt="lowerRoman" w:start="1"/>
          <w:cols w:space="720"/>
          <w:formProt w:val="0"/>
          <w:docGrid w:linePitch="360"/>
        </w:sectPr>
      </w:pPr>
      <w:r>
        <w:rPr>
          <w:color w:val="000000"/>
        </w:rPr>
        <w:t>…</w:t>
      </w:r>
    </w:p>
    <w:p w14:paraId="1FAF40DE" w14:textId="77777777" w:rsidR="007B434C" w:rsidRDefault="00000000">
      <w:pPr>
        <w:pStyle w:val="Ttulo1"/>
        <w:numPr>
          <w:ilvl w:val="0"/>
          <w:numId w:val="0"/>
        </w:numPr>
        <w:ind w:left="284" w:hanging="284"/>
        <w:rPr>
          <w:color w:val="000000"/>
        </w:rPr>
      </w:pPr>
      <w:bookmarkStart w:id="6" w:name="__RefHeading___Toc11165_3634989049"/>
      <w:bookmarkStart w:id="7" w:name="_Toc138323991"/>
      <w:bookmarkStart w:id="8" w:name="_Toc476831684"/>
      <w:bookmarkStart w:id="9" w:name="_Toc477106211"/>
      <w:bookmarkEnd w:id="6"/>
      <w:r>
        <w:rPr>
          <w:color w:val="000000"/>
        </w:rPr>
        <w:lastRenderedPageBreak/>
        <w:t>Resumo</w:t>
      </w:r>
      <w:bookmarkEnd w:id="7"/>
      <w:bookmarkEnd w:id="8"/>
      <w:bookmarkEnd w:id="9"/>
    </w:p>
    <w:p w14:paraId="21584564" w14:textId="77777777" w:rsidR="007B434C" w:rsidRDefault="00000000">
      <w:pPr>
        <w:rPr>
          <w:color w:val="000000"/>
        </w:rPr>
      </w:pPr>
      <w:r>
        <w:rPr>
          <w:color w:val="000000"/>
        </w:rPr>
        <w:t>… este documento pretende apenas servir de linha orientadora, de uso opcional, para a elaboração dos relatórios de estágio… a estrutura e formatação finais dos relatórios deverão ser definidos caso a caso pelos alunos e respetivos orientadores…</w:t>
      </w:r>
    </w:p>
    <w:p w14:paraId="526ABE68" w14:textId="77777777" w:rsidR="007B434C" w:rsidRDefault="007B434C">
      <w:pPr>
        <w:rPr>
          <w:color w:val="000000"/>
        </w:rPr>
      </w:pPr>
    </w:p>
    <w:p w14:paraId="641774A5" w14:textId="77777777" w:rsidR="007B434C" w:rsidRDefault="00000000">
      <w:pPr>
        <w:sectPr w:rsidR="007B434C">
          <w:headerReference w:type="even" r:id="rId17"/>
          <w:headerReference w:type="default" r:id="rId18"/>
          <w:footerReference w:type="even" r:id="rId19"/>
          <w:footerReference w:type="default" r:id="rId20"/>
          <w:type w:val="oddPage"/>
          <w:pgSz w:w="11906" w:h="16838"/>
          <w:pgMar w:top="1731" w:right="1440" w:bottom="1731" w:left="1800" w:header="709" w:footer="709" w:gutter="0"/>
          <w:pgNumType w:fmt="lowerRoman"/>
          <w:cols w:space="720"/>
          <w:formProt w:val="0"/>
          <w:docGrid w:linePitch="360"/>
        </w:sectPr>
      </w:pPr>
      <w:r>
        <w:rPr>
          <w:b/>
          <w:bCs/>
          <w:i/>
          <w:iCs/>
          <w:color w:val="000000"/>
        </w:rPr>
        <w:t>Palavras</w:t>
      </w:r>
      <w:r>
        <w:rPr>
          <w:b/>
          <w:bCs/>
          <w:i/>
          <w:iCs/>
          <w:color w:val="000000"/>
        </w:rPr>
        <w:noBreakHyphen/>
        <w:t>chave:</w:t>
      </w:r>
      <w:r>
        <w:rPr>
          <w:i/>
          <w:iCs/>
          <w:color w:val="000000"/>
        </w:rPr>
        <w:t xml:space="preserve"> Big Data, Serialização, Spring Boot.</w:t>
      </w:r>
    </w:p>
    <w:p w14:paraId="72E2C81D" w14:textId="77777777" w:rsidR="007B434C" w:rsidRDefault="00000000">
      <w:pPr>
        <w:pStyle w:val="Ttulo1"/>
        <w:numPr>
          <w:ilvl w:val="0"/>
          <w:numId w:val="0"/>
        </w:numPr>
        <w:ind w:left="284" w:hanging="284"/>
        <w:rPr>
          <w:color w:val="000000"/>
          <w:lang w:val="en-US"/>
        </w:rPr>
      </w:pPr>
      <w:bookmarkStart w:id="10" w:name="__RefHeading___Toc11167_3634989049"/>
      <w:bookmarkStart w:id="11" w:name="_Toc138323992"/>
      <w:bookmarkEnd w:id="10"/>
      <w:r>
        <w:rPr>
          <w:color w:val="000000"/>
          <w:lang w:val="en-US"/>
        </w:rPr>
        <w:lastRenderedPageBreak/>
        <w:t>Abstract</w:t>
      </w:r>
      <w:bookmarkEnd w:id="11"/>
    </w:p>
    <w:p w14:paraId="0123E924" w14:textId="77777777" w:rsidR="007B434C" w:rsidRDefault="00000000">
      <w:pPr>
        <w:rPr>
          <w:color w:val="000000"/>
          <w:lang w:val="en-US"/>
        </w:rPr>
      </w:pPr>
      <w:r>
        <w:rPr>
          <w:color w:val="000000"/>
          <w:lang w:val="en-US"/>
        </w:rPr>
        <w:t>…</w:t>
      </w:r>
    </w:p>
    <w:p w14:paraId="59B3AD12" w14:textId="77777777" w:rsidR="007B434C" w:rsidRDefault="007B434C">
      <w:pPr>
        <w:rPr>
          <w:color w:val="000000"/>
          <w:lang w:val="en-US"/>
        </w:rPr>
      </w:pPr>
    </w:p>
    <w:p w14:paraId="5D035EB6" w14:textId="77777777" w:rsidR="007B434C" w:rsidRDefault="00000000">
      <w:pPr>
        <w:rPr>
          <w:color w:val="000000"/>
        </w:rPr>
        <w:sectPr w:rsidR="007B434C">
          <w:headerReference w:type="even" r:id="rId21"/>
          <w:headerReference w:type="default" r:id="rId22"/>
          <w:footerReference w:type="even" r:id="rId23"/>
          <w:footerReference w:type="default" r:id="rId24"/>
          <w:type w:val="oddPage"/>
          <w:pgSz w:w="11906" w:h="16838"/>
          <w:pgMar w:top="1731" w:right="1440" w:bottom="1731" w:left="1800" w:header="709" w:footer="709" w:gutter="0"/>
          <w:pgNumType w:fmt="lowerRoman"/>
          <w:cols w:space="720"/>
          <w:formProt w:val="0"/>
          <w:docGrid w:linePitch="360"/>
        </w:sectPr>
      </w:pPr>
      <w:r>
        <w:rPr>
          <w:b/>
          <w:bCs/>
          <w:i/>
          <w:iCs/>
          <w:color w:val="000000"/>
          <w:lang w:val="en-US"/>
        </w:rPr>
        <w:t xml:space="preserve">Keywords: </w:t>
      </w:r>
      <w:r>
        <w:rPr>
          <w:i/>
          <w:iCs/>
          <w:color w:val="000000"/>
          <w:lang w:val="en-US"/>
        </w:rPr>
        <w:t>Big Data, Serialization, Spring Boot.</w:t>
      </w:r>
    </w:p>
    <w:p w14:paraId="655542E2" w14:textId="77777777" w:rsidR="007B434C" w:rsidRDefault="00000000">
      <w:pPr>
        <w:spacing w:before="240" w:after="480"/>
        <w:rPr>
          <w:color w:val="000000"/>
          <w:lang w:val="en-US"/>
        </w:rPr>
      </w:pPr>
      <w:bookmarkStart w:id="12" w:name="_Toc476831685"/>
      <w:bookmarkStart w:id="13" w:name="_Toc477106212"/>
      <w:r>
        <w:rPr>
          <w:rFonts w:ascii="Arial" w:hAnsi="Arial" w:cs="Arial"/>
          <w:b/>
          <w:bCs/>
          <w:smallCaps/>
          <w:color w:val="000000"/>
          <w:kern w:val="2"/>
          <w:sz w:val="36"/>
          <w:szCs w:val="40"/>
        </w:rPr>
        <w:lastRenderedPageBreak/>
        <w:t>Í</w:t>
      </w:r>
      <w:bookmarkEnd w:id="12"/>
      <w:bookmarkEnd w:id="13"/>
      <w:r>
        <w:rPr>
          <w:rFonts w:ascii="Arial" w:hAnsi="Arial" w:cs="Arial"/>
          <w:b/>
          <w:bCs/>
          <w:smallCaps/>
          <w:color w:val="000000"/>
          <w:kern w:val="2"/>
          <w:sz w:val="36"/>
          <w:szCs w:val="40"/>
        </w:rPr>
        <w:t>ndice</w:t>
      </w:r>
    </w:p>
    <w:sdt>
      <w:sdtPr>
        <w:id w:val="-1807147802"/>
        <w:docPartObj>
          <w:docPartGallery w:val="Table of Contents"/>
          <w:docPartUnique/>
        </w:docPartObj>
      </w:sdtPr>
      <w:sdtContent>
        <w:p w14:paraId="12F3BEFB" w14:textId="77777777" w:rsidR="007B434C" w:rsidRDefault="00000000">
          <w:pPr>
            <w:pStyle w:val="ndice1"/>
            <w:tabs>
              <w:tab w:val="clear" w:pos="480"/>
              <w:tab w:val="clear" w:pos="8656"/>
              <w:tab w:val="right" w:leader="dot" w:pos="8666"/>
            </w:tabs>
            <w:rPr>
              <w:color w:val="000000"/>
              <w:lang w:val="en-US"/>
            </w:rPr>
          </w:pPr>
          <w:r>
            <w:fldChar w:fldCharType="begin"/>
          </w:r>
          <w:r>
            <w:rPr>
              <w:rStyle w:val="IndexLink"/>
            </w:rPr>
            <w:instrText>TOC \o "1-9" \h</w:instrText>
          </w:r>
          <w:r>
            <w:rPr>
              <w:rStyle w:val="IndexLink"/>
            </w:rPr>
            <w:fldChar w:fldCharType="separate"/>
          </w:r>
          <w:hyperlink w:anchor="__RefHeading___Toc11163_3634989049">
            <w:r>
              <w:rPr>
                <w:rStyle w:val="IndexLink"/>
              </w:rPr>
              <w:t>Agradecimentos</w:t>
            </w:r>
            <w:r>
              <w:rPr>
                <w:rStyle w:val="IndexLink"/>
              </w:rPr>
              <w:tab/>
              <w:t>i</w:t>
            </w:r>
          </w:hyperlink>
        </w:p>
        <w:p w14:paraId="2BF265B9" w14:textId="77777777" w:rsidR="007B434C" w:rsidRDefault="00000000">
          <w:pPr>
            <w:pStyle w:val="ndice1"/>
            <w:tabs>
              <w:tab w:val="clear" w:pos="480"/>
              <w:tab w:val="clear" w:pos="8656"/>
              <w:tab w:val="right" w:leader="dot" w:pos="8666"/>
            </w:tabs>
            <w:rPr>
              <w:color w:val="000000"/>
              <w:lang w:val="en-US"/>
            </w:rPr>
          </w:pPr>
          <w:hyperlink w:anchor="__RefHeading___Toc11165_3634989049">
            <w:r>
              <w:rPr>
                <w:rStyle w:val="IndexLink"/>
              </w:rPr>
              <w:t>Resumo</w:t>
            </w:r>
            <w:r>
              <w:rPr>
                <w:rStyle w:val="IndexLink"/>
              </w:rPr>
              <w:tab/>
              <w:t>iii</w:t>
            </w:r>
          </w:hyperlink>
        </w:p>
        <w:p w14:paraId="0D352913" w14:textId="77777777" w:rsidR="007B434C" w:rsidRDefault="00000000">
          <w:pPr>
            <w:pStyle w:val="ndice1"/>
            <w:tabs>
              <w:tab w:val="clear" w:pos="480"/>
              <w:tab w:val="clear" w:pos="8656"/>
              <w:tab w:val="right" w:leader="dot" w:pos="8666"/>
            </w:tabs>
            <w:rPr>
              <w:color w:val="000000"/>
              <w:lang w:val="en-US"/>
            </w:rPr>
          </w:pPr>
          <w:hyperlink w:anchor="__RefHeading___Toc11167_3634989049">
            <w:r>
              <w:rPr>
                <w:rStyle w:val="IndexLink"/>
              </w:rPr>
              <w:t>Abstract</w:t>
            </w:r>
            <w:r>
              <w:rPr>
                <w:rStyle w:val="IndexLink"/>
              </w:rPr>
              <w:tab/>
              <w:t>v</w:t>
            </w:r>
          </w:hyperlink>
        </w:p>
        <w:p w14:paraId="4B758097" w14:textId="77777777" w:rsidR="007B434C" w:rsidRDefault="00000000">
          <w:pPr>
            <w:pStyle w:val="ndice1"/>
            <w:tabs>
              <w:tab w:val="clear" w:pos="480"/>
              <w:tab w:val="clear" w:pos="8656"/>
              <w:tab w:val="right" w:leader="dot" w:pos="8666"/>
            </w:tabs>
            <w:rPr>
              <w:color w:val="000000"/>
              <w:lang w:val="en-US"/>
            </w:rPr>
          </w:pPr>
          <w:hyperlink w:anchor="__RefHeading___Toc11169_3634989049">
            <w:r>
              <w:rPr>
                <w:rStyle w:val="IndexLink"/>
              </w:rPr>
              <w:t>Índice de figuras</w:t>
            </w:r>
            <w:r>
              <w:rPr>
                <w:rStyle w:val="IndexLink"/>
              </w:rPr>
              <w:tab/>
              <w:t>xi</w:t>
            </w:r>
          </w:hyperlink>
        </w:p>
        <w:p w14:paraId="75D2EDA7" w14:textId="77777777" w:rsidR="007B434C" w:rsidRDefault="00000000">
          <w:pPr>
            <w:pStyle w:val="ndice1"/>
            <w:tabs>
              <w:tab w:val="clear" w:pos="480"/>
              <w:tab w:val="clear" w:pos="8656"/>
              <w:tab w:val="right" w:leader="dot" w:pos="8666"/>
            </w:tabs>
            <w:rPr>
              <w:color w:val="000000"/>
              <w:lang w:val="en-US"/>
            </w:rPr>
          </w:pPr>
          <w:hyperlink w:anchor="__RefHeading___Toc11171_3634989049">
            <w:r>
              <w:rPr>
                <w:rStyle w:val="IndexLink"/>
              </w:rPr>
              <w:t>Índice de tabelas</w:t>
            </w:r>
            <w:r>
              <w:rPr>
                <w:rStyle w:val="IndexLink"/>
              </w:rPr>
              <w:tab/>
              <w:t>xiii</w:t>
            </w:r>
          </w:hyperlink>
        </w:p>
        <w:p w14:paraId="37F426D7" w14:textId="77777777" w:rsidR="007B434C" w:rsidRDefault="00000000">
          <w:pPr>
            <w:pStyle w:val="ndice1"/>
            <w:tabs>
              <w:tab w:val="clear" w:pos="480"/>
              <w:tab w:val="clear" w:pos="8656"/>
              <w:tab w:val="right" w:leader="dot" w:pos="8666"/>
            </w:tabs>
            <w:rPr>
              <w:color w:val="000000"/>
              <w:lang w:val="en-US"/>
            </w:rPr>
          </w:pPr>
          <w:hyperlink w:anchor="__RefHeading___Toc11173_3634989049">
            <w:r>
              <w:rPr>
                <w:rStyle w:val="IndexLink"/>
              </w:rPr>
              <w:t>Acrónimos</w:t>
            </w:r>
            <w:r>
              <w:rPr>
                <w:rStyle w:val="IndexLink"/>
              </w:rPr>
              <w:tab/>
              <w:t>xv</w:t>
            </w:r>
          </w:hyperlink>
        </w:p>
        <w:p w14:paraId="2C82D3A8" w14:textId="77777777" w:rsidR="007B434C" w:rsidRDefault="00000000">
          <w:pPr>
            <w:pStyle w:val="ndice1"/>
            <w:tabs>
              <w:tab w:val="clear" w:pos="480"/>
              <w:tab w:val="clear" w:pos="8656"/>
              <w:tab w:val="right" w:leader="dot" w:pos="8666"/>
            </w:tabs>
            <w:rPr>
              <w:color w:val="000000"/>
              <w:lang w:val="en-US"/>
            </w:rPr>
          </w:pPr>
          <w:hyperlink w:anchor="__RefHeading___Toc11175_3634989049">
            <w:r>
              <w:rPr>
                <w:rStyle w:val="IndexLink"/>
              </w:rPr>
              <w:t>1 Introdução</w:t>
            </w:r>
            <w:r>
              <w:rPr>
                <w:rStyle w:val="IndexLink"/>
              </w:rPr>
              <w:tab/>
              <w:t>1</w:t>
            </w:r>
          </w:hyperlink>
        </w:p>
        <w:p w14:paraId="31FEADCC" w14:textId="77777777" w:rsidR="007B434C" w:rsidRDefault="00000000">
          <w:pPr>
            <w:pStyle w:val="ndice2"/>
            <w:tabs>
              <w:tab w:val="clear" w:pos="880"/>
              <w:tab w:val="clear" w:pos="8656"/>
              <w:tab w:val="right" w:leader="dot" w:pos="8666"/>
            </w:tabs>
            <w:rPr>
              <w:color w:val="000000"/>
              <w:lang w:val="en-US"/>
            </w:rPr>
          </w:pPr>
          <w:hyperlink w:anchor="__RefHeading___Toc11177_3634989049">
            <w:r>
              <w:rPr>
                <w:rStyle w:val="IndexLink"/>
              </w:rPr>
              <w:t>1.1 Entidade de acolhimento</w:t>
            </w:r>
            <w:r>
              <w:rPr>
                <w:rStyle w:val="IndexLink"/>
              </w:rPr>
              <w:tab/>
              <w:t>2</w:t>
            </w:r>
          </w:hyperlink>
        </w:p>
        <w:p w14:paraId="125E35D1" w14:textId="77777777" w:rsidR="007B434C" w:rsidRDefault="00000000">
          <w:pPr>
            <w:pStyle w:val="ndice2"/>
            <w:tabs>
              <w:tab w:val="clear" w:pos="880"/>
              <w:tab w:val="clear" w:pos="8656"/>
              <w:tab w:val="right" w:leader="dot" w:pos="8666"/>
            </w:tabs>
            <w:rPr>
              <w:color w:val="000000"/>
              <w:lang w:val="en-US"/>
            </w:rPr>
          </w:pPr>
          <w:hyperlink w:anchor="__RefHeading___Toc11179_3634989049">
            <w:r>
              <w:rPr>
                <w:rStyle w:val="IndexLink"/>
              </w:rPr>
              <w:t>1.2 Instituto Superior de Engenharia de Coimbra</w:t>
            </w:r>
            <w:r>
              <w:rPr>
                <w:rStyle w:val="IndexLink"/>
              </w:rPr>
              <w:tab/>
              <w:t>2</w:t>
            </w:r>
          </w:hyperlink>
        </w:p>
        <w:p w14:paraId="43434A13" w14:textId="77777777" w:rsidR="007B434C" w:rsidRDefault="00000000">
          <w:pPr>
            <w:pStyle w:val="ndice2"/>
            <w:tabs>
              <w:tab w:val="clear" w:pos="880"/>
              <w:tab w:val="clear" w:pos="8656"/>
              <w:tab w:val="right" w:leader="dot" w:pos="8666"/>
            </w:tabs>
            <w:rPr>
              <w:color w:val="000000"/>
              <w:lang w:val="en-US"/>
            </w:rPr>
          </w:pPr>
          <w:hyperlink w:anchor="__RefHeading___Toc11181_3634989049">
            <w:r>
              <w:rPr>
                <w:rStyle w:val="IndexLink"/>
              </w:rPr>
              <w:t>1.3 Objetivos e plano de trabalhos</w:t>
            </w:r>
            <w:r>
              <w:rPr>
                <w:rStyle w:val="IndexLink"/>
              </w:rPr>
              <w:tab/>
              <w:t>2</w:t>
            </w:r>
          </w:hyperlink>
        </w:p>
        <w:p w14:paraId="077D88C2" w14:textId="77777777" w:rsidR="007B434C" w:rsidRDefault="00000000">
          <w:pPr>
            <w:pStyle w:val="ndice2"/>
            <w:tabs>
              <w:tab w:val="clear" w:pos="880"/>
              <w:tab w:val="clear" w:pos="8656"/>
              <w:tab w:val="right" w:leader="dot" w:pos="8666"/>
            </w:tabs>
            <w:rPr>
              <w:color w:val="000000"/>
              <w:lang w:val="en-US"/>
            </w:rPr>
          </w:pPr>
          <w:hyperlink w:anchor="__RefHeading___Toc11183_3634989049">
            <w:r>
              <w:rPr>
                <w:rStyle w:val="IndexLink"/>
              </w:rPr>
              <w:t>1.4 Estrutura do relatório</w:t>
            </w:r>
            <w:r>
              <w:rPr>
                <w:rStyle w:val="IndexLink"/>
              </w:rPr>
              <w:tab/>
              <w:t>2</w:t>
            </w:r>
          </w:hyperlink>
        </w:p>
        <w:p w14:paraId="75F42362" w14:textId="77777777" w:rsidR="007B434C" w:rsidRDefault="00000000">
          <w:pPr>
            <w:pStyle w:val="ndice1"/>
            <w:tabs>
              <w:tab w:val="clear" w:pos="480"/>
              <w:tab w:val="clear" w:pos="8656"/>
              <w:tab w:val="right" w:leader="dot" w:pos="8666"/>
            </w:tabs>
            <w:rPr>
              <w:color w:val="000000"/>
              <w:lang w:val="en-US"/>
            </w:rPr>
          </w:pPr>
          <w:hyperlink w:anchor="__RefHeading___Toc11185_3634989049">
            <w:r>
              <w:rPr>
                <w:rStyle w:val="IndexLink"/>
              </w:rPr>
              <w:t>2 Estado da Arte</w:t>
            </w:r>
            <w:r>
              <w:rPr>
                <w:rStyle w:val="IndexLink"/>
              </w:rPr>
              <w:tab/>
              <w:t>5</w:t>
            </w:r>
          </w:hyperlink>
        </w:p>
        <w:p w14:paraId="31FE6D8C" w14:textId="77777777" w:rsidR="007B434C" w:rsidRDefault="00000000">
          <w:pPr>
            <w:pStyle w:val="ndice2"/>
            <w:tabs>
              <w:tab w:val="clear" w:pos="880"/>
              <w:tab w:val="clear" w:pos="8656"/>
              <w:tab w:val="right" w:leader="dot" w:pos="8666"/>
            </w:tabs>
            <w:rPr>
              <w:color w:val="000000"/>
              <w:lang w:val="en-US"/>
            </w:rPr>
          </w:pPr>
          <w:hyperlink w:anchor="__RefHeading___Toc11187_3634989049">
            <w:r>
              <w:rPr>
                <w:rStyle w:val="IndexLink"/>
              </w:rPr>
              <w:t>2.1 Metodologia</w:t>
            </w:r>
            <w:r>
              <w:rPr>
                <w:rStyle w:val="IndexLink"/>
              </w:rPr>
              <w:tab/>
              <w:t>5</w:t>
            </w:r>
          </w:hyperlink>
        </w:p>
        <w:p w14:paraId="08BD72F2" w14:textId="77777777" w:rsidR="007B434C" w:rsidRDefault="00000000">
          <w:pPr>
            <w:pStyle w:val="ndice2"/>
            <w:tabs>
              <w:tab w:val="clear" w:pos="880"/>
              <w:tab w:val="clear" w:pos="8656"/>
              <w:tab w:val="right" w:leader="dot" w:pos="8666"/>
            </w:tabs>
            <w:rPr>
              <w:color w:val="000000"/>
              <w:lang w:val="en-US"/>
            </w:rPr>
          </w:pPr>
          <w:hyperlink w:anchor="__RefHeading___Toc11189_3634989049">
            <w:r>
              <w:rPr>
                <w:rStyle w:val="IndexLink"/>
              </w:rPr>
              <w:t>2.2 Fluxo de Tráfego</w:t>
            </w:r>
            <w:r>
              <w:rPr>
                <w:rStyle w:val="IndexLink"/>
              </w:rPr>
              <w:tab/>
              <w:t>6</w:t>
            </w:r>
          </w:hyperlink>
        </w:p>
        <w:p w14:paraId="66EF74A5" w14:textId="77777777" w:rsidR="007B434C" w:rsidRDefault="00000000">
          <w:pPr>
            <w:pStyle w:val="ndice3"/>
            <w:tabs>
              <w:tab w:val="clear" w:pos="1320"/>
              <w:tab w:val="clear" w:pos="8656"/>
              <w:tab w:val="right" w:leader="dot" w:pos="8666"/>
            </w:tabs>
            <w:rPr>
              <w:color w:val="000000"/>
              <w:lang w:val="en-US"/>
            </w:rPr>
          </w:pPr>
          <w:hyperlink w:anchor="__RefHeading___Toc11191_3634989049">
            <w:r>
              <w:rPr>
                <w:rStyle w:val="IndexLink"/>
              </w:rPr>
              <w:t>2.2.1 Matriz Origem-Destino como sensor de tráfego</w:t>
            </w:r>
            <w:r>
              <w:rPr>
                <w:rStyle w:val="IndexLink"/>
              </w:rPr>
              <w:tab/>
              <w:t>6</w:t>
            </w:r>
          </w:hyperlink>
        </w:p>
        <w:p w14:paraId="0B5AC9C4" w14:textId="77777777" w:rsidR="007B434C" w:rsidRDefault="00000000">
          <w:pPr>
            <w:pStyle w:val="ndice3"/>
            <w:tabs>
              <w:tab w:val="clear" w:pos="1320"/>
              <w:tab w:val="clear" w:pos="8656"/>
              <w:tab w:val="right" w:leader="dot" w:pos="8666"/>
            </w:tabs>
            <w:rPr>
              <w:color w:val="000000"/>
              <w:lang w:val="en-US"/>
            </w:rPr>
          </w:pPr>
          <w:hyperlink w:anchor="__RefHeading___Toc11193_3634989049">
            <w:r>
              <w:rPr>
                <w:rStyle w:val="IndexLink"/>
              </w:rPr>
              <w:t xml:space="preserve">2.2.2 Classificação do fluxo de tráfego através de algoritmos de </w:t>
            </w:r>
          </w:hyperlink>
          <w:hyperlink w:anchor="__RefHeading___Toc11193_3634989049">
            <w:r>
              <w:rPr>
                <w:rStyle w:val="IndexLink"/>
                <w:i/>
                <w:iCs/>
              </w:rPr>
              <w:t>machine learning</w:t>
            </w:r>
          </w:hyperlink>
          <w:hyperlink w:anchor="__RefHeading___Toc11193_3634989049">
            <w:r>
              <w:rPr>
                <w:rStyle w:val="IndexLink"/>
              </w:rPr>
              <w:tab/>
              <w:t>6</w:t>
            </w:r>
          </w:hyperlink>
        </w:p>
        <w:p w14:paraId="34FB264A" w14:textId="77777777" w:rsidR="007B434C" w:rsidRDefault="00000000">
          <w:pPr>
            <w:pStyle w:val="ndice3"/>
            <w:tabs>
              <w:tab w:val="clear" w:pos="1320"/>
              <w:tab w:val="clear" w:pos="8656"/>
              <w:tab w:val="right" w:leader="dot" w:pos="8666"/>
            </w:tabs>
            <w:rPr>
              <w:color w:val="000000"/>
              <w:lang w:val="en-US"/>
            </w:rPr>
          </w:pPr>
          <w:hyperlink w:anchor="__RefHeading___Toc11195_3634989049">
            <w:r>
              <w:rPr>
                <w:rStyle w:val="IndexLink"/>
              </w:rPr>
              <w:t xml:space="preserve">2.2.3. </w:t>
            </w:r>
          </w:hyperlink>
          <w:hyperlink w:anchor="__RefHeading___Toc11195_3634989049">
            <w:r>
              <w:rPr>
                <w:rStyle w:val="IndexLink"/>
                <w:i/>
                <w:iCs/>
              </w:rPr>
              <w:t>Promotion FrameWork</w:t>
            </w:r>
          </w:hyperlink>
          <w:hyperlink w:anchor="__RefHeading___Toc11195_3634989049">
            <w:r>
              <w:rPr>
                <w:rStyle w:val="IndexLink"/>
              </w:rPr>
              <w:t xml:space="preserve"> para prever o fluxo tráfego</w:t>
            </w:r>
            <w:r>
              <w:rPr>
                <w:rStyle w:val="IndexLink"/>
              </w:rPr>
              <w:tab/>
              <w:t>7</w:t>
            </w:r>
          </w:hyperlink>
        </w:p>
        <w:p w14:paraId="21F8C6AB" w14:textId="77777777" w:rsidR="007B434C" w:rsidRDefault="00000000">
          <w:pPr>
            <w:pStyle w:val="ndice3"/>
            <w:tabs>
              <w:tab w:val="clear" w:pos="1320"/>
              <w:tab w:val="clear" w:pos="8656"/>
              <w:tab w:val="right" w:leader="dot" w:pos="8666"/>
            </w:tabs>
            <w:rPr>
              <w:color w:val="000000"/>
              <w:lang w:val="en-US"/>
            </w:rPr>
          </w:pPr>
          <w:hyperlink w:anchor="__RefHeading___Toc11197_3634989049">
            <w:r>
              <w:rPr>
                <w:rStyle w:val="IndexLink"/>
              </w:rPr>
              <w:t xml:space="preserve">2.2.3. Crescimento </w:t>
            </w:r>
          </w:hyperlink>
          <w:hyperlink w:anchor="__RefHeading___Toc11197_3634989049">
            <w:r>
              <w:rPr>
                <w:rStyle w:val="IndexLink"/>
                <w:i/>
                <w:iCs/>
              </w:rPr>
              <w:t>IoT</w:t>
            </w:r>
          </w:hyperlink>
          <w:hyperlink w:anchor="__RefHeading___Toc11197_3634989049">
            <w:r>
              <w:rPr>
                <w:rStyle w:val="IndexLink"/>
              </w:rPr>
              <w:t xml:space="preserve"> e a sua utilidade para melhorar o fluxo do tráfego</w:t>
            </w:r>
            <w:r>
              <w:rPr>
                <w:rStyle w:val="IndexLink"/>
              </w:rPr>
              <w:tab/>
              <w:t>7</w:t>
            </w:r>
          </w:hyperlink>
        </w:p>
        <w:p w14:paraId="5FEA432B" w14:textId="77777777" w:rsidR="007B434C" w:rsidRDefault="00000000">
          <w:pPr>
            <w:pStyle w:val="ndice3"/>
            <w:tabs>
              <w:tab w:val="clear" w:pos="1320"/>
              <w:tab w:val="clear" w:pos="8656"/>
              <w:tab w:val="right" w:leader="dot" w:pos="8666"/>
            </w:tabs>
            <w:rPr>
              <w:color w:val="000000"/>
              <w:lang w:val="en-US"/>
            </w:rPr>
          </w:pPr>
          <w:hyperlink w:anchor="__RefHeading___Toc11199_3634989049">
            <w:r>
              <w:rPr>
                <w:rStyle w:val="IndexLink"/>
              </w:rPr>
              <w:t xml:space="preserve">2.2.4. </w:t>
            </w:r>
          </w:hyperlink>
          <w:hyperlink w:anchor="__RefHeading___Toc11199_3634989049">
            <w:r>
              <w:rPr>
                <w:rStyle w:val="IndexLink"/>
                <w:i/>
                <w:iCs/>
              </w:rPr>
              <w:t>Smartphones</w:t>
            </w:r>
          </w:hyperlink>
          <w:hyperlink w:anchor="__RefHeading___Toc11199_3634989049">
            <w:r>
              <w:rPr>
                <w:rStyle w:val="IndexLink"/>
              </w:rPr>
              <w:t xml:space="preserve"> como sensores de fluxo de tráfego</w:t>
            </w:r>
            <w:r>
              <w:rPr>
                <w:rStyle w:val="IndexLink"/>
              </w:rPr>
              <w:tab/>
              <w:t>7</w:t>
            </w:r>
          </w:hyperlink>
        </w:p>
        <w:p w14:paraId="391FB98A" w14:textId="77777777" w:rsidR="007B434C" w:rsidRDefault="00000000">
          <w:pPr>
            <w:pStyle w:val="ndice1"/>
            <w:tabs>
              <w:tab w:val="clear" w:pos="480"/>
              <w:tab w:val="clear" w:pos="8656"/>
              <w:tab w:val="right" w:leader="dot" w:pos="8666"/>
            </w:tabs>
            <w:rPr>
              <w:color w:val="000000"/>
              <w:lang w:val="en-US"/>
            </w:rPr>
          </w:pPr>
          <w:hyperlink w:anchor="__RefHeading___Toc11201_3634989049">
            <w:r>
              <w:rPr>
                <w:rStyle w:val="IndexLink"/>
              </w:rPr>
              <w:t>3. CRISP-DM</w:t>
            </w:r>
            <w:r>
              <w:rPr>
                <w:rStyle w:val="IndexLink"/>
              </w:rPr>
              <w:tab/>
              <w:t>10</w:t>
            </w:r>
          </w:hyperlink>
        </w:p>
        <w:p w14:paraId="111DB2B6" w14:textId="77777777" w:rsidR="007B434C" w:rsidRDefault="00000000">
          <w:pPr>
            <w:pStyle w:val="ndice2"/>
            <w:tabs>
              <w:tab w:val="clear" w:pos="880"/>
              <w:tab w:val="clear" w:pos="8656"/>
              <w:tab w:val="right" w:leader="dot" w:pos="8666"/>
            </w:tabs>
            <w:rPr>
              <w:color w:val="000000"/>
              <w:lang w:val="en-US"/>
            </w:rPr>
          </w:pPr>
          <w:hyperlink w:anchor="__RefHeading___Toc11203_3634989049">
            <w:r>
              <w:rPr>
                <w:rStyle w:val="IndexLink"/>
              </w:rPr>
              <w:t>3.1. Compreensão do negócio</w:t>
            </w:r>
            <w:r>
              <w:rPr>
                <w:rStyle w:val="IndexLink"/>
              </w:rPr>
              <w:tab/>
              <w:t>10</w:t>
            </w:r>
          </w:hyperlink>
        </w:p>
        <w:p w14:paraId="3B5D9FD9" w14:textId="77777777" w:rsidR="007B434C" w:rsidRDefault="00000000">
          <w:pPr>
            <w:pStyle w:val="ndice1"/>
            <w:tabs>
              <w:tab w:val="clear" w:pos="480"/>
              <w:tab w:val="clear" w:pos="8656"/>
              <w:tab w:val="right" w:leader="dot" w:pos="8666"/>
            </w:tabs>
            <w:rPr>
              <w:color w:val="000000"/>
              <w:lang w:val="en-US"/>
            </w:rPr>
          </w:pPr>
          <w:hyperlink w:anchor="__RefHeading___Toc11205_3634989049">
            <w:r>
              <w:rPr>
                <w:rStyle w:val="IndexLink"/>
              </w:rPr>
              <w:t xml:space="preserve">4. </w:t>
            </w:r>
          </w:hyperlink>
          <w:hyperlink w:anchor="__RefHeading___Toc11205_3634989049">
            <w:r>
              <w:rPr>
                <w:rStyle w:val="IndexLink"/>
                <w:i/>
                <w:iCs/>
              </w:rPr>
              <w:t>Dataset</w:t>
            </w:r>
          </w:hyperlink>
          <w:hyperlink w:anchor="__RefHeading___Toc11205_3634989049">
            <w:r>
              <w:rPr>
                <w:rStyle w:val="IndexLink"/>
              </w:rPr>
              <w:tab/>
              <w:t>12</w:t>
            </w:r>
          </w:hyperlink>
        </w:p>
        <w:p w14:paraId="11CA165C" w14:textId="77777777" w:rsidR="007B434C" w:rsidRDefault="00000000">
          <w:pPr>
            <w:pStyle w:val="ndice2"/>
            <w:tabs>
              <w:tab w:val="clear" w:pos="880"/>
              <w:tab w:val="clear" w:pos="8656"/>
              <w:tab w:val="right" w:leader="dot" w:pos="8666"/>
            </w:tabs>
            <w:rPr>
              <w:color w:val="000000"/>
              <w:lang w:val="en-US"/>
            </w:rPr>
          </w:pPr>
          <w:hyperlink w:anchor="__RefHeading___Toc11207_3634989049">
            <w:r>
              <w:rPr>
                <w:rStyle w:val="IndexLink"/>
              </w:rPr>
              <w:t>4.1. Contexto</w:t>
            </w:r>
            <w:r>
              <w:rPr>
                <w:rStyle w:val="IndexLink"/>
              </w:rPr>
              <w:tab/>
              <w:t>12</w:t>
            </w:r>
          </w:hyperlink>
        </w:p>
        <w:p w14:paraId="10C888B0" w14:textId="77777777" w:rsidR="007B434C" w:rsidRDefault="00000000">
          <w:pPr>
            <w:pStyle w:val="ndice2"/>
            <w:tabs>
              <w:tab w:val="clear" w:pos="880"/>
              <w:tab w:val="clear" w:pos="8656"/>
              <w:tab w:val="right" w:leader="dot" w:pos="8666"/>
            </w:tabs>
            <w:rPr>
              <w:color w:val="000000"/>
              <w:lang w:val="en-US"/>
            </w:rPr>
          </w:pPr>
          <w:hyperlink w:anchor="__RefHeading___Toc11209_3634989049">
            <w:r>
              <w:rPr>
                <w:rStyle w:val="IndexLink"/>
              </w:rPr>
              <w:t>4.2. Conteúdo</w:t>
            </w:r>
            <w:r>
              <w:rPr>
                <w:rStyle w:val="IndexLink"/>
              </w:rPr>
              <w:tab/>
              <w:t>12</w:t>
            </w:r>
          </w:hyperlink>
        </w:p>
        <w:p w14:paraId="7830836D" w14:textId="77777777" w:rsidR="007B434C" w:rsidRDefault="00000000">
          <w:pPr>
            <w:pStyle w:val="ndice2"/>
            <w:tabs>
              <w:tab w:val="clear" w:pos="880"/>
              <w:tab w:val="clear" w:pos="8656"/>
              <w:tab w:val="right" w:leader="dot" w:pos="8666"/>
            </w:tabs>
            <w:rPr>
              <w:color w:val="000000"/>
              <w:lang w:val="en-US"/>
            </w:rPr>
          </w:pPr>
          <w:hyperlink w:anchor="__RefHeading___Toc11211_3634989049">
            <w:r>
              <w:rPr>
                <w:rStyle w:val="IndexLink"/>
              </w:rPr>
              <w:t>4.2.1 Conjunto 1 – Entradas e Saídas Lisboa</w:t>
            </w:r>
            <w:r>
              <w:rPr>
                <w:rStyle w:val="IndexLink"/>
              </w:rPr>
              <w:tab/>
              <w:t>12</w:t>
            </w:r>
          </w:hyperlink>
        </w:p>
        <w:p w14:paraId="782EF557" w14:textId="77777777" w:rsidR="007B434C" w:rsidRDefault="00000000">
          <w:pPr>
            <w:pStyle w:val="ndice2"/>
            <w:tabs>
              <w:tab w:val="clear" w:pos="880"/>
              <w:tab w:val="clear" w:pos="8656"/>
              <w:tab w:val="right" w:leader="dot" w:pos="8666"/>
            </w:tabs>
            <w:rPr>
              <w:color w:val="000000"/>
              <w:lang w:val="en-US"/>
            </w:rPr>
          </w:pPr>
          <w:hyperlink w:anchor="__RefHeading___Toc11213_3634989049">
            <w:r>
              <w:rPr>
                <w:rStyle w:val="IndexLink"/>
              </w:rPr>
              <w:t>4.2.2 Conjunto 2 - Identificação dos 11 pontos de entrada e saida de Lisboa</w:t>
            </w:r>
            <w:r>
              <w:rPr>
                <w:rStyle w:val="IndexLink"/>
              </w:rPr>
              <w:tab/>
              <w:t>13</w:t>
            </w:r>
          </w:hyperlink>
        </w:p>
        <w:p w14:paraId="3C86F77A" w14:textId="77777777" w:rsidR="007B434C" w:rsidRDefault="00000000">
          <w:pPr>
            <w:pStyle w:val="ndice2"/>
            <w:tabs>
              <w:tab w:val="clear" w:pos="880"/>
              <w:tab w:val="clear" w:pos="8656"/>
              <w:tab w:val="right" w:leader="dot" w:pos="8666"/>
            </w:tabs>
            <w:rPr>
              <w:color w:val="000000"/>
              <w:lang w:val="en-US"/>
            </w:rPr>
          </w:pPr>
          <w:hyperlink w:anchor="__RefHeading___Toc11215_3634989049">
            <w:r>
              <w:rPr>
                <w:rStyle w:val="IndexLink"/>
              </w:rPr>
              <w:t>4.2.3 Conjunto 3 - Observações das estações meteorológicas do IPMA</w:t>
            </w:r>
            <w:r>
              <w:rPr>
                <w:rStyle w:val="IndexLink"/>
              </w:rPr>
              <w:tab/>
              <w:t>13</w:t>
            </w:r>
          </w:hyperlink>
        </w:p>
        <w:p w14:paraId="20D0DA50" w14:textId="77777777" w:rsidR="007B434C" w:rsidRDefault="00000000">
          <w:pPr>
            <w:pStyle w:val="ndice2"/>
            <w:tabs>
              <w:tab w:val="clear" w:pos="880"/>
              <w:tab w:val="clear" w:pos="8656"/>
              <w:tab w:val="right" w:leader="dot" w:pos="8666"/>
            </w:tabs>
            <w:rPr>
              <w:color w:val="000000"/>
              <w:lang w:val="en-US"/>
            </w:rPr>
          </w:pPr>
          <w:hyperlink w:anchor="__RefHeading___Toc11217_3634989049">
            <w:r>
              <w:rPr>
                <w:rStyle w:val="IndexLink"/>
              </w:rPr>
              <w:t>4.3. Qualidade do conteúdo</w:t>
            </w:r>
            <w:r>
              <w:rPr>
                <w:rStyle w:val="IndexLink"/>
              </w:rPr>
              <w:tab/>
              <w:t>15</w:t>
            </w:r>
          </w:hyperlink>
        </w:p>
        <w:p w14:paraId="0754047C" w14:textId="77777777" w:rsidR="007B434C" w:rsidRDefault="00000000">
          <w:pPr>
            <w:pStyle w:val="ndice2"/>
            <w:tabs>
              <w:tab w:val="clear" w:pos="880"/>
              <w:tab w:val="clear" w:pos="8656"/>
              <w:tab w:val="right" w:leader="dot" w:pos="8666"/>
            </w:tabs>
            <w:rPr>
              <w:color w:val="000000"/>
              <w:lang w:val="en-US"/>
            </w:rPr>
          </w:pPr>
          <w:hyperlink w:anchor="__RefHeading___Toc11219_3634989049">
            <w:r>
              <w:rPr>
                <w:rStyle w:val="IndexLink"/>
              </w:rPr>
              <w:t>4.3.1. Conjunto 1</w:t>
            </w:r>
            <w:r>
              <w:rPr>
                <w:rStyle w:val="IndexLink"/>
              </w:rPr>
              <w:tab/>
              <w:t>15</w:t>
            </w:r>
          </w:hyperlink>
        </w:p>
        <w:p w14:paraId="3D3CBF38" w14:textId="77777777" w:rsidR="007B434C" w:rsidRDefault="00000000">
          <w:pPr>
            <w:pStyle w:val="ndice2"/>
            <w:tabs>
              <w:tab w:val="clear" w:pos="880"/>
              <w:tab w:val="clear" w:pos="8656"/>
              <w:tab w:val="right" w:leader="dot" w:pos="8666"/>
            </w:tabs>
            <w:rPr>
              <w:color w:val="000000"/>
              <w:lang w:val="en-US"/>
            </w:rPr>
          </w:pPr>
          <w:hyperlink w:anchor="__RefHeading___Toc11221_3634989049">
            <w:r>
              <w:rPr>
                <w:rStyle w:val="IndexLink"/>
              </w:rPr>
              <w:t>3.5.1.1. Análise Registos</w:t>
            </w:r>
            <w:r>
              <w:rPr>
                <w:rStyle w:val="IndexLink"/>
              </w:rPr>
              <w:tab/>
              <w:t>18</w:t>
            </w:r>
          </w:hyperlink>
        </w:p>
        <w:p w14:paraId="5E80ADB2" w14:textId="77777777" w:rsidR="007B434C" w:rsidRDefault="00000000">
          <w:pPr>
            <w:pStyle w:val="ndice2"/>
            <w:tabs>
              <w:tab w:val="clear" w:pos="880"/>
              <w:tab w:val="clear" w:pos="8656"/>
              <w:tab w:val="right" w:leader="dot" w:pos="8666"/>
            </w:tabs>
            <w:rPr>
              <w:color w:val="000000"/>
              <w:lang w:val="en-US"/>
            </w:rPr>
          </w:pPr>
          <w:hyperlink w:anchor="__RefHeading___Toc11223_3634989049">
            <w:r>
              <w:rPr>
                <w:rStyle w:val="IndexLink"/>
              </w:rPr>
              <w:t>4.3.2. Conjunto 3</w:t>
            </w:r>
            <w:r>
              <w:rPr>
                <w:rStyle w:val="IndexLink"/>
              </w:rPr>
              <w:tab/>
              <w:t>20</w:t>
            </w:r>
          </w:hyperlink>
        </w:p>
        <w:p w14:paraId="09946427" w14:textId="77777777" w:rsidR="007B434C" w:rsidRDefault="00000000">
          <w:pPr>
            <w:pStyle w:val="ndice1"/>
            <w:tabs>
              <w:tab w:val="clear" w:pos="480"/>
              <w:tab w:val="clear" w:pos="8656"/>
              <w:tab w:val="right" w:leader="dot" w:pos="8666"/>
            </w:tabs>
            <w:rPr>
              <w:color w:val="000000"/>
              <w:lang w:val="en-US"/>
            </w:rPr>
          </w:pPr>
          <w:hyperlink w:anchor="__RefHeading___Toc11225_3634989049">
            <w:r>
              <w:rPr>
                <w:rStyle w:val="IndexLink"/>
              </w:rPr>
              <w:t>5. Análise Exploratória</w:t>
            </w:r>
            <w:r>
              <w:rPr>
                <w:rStyle w:val="IndexLink"/>
              </w:rPr>
              <w:tab/>
              <w:t>23</w:t>
            </w:r>
          </w:hyperlink>
        </w:p>
        <w:p w14:paraId="1CD2E185" w14:textId="77777777" w:rsidR="007B434C" w:rsidRDefault="00000000">
          <w:pPr>
            <w:pStyle w:val="ndice2"/>
            <w:tabs>
              <w:tab w:val="clear" w:pos="880"/>
              <w:tab w:val="clear" w:pos="8656"/>
              <w:tab w:val="right" w:leader="dot" w:pos="8666"/>
            </w:tabs>
            <w:rPr>
              <w:color w:val="000000"/>
              <w:lang w:val="en-US"/>
            </w:rPr>
          </w:pPr>
          <w:hyperlink w:anchor="__RefHeading___Toc11227_3634989049">
            <w:r>
              <w:rPr>
                <w:rStyle w:val="IndexLink"/>
              </w:rPr>
              <w:t>5.1. Caraterizar o volume total de entradas e saídas da cidade durante o período das horas de ponta</w:t>
            </w:r>
            <w:r>
              <w:rPr>
                <w:rStyle w:val="IndexLink"/>
              </w:rPr>
              <w:tab/>
              <w:t>23</w:t>
            </w:r>
          </w:hyperlink>
        </w:p>
        <w:p w14:paraId="61226B61" w14:textId="77777777" w:rsidR="007B434C" w:rsidRDefault="00000000">
          <w:pPr>
            <w:pStyle w:val="ndice2"/>
            <w:tabs>
              <w:tab w:val="clear" w:pos="880"/>
              <w:tab w:val="clear" w:pos="8656"/>
              <w:tab w:val="right" w:leader="dot" w:pos="8666"/>
            </w:tabs>
            <w:rPr>
              <w:color w:val="000000"/>
              <w:lang w:val="en-US"/>
            </w:rPr>
          </w:pPr>
          <w:hyperlink w:anchor="__RefHeading___Toc11229_3634989049">
            <w:r>
              <w:rPr>
                <w:rStyle w:val="IndexLink"/>
              </w:rPr>
              <w:t>5.2. Caraterizar o volume total de entradas e saídas da cidade durante o período das horas de ponta para cada um dos 11 pontos de entrada e saída</w:t>
            </w:r>
            <w:r>
              <w:rPr>
                <w:rStyle w:val="IndexLink"/>
              </w:rPr>
              <w:tab/>
              <w:t>25</w:t>
            </w:r>
          </w:hyperlink>
        </w:p>
        <w:p w14:paraId="007E4DB2" w14:textId="77777777" w:rsidR="007B434C" w:rsidRDefault="00000000">
          <w:pPr>
            <w:pStyle w:val="ndice2"/>
            <w:tabs>
              <w:tab w:val="clear" w:pos="880"/>
              <w:tab w:val="clear" w:pos="8656"/>
              <w:tab w:val="right" w:leader="dot" w:pos="8666"/>
            </w:tabs>
            <w:rPr>
              <w:color w:val="000000"/>
              <w:lang w:val="en-US"/>
            </w:rPr>
          </w:pPr>
          <w:hyperlink w:anchor="__RefHeading___Toc11231_3634989049">
            <w:r>
              <w:rPr>
                <w:rStyle w:val="IndexLink"/>
              </w:rPr>
              <w:t>5.3. Comparar com outros períodos do dia</w:t>
            </w:r>
            <w:r>
              <w:rPr>
                <w:rStyle w:val="IndexLink"/>
              </w:rPr>
              <w:tab/>
              <w:t>26</w:t>
            </w:r>
          </w:hyperlink>
        </w:p>
        <w:p w14:paraId="087756E5" w14:textId="77777777" w:rsidR="007B434C" w:rsidRDefault="00000000">
          <w:pPr>
            <w:pStyle w:val="ndice2"/>
            <w:tabs>
              <w:tab w:val="clear" w:pos="880"/>
              <w:tab w:val="clear" w:pos="8656"/>
              <w:tab w:val="right" w:leader="dot" w:pos="8666"/>
            </w:tabs>
            <w:rPr>
              <w:color w:val="000000"/>
              <w:lang w:val="en-US"/>
            </w:rPr>
          </w:pPr>
          <w:hyperlink w:anchor="__RefHeading___Toc11233_3634989049">
            <w:r>
              <w:rPr>
                <w:rStyle w:val="IndexLink"/>
              </w:rPr>
              <w:t>5.4. Relacionar variáveis como os períodos de aulas ou férias e a existência de pluviosidade</w:t>
            </w:r>
            <w:r>
              <w:rPr>
                <w:rStyle w:val="IndexLink"/>
              </w:rPr>
              <w:tab/>
              <w:t>27</w:t>
            </w:r>
          </w:hyperlink>
        </w:p>
        <w:p w14:paraId="654D4FA1" w14:textId="77777777" w:rsidR="007B434C" w:rsidRDefault="00000000">
          <w:pPr>
            <w:pStyle w:val="ndice2"/>
            <w:tabs>
              <w:tab w:val="clear" w:pos="880"/>
              <w:tab w:val="clear" w:pos="8656"/>
              <w:tab w:val="right" w:leader="dot" w:pos="8666"/>
            </w:tabs>
            <w:rPr>
              <w:color w:val="000000"/>
              <w:lang w:val="en-US"/>
            </w:rPr>
          </w:pPr>
          <w:hyperlink w:anchor="__RefHeading___Toc11235_3634989049">
            <w:r>
              <w:rPr>
                <w:rStyle w:val="IndexLink"/>
              </w:rPr>
              <w:t>5.5. Análise das zonas destino e origem da cidade</w:t>
            </w:r>
            <w:r>
              <w:rPr>
                <w:rStyle w:val="IndexLink"/>
              </w:rPr>
              <w:tab/>
              <w:t>27</w:t>
            </w:r>
          </w:hyperlink>
        </w:p>
        <w:p w14:paraId="61F4C0EB" w14:textId="77777777" w:rsidR="007B434C" w:rsidRDefault="00000000">
          <w:pPr>
            <w:pStyle w:val="ndice2"/>
            <w:tabs>
              <w:tab w:val="clear" w:pos="880"/>
              <w:tab w:val="clear" w:pos="8656"/>
              <w:tab w:val="right" w:leader="dot" w:pos="8666"/>
            </w:tabs>
            <w:rPr>
              <w:color w:val="000000"/>
              <w:lang w:val="en-US"/>
            </w:rPr>
          </w:pPr>
          <w:hyperlink w:anchor="__RefHeading___Toc11237_3634989049">
            <w:r>
              <w:rPr>
                <w:rStyle w:val="IndexLink"/>
              </w:rPr>
              <w:t>5.5.1. Dias Uteis vs. Outros Dias</w:t>
            </w:r>
            <w:r>
              <w:rPr>
                <w:rStyle w:val="IndexLink"/>
              </w:rPr>
              <w:tab/>
              <w:t>27</w:t>
            </w:r>
          </w:hyperlink>
        </w:p>
        <w:p w14:paraId="0599EF69" w14:textId="77777777" w:rsidR="007B434C" w:rsidRDefault="00000000">
          <w:pPr>
            <w:pStyle w:val="ndice2"/>
            <w:tabs>
              <w:tab w:val="clear" w:pos="880"/>
              <w:tab w:val="clear" w:pos="8656"/>
              <w:tab w:val="right" w:leader="dot" w:pos="8666"/>
            </w:tabs>
            <w:rPr>
              <w:color w:val="000000"/>
              <w:lang w:val="en-US"/>
            </w:rPr>
          </w:pPr>
          <w:hyperlink w:anchor="__RefHeading___Toc11239_3634989049">
            <w:r>
              <w:rPr>
                <w:rStyle w:val="IndexLink"/>
              </w:rPr>
              <w:t>5.5.2. Horas de Ponta vs. Outras Horas</w:t>
            </w:r>
            <w:r>
              <w:rPr>
                <w:rStyle w:val="IndexLink"/>
              </w:rPr>
              <w:tab/>
              <w:t>29</w:t>
            </w:r>
          </w:hyperlink>
        </w:p>
        <w:p w14:paraId="7D82422B" w14:textId="77777777" w:rsidR="007B434C" w:rsidRDefault="00000000">
          <w:pPr>
            <w:pStyle w:val="ndice2"/>
            <w:tabs>
              <w:tab w:val="clear" w:pos="880"/>
              <w:tab w:val="clear" w:pos="8656"/>
              <w:tab w:val="right" w:leader="dot" w:pos="8666"/>
            </w:tabs>
            <w:rPr>
              <w:color w:val="000000"/>
              <w:lang w:val="en-US"/>
            </w:rPr>
          </w:pPr>
          <w:hyperlink w:anchor="__RefHeading___Toc11241_3634989049">
            <w:r>
              <w:rPr>
                <w:rStyle w:val="IndexLink"/>
              </w:rPr>
              <w:t>5.6. Série Temporal dos dados</w:t>
            </w:r>
            <w:r>
              <w:rPr>
                <w:rStyle w:val="IndexLink"/>
              </w:rPr>
              <w:tab/>
              <w:t>30</w:t>
            </w:r>
          </w:hyperlink>
        </w:p>
        <w:p w14:paraId="09316037" w14:textId="77777777" w:rsidR="007B434C" w:rsidRDefault="00000000">
          <w:pPr>
            <w:pStyle w:val="ndice2"/>
            <w:tabs>
              <w:tab w:val="clear" w:pos="880"/>
              <w:tab w:val="clear" w:pos="8656"/>
              <w:tab w:val="right" w:leader="dot" w:pos="8666"/>
            </w:tabs>
            <w:rPr>
              <w:color w:val="000000"/>
              <w:lang w:val="en-US"/>
            </w:rPr>
          </w:pPr>
          <w:hyperlink w:anchor="__RefHeading___Toc11243_3634989049">
            <w:r>
              <w:rPr>
                <w:rStyle w:val="IndexLink"/>
              </w:rPr>
              <w:t>5.7. Autocorrelação</w:t>
            </w:r>
            <w:r>
              <w:rPr>
                <w:rStyle w:val="IndexLink"/>
              </w:rPr>
              <w:tab/>
              <w:t>30</w:t>
            </w:r>
          </w:hyperlink>
        </w:p>
        <w:p w14:paraId="4644C35F" w14:textId="77777777" w:rsidR="007B434C" w:rsidRDefault="00000000">
          <w:pPr>
            <w:pStyle w:val="ndice1"/>
            <w:tabs>
              <w:tab w:val="clear" w:pos="480"/>
              <w:tab w:val="clear" w:pos="8656"/>
              <w:tab w:val="right" w:leader="dot" w:pos="8666"/>
            </w:tabs>
            <w:rPr>
              <w:color w:val="000000"/>
              <w:lang w:val="en-US"/>
            </w:rPr>
          </w:pPr>
          <w:hyperlink w:anchor="__RefHeading___Toc11245_3634989049">
            <w:r>
              <w:rPr>
                <w:rStyle w:val="IndexLink"/>
              </w:rPr>
              <w:t>6. Gated Recurrent Unit (GRU)</w:t>
            </w:r>
            <w:r>
              <w:rPr>
                <w:rStyle w:val="IndexLink"/>
              </w:rPr>
              <w:tab/>
              <w:t>31</w:t>
            </w:r>
          </w:hyperlink>
        </w:p>
        <w:p w14:paraId="5707DF7D" w14:textId="77777777" w:rsidR="007B434C" w:rsidRDefault="00000000">
          <w:pPr>
            <w:pStyle w:val="ndice2"/>
            <w:tabs>
              <w:tab w:val="clear" w:pos="880"/>
              <w:tab w:val="clear" w:pos="8656"/>
              <w:tab w:val="right" w:leader="dot" w:pos="8666"/>
            </w:tabs>
            <w:rPr>
              <w:color w:val="000000"/>
              <w:lang w:val="en-US"/>
            </w:rPr>
          </w:pPr>
          <w:hyperlink w:anchor="__RefHeading___Toc11247_3634989049">
            <w:r>
              <w:rPr>
                <w:rStyle w:val="IndexLink"/>
              </w:rPr>
              <w:t>6.1. GRU vs LSTM</w:t>
            </w:r>
            <w:r>
              <w:rPr>
                <w:rStyle w:val="IndexLink"/>
              </w:rPr>
              <w:tab/>
              <w:t>31</w:t>
            </w:r>
          </w:hyperlink>
        </w:p>
        <w:p w14:paraId="64159F4A" w14:textId="77777777" w:rsidR="007B434C" w:rsidRDefault="00000000">
          <w:pPr>
            <w:pStyle w:val="ndice2"/>
            <w:tabs>
              <w:tab w:val="clear" w:pos="880"/>
              <w:tab w:val="clear" w:pos="8656"/>
              <w:tab w:val="right" w:leader="dot" w:pos="8666"/>
            </w:tabs>
            <w:rPr>
              <w:color w:val="000000"/>
              <w:lang w:val="en-US"/>
            </w:rPr>
          </w:pPr>
          <w:hyperlink w:anchor="__RefHeading___Toc11249_3634989049">
            <w:r>
              <w:rPr>
                <w:rStyle w:val="IndexLink"/>
              </w:rPr>
              <w:t>6.2. Mecanismo</w:t>
            </w:r>
            <w:r>
              <w:rPr>
                <w:rStyle w:val="IndexLink"/>
              </w:rPr>
              <w:tab/>
              <w:t>32</w:t>
            </w:r>
          </w:hyperlink>
        </w:p>
        <w:p w14:paraId="2C8CD4C4" w14:textId="77777777" w:rsidR="007B434C" w:rsidRDefault="00000000">
          <w:pPr>
            <w:pStyle w:val="ndice2"/>
            <w:tabs>
              <w:tab w:val="clear" w:pos="880"/>
              <w:tab w:val="clear" w:pos="8656"/>
              <w:tab w:val="right" w:leader="dot" w:pos="8666"/>
            </w:tabs>
            <w:rPr>
              <w:color w:val="000000"/>
              <w:lang w:val="en-US"/>
            </w:rPr>
          </w:pPr>
          <w:hyperlink w:anchor="__RefHeading___Toc11251_3634989049">
            <w:r>
              <w:rPr>
                <w:rStyle w:val="IndexLink"/>
              </w:rPr>
              <w:t>6.3. Implementação</w:t>
            </w:r>
            <w:r>
              <w:rPr>
                <w:rStyle w:val="IndexLink"/>
              </w:rPr>
              <w:tab/>
              <w:t>32</w:t>
            </w:r>
          </w:hyperlink>
        </w:p>
        <w:p w14:paraId="31CB38D9" w14:textId="77777777" w:rsidR="007B434C" w:rsidRDefault="00000000">
          <w:pPr>
            <w:pStyle w:val="ndice1"/>
            <w:tabs>
              <w:tab w:val="clear" w:pos="480"/>
              <w:tab w:val="clear" w:pos="8656"/>
              <w:tab w:val="right" w:leader="dot" w:pos="8666"/>
            </w:tabs>
            <w:rPr>
              <w:color w:val="000000"/>
              <w:lang w:val="en-US"/>
            </w:rPr>
          </w:pPr>
          <w:hyperlink w:anchor="__RefHeading___Toc11253_3634989049">
            <w:r>
              <w:rPr>
                <w:rStyle w:val="IndexLink"/>
              </w:rPr>
              <w:t xml:space="preserve">7. Conceitos de </w:t>
            </w:r>
          </w:hyperlink>
          <w:hyperlink w:anchor="__RefHeading___Toc11253_3634989049">
            <w:r>
              <w:rPr>
                <w:rStyle w:val="IndexLink"/>
                <w:i/>
                <w:iCs/>
              </w:rPr>
              <w:t>Machine Learning</w:t>
            </w:r>
          </w:hyperlink>
          <w:hyperlink w:anchor="__RefHeading___Toc11253_3634989049">
            <w:r>
              <w:rPr>
                <w:rStyle w:val="IndexLink"/>
              </w:rPr>
              <w:tab/>
              <w:t>34</w:t>
            </w:r>
          </w:hyperlink>
        </w:p>
        <w:p w14:paraId="5C50A7E9" w14:textId="77777777" w:rsidR="007B434C" w:rsidRDefault="00000000">
          <w:pPr>
            <w:pStyle w:val="ndice2"/>
            <w:tabs>
              <w:tab w:val="clear" w:pos="880"/>
              <w:tab w:val="clear" w:pos="8656"/>
              <w:tab w:val="right" w:leader="dot" w:pos="8666"/>
            </w:tabs>
            <w:rPr>
              <w:color w:val="000000"/>
              <w:lang w:val="en-US"/>
            </w:rPr>
          </w:pPr>
          <w:hyperlink w:anchor="__RefHeading___Toc11255_3634989049">
            <w:r>
              <w:rPr>
                <w:rStyle w:val="IndexLink"/>
              </w:rPr>
              <w:t>7.1. Pré-processamento dos dados</w:t>
            </w:r>
            <w:r>
              <w:rPr>
                <w:rStyle w:val="IndexLink"/>
              </w:rPr>
              <w:tab/>
              <w:t>34</w:t>
            </w:r>
          </w:hyperlink>
        </w:p>
        <w:p w14:paraId="1D466FA3" w14:textId="77777777" w:rsidR="007B434C" w:rsidRDefault="00000000">
          <w:pPr>
            <w:pStyle w:val="ndice2"/>
            <w:tabs>
              <w:tab w:val="clear" w:pos="880"/>
              <w:tab w:val="clear" w:pos="8656"/>
              <w:tab w:val="right" w:leader="dot" w:pos="8666"/>
            </w:tabs>
            <w:rPr>
              <w:color w:val="000000"/>
              <w:lang w:val="en-US"/>
            </w:rPr>
          </w:pPr>
          <w:hyperlink w:anchor="__RefHeading___Toc11257_3634989049">
            <w:r>
              <w:rPr>
                <w:rStyle w:val="IndexLink"/>
              </w:rPr>
              <w:t>7.2. Arquitetura do modelo</w:t>
            </w:r>
            <w:r>
              <w:rPr>
                <w:rStyle w:val="IndexLink"/>
              </w:rPr>
              <w:tab/>
              <w:t>34</w:t>
            </w:r>
          </w:hyperlink>
        </w:p>
        <w:p w14:paraId="32357976" w14:textId="77777777" w:rsidR="007B434C" w:rsidRDefault="00000000">
          <w:pPr>
            <w:pStyle w:val="ndice2"/>
            <w:tabs>
              <w:tab w:val="clear" w:pos="880"/>
              <w:tab w:val="clear" w:pos="8656"/>
              <w:tab w:val="right" w:leader="dot" w:pos="8666"/>
            </w:tabs>
            <w:rPr>
              <w:color w:val="000000"/>
              <w:lang w:val="en-US"/>
            </w:rPr>
          </w:pPr>
          <w:hyperlink w:anchor="__RefHeading___Toc11259_3634989049">
            <w:r>
              <w:rPr>
                <w:rStyle w:val="IndexLink"/>
              </w:rPr>
              <w:t>7.3. Treinar o modelo</w:t>
            </w:r>
            <w:r>
              <w:rPr>
                <w:rStyle w:val="IndexLink"/>
              </w:rPr>
              <w:tab/>
              <w:t>34</w:t>
            </w:r>
          </w:hyperlink>
        </w:p>
        <w:p w14:paraId="48817504" w14:textId="77777777" w:rsidR="007B434C" w:rsidRDefault="00000000">
          <w:pPr>
            <w:pStyle w:val="ndice1"/>
            <w:tabs>
              <w:tab w:val="clear" w:pos="480"/>
              <w:tab w:val="clear" w:pos="8656"/>
              <w:tab w:val="right" w:leader="dot" w:pos="8666"/>
            </w:tabs>
            <w:rPr>
              <w:color w:val="000000"/>
              <w:lang w:val="en-US"/>
            </w:rPr>
          </w:pPr>
          <w:hyperlink w:anchor="__RefHeading___Toc11261_3634989049">
            <w:r>
              <w:rPr>
                <w:rStyle w:val="IndexLink"/>
              </w:rPr>
              <w:t>8. Testes de Previsão e Resultados</w:t>
            </w:r>
            <w:r>
              <w:rPr>
                <w:rStyle w:val="IndexLink"/>
              </w:rPr>
              <w:tab/>
              <w:t>36</w:t>
            </w:r>
          </w:hyperlink>
        </w:p>
        <w:p w14:paraId="2972E96E" w14:textId="77777777" w:rsidR="007B434C" w:rsidRDefault="00000000">
          <w:pPr>
            <w:pStyle w:val="ndice2"/>
            <w:tabs>
              <w:tab w:val="clear" w:pos="880"/>
              <w:tab w:val="clear" w:pos="8656"/>
              <w:tab w:val="right" w:leader="dot" w:pos="8666"/>
            </w:tabs>
            <w:rPr>
              <w:color w:val="000000"/>
              <w:lang w:val="en-US"/>
            </w:rPr>
          </w:pPr>
          <w:hyperlink w:anchor="__RefHeading___Toc11263_3634989049">
            <w:r>
              <w:rPr>
                <w:rStyle w:val="IndexLink"/>
              </w:rPr>
              <w:t>8.1. Testes para as entradas de cada eixo</w:t>
            </w:r>
            <w:r>
              <w:rPr>
                <w:rStyle w:val="IndexLink"/>
              </w:rPr>
              <w:tab/>
              <w:t>36</w:t>
            </w:r>
          </w:hyperlink>
        </w:p>
        <w:p w14:paraId="3871E5AC" w14:textId="77777777" w:rsidR="007B434C" w:rsidRDefault="00000000">
          <w:pPr>
            <w:pStyle w:val="ndice2"/>
            <w:tabs>
              <w:tab w:val="clear" w:pos="880"/>
              <w:tab w:val="clear" w:pos="8656"/>
              <w:tab w:val="right" w:leader="dot" w:pos="8666"/>
            </w:tabs>
            <w:rPr>
              <w:color w:val="000000"/>
              <w:lang w:val="en-US"/>
            </w:rPr>
          </w:pPr>
          <w:hyperlink w:anchor="__RefHeading___Toc11265_3634989049">
            <w:r>
              <w:rPr>
                <w:rStyle w:val="IndexLink"/>
              </w:rPr>
              <w:t>8.1.1. Lag 24 vs Lag 12</w:t>
            </w:r>
            <w:r>
              <w:rPr>
                <w:rStyle w:val="IndexLink"/>
              </w:rPr>
              <w:tab/>
              <w:t>36</w:t>
            </w:r>
          </w:hyperlink>
        </w:p>
        <w:p w14:paraId="0484C09E" w14:textId="77777777" w:rsidR="007B434C" w:rsidRDefault="00000000">
          <w:pPr>
            <w:pStyle w:val="ndice2"/>
            <w:tabs>
              <w:tab w:val="clear" w:pos="880"/>
              <w:tab w:val="clear" w:pos="8656"/>
              <w:tab w:val="right" w:leader="dot" w:pos="8666"/>
            </w:tabs>
            <w:rPr>
              <w:color w:val="000000"/>
              <w:lang w:val="en-US"/>
            </w:rPr>
          </w:pPr>
          <w:hyperlink w:anchor="__RefHeading___Toc11267_3634989049">
            <w:r>
              <w:rPr>
                <w:rStyle w:val="IndexLink"/>
              </w:rPr>
              <w:t>8.1.2. Lag 24x7 (1 semana) para prever 24h à frente</w:t>
            </w:r>
            <w:r>
              <w:rPr>
                <w:rStyle w:val="IndexLink"/>
              </w:rPr>
              <w:tab/>
              <w:t>38</w:t>
            </w:r>
          </w:hyperlink>
        </w:p>
        <w:p w14:paraId="73DE2BA9" w14:textId="77777777" w:rsidR="007B434C" w:rsidRDefault="00000000">
          <w:pPr>
            <w:pStyle w:val="ndice2"/>
            <w:tabs>
              <w:tab w:val="clear" w:pos="880"/>
              <w:tab w:val="clear" w:pos="8656"/>
              <w:tab w:val="right" w:leader="dot" w:pos="8666"/>
            </w:tabs>
            <w:rPr>
              <w:color w:val="000000"/>
              <w:lang w:val="en-US"/>
            </w:rPr>
          </w:pPr>
          <w:hyperlink w:anchor="__RefHeading___Toc11269_3634989049">
            <w:r>
              <w:rPr>
                <w:rStyle w:val="IndexLink"/>
              </w:rPr>
              <w:t>8.1.3. Testes para Feriados e Fins de Semana</w:t>
            </w:r>
            <w:r>
              <w:rPr>
                <w:rStyle w:val="IndexLink"/>
              </w:rPr>
              <w:tab/>
              <w:t>39</w:t>
            </w:r>
          </w:hyperlink>
        </w:p>
        <w:p w14:paraId="2D3DF06D" w14:textId="77777777" w:rsidR="007B434C" w:rsidRDefault="00000000">
          <w:pPr>
            <w:pStyle w:val="ndice2"/>
            <w:tabs>
              <w:tab w:val="clear" w:pos="880"/>
              <w:tab w:val="clear" w:pos="8656"/>
              <w:tab w:val="right" w:leader="dot" w:pos="8666"/>
            </w:tabs>
            <w:rPr>
              <w:color w:val="000000"/>
              <w:lang w:val="en-US"/>
            </w:rPr>
          </w:pPr>
          <w:hyperlink w:anchor="__RefHeading___Toc11271_3634989049">
            <w:r>
              <w:rPr>
                <w:rStyle w:val="IndexLink"/>
              </w:rPr>
              <w:t>8.2. Testes para a soma das entradas de cada eixo</w:t>
            </w:r>
            <w:r>
              <w:rPr>
                <w:rStyle w:val="IndexLink"/>
              </w:rPr>
              <w:tab/>
              <w:t>39</w:t>
            </w:r>
          </w:hyperlink>
        </w:p>
        <w:p w14:paraId="3C3D4D28" w14:textId="77777777" w:rsidR="007B434C" w:rsidRDefault="00000000">
          <w:pPr>
            <w:pStyle w:val="ndice2"/>
            <w:tabs>
              <w:tab w:val="clear" w:pos="880"/>
              <w:tab w:val="clear" w:pos="8656"/>
              <w:tab w:val="right" w:leader="dot" w:pos="8666"/>
            </w:tabs>
            <w:rPr>
              <w:color w:val="000000"/>
              <w:lang w:val="en-US"/>
            </w:rPr>
          </w:pPr>
          <w:hyperlink w:anchor="__RefHeading___Toc11273_3634989049">
            <w:r>
              <w:rPr>
                <w:rStyle w:val="IndexLink"/>
              </w:rPr>
              <w:t>8.2.1. Lag 24 vs Lag 12</w:t>
            </w:r>
            <w:r>
              <w:rPr>
                <w:rStyle w:val="IndexLink"/>
              </w:rPr>
              <w:tab/>
              <w:t>39</w:t>
            </w:r>
          </w:hyperlink>
        </w:p>
        <w:p w14:paraId="16C5BCEB" w14:textId="77777777" w:rsidR="007B434C" w:rsidRDefault="00000000">
          <w:pPr>
            <w:pStyle w:val="ndice2"/>
            <w:tabs>
              <w:tab w:val="clear" w:pos="880"/>
              <w:tab w:val="clear" w:pos="8656"/>
              <w:tab w:val="right" w:leader="dot" w:pos="8666"/>
            </w:tabs>
            <w:rPr>
              <w:color w:val="000000"/>
              <w:lang w:val="en-US"/>
            </w:rPr>
          </w:pPr>
          <w:hyperlink w:anchor="__RefHeading___Toc11275_3634989049">
            <w:r>
              <w:rPr>
                <w:rStyle w:val="IndexLink"/>
              </w:rPr>
              <w:t>8.2.2. Lag 24x7 (1 semana) para prever 24h à frente</w:t>
            </w:r>
            <w:r>
              <w:rPr>
                <w:rStyle w:val="IndexLink"/>
              </w:rPr>
              <w:tab/>
              <w:t>42</w:t>
            </w:r>
          </w:hyperlink>
        </w:p>
        <w:p w14:paraId="3AED3E7D" w14:textId="77777777" w:rsidR="007B434C" w:rsidRDefault="00000000">
          <w:pPr>
            <w:pStyle w:val="ndice2"/>
            <w:tabs>
              <w:tab w:val="clear" w:pos="880"/>
              <w:tab w:val="clear" w:pos="8656"/>
              <w:tab w:val="right" w:leader="dot" w:pos="8666"/>
            </w:tabs>
            <w:rPr>
              <w:color w:val="000000"/>
              <w:lang w:val="en-US"/>
            </w:rPr>
          </w:pPr>
          <w:hyperlink w:anchor="__RefHeading___Toc11277_3634989049">
            <w:r>
              <w:rPr>
                <w:rStyle w:val="IndexLink"/>
              </w:rPr>
              <w:t>8.2.2. Testes para Feriados e Fins de Semana</w:t>
            </w:r>
            <w:r>
              <w:rPr>
                <w:rStyle w:val="IndexLink"/>
              </w:rPr>
              <w:tab/>
              <w:t>43</w:t>
            </w:r>
          </w:hyperlink>
        </w:p>
        <w:p w14:paraId="3A832750" w14:textId="77777777" w:rsidR="007B434C" w:rsidRDefault="00000000">
          <w:pPr>
            <w:pStyle w:val="ndice2"/>
            <w:tabs>
              <w:tab w:val="clear" w:pos="880"/>
              <w:tab w:val="clear" w:pos="8656"/>
              <w:tab w:val="right" w:leader="dot" w:pos="8666"/>
            </w:tabs>
            <w:rPr>
              <w:color w:val="000000"/>
              <w:lang w:val="en-US"/>
            </w:rPr>
          </w:pPr>
          <w:hyperlink w:anchor="__RefHeading___Toc11279_3634989049">
            <w:r>
              <w:rPr>
                <w:rStyle w:val="IndexLink"/>
              </w:rPr>
              <w:t>8.3. Requisitos</w:t>
            </w:r>
            <w:r>
              <w:rPr>
                <w:rStyle w:val="IndexLink"/>
              </w:rPr>
              <w:tab/>
              <w:t>44</w:t>
            </w:r>
          </w:hyperlink>
        </w:p>
        <w:p w14:paraId="54880319" w14:textId="77777777" w:rsidR="007B434C" w:rsidRDefault="00000000">
          <w:pPr>
            <w:pStyle w:val="ndice2"/>
            <w:tabs>
              <w:tab w:val="clear" w:pos="880"/>
              <w:tab w:val="clear" w:pos="8656"/>
              <w:tab w:val="right" w:leader="dot" w:pos="8666"/>
            </w:tabs>
            <w:rPr>
              <w:color w:val="000000"/>
              <w:lang w:val="en-US"/>
            </w:rPr>
          </w:pPr>
          <w:hyperlink w:anchor="__RefHeading___Toc11281_3634989049">
            <w:r>
              <w:rPr>
                <w:rStyle w:val="IndexLink"/>
              </w:rPr>
              <w:t>8.4. Arquitetura</w:t>
            </w:r>
            <w:r>
              <w:rPr>
                <w:rStyle w:val="IndexLink"/>
              </w:rPr>
              <w:tab/>
              <w:t>44</w:t>
            </w:r>
          </w:hyperlink>
        </w:p>
        <w:p w14:paraId="00EBCA86" w14:textId="77777777" w:rsidR="007B434C" w:rsidRDefault="00000000">
          <w:pPr>
            <w:pStyle w:val="ndice2"/>
            <w:tabs>
              <w:tab w:val="clear" w:pos="880"/>
              <w:tab w:val="clear" w:pos="8656"/>
              <w:tab w:val="right" w:leader="dot" w:pos="8666"/>
            </w:tabs>
            <w:rPr>
              <w:color w:val="000000"/>
              <w:lang w:val="en-US"/>
            </w:rPr>
          </w:pPr>
          <w:hyperlink w:anchor="__RefHeading___Toc11283_3634989049">
            <w:r>
              <w:rPr>
                <w:rStyle w:val="IndexLink"/>
              </w:rPr>
              <w:t>8.5. Tecnologias e ferramentas usadas</w:t>
            </w:r>
            <w:r>
              <w:rPr>
                <w:rStyle w:val="IndexLink"/>
              </w:rPr>
              <w:tab/>
              <w:t>44</w:t>
            </w:r>
          </w:hyperlink>
        </w:p>
        <w:p w14:paraId="70C5347E" w14:textId="77777777" w:rsidR="007B434C" w:rsidRDefault="00000000">
          <w:pPr>
            <w:pStyle w:val="ndice2"/>
            <w:tabs>
              <w:tab w:val="clear" w:pos="880"/>
              <w:tab w:val="clear" w:pos="8656"/>
              <w:tab w:val="right" w:leader="dot" w:pos="8666"/>
            </w:tabs>
            <w:rPr>
              <w:color w:val="000000"/>
              <w:lang w:val="en-US"/>
            </w:rPr>
          </w:pPr>
          <w:hyperlink w:anchor="__RefHeading___Toc11285_3634989049">
            <w:r>
              <w:rPr>
                <w:rStyle w:val="IndexLink"/>
              </w:rPr>
              <w:t>8.6. Implementação</w:t>
            </w:r>
            <w:r>
              <w:rPr>
                <w:rStyle w:val="IndexLink"/>
              </w:rPr>
              <w:tab/>
              <w:t>44</w:t>
            </w:r>
          </w:hyperlink>
        </w:p>
        <w:p w14:paraId="587BC05B" w14:textId="77777777" w:rsidR="007B434C" w:rsidRDefault="00000000">
          <w:pPr>
            <w:pStyle w:val="ndice2"/>
            <w:tabs>
              <w:tab w:val="clear" w:pos="880"/>
              <w:tab w:val="clear" w:pos="8656"/>
              <w:tab w:val="right" w:leader="dot" w:pos="8666"/>
            </w:tabs>
            <w:rPr>
              <w:color w:val="000000"/>
              <w:lang w:val="en-US"/>
            </w:rPr>
          </w:pPr>
          <w:hyperlink w:anchor="__RefHeading___Toc11287_3634989049">
            <w:r>
              <w:rPr>
                <w:rStyle w:val="IndexLink"/>
              </w:rPr>
              <w:t>8.7. Testes e validação</w:t>
            </w:r>
            <w:r>
              <w:rPr>
                <w:rStyle w:val="IndexLink"/>
              </w:rPr>
              <w:tab/>
              <w:t>44</w:t>
            </w:r>
          </w:hyperlink>
        </w:p>
        <w:p w14:paraId="1E8F4EBC" w14:textId="77777777" w:rsidR="007B434C" w:rsidRDefault="00000000">
          <w:pPr>
            <w:pStyle w:val="ndice3"/>
            <w:tabs>
              <w:tab w:val="clear" w:pos="1320"/>
              <w:tab w:val="clear" w:pos="8656"/>
              <w:tab w:val="right" w:leader="dot" w:pos="8666"/>
            </w:tabs>
            <w:rPr>
              <w:color w:val="000000"/>
              <w:lang w:val="en-US"/>
            </w:rPr>
          </w:pPr>
          <w:hyperlink w:anchor="__RefHeading___Toc11289_3634989049">
            <w:r>
              <w:rPr>
                <w:rStyle w:val="IndexLink"/>
              </w:rPr>
              <w:t>8.7.1. Método A</w:t>
            </w:r>
            <w:r>
              <w:rPr>
                <w:rStyle w:val="IndexLink"/>
              </w:rPr>
              <w:tab/>
              <w:t>45</w:t>
            </w:r>
          </w:hyperlink>
        </w:p>
        <w:p w14:paraId="7ACC3672" w14:textId="77777777" w:rsidR="007B434C" w:rsidRDefault="00000000">
          <w:pPr>
            <w:pStyle w:val="ndice3"/>
            <w:tabs>
              <w:tab w:val="clear" w:pos="1320"/>
              <w:tab w:val="clear" w:pos="8656"/>
              <w:tab w:val="right" w:leader="dot" w:pos="8666"/>
            </w:tabs>
            <w:rPr>
              <w:color w:val="000000"/>
              <w:lang w:val="en-US"/>
            </w:rPr>
          </w:pPr>
          <w:hyperlink w:anchor="__RefHeading___Toc11291_3634989049">
            <w:r>
              <w:rPr>
                <w:rStyle w:val="IndexLink"/>
              </w:rPr>
              <w:t>8.7.2. Método B</w:t>
            </w:r>
            <w:r>
              <w:rPr>
                <w:rStyle w:val="IndexLink"/>
              </w:rPr>
              <w:tab/>
              <w:t>45</w:t>
            </w:r>
          </w:hyperlink>
        </w:p>
        <w:p w14:paraId="07519D71" w14:textId="77777777" w:rsidR="007B434C" w:rsidRDefault="00000000">
          <w:pPr>
            <w:pStyle w:val="ndice1"/>
            <w:tabs>
              <w:tab w:val="clear" w:pos="480"/>
              <w:tab w:val="clear" w:pos="8656"/>
              <w:tab w:val="right" w:leader="dot" w:pos="8666"/>
            </w:tabs>
            <w:rPr>
              <w:color w:val="000000"/>
              <w:lang w:val="en-US"/>
            </w:rPr>
          </w:pPr>
          <w:hyperlink w:anchor="__RefHeading___Toc11293_3634989049">
            <w:r>
              <w:rPr>
                <w:rStyle w:val="IndexLink"/>
              </w:rPr>
              <w:t>9. Mais um capítulo</w:t>
            </w:r>
            <w:r>
              <w:rPr>
                <w:rStyle w:val="IndexLink"/>
              </w:rPr>
              <w:tab/>
              <w:t>47</w:t>
            </w:r>
          </w:hyperlink>
        </w:p>
        <w:p w14:paraId="6111AC6D" w14:textId="77777777" w:rsidR="007B434C" w:rsidRDefault="00000000">
          <w:pPr>
            <w:pStyle w:val="ndice1"/>
            <w:tabs>
              <w:tab w:val="clear" w:pos="480"/>
              <w:tab w:val="clear" w:pos="8656"/>
              <w:tab w:val="right" w:leader="dot" w:pos="8666"/>
            </w:tabs>
            <w:rPr>
              <w:color w:val="000000"/>
              <w:lang w:val="en-US"/>
            </w:rPr>
          </w:pPr>
          <w:hyperlink w:anchor="__RefHeading___Toc11295_3634989049">
            <w:r>
              <w:rPr>
                <w:rStyle w:val="IndexLink"/>
              </w:rPr>
              <w:t>10. Conclusões e trabalho futuro</w:t>
            </w:r>
            <w:r>
              <w:rPr>
                <w:rStyle w:val="IndexLink"/>
              </w:rPr>
              <w:tab/>
              <w:t>49</w:t>
            </w:r>
          </w:hyperlink>
        </w:p>
        <w:p w14:paraId="7E10AA29" w14:textId="77777777" w:rsidR="007B434C" w:rsidRDefault="00000000">
          <w:pPr>
            <w:pStyle w:val="ndice2"/>
            <w:tabs>
              <w:tab w:val="clear" w:pos="880"/>
              <w:tab w:val="clear" w:pos="8656"/>
              <w:tab w:val="right" w:leader="dot" w:pos="8666"/>
            </w:tabs>
            <w:rPr>
              <w:color w:val="000000"/>
              <w:lang w:val="en-US"/>
            </w:rPr>
          </w:pPr>
          <w:hyperlink w:anchor="__RefHeading___Toc11297_3634989049">
            <w:r>
              <w:rPr>
                <w:rStyle w:val="IndexLink"/>
              </w:rPr>
              <w:t>10.1. Conclusões</w:t>
            </w:r>
            <w:r>
              <w:rPr>
                <w:rStyle w:val="IndexLink"/>
              </w:rPr>
              <w:tab/>
              <w:t>49</w:t>
            </w:r>
          </w:hyperlink>
        </w:p>
        <w:p w14:paraId="605CDB8E" w14:textId="77777777" w:rsidR="007B434C" w:rsidRDefault="00000000">
          <w:pPr>
            <w:pStyle w:val="ndice2"/>
            <w:tabs>
              <w:tab w:val="clear" w:pos="880"/>
              <w:tab w:val="clear" w:pos="8656"/>
              <w:tab w:val="right" w:leader="dot" w:pos="8666"/>
            </w:tabs>
            <w:rPr>
              <w:color w:val="000000"/>
              <w:lang w:val="en-US"/>
            </w:rPr>
          </w:pPr>
          <w:hyperlink w:anchor="__RefHeading___Toc11299_3634989049">
            <w:r>
              <w:rPr>
                <w:rStyle w:val="IndexLink"/>
              </w:rPr>
              <w:t>10.2. Trabalho Futuro</w:t>
            </w:r>
            <w:r>
              <w:rPr>
                <w:rStyle w:val="IndexLink"/>
              </w:rPr>
              <w:tab/>
              <w:t>49</w:t>
            </w:r>
          </w:hyperlink>
        </w:p>
        <w:p w14:paraId="655FCFBE" w14:textId="77777777" w:rsidR="007B434C" w:rsidRDefault="00000000">
          <w:pPr>
            <w:pStyle w:val="ndice1"/>
            <w:tabs>
              <w:tab w:val="clear" w:pos="480"/>
              <w:tab w:val="clear" w:pos="8656"/>
              <w:tab w:val="right" w:leader="dot" w:pos="8666"/>
            </w:tabs>
            <w:rPr>
              <w:color w:val="000000"/>
              <w:lang w:val="en-US"/>
            </w:rPr>
          </w:pPr>
          <w:hyperlink w:anchor="__RefHeading___Toc11301_3634989049">
            <w:r>
              <w:rPr>
                <w:rStyle w:val="IndexLink"/>
              </w:rPr>
              <w:t>Referências [3]</w:t>
            </w:r>
            <w:r>
              <w:rPr>
                <w:rStyle w:val="IndexLink"/>
              </w:rPr>
              <w:tab/>
              <w:t>51</w:t>
            </w:r>
          </w:hyperlink>
        </w:p>
        <w:p w14:paraId="27B1A137" w14:textId="77777777" w:rsidR="007B434C" w:rsidRDefault="00000000">
          <w:pPr>
            <w:pStyle w:val="ndice1"/>
            <w:tabs>
              <w:tab w:val="clear" w:pos="480"/>
              <w:tab w:val="clear" w:pos="8656"/>
              <w:tab w:val="right" w:leader="dot" w:pos="8666"/>
            </w:tabs>
            <w:rPr>
              <w:color w:val="000000"/>
              <w:lang w:val="en-US"/>
            </w:rPr>
          </w:pPr>
          <w:hyperlink w:anchor="__RefHeading___Toc11303_3634989049">
            <w:r>
              <w:rPr>
                <w:rStyle w:val="IndexLink"/>
              </w:rPr>
              <w:t>Anexos</w:t>
            </w:r>
            <w:r>
              <w:rPr>
                <w:rStyle w:val="IndexLink"/>
              </w:rPr>
              <w:tab/>
              <w:t>53</w:t>
            </w:r>
          </w:hyperlink>
        </w:p>
        <w:p w14:paraId="648271C0" w14:textId="77777777" w:rsidR="007B434C" w:rsidRDefault="00000000">
          <w:pPr>
            <w:pStyle w:val="ndice9"/>
            <w:tabs>
              <w:tab w:val="right" w:leader="dot" w:pos="8666"/>
            </w:tabs>
            <w:rPr>
              <w:color w:val="000000"/>
              <w:lang w:val="en-US"/>
            </w:rPr>
          </w:pPr>
          <w:hyperlink w:anchor="__RefHeading___Toc11305_3634989049">
            <w:r>
              <w:rPr>
                <w:rStyle w:val="IndexLink"/>
              </w:rPr>
              <w:t>10.2.1.1.1.1.1.1.1. Proposta de Estágio</w:t>
            </w:r>
            <w:r>
              <w:rPr>
                <w:rStyle w:val="IndexLink"/>
              </w:rPr>
              <w:tab/>
              <w:t>1</w:t>
            </w:r>
          </w:hyperlink>
        </w:p>
        <w:p w14:paraId="7B52CA7B" w14:textId="77777777" w:rsidR="007B434C" w:rsidRDefault="00000000">
          <w:pPr>
            <w:pStyle w:val="ndice9"/>
            <w:tabs>
              <w:tab w:val="right" w:leader="dot" w:pos="8666"/>
            </w:tabs>
            <w:rPr>
              <w:color w:val="000000"/>
              <w:lang w:val="en-US"/>
            </w:rPr>
          </w:pPr>
          <w:hyperlink w:anchor="__RefHeading___Toc11307_3634989049">
            <w:r>
              <w:rPr>
                <w:rStyle w:val="IndexLink"/>
              </w:rPr>
              <w:t>10.2.1.1.1.1.1.1.2. Especificação de Requisitos</w:t>
            </w:r>
            <w:r>
              <w:rPr>
                <w:rStyle w:val="IndexLink"/>
              </w:rPr>
              <w:tab/>
              <w:t>1</w:t>
            </w:r>
          </w:hyperlink>
          <w:r>
            <w:rPr>
              <w:rStyle w:val="IndexLink"/>
            </w:rPr>
            <w:fldChar w:fldCharType="end"/>
          </w:r>
        </w:p>
      </w:sdtContent>
    </w:sdt>
    <w:p w14:paraId="322EDAED" w14:textId="77777777" w:rsidR="007B434C" w:rsidRDefault="00000000">
      <w:pPr>
        <w:pStyle w:val="ndice9"/>
        <w:tabs>
          <w:tab w:val="left" w:pos="1540"/>
          <w:tab w:val="right" w:leader="dot" w:pos="8656"/>
        </w:tabs>
        <w:rPr>
          <w:rFonts w:ascii="Calibri" w:hAnsi="Calibri"/>
          <w:color w:val="000000"/>
          <w:sz w:val="22"/>
          <w:szCs w:val="22"/>
          <w:highlight w:val="yellow"/>
          <w:lang w:val="en-US" w:eastAsia="en-US"/>
        </w:rPr>
        <w:sectPr w:rsidR="007B434C">
          <w:headerReference w:type="even" r:id="rId25"/>
          <w:headerReference w:type="default" r:id="rId26"/>
          <w:footerReference w:type="even" r:id="rId27"/>
          <w:footerReference w:type="default" r:id="rId28"/>
          <w:pgSz w:w="11906" w:h="16838"/>
          <w:pgMar w:top="1440" w:right="1440" w:bottom="1440" w:left="1800" w:header="709" w:footer="709" w:gutter="0"/>
          <w:pgNumType w:fmt="lowerRoman"/>
          <w:cols w:space="720"/>
          <w:formProt w:val="0"/>
          <w:docGrid w:linePitch="360"/>
        </w:sectPr>
      </w:pPr>
      <w:ins w:id="14" w:author="Unknown Author" w:date="2023-07-01T19:30:00Z">
        <w:r>
          <w:rPr>
            <w:rFonts w:ascii="Calibri" w:hAnsi="Calibri"/>
            <w:color w:val="000000"/>
            <w:sz w:val="22"/>
            <w:szCs w:val="22"/>
            <w:highlight w:val="yellow"/>
            <w:lang w:val="en-US" w:eastAsia="en-US"/>
          </w:rPr>
          <w:t>Atenção Numeração dos anexos</w:t>
        </w:r>
      </w:ins>
    </w:p>
    <w:p w14:paraId="4A9194E2" w14:textId="77777777" w:rsidR="007B434C" w:rsidRDefault="00000000">
      <w:pPr>
        <w:pStyle w:val="Ttulo1"/>
        <w:numPr>
          <w:ilvl w:val="0"/>
          <w:numId w:val="0"/>
        </w:numPr>
        <w:ind w:left="284" w:hanging="284"/>
        <w:rPr>
          <w:color w:val="000000"/>
        </w:rPr>
      </w:pPr>
      <w:bookmarkStart w:id="15" w:name="__RefHeading___Toc11169_3634989049"/>
      <w:bookmarkStart w:id="16" w:name="_Toc477106214"/>
      <w:bookmarkStart w:id="17" w:name="_Toc476831687"/>
      <w:bookmarkStart w:id="18" w:name="_Toc138323993"/>
      <w:bookmarkEnd w:id="15"/>
      <w:r>
        <w:rPr>
          <w:color w:val="000000"/>
        </w:rPr>
        <w:lastRenderedPageBreak/>
        <w:t>Índice de figuras</w:t>
      </w:r>
      <w:bookmarkEnd w:id="16"/>
      <w:bookmarkEnd w:id="17"/>
      <w:bookmarkEnd w:id="18"/>
    </w:p>
    <w:p w14:paraId="4E097353" w14:textId="77777777" w:rsidR="007B434C" w:rsidRDefault="007B434C">
      <w:pPr>
        <w:rPr>
          <w:color w:val="000000"/>
        </w:rPr>
      </w:pPr>
    </w:p>
    <w:p w14:paraId="5B9A0D18" w14:textId="77777777" w:rsidR="007B434C" w:rsidRDefault="00000000">
      <w:pPr>
        <w:pStyle w:val="FigureIndex1"/>
        <w:rPr>
          <w:rFonts w:ascii="Calibri" w:hAnsi="Calibri"/>
          <w:color w:val="000000"/>
          <w:sz w:val="22"/>
          <w:szCs w:val="22"/>
        </w:rPr>
      </w:pPr>
      <w:r>
        <w:fldChar w:fldCharType="begin"/>
      </w:r>
      <w:r>
        <w:rPr>
          <w:rStyle w:val="IndexLink"/>
        </w:rPr>
        <w:instrText>TOC \c "Figura"</w:instrText>
      </w:r>
      <w:r>
        <w:rPr>
          <w:rStyle w:val="IndexLink"/>
        </w:rPr>
        <w:fldChar w:fldCharType="separate"/>
      </w:r>
      <w:hyperlink w:anchor="Figura!0|sequence">
        <w:r>
          <w:rPr>
            <w:rStyle w:val="IndexLink"/>
          </w:rPr>
          <w:t xml:space="preserve">Figura </w:t>
        </w:r>
      </w:hyperlink>
      <w:r>
        <w:fldChar w:fldCharType="begin"/>
      </w:r>
      <w:r>
        <w:fldChar w:fldCharType="separate"/>
      </w:r>
      <w:hyperlink>
        <w:r>
          <w:rPr>
            <w:rStyle w:val="IndexLink"/>
          </w:rPr>
          <w:t>1</w:t>
        </w:r>
      </w:hyperlink>
      <w:hyperlink/>
      <w:r>
        <w:fldChar w:fldCharType="end"/>
      </w:r>
      <w:hyperlink w:anchor="Figura!0|sequence">
        <w:r>
          <w:rPr>
            <w:rStyle w:val="IndexLink"/>
          </w:rPr>
          <w:t>.1 Explicação da figura</w:t>
        </w:r>
        <w:r>
          <w:rPr>
            <w:rStyle w:val="IndexLink"/>
          </w:rPr>
          <w:tab/>
          <w:t>1</w:t>
        </w:r>
      </w:hyperlink>
    </w:p>
    <w:p w14:paraId="3FF538AC" w14:textId="77777777" w:rsidR="007B434C" w:rsidRDefault="00000000">
      <w:pPr>
        <w:pStyle w:val="FigureIndex1"/>
        <w:rPr>
          <w:rFonts w:ascii="Calibri" w:hAnsi="Calibri"/>
          <w:color w:val="000000"/>
          <w:sz w:val="22"/>
          <w:szCs w:val="22"/>
        </w:rPr>
      </w:pPr>
      <w:hyperlink w:anchor="Figura!1|sequence">
        <w:r>
          <w:rPr>
            <w:rStyle w:val="IndexLink"/>
          </w:rPr>
          <w:t>Figura 2 - Modelo CRISP-DM. Fonte:[3]</w:t>
        </w:r>
        <w:r>
          <w:rPr>
            <w:rStyle w:val="IndexLink"/>
          </w:rPr>
          <w:tab/>
          <w:t>11</w:t>
        </w:r>
      </w:hyperlink>
    </w:p>
    <w:p w14:paraId="3D8BE7FD" w14:textId="77777777" w:rsidR="007B434C" w:rsidRDefault="00000000">
      <w:pPr>
        <w:pStyle w:val="FigureIndex1"/>
        <w:rPr>
          <w:rFonts w:ascii="Calibri" w:hAnsi="Calibri"/>
          <w:color w:val="000000"/>
          <w:sz w:val="22"/>
          <w:szCs w:val="22"/>
        </w:rPr>
      </w:pPr>
      <w:hyperlink w:anchor="Figura!2|sequence">
        <w:r>
          <w:rPr>
            <w:rStyle w:val="IndexLink"/>
          </w:rPr>
          <w:t>Figura 3 - Registos Validados vs. Esperados por mês Conjunto 1</w:t>
        </w:r>
        <w:r>
          <w:rPr>
            <w:rStyle w:val="IndexLink"/>
          </w:rPr>
          <w:tab/>
          <w:t>20</w:t>
        </w:r>
      </w:hyperlink>
    </w:p>
    <w:p w14:paraId="3B4FB605" w14:textId="77777777" w:rsidR="007B434C" w:rsidRDefault="00000000">
      <w:pPr>
        <w:pStyle w:val="FigureIndex1"/>
        <w:rPr>
          <w:rFonts w:ascii="Calibri" w:hAnsi="Calibri"/>
          <w:color w:val="000000"/>
          <w:sz w:val="22"/>
          <w:szCs w:val="22"/>
        </w:rPr>
      </w:pPr>
      <w:hyperlink w:anchor="Figura!3|sequence">
        <w:r>
          <w:rPr>
            <w:rStyle w:val="IndexLink"/>
          </w:rPr>
          <w:t>Figura 4 - Diferença Registos Totais e Uteis Conjunto 3</w:t>
        </w:r>
        <w:r>
          <w:rPr>
            <w:rStyle w:val="IndexLink"/>
          </w:rPr>
          <w:tab/>
          <w:t>21</w:t>
        </w:r>
      </w:hyperlink>
    </w:p>
    <w:p w14:paraId="7C06A0E0" w14:textId="77777777" w:rsidR="007B434C" w:rsidRDefault="00000000">
      <w:pPr>
        <w:pStyle w:val="FigureIndex1"/>
        <w:rPr>
          <w:rFonts w:ascii="Calibri" w:hAnsi="Calibri"/>
          <w:color w:val="000000"/>
          <w:sz w:val="22"/>
          <w:szCs w:val="22"/>
        </w:rPr>
      </w:pPr>
      <w:hyperlink w:anchor="Figura!4|sequence">
        <w:r>
          <w:rPr>
            <w:rStyle w:val="IndexLink"/>
          </w:rPr>
          <w:t>Figura 5 - Registos Validados vs. Esperados por mês Conjunto 3</w:t>
        </w:r>
        <w:r>
          <w:rPr>
            <w:rStyle w:val="IndexLink"/>
          </w:rPr>
          <w:tab/>
          <w:t>23</w:t>
        </w:r>
      </w:hyperlink>
    </w:p>
    <w:p w14:paraId="2556A105" w14:textId="77777777" w:rsidR="007B434C" w:rsidRDefault="00000000">
      <w:pPr>
        <w:pStyle w:val="FigureIndex1"/>
        <w:rPr>
          <w:rFonts w:ascii="Calibri" w:hAnsi="Calibri"/>
          <w:color w:val="000000"/>
          <w:sz w:val="22"/>
          <w:szCs w:val="22"/>
        </w:rPr>
      </w:pPr>
      <w:hyperlink w:anchor="Figura!5|sequence">
        <w:r>
          <w:rPr>
            <w:rStyle w:val="IndexLink"/>
          </w:rPr>
          <w:t>Figura 6 - Caraterização entradas e saídas nas horas de ponta da manhã (7:30h-10:00h)</w:t>
        </w:r>
        <w:r>
          <w:rPr>
            <w:rStyle w:val="IndexLink"/>
          </w:rPr>
          <w:tab/>
          <w:t>24</w:t>
        </w:r>
      </w:hyperlink>
    </w:p>
    <w:p w14:paraId="076C092C" w14:textId="77777777" w:rsidR="007B434C" w:rsidRDefault="00000000">
      <w:pPr>
        <w:pStyle w:val="FigureIndex1"/>
        <w:rPr>
          <w:rFonts w:ascii="Calibri" w:hAnsi="Calibri"/>
          <w:color w:val="000000"/>
          <w:sz w:val="22"/>
          <w:szCs w:val="22"/>
        </w:rPr>
      </w:pPr>
      <w:hyperlink w:anchor="Figura!6|sequence">
        <w:r>
          <w:rPr>
            <w:rStyle w:val="IndexLink"/>
          </w:rPr>
          <w:t>Figura 7 - Caraterização entradas e saídas nas horas de ponta da tarde (17:00h-19:30h)</w:t>
        </w:r>
        <w:r>
          <w:rPr>
            <w:rStyle w:val="IndexLink"/>
          </w:rPr>
          <w:tab/>
          <w:t>24</w:t>
        </w:r>
      </w:hyperlink>
    </w:p>
    <w:p w14:paraId="56A893FB" w14:textId="77777777" w:rsidR="007B434C" w:rsidRDefault="00000000">
      <w:pPr>
        <w:pStyle w:val="FigureIndex1"/>
        <w:rPr>
          <w:rFonts w:ascii="Calibri" w:hAnsi="Calibri"/>
          <w:color w:val="000000"/>
          <w:sz w:val="22"/>
          <w:szCs w:val="22"/>
        </w:rPr>
      </w:pPr>
      <w:hyperlink w:anchor="Figura!7|sequence">
        <w:r>
          <w:rPr>
            <w:rStyle w:val="IndexLink"/>
          </w:rPr>
          <w:t>Figura 8 - Caraterização entradas nas horas de ponta por eixo</w:t>
        </w:r>
        <w:r>
          <w:rPr>
            <w:rStyle w:val="IndexLink"/>
          </w:rPr>
          <w:tab/>
          <w:t>25</w:t>
        </w:r>
      </w:hyperlink>
    </w:p>
    <w:p w14:paraId="1C41EA77" w14:textId="77777777" w:rsidR="007B434C" w:rsidRDefault="00000000">
      <w:pPr>
        <w:pStyle w:val="FigureIndex1"/>
        <w:rPr>
          <w:rFonts w:ascii="Calibri" w:hAnsi="Calibri"/>
          <w:color w:val="000000"/>
          <w:sz w:val="22"/>
          <w:szCs w:val="22"/>
        </w:rPr>
      </w:pPr>
      <w:hyperlink w:anchor="Figura!8|sequence">
        <w:r>
          <w:rPr>
            <w:rStyle w:val="IndexLink"/>
          </w:rPr>
          <w:t>Figura 9 - Caraterização saídas nas horas de ponta por eixo</w:t>
        </w:r>
        <w:r>
          <w:rPr>
            <w:rStyle w:val="IndexLink"/>
          </w:rPr>
          <w:tab/>
          <w:t>26</w:t>
        </w:r>
      </w:hyperlink>
    </w:p>
    <w:p w14:paraId="27CC8863" w14:textId="77777777" w:rsidR="007B434C" w:rsidRDefault="00000000">
      <w:pPr>
        <w:pStyle w:val="FigureIndex1"/>
        <w:rPr>
          <w:rFonts w:ascii="Calibri" w:hAnsi="Calibri"/>
          <w:color w:val="000000"/>
          <w:sz w:val="22"/>
          <w:szCs w:val="22"/>
        </w:rPr>
      </w:pPr>
      <w:hyperlink w:anchor="Figura!9|sequence">
        <w:r>
          <w:rPr>
            <w:rStyle w:val="IndexLink"/>
          </w:rPr>
          <w:t>Figura 10 - Períodos de aulas ou férias vs. existência de pluviosidade</w:t>
        </w:r>
        <w:r>
          <w:rPr>
            <w:rStyle w:val="IndexLink"/>
          </w:rPr>
          <w:tab/>
          <w:t>27</w:t>
        </w:r>
      </w:hyperlink>
    </w:p>
    <w:p w14:paraId="6C98F76F" w14:textId="77777777" w:rsidR="007B434C" w:rsidRDefault="00000000">
      <w:pPr>
        <w:pStyle w:val="FigureIndex1"/>
        <w:rPr>
          <w:rFonts w:ascii="Calibri" w:hAnsi="Calibri"/>
          <w:color w:val="000000"/>
          <w:sz w:val="22"/>
          <w:szCs w:val="22"/>
        </w:rPr>
      </w:pPr>
      <w:hyperlink w:anchor="Figura!10|sequence">
        <w:r>
          <w:rPr>
            <w:rStyle w:val="IndexLink"/>
          </w:rPr>
          <w:t>Figura 11 - Tráfego nos dias uteis para as pontes 25 de Abril e Vasco da Gama</w:t>
        </w:r>
        <w:r>
          <w:rPr>
            <w:rStyle w:val="IndexLink"/>
          </w:rPr>
          <w:tab/>
          <w:t>28</w:t>
        </w:r>
      </w:hyperlink>
    </w:p>
    <w:p w14:paraId="43594360" w14:textId="77777777" w:rsidR="007B434C" w:rsidRDefault="00000000">
      <w:pPr>
        <w:pStyle w:val="FigureIndex1"/>
        <w:rPr>
          <w:rFonts w:ascii="Calibri" w:hAnsi="Calibri"/>
          <w:color w:val="000000"/>
          <w:sz w:val="22"/>
          <w:szCs w:val="22"/>
        </w:rPr>
      </w:pPr>
      <w:hyperlink w:anchor="Figura!11|sequence">
        <w:r>
          <w:rPr>
            <w:rStyle w:val="IndexLink"/>
          </w:rPr>
          <w:t>Figura 12 - Tráfego nas horas de ponta para as pontes 25 de Abril e Vasco da Gama</w:t>
        </w:r>
        <w:r>
          <w:rPr>
            <w:rStyle w:val="IndexLink"/>
          </w:rPr>
          <w:tab/>
          <w:t>29</w:t>
        </w:r>
      </w:hyperlink>
    </w:p>
    <w:p w14:paraId="527AA300" w14:textId="77777777" w:rsidR="007B434C" w:rsidRDefault="00000000">
      <w:pPr>
        <w:pStyle w:val="FigureIndex1"/>
        <w:rPr>
          <w:rFonts w:ascii="Calibri" w:hAnsi="Calibri"/>
          <w:color w:val="000000"/>
          <w:sz w:val="22"/>
          <w:szCs w:val="22"/>
        </w:rPr>
      </w:pPr>
      <w:hyperlink w:anchor="Figura!12|sequence">
        <w:r>
          <w:rPr>
            <w:rStyle w:val="IndexLink"/>
          </w:rPr>
          <w:t>Figura 13 - Série temporal do conjunto de dados</w:t>
        </w:r>
        <w:r>
          <w:rPr>
            <w:rStyle w:val="IndexLink"/>
          </w:rPr>
          <w:tab/>
          <w:t>30</w:t>
        </w:r>
      </w:hyperlink>
    </w:p>
    <w:p w14:paraId="45CC0AC5" w14:textId="77777777" w:rsidR="007B434C" w:rsidRDefault="00000000">
      <w:pPr>
        <w:pStyle w:val="FigureIndex1"/>
        <w:rPr>
          <w:rFonts w:ascii="Calibri" w:hAnsi="Calibri"/>
          <w:color w:val="000000"/>
          <w:sz w:val="22"/>
          <w:szCs w:val="22"/>
        </w:rPr>
      </w:pPr>
      <w:hyperlink w:anchor="Figura!13|sequence">
        <w:r>
          <w:rPr>
            <w:rStyle w:val="IndexLink"/>
          </w:rPr>
          <w:t>Figura 14 - Autocorrelação para a variável C12 (entradas)</w:t>
        </w:r>
        <w:r>
          <w:rPr>
            <w:rStyle w:val="IndexLink"/>
          </w:rPr>
          <w:tab/>
          <w:t>31</w:t>
        </w:r>
      </w:hyperlink>
    </w:p>
    <w:p w14:paraId="3FC60441" w14:textId="77777777" w:rsidR="007B434C" w:rsidRDefault="00000000">
      <w:pPr>
        <w:pStyle w:val="FigureIndex1"/>
        <w:rPr>
          <w:rFonts w:ascii="Calibri" w:hAnsi="Calibri"/>
          <w:color w:val="000000"/>
          <w:sz w:val="22"/>
          <w:szCs w:val="22"/>
        </w:rPr>
      </w:pPr>
      <w:hyperlink w:anchor="Figura!14|sequence">
        <w:r>
          <w:rPr>
            <w:rStyle w:val="IndexLink"/>
          </w:rPr>
          <w:t>Figura 15 - Flow Gates Modelo Gru</w:t>
        </w:r>
        <w:r>
          <w:rPr>
            <w:rStyle w:val="IndexLink"/>
          </w:rPr>
          <w:tab/>
          <w:t>33</w:t>
        </w:r>
      </w:hyperlink>
      <w:r>
        <w:rPr>
          <w:rStyle w:val="IndexLink"/>
        </w:rPr>
        <w:fldChar w:fldCharType="end"/>
      </w:r>
    </w:p>
    <w:p w14:paraId="2A9DFF8A" w14:textId="77777777" w:rsidR="007B434C" w:rsidRDefault="007B434C">
      <w:pPr>
        <w:pStyle w:val="ndicedeilustraes"/>
        <w:rPr>
          <w:rFonts w:ascii="Calibri" w:hAnsi="Calibri"/>
          <w:color w:val="000000"/>
          <w:sz w:val="22"/>
          <w:szCs w:val="22"/>
          <w:lang w:eastAsia="en-US"/>
        </w:rPr>
        <w:sectPr w:rsidR="007B434C">
          <w:headerReference w:type="even" r:id="rId29"/>
          <w:headerReference w:type="default" r:id="rId30"/>
          <w:footerReference w:type="even" r:id="rId31"/>
          <w:footerReference w:type="default" r:id="rId32"/>
          <w:type w:val="oddPage"/>
          <w:pgSz w:w="11906" w:h="16838"/>
          <w:pgMar w:top="1731" w:right="1440" w:bottom="1731" w:left="1800" w:header="709" w:footer="709" w:gutter="0"/>
          <w:pgNumType w:fmt="lowerRoman"/>
          <w:cols w:space="720"/>
          <w:formProt w:val="0"/>
          <w:docGrid w:linePitch="360"/>
        </w:sectPr>
      </w:pPr>
    </w:p>
    <w:p w14:paraId="0A612761" w14:textId="77777777" w:rsidR="007B434C" w:rsidRDefault="00000000">
      <w:pPr>
        <w:pStyle w:val="Ttulo1"/>
        <w:numPr>
          <w:ilvl w:val="0"/>
          <w:numId w:val="0"/>
        </w:numPr>
        <w:ind w:left="284" w:hanging="284"/>
        <w:rPr>
          <w:color w:val="000000"/>
        </w:rPr>
      </w:pPr>
      <w:bookmarkStart w:id="19" w:name="__RefHeading___Toc11171_3634989049"/>
      <w:bookmarkStart w:id="20" w:name="_Toc138323994"/>
      <w:bookmarkStart w:id="21" w:name="_Toc476831686"/>
      <w:bookmarkStart w:id="22" w:name="_Toc477106213"/>
      <w:bookmarkEnd w:id="19"/>
      <w:r>
        <w:rPr>
          <w:color w:val="000000"/>
        </w:rPr>
        <w:lastRenderedPageBreak/>
        <w:t>Índice de tabelas</w:t>
      </w:r>
      <w:bookmarkEnd w:id="20"/>
      <w:bookmarkEnd w:id="21"/>
      <w:bookmarkEnd w:id="22"/>
    </w:p>
    <w:p w14:paraId="4C306A56" w14:textId="77777777" w:rsidR="007B434C" w:rsidRDefault="007B434C">
      <w:pPr>
        <w:rPr>
          <w:color w:val="000000"/>
        </w:rPr>
      </w:pPr>
    </w:p>
    <w:p w14:paraId="786C449F" w14:textId="77777777" w:rsidR="007B434C" w:rsidRDefault="00000000">
      <w:pPr>
        <w:pStyle w:val="FigureIndex1"/>
        <w:rPr>
          <w:color w:val="000000"/>
        </w:rPr>
      </w:pPr>
      <w:r>
        <w:fldChar w:fldCharType="begin"/>
      </w:r>
      <w:r>
        <w:rPr>
          <w:rStyle w:val="IndexLink"/>
        </w:rPr>
        <w:instrText>TOC \c "Tabela"</w:instrText>
      </w:r>
      <w:r>
        <w:rPr>
          <w:rStyle w:val="IndexLink"/>
        </w:rPr>
        <w:fldChar w:fldCharType="separate"/>
      </w:r>
      <w:hyperlink w:anchor="Tabela!0|sequence">
        <w:r>
          <w:rPr>
            <w:rStyle w:val="IndexLink"/>
          </w:rPr>
          <w:t>Tabela 1 - Número de artigos no google scholar com base numa palavra-chave</w:t>
        </w:r>
        <w:r>
          <w:rPr>
            <w:rStyle w:val="IndexLink"/>
          </w:rPr>
          <w:tab/>
          <w:t>5</w:t>
        </w:r>
      </w:hyperlink>
    </w:p>
    <w:p w14:paraId="6C9190BA" w14:textId="77777777" w:rsidR="007B434C" w:rsidRDefault="00000000">
      <w:pPr>
        <w:pStyle w:val="FigureIndex1"/>
        <w:rPr>
          <w:color w:val="000000"/>
        </w:rPr>
      </w:pPr>
      <w:hyperlink w:anchor="Tabela!1|sequence">
        <w:r>
          <w:rPr>
            <w:rStyle w:val="IndexLink"/>
          </w:rPr>
          <w:t>Tabela 2 - Análise comparativa de artigos baseado no fluxo do tráfego</w:t>
        </w:r>
        <w:r>
          <w:rPr>
            <w:rStyle w:val="IndexLink"/>
          </w:rPr>
          <w:tab/>
          <w:t>8</w:t>
        </w:r>
      </w:hyperlink>
    </w:p>
    <w:p w14:paraId="276A3146" w14:textId="77777777" w:rsidR="007B434C" w:rsidRDefault="00000000">
      <w:pPr>
        <w:pStyle w:val="FigureIndex1"/>
        <w:rPr>
          <w:color w:val="000000"/>
        </w:rPr>
      </w:pPr>
      <w:hyperlink w:anchor="Tabela!2|sequence">
        <w:r>
          <w:rPr>
            <w:rStyle w:val="IndexLink"/>
          </w:rPr>
          <w:t>Tabela 3- Descrição Geral do Conjunto 1</w:t>
        </w:r>
        <w:r>
          <w:rPr>
            <w:rStyle w:val="IndexLink"/>
          </w:rPr>
          <w:tab/>
          <w:t>13</w:t>
        </w:r>
      </w:hyperlink>
    </w:p>
    <w:p w14:paraId="2FF10E17" w14:textId="77777777" w:rsidR="007B434C" w:rsidRDefault="00000000">
      <w:pPr>
        <w:pStyle w:val="FigureIndex1"/>
        <w:rPr>
          <w:color w:val="000000"/>
        </w:rPr>
      </w:pPr>
      <w:hyperlink w:anchor="Tabela!3|sequence">
        <w:r>
          <w:rPr>
            <w:rStyle w:val="IndexLink"/>
          </w:rPr>
          <w:t>Tabela 4 - Descrição Geral Conjunto 3</w:t>
        </w:r>
        <w:r>
          <w:rPr>
            <w:rStyle w:val="IndexLink"/>
          </w:rPr>
          <w:tab/>
          <w:t>14</w:t>
        </w:r>
      </w:hyperlink>
    </w:p>
    <w:p w14:paraId="4DB66305" w14:textId="77777777" w:rsidR="007B434C" w:rsidRDefault="00000000">
      <w:pPr>
        <w:pStyle w:val="FigureIndex1"/>
        <w:rPr>
          <w:color w:val="000000"/>
        </w:rPr>
      </w:pPr>
      <w:hyperlink w:anchor="Tabela!4|sequence">
        <w:r>
          <w:rPr>
            <w:rStyle w:val="IndexLink"/>
          </w:rPr>
          <w:t>Tabela 5 - Descrição Geral Conjunto 3 Dados Uteis</w:t>
        </w:r>
        <w:r>
          <w:rPr>
            <w:rStyle w:val="IndexLink"/>
          </w:rPr>
          <w:tab/>
          <w:t>21</w:t>
        </w:r>
      </w:hyperlink>
    </w:p>
    <w:p w14:paraId="69018869" w14:textId="77777777" w:rsidR="007B434C" w:rsidRDefault="00000000">
      <w:pPr>
        <w:pStyle w:val="FigureIndex1"/>
        <w:rPr>
          <w:color w:val="000000"/>
        </w:rPr>
      </w:pPr>
      <w:hyperlink w:anchor="Tabela!5|sequence">
        <w:r>
          <w:rPr>
            <w:rStyle w:val="IndexLink"/>
          </w:rPr>
          <w:t>Tabela 6 - Registos Esperados vs. Validados (IPMA)</w:t>
        </w:r>
        <w:r>
          <w:rPr>
            <w:rStyle w:val="IndexLink"/>
          </w:rPr>
          <w:tab/>
          <w:t>22</w:t>
        </w:r>
      </w:hyperlink>
    </w:p>
    <w:p w14:paraId="7ADB1CED" w14:textId="77777777" w:rsidR="007B434C" w:rsidRDefault="00000000">
      <w:pPr>
        <w:pStyle w:val="FigureIndex1"/>
        <w:rPr>
          <w:color w:val="000000"/>
        </w:rPr>
      </w:pPr>
      <w:hyperlink w:anchor="Tabela!6|sequence">
        <w:r>
          <w:rPr>
            <w:rStyle w:val="IndexLink"/>
          </w:rPr>
          <w:t>Tabela 7 - Mape Soma das Entradas com Lag: 24</w:t>
        </w:r>
        <w:r>
          <w:rPr>
            <w:rStyle w:val="IndexLink"/>
          </w:rPr>
          <w:tab/>
          <w:t>40</w:t>
        </w:r>
      </w:hyperlink>
    </w:p>
    <w:p w14:paraId="42F1A8CF" w14:textId="77777777" w:rsidR="007B434C" w:rsidRDefault="00000000">
      <w:pPr>
        <w:pStyle w:val="FigureIndex1"/>
        <w:rPr>
          <w:color w:val="000000"/>
        </w:rPr>
      </w:pPr>
      <w:hyperlink w:anchor="Tabela!7|sequence">
        <w:r>
          <w:rPr>
            <w:rStyle w:val="IndexLink"/>
          </w:rPr>
          <w:t>Tabela 8 - Mape Soma das Entradas com Lag: 12</w:t>
        </w:r>
        <w:r>
          <w:rPr>
            <w:rStyle w:val="IndexLink"/>
          </w:rPr>
          <w:tab/>
          <w:t>41</w:t>
        </w:r>
      </w:hyperlink>
    </w:p>
    <w:p w14:paraId="4BE5D8A7" w14:textId="77777777" w:rsidR="007B434C" w:rsidRDefault="00000000">
      <w:pPr>
        <w:pStyle w:val="FigureIndex1"/>
        <w:rPr>
          <w:color w:val="000000"/>
        </w:rPr>
      </w:pPr>
      <w:hyperlink w:anchor="Tabela!8|sequence">
        <w:r>
          <w:rPr>
            <w:rStyle w:val="IndexLink"/>
          </w:rPr>
          <w:t>Tabela 9 - Mape Soma das Entradas com Lag: 24 nos feriados e fins de semana</w:t>
        </w:r>
        <w:r>
          <w:rPr>
            <w:rStyle w:val="IndexLink"/>
          </w:rPr>
          <w:tab/>
          <w:t>43</w:t>
        </w:r>
      </w:hyperlink>
    </w:p>
    <w:p w14:paraId="4BB55523" w14:textId="77777777" w:rsidR="007B434C" w:rsidRDefault="00000000">
      <w:pPr>
        <w:pStyle w:val="FigureIndex1"/>
        <w:rPr>
          <w:color w:val="000000"/>
        </w:rPr>
      </w:pPr>
      <w:hyperlink w:anchor="Tabela!9|sequence">
        <w:r>
          <w:rPr>
            <w:rStyle w:val="IndexLink"/>
          </w:rPr>
          <w:t xml:space="preserve">Tabela </w:t>
        </w:r>
      </w:hyperlink>
      <w:r>
        <w:fldChar w:fldCharType="begin"/>
      </w:r>
      <w:r>
        <w:fldChar w:fldCharType="separate"/>
      </w:r>
      <w:hyperlink>
        <w:r>
          <w:rPr>
            <w:rStyle w:val="IndexLink"/>
          </w:rPr>
          <w:t>8</w:t>
        </w:r>
      </w:hyperlink>
      <w:hyperlink/>
      <w:r>
        <w:fldChar w:fldCharType="end"/>
      </w:r>
      <w:hyperlink w:anchor="Tabela!9|sequence">
        <w:r>
          <w:rPr>
            <w:rStyle w:val="IndexLink"/>
          </w:rPr>
          <w:t>.10 – Tecnologias e ferramentas usadas</w:t>
        </w:r>
        <w:r>
          <w:rPr>
            <w:rStyle w:val="IndexLink"/>
          </w:rPr>
          <w:tab/>
          <w:t>44</w:t>
        </w:r>
      </w:hyperlink>
      <w:r>
        <w:rPr>
          <w:rStyle w:val="IndexLink"/>
        </w:rPr>
        <w:fldChar w:fldCharType="end"/>
      </w:r>
    </w:p>
    <w:p w14:paraId="068FEAB9" w14:textId="77777777" w:rsidR="007B434C" w:rsidRDefault="007B434C">
      <w:pPr>
        <w:sectPr w:rsidR="007B434C">
          <w:headerReference w:type="even" r:id="rId33"/>
          <w:headerReference w:type="default" r:id="rId34"/>
          <w:footerReference w:type="even" r:id="rId35"/>
          <w:footerReference w:type="default" r:id="rId36"/>
          <w:type w:val="oddPage"/>
          <w:pgSz w:w="11906" w:h="16838"/>
          <w:pgMar w:top="1731" w:right="1440" w:bottom="1731" w:left="1800" w:header="709" w:footer="709" w:gutter="0"/>
          <w:pgNumType w:fmt="lowerRoman"/>
          <w:cols w:space="720"/>
          <w:formProt w:val="0"/>
          <w:docGrid w:linePitch="360"/>
        </w:sectPr>
      </w:pPr>
    </w:p>
    <w:p w14:paraId="5A2C67DD" w14:textId="77777777" w:rsidR="007B434C" w:rsidRDefault="00000000">
      <w:pPr>
        <w:pStyle w:val="Ttulo1"/>
        <w:numPr>
          <w:ilvl w:val="0"/>
          <w:numId w:val="0"/>
        </w:numPr>
        <w:ind w:left="284" w:hanging="284"/>
        <w:rPr>
          <w:color w:val="000000"/>
          <w:lang w:val="en-US"/>
        </w:rPr>
      </w:pPr>
      <w:bookmarkStart w:id="23" w:name="__RefHeading___Toc11173_3634989049"/>
      <w:bookmarkStart w:id="24" w:name="_Toc138323995"/>
      <w:bookmarkEnd w:id="23"/>
      <w:r>
        <w:rPr>
          <w:color w:val="000000"/>
          <w:lang w:val="en-US"/>
        </w:rPr>
        <w:lastRenderedPageBreak/>
        <w:t>Acrónimos</w:t>
      </w:r>
      <w:bookmarkEnd w:id="24"/>
    </w:p>
    <w:p w14:paraId="74996D03" w14:textId="77777777" w:rsidR="007B434C" w:rsidRDefault="00000000">
      <w:pPr>
        <w:rPr>
          <w:color w:val="000000"/>
          <w:lang w:val="en-US"/>
        </w:rPr>
      </w:pPr>
      <w:r>
        <w:rPr>
          <w:color w:val="000000"/>
          <w:lang w:val="en-US"/>
        </w:rPr>
        <w:t>…</w:t>
      </w:r>
    </w:p>
    <w:p w14:paraId="3CF8033A" w14:textId="77777777" w:rsidR="007B434C" w:rsidRDefault="00000000">
      <w:pPr>
        <w:rPr>
          <w:i/>
          <w:iCs/>
          <w:color w:val="000000"/>
          <w:lang w:val="en-US"/>
        </w:rPr>
      </w:pPr>
      <w:r>
        <w:rPr>
          <w:color w:val="000000"/>
          <w:lang w:val="en-US"/>
        </w:rPr>
        <w:t xml:space="preserve">ITS – </w:t>
      </w:r>
      <w:r w:rsidRPr="00965D22">
        <w:rPr>
          <w:i/>
          <w:iCs/>
          <w:color w:val="000000"/>
          <w:lang w:val="en-US"/>
        </w:rPr>
        <w:t>Intelligent Transportation Systems</w:t>
      </w:r>
    </w:p>
    <w:p w14:paraId="42B5773F" w14:textId="7B39C729" w:rsidR="00965D22" w:rsidRDefault="00965D22">
      <w:pPr>
        <w:rPr>
          <w:i/>
          <w:iCs/>
          <w:color w:val="000000"/>
        </w:rPr>
      </w:pPr>
      <w:r>
        <w:rPr>
          <w:color w:val="000000"/>
        </w:rPr>
        <w:t xml:space="preserve">GRU - </w:t>
      </w:r>
      <w:r w:rsidRPr="00DB52C8">
        <w:rPr>
          <w:i/>
          <w:iCs/>
          <w:color w:val="000000"/>
        </w:rPr>
        <w:t>Gated Recurrent Unit</w:t>
      </w:r>
    </w:p>
    <w:p w14:paraId="6886A36F" w14:textId="5F56EFAF" w:rsidR="00935083" w:rsidRDefault="00935083">
      <w:r>
        <w:t xml:space="preserve">GNNs – </w:t>
      </w:r>
      <w:r w:rsidRPr="00935083">
        <w:rPr>
          <w:i/>
          <w:iCs/>
        </w:rPr>
        <w:t>Graph Neural Networks</w:t>
      </w:r>
    </w:p>
    <w:p w14:paraId="008C92DB" w14:textId="3F45B1E2" w:rsidR="00935083" w:rsidRDefault="00935083">
      <w:r>
        <w:t xml:space="preserve">TAZs – </w:t>
      </w:r>
      <w:r w:rsidRPr="00935083">
        <w:rPr>
          <w:i/>
          <w:iCs/>
        </w:rPr>
        <w:t>Temporary Autonomous Zone</w:t>
      </w:r>
    </w:p>
    <w:p w14:paraId="195C92E0" w14:textId="040E4687" w:rsidR="00935083" w:rsidRDefault="00935083">
      <w:pPr>
        <w:rPr>
          <w:i/>
          <w:iCs/>
        </w:rPr>
      </w:pPr>
      <w:r>
        <w:t xml:space="preserve">IoT – </w:t>
      </w:r>
      <w:r w:rsidRPr="00935083">
        <w:rPr>
          <w:i/>
          <w:iCs/>
        </w:rPr>
        <w:t>Internet of things</w:t>
      </w:r>
    </w:p>
    <w:p w14:paraId="2CDDB0A2" w14:textId="7F67C121" w:rsidR="00935083" w:rsidRDefault="00935083">
      <w:r>
        <w:t xml:space="preserve">LSTM – </w:t>
      </w:r>
      <w:r w:rsidRPr="00815DE3">
        <w:rPr>
          <w:i/>
          <w:iCs/>
        </w:rPr>
        <w:t>Long short-term Memory</w:t>
      </w:r>
    </w:p>
    <w:p w14:paraId="3105DD6A" w14:textId="371649A8" w:rsidR="00935083" w:rsidRDefault="00935083">
      <w:r>
        <w:t xml:space="preserve">CNNs – </w:t>
      </w:r>
      <w:r w:rsidRPr="00815DE3">
        <w:rPr>
          <w:i/>
          <w:iCs/>
        </w:rPr>
        <w:t>Convolutional Neural Networks</w:t>
      </w:r>
    </w:p>
    <w:p w14:paraId="5DD31428" w14:textId="6CD66679" w:rsidR="00935083" w:rsidRDefault="00935083">
      <w:pPr>
        <w:rPr>
          <w:color w:val="000000"/>
          <w:lang w:val="en-US"/>
        </w:rPr>
      </w:pPr>
      <w:r w:rsidRPr="00935083">
        <w:rPr>
          <w:color w:val="000000"/>
          <w:lang w:val="en-US"/>
        </w:rPr>
        <w:t>STG</w:t>
      </w:r>
      <w:r w:rsidR="00815DE3">
        <w:rPr>
          <w:color w:val="000000"/>
          <w:lang w:val="en-US"/>
        </w:rPr>
        <w:t>N</w:t>
      </w:r>
      <w:r w:rsidRPr="00935083">
        <w:rPr>
          <w:color w:val="000000"/>
          <w:lang w:val="en-US"/>
        </w:rPr>
        <w:t>N</w:t>
      </w:r>
      <w:r>
        <w:rPr>
          <w:color w:val="000000"/>
          <w:lang w:val="en-US"/>
        </w:rPr>
        <w:t xml:space="preserve"> – </w:t>
      </w:r>
      <w:r w:rsidRPr="00815DE3">
        <w:rPr>
          <w:i/>
          <w:iCs/>
          <w:color w:val="000000"/>
          <w:lang w:val="en-US"/>
        </w:rPr>
        <w:t>Spatio-Temporal Graph Neural Networks</w:t>
      </w:r>
    </w:p>
    <w:p w14:paraId="292E6C56" w14:textId="3AEBC21D" w:rsidR="00935083" w:rsidRDefault="00935083" w:rsidP="00935083">
      <w:pPr>
        <w:rPr>
          <w:color w:val="000000"/>
        </w:rPr>
      </w:pPr>
      <w:r w:rsidRPr="00935083">
        <w:rPr>
          <w:rStyle w:val="title-text"/>
          <w:rFonts w:ascii="Calibri" w:hAnsi="Calibri" w:cs="Calibri"/>
          <w:color w:val="000000"/>
          <w:szCs w:val="22"/>
          <w:lang w:val="en-US" w:eastAsia="en-US"/>
        </w:rPr>
        <w:t>STG</w:t>
      </w:r>
      <w:r w:rsidR="00815DE3">
        <w:rPr>
          <w:rStyle w:val="title-text"/>
          <w:rFonts w:ascii="Calibri" w:hAnsi="Calibri" w:cs="Calibri"/>
          <w:color w:val="000000"/>
          <w:szCs w:val="22"/>
          <w:lang w:val="en-US" w:eastAsia="en-US"/>
        </w:rPr>
        <w:t>C</w:t>
      </w:r>
      <w:r w:rsidRPr="00935083">
        <w:rPr>
          <w:rStyle w:val="title-text"/>
          <w:rFonts w:ascii="Calibri" w:hAnsi="Calibri" w:cs="Calibri"/>
          <w:color w:val="000000"/>
          <w:szCs w:val="22"/>
          <w:lang w:val="en-US" w:eastAsia="en-US"/>
        </w:rPr>
        <w:t>N</w:t>
      </w:r>
      <w:r>
        <w:rPr>
          <w:rStyle w:val="title-text"/>
          <w:rFonts w:ascii="Calibri" w:hAnsi="Calibri" w:cs="Calibri"/>
          <w:i/>
          <w:iCs/>
          <w:color w:val="000000"/>
          <w:szCs w:val="22"/>
          <w:lang w:val="en-US" w:eastAsia="en-US"/>
        </w:rPr>
        <w:t xml:space="preserve"> - </w:t>
      </w:r>
      <w:r w:rsidR="00815DE3" w:rsidRPr="00815DE3">
        <w:rPr>
          <w:i/>
          <w:iCs/>
          <w:color w:val="000000"/>
          <w:lang w:val="en-US"/>
        </w:rPr>
        <w:t xml:space="preserve">Spatio-Temporal Graph </w:t>
      </w:r>
      <w:r w:rsidR="00815DE3">
        <w:rPr>
          <w:i/>
          <w:iCs/>
          <w:color w:val="000000"/>
          <w:lang w:val="en-US"/>
        </w:rPr>
        <w:t>Convolutional</w:t>
      </w:r>
      <w:r w:rsidR="00815DE3" w:rsidRPr="00815DE3">
        <w:rPr>
          <w:i/>
          <w:iCs/>
          <w:color w:val="000000"/>
          <w:lang w:val="en-US"/>
        </w:rPr>
        <w:t xml:space="preserve"> Networks</w:t>
      </w:r>
    </w:p>
    <w:p w14:paraId="74FEDCAE" w14:textId="127E2F5F" w:rsidR="00935083" w:rsidRDefault="00935083" w:rsidP="00935083">
      <w:pPr>
        <w:rPr>
          <w:color w:val="000000"/>
        </w:rPr>
      </w:pPr>
      <w:r w:rsidRPr="00935083">
        <w:rPr>
          <w:rStyle w:val="title-text"/>
          <w:rFonts w:ascii="Calibri" w:hAnsi="Calibri" w:cs="Calibri"/>
          <w:color w:val="000000"/>
          <w:szCs w:val="22"/>
          <w:lang w:val="en-US" w:eastAsia="en-US"/>
        </w:rPr>
        <w:t>STFGNN</w:t>
      </w:r>
      <w:r>
        <w:rPr>
          <w:rStyle w:val="title-text"/>
          <w:rFonts w:ascii="Calibri" w:hAnsi="Calibri" w:cs="Calibri"/>
          <w:i/>
          <w:iCs/>
          <w:color w:val="000000"/>
          <w:szCs w:val="22"/>
          <w:lang w:val="en-US" w:eastAsia="en-US"/>
        </w:rPr>
        <w:t xml:space="preserve"> - </w:t>
      </w:r>
      <w:r w:rsidR="00815DE3" w:rsidRPr="00815DE3">
        <w:rPr>
          <w:i/>
          <w:iCs/>
          <w:color w:val="000000"/>
          <w:lang w:val="en-US"/>
        </w:rPr>
        <w:t>Spatio-Temporal</w:t>
      </w:r>
      <w:r w:rsidR="00815DE3">
        <w:rPr>
          <w:i/>
          <w:iCs/>
          <w:color w:val="000000"/>
          <w:lang w:val="en-US"/>
        </w:rPr>
        <w:t xml:space="preserve"> Fusion</w:t>
      </w:r>
      <w:r w:rsidR="00815DE3" w:rsidRPr="00815DE3">
        <w:rPr>
          <w:i/>
          <w:iCs/>
          <w:color w:val="000000"/>
          <w:lang w:val="en-US"/>
        </w:rPr>
        <w:t xml:space="preserve"> Graph Neural Networks</w:t>
      </w:r>
    </w:p>
    <w:p w14:paraId="71C4C790" w14:textId="4DD28071" w:rsidR="00815DE3" w:rsidRDefault="00815DE3" w:rsidP="00815DE3">
      <w:pPr>
        <w:rPr>
          <w:i/>
          <w:iCs/>
          <w:color w:val="000000"/>
          <w:lang w:val="en-US"/>
        </w:rPr>
      </w:pPr>
      <w:r>
        <w:rPr>
          <w:rStyle w:val="title-text"/>
          <w:rFonts w:ascii="Calibri" w:hAnsi="Calibri" w:cs="Calibri"/>
          <w:color w:val="000000"/>
          <w:szCs w:val="22"/>
          <w:lang w:val="en-US" w:eastAsia="en-US"/>
        </w:rPr>
        <w:t>MLP</w:t>
      </w:r>
      <w:r>
        <w:rPr>
          <w:rStyle w:val="title-text"/>
          <w:rFonts w:ascii="Calibri" w:hAnsi="Calibri" w:cs="Calibri"/>
          <w:i/>
          <w:iCs/>
          <w:color w:val="000000"/>
          <w:szCs w:val="22"/>
          <w:lang w:val="en-US" w:eastAsia="en-US"/>
        </w:rPr>
        <w:t xml:space="preserve"> – </w:t>
      </w:r>
      <w:r>
        <w:rPr>
          <w:i/>
          <w:iCs/>
          <w:color w:val="000000"/>
          <w:lang w:val="en-US"/>
        </w:rPr>
        <w:t>Multilayer perceptron</w:t>
      </w:r>
    </w:p>
    <w:p w14:paraId="5445308A" w14:textId="4709104D" w:rsidR="000753B8" w:rsidRDefault="000753B8" w:rsidP="00815DE3">
      <w:pPr>
        <w:rPr>
          <w:color w:val="000000"/>
        </w:rPr>
      </w:pPr>
      <w:r w:rsidRPr="000753B8">
        <w:rPr>
          <w:color w:val="000000"/>
          <w:lang w:val="en-US"/>
        </w:rPr>
        <w:t>IPMA</w:t>
      </w:r>
      <w:r>
        <w:rPr>
          <w:i/>
          <w:iCs/>
          <w:color w:val="000000"/>
          <w:lang w:val="en-US"/>
        </w:rPr>
        <w:t xml:space="preserve"> – </w:t>
      </w:r>
      <w:r w:rsidRPr="000753B8">
        <w:rPr>
          <w:color w:val="000000"/>
          <w:lang w:val="en-US"/>
        </w:rPr>
        <w:t>Instituto Português do Mar e da Atmosfera</w:t>
      </w:r>
      <w:r>
        <w:rPr>
          <w:i/>
          <w:iCs/>
          <w:color w:val="000000"/>
          <w:lang w:val="en-US"/>
        </w:rPr>
        <w:t xml:space="preserve"> </w:t>
      </w:r>
    </w:p>
    <w:p w14:paraId="59FBBA7E" w14:textId="77777777" w:rsidR="00935083" w:rsidRDefault="00935083">
      <w:pPr>
        <w:rPr>
          <w:color w:val="000000"/>
          <w:lang w:val="en-US"/>
        </w:rPr>
      </w:pPr>
    </w:p>
    <w:p w14:paraId="268CB37E" w14:textId="77777777" w:rsidR="00935083" w:rsidRDefault="00935083">
      <w:pPr>
        <w:rPr>
          <w:color w:val="000000"/>
          <w:lang w:val="en-US"/>
        </w:rPr>
      </w:pPr>
    </w:p>
    <w:p w14:paraId="11A09AB8" w14:textId="77777777" w:rsidR="007B434C" w:rsidRDefault="007B434C">
      <w:pPr>
        <w:rPr>
          <w:color w:val="000000"/>
          <w:lang w:val="en-US"/>
        </w:rPr>
      </w:pPr>
    </w:p>
    <w:p w14:paraId="595C45BB" w14:textId="77777777" w:rsidR="007B434C" w:rsidRDefault="00000000">
      <w:pPr>
        <w:rPr>
          <w:color w:val="000000"/>
          <w:lang w:val="en-US"/>
        </w:rPr>
      </w:pPr>
      <w:ins w:id="25" w:author="Unknown Author" w:date="2023-07-01T19:31:00Z">
        <w:r>
          <w:rPr>
            <w:color w:val="000000"/>
            <w:lang w:val="en-US"/>
          </w:rPr>
          <w:t>completa lista ou retira-a</w:t>
        </w:r>
      </w:ins>
    </w:p>
    <w:p w14:paraId="43EBFC50" w14:textId="77777777" w:rsidR="007B434C" w:rsidRDefault="00000000">
      <w:pPr>
        <w:rPr>
          <w:color w:val="000000"/>
          <w:lang w:val="en-US"/>
        </w:rPr>
        <w:sectPr w:rsidR="007B434C">
          <w:headerReference w:type="even" r:id="rId37"/>
          <w:headerReference w:type="default" r:id="rId38"/>
          <w:footerReference w:type="even" r:id="rId39"/>
          <w:footerReference w:type="default" r:id="rId40"/>
          <w:type w:val="oddPage"/>
          <w:pgSz w:w="11906" w:h="16838"/>
          <w:pgMar w:top="1731" w:right="1440" w:bottom="1731" w:left="1800" w:header="709" w:footer="709" w:gutter="0"/>
          <w:pgNumType w:fmt="lowerRoman"/>
          <w:cols w:space="720"/>
          <w:formProt w:val="0"/>
          <w:docGrid w:linePitch="360"/>
        </w:sectPr>
      </w:pPr>
      <w:r>
        <w:rPr>
          <w:color w:val="000000"/>
          <w:lang w:val="en-US"/>
        </w:rPr>
        <w:t>…</w:t>
      </w:r>
    </w:p>
    <w:p w14:paraId="4F3B59AF" w14:textId="77777777" w:rsidR="007B434C" w:rsidRDefault="00000000">
      <w:pPr>
        <w:pStyle w:val="Ttulo1"/>
        <w:numPr>
          <w:ilvl w:val="0"/>
          <w:numId w:val="2"/>
        </w:numPr>
        <w:ind w:left="432" w:firstLine="0"/>
        <w:rPr>
          <w:color w:val="000000"/>
        </w:rPr>
      </w:pPr>
      <w:bookmarkStart w:id="26" w:name="__RefHeading___Toc11175_3634989049"/>
      <w:bookmarkStart w:id="27" w:name="_Toc72600299"/>
      <w:bookmarkStart w:id="28" w:name="_Toc474921706"/>
      <w:bookmarkStart w:id="29" w:name="_Toc476831689"/>
      <w:bookmarkStart w:id="30" w:name="_Toc56760597"/>
      <w:bookmarkStart w:id="31" w:name="_Toc477106216"/>
      <w:bookmarkStart w:id="32" w:name="_Toc138323996"/>
      <w:bookmarkEnd w:id="26"/>
      <w:bookmarkEnd w:id="27"/>
      <w:bookmarkEnd w:id="28"/>
      <w:bookmarkEnd w:id="29"/>
      <w:bookmarkEnd w:id="30"/>
      <w:bookmarkEnd w:id="31"/>
      <w:r>
        <w:rPr>
          <w:color w:val="000000"/>
        </w:rPr>
        <w:lastRenderedPageBreak/>
        <w:t>Introdução</w:t>
      </w:r>
      <w:bookmarkEnd w:id="32"/>
    </w:p>
    <w:p w14:paraId="2488AF44" w14:textId="58F66FB0" w:rsidR="00E06D0C" w:rsidRDefault="00E06D0C">
      <w:pPr>
        <w:rPr>
          <w:color w:val="000000"/>
        </w:rPr>
      </w:pPr>
      <w:r w:rsidRPr="00E06D0C">
        <w:rPr>
          <w:color w:val="000000"/>
        </w:rPr>
        <w:t xml:space="preserve">A tecnologia dos telemóveis revolucionou a forma como pessoas e empresas obtêm e partilham informações sobre mobilidade, proporcionando conjuntos massivos de trajetórias registadas, dados longitudinais e precisão em tempo real. Neste projeto, em colaboração com o </w:t>
      </w:r>
      <w:r w:rsidR="009403BA" w:rsidRPr="00E06D0C">
        <w:rPr>
          <w:color w:val="000000"/>
        </w:rPr>
        <w:t xml:space="preserve">LxDatalab </w:t>
      </w:r>
      <w:r w:rsidR="009403BA">
        <w:rPr>
          <w:color w:val="000000"/>
        </w:rPr>
        <w:t xml:space="preserve">e o </w:t>
      </w:r>
      <w:r w:rsidRPr="00E06D0C">
        <w:rPr>
          <w:color w:val="000000"/>
        </w:rPr>
        <w:t xml:space="preserve">Centro de Gestão e Inteligência Urbana de Lisboa, </w:t>
      </w:r>
      <w:r w:rsidR="00C20A2C">
        <w:rPr>
          <w:color w:val="000000"/>
        </w:rPr>
        <w:t xml:space="preserve">vamos </w:t>
      </w:r>
      <w:r w:rsidRPr="00E06D0C">
        <w:rPr>
          <w:color w:val="000000"/>
        </w:rPr>
        <w:t>analisar a gestão da mobilidade em Lisboa</w:t>
      </w:r>
      <w:r w:rsidR="00C20A2C">
        <w:rPr>
          <w:color w:val="000000"/>
        </w:rPr>
        <w:t xml:space="preserve"> através de dados móveis</w:t>
      </w:r>
      <w:r w:rsidRPr="00E06D0C">
        <w:rPr>
          <w:color w:val="000000"/>
        </w:rPr>
        <w:t xml:space="preserve">, </w:t>
      </w:r>
      <w:r w:rsidR="00C20A2C">
        <w:rPr>
          <w:color w:val="000000"/>
        </w:rPr>
        <w:t>com foco</w:t>
      </w:r>
      <w:r w:rsidRPr="00E06D0C">
        <w:rPr>
          <w:color w:val="000000"/>
        </w:rPr>
        <w:t xml:space="preserve"> na questão do planeamento quotidiano da cidade.</w:t>
      </w:r>
    </w:p>
    <w:p w14:paraId="03F737E9" w14:textId="309E1909" w:rsidR="00E06D0C" w:rsidRDefault="00E06D0C">
      <w:pPr>
        <w:rPr>
          <w:color w:val="000000"/>
        </w:rPr>
      </w:pPr>
      <w:r w:rsidRPr="00E06D0C">
        <w:rPr>
          <w:color w:val="000000"/>
        </w:rPr>
        <w:t xml:space="preserve">O objetivo deste projeto é analisar os fluxos diários de tráfego nas horas de ponta em Lisboa, considerando fatores como o calendário escolar, períodos de férias e ocorrências temporais </w:t>
      </w:r>
      <w:r w:rsidR="00EE6744">
        <w:rPr>
          <w:color w:val="000000"/>
        </w:rPr>
        <w:t>de chuva fraca e moderada</w:t>
      </w:r>
      <w:r>
        <w:rPr>
          <w:color w:val="000000"/>
        </w:rPr>
        <w:t xml:space="preserve"> nos</w:t>
      </w:r>
      <w:r w:rsidRPr="00E06D0C">
        <w:rPr>
          <w:color w:val="000000"/>
        </w:rPr>
        <w:t xml:space="preserve"> 11 principais pontos de entrada e saída da cidade</w:t>
      </w:r>
      <w:r w:rsidR="009403BA">
        <w:rPr>
          <w:color w:val="000000"/>
        </w:rPr>
        <w:t xml:space="preserve">. </w:t>
      </w:r>
      <w:r w:rsidR="00EE6744">
        <w:rPr>
          <w:color w:val="000000"/>
        </w:rPr>
        <w:t>U</w:t>
      </w:r>
      <w:r w:rsidRPr="00E06D0C">
        <w:rPr>
          <w:color w:val="000000"/>
        </w:rPr>
        <w:t>tilizaremos dados de telemóveis para entender como as pessoas se movimentam durante as horas de ponta da manhã (7:30h-10:00h) e da tarde (17:00h-19:30h)</w:t>
      </w:r>
      <w:r w:rsidR="004D0F86">
        <w:rPr>
          <w:color w:val="000000"/>
        </w:rPr>
        <w:t>.</w:t>
      </w:r>
      <w:r>
        <w:rPr>
          <w:color w:val="000000"/>
        </w:rPr>
        <w:t xml:space="preserve"> </w:t>
      </w:r>
      <w:r w:rsidR="00540E47" w:rsidRPr="00540E47">
        <w:rPr>
          <w:color w:val="000000"/>
        </w:rPr>
        <w:t xml:space="preserve">Além </w:t>
      </w:r>
      <w:r w:rsidR="00EE6744">
        <w:rPr>
          <w:color w:val="000000"/>
        </w:rPr>
        <w:t xml:space="preserve">disso, </w:t>
      </w:r>
      <w:r w:rsidR="00C20A2C">
        <w:rPr>
          <w:color w:val="000000"/>
        </w:rPr>
        <w:t>vamos explorar outros períodos, incluindo dias úteis, como as sextas-feiras e domingos</w:t>
      </w:r>
      <w:r w:rsidR="005B75F9">
        <w:rPr>
          <w:color w:val="000000"/>
        </w:rPr>
        <w:t xml:space="preserve"> e usar </w:t>
      </w:r>
      <w:r w:rsidR="00DB52C8">
        <w:rPr>
          <w:color w:val="000000"/>
        </w:rPr>
        <w:t>o GRU como modelo preditivo para enriquecer a investigação</w:t>
      </w:r>
      <w:r w:rsidR="00C20A2C">
        <w:rPr>
          <w:color w:val="000000"/>
        </w:rPr>
        <w:t>.</w:t>
      </w:r>
      <w:r w:rsidR="00540E47" w:rsidRPr="00540E47">
        <w:rPr>
          <w:color w:val="000000"/>
        </w:rPr>
        <w:t xml:space="preserve"> Dessa forma, </w:t>
      </w:r>
      <w:r w:rsidR="00C20A2C">
        <w:rPr>
          <w:color w:val="000000"/>
        </w:rPr>
        <w:t>conseguimos obter</w:t>
      </w:r>
      <w:r w:rsidR="00540E47" w:rsidRPr="00540E47">
        <w:rPr>
          <w:color w:val="000000"/>
        </w:rPr>
        <w:t xml:space="preserve"> uma compreensão</w:t>
      </w:r>
      <w:r w:rsidR="00C20A2C">
        <w:rPr>
          <w:color w:val="000000"/>
        </w:rPr>
        <w:t xml:space="preserve"> mais</w:t>
      </w:r>
      <w:r w:rsidR="00540E47" w:rsidRPr="00540E47">
        <w:rPr>
          <w:color w:val="000000"/>
        </w:rPr>
        <w:t xml:space="preserve"> completa dos padrões de mobilidade ao longo do dia, permitindo-nos identificar pontos críticos de congestionamento nas principais vias de acesso à cidade em diferentes momentos da semana.</w:t>
      </w:r>
    </w:p>
    <w:p w14:paraId="7A8D9766" w14:textId="24F6198B" w:rsidR="00FF1906" w:rsidRDefault="00FF1906">
      <w:pPr>
        <w:rPr>
          <w:color w:val="000000"/>
        </w:rPr>
      </w:pPr>
      <w:r>
        <w:t>De acordo com o desafio proposto pelo</w:t>
      </w:r>
      <w:r>
        <w:rPr>
          <w:i/>
          <w:iCs/>
          <w:rPrChange w:id="33" w:author="Unknown Author" w:date="2023-07-01T22:33:00Z">
            <w:rPr/>
          </w:rPrChange>
        </w:rPr>
        <w:t xml:space="preserve"> Lisbon Urban Data Lab</w:t>
      </w:r>
      <w:r>
        <w:t xml:space="preserve"> (LxDataLab), esta iniciativa entre o ISEC e a Câmara Municipal de Lisboa (CML) visa utilizar ferramentas de análise de dados para extrair conhecimento especializado sobre o tráfego automóvel ao município de Lisboa. Deste modo, o objetivo é desenvolver soluções analíticas que possam melhorar vários aspetos da cidade, tais como o planeamento, a segurança, a mobilidade, a gestão operacional e de emergência.</w:t>
      </w:r>
    </w:p>
    <w:p w14:paraId="32EC797F" w14:textId="3C31BB30" w:rsidR="007B434C" w:rsidRDefault="00000000">
      <w:pPr>
        <w:rPr>
          <w:color w:val="000000"/>
          <w:lang w:val="en-US"/>
        </w:rPr>
      </w:pPr>
      <w:ins w:id="34" w:author="Unknown Author" w:date="2023-07-01T19:37:00Z">
        <w:r>
          <w:rPr>
            <w:color w:val="000000"/>
            <w:highlight w:val="yellow"/>
          </w:rPr>
          <w:t>Ocorrência temporal aqui é um tanto vago</w:t>
        </w:r>
      </w:ins>
    </w:p>
    <w:p w14:paraId="34FDDEB2" w14:textId="77777777" w:rsidR="007B434C" w:rsidRDefault="00000000">
      <w:pPr>
        <w:rPr>
          <w:ins w:id="35" w:author="Unknown Author" w:date="2023-07-01T19:42:00Z"/>
          <w:color w:val="000000"/>
          <w:lang w:val="en-US"/>
        </w:rPr>
      </w:pPr>
      <w:ins w:id="36" w:author="Unknown Author" w:date="2023-07-01T19:41:00Z">
        <w:r>
          <w:rPr>
            <w:color w:val="000000"/>
            <w:highlight w:val="yellow"/>
          </w:rPr>
          <w:t xml:space="preserve">Este texto pode ser melhorado, está num português </w:t>
        </w:r>
      </w:ins>
      <w:ins w:id="37" w:author="Unknown Author" w:date="2023-07-01T19:42:00Z">
        <w:r>
          <w:rPr>
            <w:color w:val="000000"/>
            <w:highlight w:val="yellow"/>
          </w:rPr>
          <w:t>complicado</w:t>
        </w:r>
      </w:ins>
    </w:p>
    <w:p w14:paraId="0A55192D" w14:textId="77777777" w:rsidR="007B434C" w:rsidRDefault="00000000">
      <w:pPr>
        <w:rPr>
          <w:color w:val="000000"/>
          <w:lang w:val="en-US"/>
        </w:rPr>
      </w:pPr>
      <w:ins w:id="38" w:author="Unknown Author" w:date="2023-07-01T19:42:00Z">
        <w:r>
          <w:rPr>
            <w:color w:val="000000"/>
            <w:highlight w:val="yellow"/>
          </w:rPr>
          <w:t>Parece</w:t>
        </w:r>
      </w:ins>
      <w:ins w:id="39" w:author="Unknown Author" w:date="2023-07-01T19:43:00Z">
        <w:r>
          <w:rPr>
            <w:color w:val="000000"/>
            <w:highlight w:val="yellow"/>
          </w:rPr>
          <w:t xml:space="preserve"> que só tens tráfego nas horas de ponta.  Clarifica</w:t>
        </w:r>
      </w:ins>
    </w:p>
    <w:p w14:paraId="7DB383E6" w14:textId="77777777" w:rsidR="007B434C" w:rsidRDefault="00000000">
      <w:pPr>
        <w:rPr>
          <w:color w:val="000000"/>
          <w:lang w:val="en-US"/>
        </w:rPr>
      </w:pPr>
      <w:ins w:id="40" w:author="Unknown Author" w:date="2023-07-01T19:45:00Z">
        <w:r>
          <w:rPr>
            <w:color w:val="000000"/>
            <w:highlight w:val="yellow"/>
          </w:rPr>
          <w:t>I</w:t>
        </w:r>
      </w:ins>
      <w:ins w:id="41" w:author="Unknown Author" w:date="2023-07-01T19:46:00Z">
        <w:r>
          <w:rPr>
            <w:color w:val="000000"/>
            <w:highlight w:val="yellow"/>
          </w:rPr>
          <w:t>sto é muita informação, pode ter uma subsecção própria.  Deves falar do LxDatalab como enquadramento do projeto</w:t>
        </w:r>
      </w:ins>
    </w:p>
    <w:p w14:paraId="6AD8035E" w14:textId="77777777" w:rsidR="007B434C" w:rsidRDefault="007B434C">
      <w:pPr>
        <w:rPr>
          <w:color w:val="000000"/>
        </w:rPr>
      </w:pPr>
    </w:p>
    <w:p w14:paraId="297852C1" w14:textId="21A7D518" w:rsidR="007B434C" w:rsidRDefault="00000000">
      <w:pPr>
        <w:jc w:val="center"/>
        <w:rPr>
          <w:color w:val="000000"/>
          <w:lang w:val="en-US"/>
        </w:rPr>
      </w:pPr>
      <w:r>
        <w:rPr>
          <w:noProof/>
        </w:rPr>
        <w:lastRenderedPageBreak/>
        <w:drawing>
          <wp:inline distT="0" distB="0" distL="0" distR="0" wp14:anchorId="02A57F30" wp14:editId="220D0DFC">
            <wp:extent cx="1912620" cy="1682750"/>
            <wp:effectExtent l="0" t="0" r="0" b="0"/>
            <wp:docPr id="32" name="Picture 5" descr="Image result for enquadramento">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age result for enquadramento">
                      <a:hlinkClick r:id="rId41"/>
                    </pic:cNvPr>
                    <pic:cNvPicPr>
                      <a:picLocks noChangeAspect="1" noChangeArrowheads="1"/>
                    </pic:cNvPicPr>
                  </pic:nvPicPr>
                  <pic:blipFill>
                    <a:blip r:embed="rId42"/>
                    <a:stretch>
                      <a:fillRect/>
                    </a:stretch>
                  </pic:blipFill>
                  <pic:spPr bwMode="auto">
                    <a:xfrm>
                      <a:off x="0" y="0"/>
                      <a:ext cx="1912620" cy="1682750"/>
                    </a:xfrm>
                    <a:prstGeom prst="rect">
                      <a:avLst/>
                    </a:prstGeom>
                  </pic:spPr>
                </pic:pic>
              </a:graphicData>
            </a:graphic>
          </wp:inline>
        </w:drawing>
      </w:r>
    </w:p>
    <w:p w14:paraId="3DCC7EC1" w14:textId="7A7328D8" w:rsidR="007B434C" w:rsidRPr="005B75F9" w:rsidRDefault="005B75F9" w:rsidP="005B75F9">
      <w:pPr>
        <w:pStyle w:val="Ttulo2"/>
        <w:numPr>
          <w:ilvl w:val="1"/>
          <w:numId w:val="2"/>
        </w:numPr>
        <w:rPr>
          <w:color w:val="000000"/>
        </w:rPr>
      </w:pPr>
      <w:bookmarkStart w:id="42" w:name="__RefHeading___Toc11179_3634989049"/>
      <w:bookmarkEnd w:id="42"/>
      <w:r>
        <w:rPr>
          <w:color w:val="000000"/>
        </w:rPr>
        <w:t>LxDataLab - L</w:t>
      </w:r>
      <w:hyperlink r:id="rId43" w:history="1">
        <w:r w:rsidRPr="00141540">
          <w:rPr>
            <w:color w:val="000000"/>
          </w:rPr>
          <w:t>aboratório</w:t>
        </w:r>
      </w:hyperlink>
      <w:r w:rsidRPr="00141540">
        <w:rPr>
          <w:color w:val="000000"/>
        </w:rPr>
        <w:t> de Dados Urbanos de Lisbo</w:t>
      </w:r>
      <w:r>
        <w:rPr>
          <w:color w:val="000000"/>
        </w:rPr>
        <w:t>a</w:t>
      </w:r>
    </w:p>
    <w:p w14:paraId="6927856E" w14:textId="77777777" w:rsidR="007B434C" w:rsidRDefault="007B434C">
      <w:pPr>
        <w:rPr>
          <w:color w:val="000000"/>
        </w:rPr>
      </w:pPr>
    </w:p>
    <w:p w14:paraId="67C5197B" w14:textId="0B114251" w:rsidR="00E250BE" w:rsidRPr="00E250BE" w:rsidRDefault="00E250BE" w:rsidP="00E250BE">
      <w:r w:rsidRPr="00E250BE">
        <w:t>O Lx Data Lab é uma iniciativa da Câmara Municipal de Lisboa (CML)</w:t>
      </w:r>
      <w:r>
        <w:t>,</w:t>
      </w:r>
      <w:r w:rsidRPr="00E250BE">
        <w:t xml:space="preserve"> que visa aproveitar a vasta quantidade de dados disponíveis no município em diversas áreas de atuação, como transportes, urbanismo, obras, sinalização viária, edifícios, áreas verdes, tratamento de resíduos e painéis solares. </w:t>
      </w:r>
      <w:r>
        <w:t xml:space="preserve">De facto, </w:t>
      </w:r>
      <w:r w:rsidRPr="00E250BE">
        <w:t xml:space="preserve">desenvolve soluções analíticas avançadas, </w:t>
      </w:r>
      <w:r>
        <w:t>recorrendo</w:t>
      </w:r>
      <w:r w:rsidRPr="00E250BE">
        <w:t xml:space="preserve"> </w:t>
      </w:r>
      <w:r>
        <w:t xml:space="preserve">a </w:t>
      </w:r>
      <w:r w:rsidRPr="00E250BE">
        <w:t xml:space="preserve">técnicas </w:t>
      </w:r>
      <w:r w:rsidR="009403BA">
        <w:t>para</w:t>
      </w:r>
      <w:r w:rsidRPr="00E250BE">
        <w:t xml:space="preserve"> inferência estatística, aprendizagem automática e outras formas de análise de dados, para melhorar o </w:t>
      </w:r>
      <w:r w:rsidR="009403BA">
        <w:t>planeamento</w:t>
      </w:r>
      <w:r w:rsidRPr="00E250BE">
        <w:t>, a resiliência, a segurança, a mobilidade, a gestão operacional e a resposta a emergências na cidade de Lisboa.</w:t>
      </w:r>
    </w:p>
    <w:p w14:paraId="447EFC16" w14:textId="2CB9FAA0" w:rsidR="005B75F9" w:rsidRPr="009403BA" w:rsidRDefault="00E250BE">
      <w:r w:rsidRPr="00E250BE">
        <w:t xml:space="preserve">O Lx Data Lab trabalha em parceria com diversas instituições de pesquisa e ensino superior, incluindo o Instituto Superior </w:t>
      </w:r>
      <w:r w:rsidR="009403BA">
        <w:t>de Engenharia de Coimbra</w:t>
      </w:r>
      <w:r w:rsidRPr="00E250BE">
        <w:t xml:space="preserve"> (</w:t>
      </w:r>
      <w:r w:rsidR="009403BA">
        <w:t>ISEC</w:t>
      </w:r>
      <w:r w:rsidRPr="00E250BE">
        <w:t xml:space="preserve">), permitindo que essas instituições </w:t>
      </w:r>
      <w:r w:rsidR="009403BA">
        <w:t>tenham acesso à</w:t>
      </w:r>
      <w:r w:rsidRPr="00E250BE">
        <w:t>s Bases de Dados existentes e proponham soluções analíticas, diagnósticos e previsões para diversos dados urbanos. Essa colaboração ativa contribui significativamente para a resolução dos problemas da cidade, tornando-a mais eficiente e sustentável.</w:t>
      </w:r>
    </w:p>
    <w:p w14:paraId="4D5296F7" w14:textId="77777777" w:rsidR="007B434C" w:rsidRDefault="00000000">
      <w:pPr>
        <w:pStyle w:val="Ttulo2"/>
        <w:numPr>
          <w:ilvl w:val="1"/>
          <w:numId w:val="2"/>
        </w:numPr>
        <w:rPr>
          <w:color w:val="000000"/>
        </w:rPr>
      </w:pPr>
      <w:bookmarkStart w:id="43" w:name="__RefHeading___Toc11181_3634989049"/>
      <w:bookmarkStart w:id="44" w:name="_Toc138323999"/>
      <w:bookmarkEnd w:id="43"/>
      <w:r>
        <w:rPr>
          <w:color w:val="000000"/>
        </w:rPr>
        <w:t>Objetivos e plano de trabalhos</w:t>
      </w:r>
      <w:bookmarkEnd w:id="44"/>
    </w:p>
    <w:p w14:paraId="4F66B321" w14:textId="77777777" w:rsidR="007D37D6" w:rsidRDefault="007D37D6" w:rsidP="007D37D6"/>
    <w:p w14:paraId="4A7DCCF9" w14:textId="108502C1" w:rsidR="007D37D6" w:rsidRPr="007D37D6" w:rsidRDefault="007D37D6" w:rsidP="007D37D6">
      <w:pPr>
        <w:rPr>
          <w:b/>
          <w:bCs/>
        </w:rPr>
      </w:pPr>
      <w:r w:rsidRPr="007D37D6">
        <w:rPr>
          <w:b/>
          <w:bCs/>
        </w:rPr>
        <w:t>Objetivos:</w:t>
      </w:r>
    </w:p>
    <w:p w14:paraId="747655B9" w14:textId="77777777" w:rsidR="007B434C" w:rsidRDefault="00000000">
      <w:pPr>
        <w:rPr>
          <w:color w:val="000000"/>
        </w:rPr>
      </w:pPr>
      <w:r>
        <w:rPr>
          <w:color w:val="000000"/>
        </w:rPr>
        <w:t>Através da análise dos fluxos diários entre a manhã (7:30h-10:00h) e tarde (17:00h-19:30h) nos principais pontos de entrada e saída da cidade de Lisboa pretende-se atingir os seguintes objetivos:</w:t>
      </w:r>
    </w:p>
    <w:p w14:paraId="7AC38BCC" w14:textId="77777777" w:rsidR="007B434C" w:rsidRDefault="00000000">
      <w:pPr>
        <w:rPr>
          <w:color w:val="000000"/>
        </w:rPr>
      </w:pPr>
      <w:r>
        <w:rPr>
          <w:color w:val="000000"/>
        </w:rPr>
        <w:t>- Caraterizar o volume total de entradas e saídas da cidade durante o período da hora de ponta;</w:t>
      </w:r>
    </w:p>
    <w:p w14:paraId="3AD6F909" w14:textId="77777777" w:rsidR="007B434C" w:rsidRDefault="00000000">
      <w:pPr>
        <w:rPr>
          <w:color w:val="000000"/>
        </w:rPr>
      </w:pPr>
      <w:r>
        <w:rPr>
          <w:color w:val="000000"/>
        </w:rPr>
        <w:lastRenderedPageBreak/>
        <w:t xml:space="preserve">- Caraterizar o volume de entradas e saídas da cidade durante o período da hora de ponta para cada um dos 11 pontos de entrada e saída; </w:t>
      </w:r>
    </w:p>
    <w:p w14:paraId="641CA5B5" w14:textId="5247286F" w:rsidR="007B434C" w:rsidRDefault="00000000">
      <w:pPr>
        <w:rPr>
          <w:color w:val="000000"/>
        </w:rPr>
      </w:pPr>
      <w:r>
        <w:rPr>
          <w:color w:val="000000"/>
        </w:rPr>
        <w:t>- Comparar com outros períodos do dia;</w:t>
      </w:r>
    </w:p>
    <w:p w14:paraId="3A0E0FFC" w14:textId="77777777" w:rsidR="007B434C" w:rsidRDefault="00000000">
      <w:pPr>
        <w:rPr>
          <w:color w:val="000000"/>
        </w:rPr>
      </w:pPr>
      <w:r>
        <w:rPr>
          <w:color w:val="000000"/>
        </w:rPr>
        <w:t xml:space="preserve">- Relacionar o ponto anterior com variáveis como os períodos de aulas ou férias e a existência de pluviosidade; </w:t>
      </w:r>
    </w:p>
    <w:p w14:paraId="4887FA5B" w14:textId="77777777" w:rsidR="007B434C" w:rsidRDefault="00000000">
      <w:pPr>
        <w:rPr>
          <w:color w:val="000000"/>
        </w:rPr>
      </w:pPr>
      <w:r>
        <w:rPr>
          <w:color w:val="000000"/>
        </w:rPr>
        <w:t xml:space="preserve">- Análise das zonas de destino daqueles que saem da cidade; </w:t>
      </w:r>
    </w:p>
    <w:p w14:paraId="239C5DA9" w14:textId="6C5A4C7D" w:rsidR="007B434C" w:rsidRDefault="00000000">
      <w:pPr>
        <w:rPr>
          <w:color w:val="000000"/>
        </w:rPr>
      </w:pPr>
      <w:r>
        <w:rPr>
          <w:color w:val="000000"/>
        </w:rPr>
        <w:t>- Análise das zonas de origem daqueles que entram na cidade.</w:t>
      </w:r>
    </w:p>
    <w:p w14:paraId="4EED313A" w14:textId="77777777" w:rsidR="007D37D6" w:rsidRDefault="007D37D6">
      <w:pPr>
        <w:rPr>
          <w:color w:val="000000"/>
        </w:rPr>
      </w:pPr>
    </w:p>
    <w:p w14:paraId="49297457" w14:textId="058B5D8B" w:rsidR="007D37D6" w:rsidRPr="00DB52C8" w:rsidRDefault="005B75F9">
      <w:pPr>
        <w:rPr>
          <w:b/>
          <w:bCs/>
        </w:rPr>
      </w:pPr>
      <w:r w:rsidRPr="00DB52C8">
        <w:rPr>
          <w:b/>
          <w:bCs/>
        </w:rPr>
        <w:t>Plano de Trabalhos:</w:t>
      </w:r>
    </w:p>
    <w:p w14:paraId="3E231D84" w14:textId="77777777" w:rsidR="00965D22" w:rsidRDefault="00965D22" w:rsidP="00965D22">
      <w:pPr>
        <w:rPr>
          <w:color w:val="000000"/>
        </w:rPr>
      </w:pPr>
      <w:r>
        <w:rPr>
          <w:color w:val="000000"/>
        </w:rPr>
        <w:t>-</w:t>
      </w:r>
      <w:r w:rsidR="00DB52C8" w:rsidRPr="00DB52C8">
        <w:rPr>
          <w:color w:val="000000"/>
        </w:rPr>
        <w:t xml:space="preserve"> </w:t>
      </w:r>
      <w:r>
        <w:rPr>
          <w:color w:val="000000"/>
        </w:rPr>
        <w:t xml:space="preserve"> R</w:t>
      </w:r>
      <w:r w:rsidR="00DB52C8" w:rsidRPr="00DB52C8">
        <w:rPr>
          <w:color w:val="000000"/>
        </w:rPr>
        <w:t>ecolh</w:t>
      </w:r>
      <w:r>
        <w:rPr>
          <w:color w:val="000000"/>
        </w:rPr>
        <w:t>er</w:t>
      </w:r>
      <w:r w:rsidR="00DB52C8" w:rsidRPr="00DB52C8">
        <w:rPr>
          <w:color w:val="000000"/>
        </w:rPr>
        <w:t xml:space="preserve"> e organiza</w:t>
      </w:r>
      <w:r>
        <w:rPr>
          <w:color w:val="000000"/>
        </w:rPr>
        <w:t>r</w:t>
      </w:r>
      <w:r w:rsidR="00DB52C8" w:rsidRPr="00DB52C8">
        <w:rPr>
          <w:color w:val="000000"/>
        </w:rPr>
        <w:t xml:space="preserve"> os conjuntos de dados de telemóveis referentes aos 11 principais pontos de entrada e saída da cidade de Lisboa durante os horários de pico da manhã e tarde.</w:t>
      </w:r>
    </w:p>
    <w:p w14:paraId="3B55B687" w14:textId="0C78D861" w:rsidR="00DB52C8" w:rsidRPr="00DB52C8" w:rsidRDefault="00965D22" w:rsidP="00965D22">
      <w:pPr>
        <w:rPr>
          <w:color w:val="000000"/>
        </w:rPr>
      </w:pPr>
      <w:r>
        <w:rPr>
          <w:color w:val="000000"/>
        </w:rPr>
        <w:t>- R</w:t>
      </w:r>
      <w:r w:rsidR="00DB52C8" w:rsidRPr="00DB52C8">
        <w:rPr>
          <w:color w:val="000000"/>
        </w:rPr>
        <w:t xml:space="preserve">ealizar uma análise descritiva dos dados para caraterizar o volume total de </w:t>
      </w:r>
      <w:r w:rsidR="00DB52C8" w:rsidRPr="00DB52C8">
        <w:t>entradas</w:t>
      </w:r>
      <w:r w:rsidR="00DB52C8" w:rsidRPr="00DB52C8">
        <w:rPr>
          <w:color w:val="000000"/>
        </w:rPr>
        <w:t xml:space="preserve"> e saídas da cidade durante as horas de ponta, bem como o volume específico para cada ponto de entrada e saída.</w:t>
      </w:r>
    </w:p>
    <w:p w14:paraId="45AB9416" w14:textId="4CA04BE2" w:rsidR="00965D22" w:rsidRPr="00965D22" w:rsidRDefault="00965D22" w:rsidP="00DB52C8">
      <w:r>
        <w:rPr>
          <w:color w:val="000000"/>
        </w:rPr>
        <w:t>- I</w:t>
      </w:r>
      <w:r w:rsidRPr="00DB52C8">
        <w:rPr>
          <w:color w:val="000000"/>
        </w:rPr>
        <w:t>ncorpor</w:t>
      </w:r>
      <w:r>
        <w:rPr>
          <w:color w:val="000000"/>
        </w:rPr>
        <w:t>ar</w:t>
      </w:r>
      <w:r w:rsidRPr="00DB52C8">
        <w:rPr>
          <w:color w:val="000000"/>
        </w:rPr>
        <w:t xml:space="preserve"> variáveis como períodos de aulas ou férias e a existência de pluviosidade para investigar como esses fatores influenciam os fluxos de tráfego.</w:t>
      </w:r>
    </w:p>
    <w:p w14:paraId="03AFFDFD" w14:textId="62DC2050" w:rsidR="00DB52C8" w:rsidRPr="00DB52C8" w:rsidRDefault="00965D22" w:rsidP="00DB52C8">
      <w:pPr>
        <w:rPr>
          <w:color w:val="000000"/>
        </w:rPr>
      </w:pPr>
      <w:r>
        <w:rPr>
          <w:color w:val="000000"/>
        </w:rPr>
        <w:t>-</w:t>
      </w:r>
      <w:r w:rsidR="00DB52C8" w:rsidRPr="00DB52C8">
        <w:rPr>
          <w:color w:val="000000"/>
        </w:rPr>
        <w:t xml:space="preserve"> </w:t>
      </w:r>
      <w:r>
        <w:rPr>
          <w:color w:val="000000"/>
        </w:rPr>
        <w:t>C</w:t>
      </w:r>
      <w:r w:rsidR="00DB52C8" w:rsidRPr="00DB52C8">
        <w:rPr>
          <w:color w:val="000000"/>
        </w:rPr>
        <w:t>ompara</w:t>
      </w:r>
      <w:r>
        <w:rPr>
          <w:color w:val="000000"/>
        </w:rPr>
        <w:t>r</w:t>
      </w:r>
      <w:r w:rsidR="00DB52C8" w:rsidRPr="00DB52C8">
        <w:rPr>
          <w:color w:val="000000"/>
        </w:rPr>
        <w:t xml:space="preserve"> com outros períodos do dia, incluindo dias úteis como sextas-feiras e domingos, para identificar variações e tendências distintas.</w:t>
      </w:r>
      <w:r>
        <w:t xml:space="preserve"> </w:t>
      </w:r>
    </w:p>
    <w:p w14:paraId="1625113E" w14:textId="64D8E26D" w:rsidR="00DB52C8" w:rsidRPr="00DB52C8" w:rsidRDefault="00965D22" w:rsidP="00DB52C8">
      <w:pPr>
        <w:rPr>
          <w:color w:val="000000"/>
        </w:rPr>
      </w:pPr>
      <w:r>
        <w:rPr>
          <w:color w:val="000000"/>
        </w:rPr>
        <w:t>- I</w:t>
      </w:r>
      <w:r w:rsidR="00DB52C8" w:rsidRPr="00DB52C8">
        <w:rPr>
          <w:color w:val="000000"/>
        </w:rPr>
        <w:t>ncorpora</w:t>
      </w:r>
      <w:r>
        <w:rPr>
          <w:color w:val="000000"/>
        </w:rPr>
        <w:t>r</w:t>
      </w:r>
      <w:r w:rsidR="00DB52C8" w:rsidRPr="00DB52C8">
        <w:rPr>
          <w:color w:val="000000"/>
        </w:rPr>
        <w:t xml:space="preserve"> o modelo preditivo GRU</w:t>
      </w:r>
      <w:r>
        <w:rPr>
          <w:color w:val="000000"/>
        </w:rPr>
        <w:t xml:space="preserve">, </w:t>
      </w:r>
      <w:r w:rsidR="00DB52C8" w:rsidRPr="00DB52C8">
        <w:rPr>
          <w:color w:val="000000"/>
        </w:rPr>
        <w:t xml:space="preserve">que permitirá fazer previsões sobre os padrões de </w:t>
      </w:r>
      <w:r w:rsidR="00DB52C8" w:rsidRPr="00DB52C8">
        <w:t>mobilidade</w:t>
      </w:r>
      <w:r w:rsidR="00DB52C8" w:rsidRPr="00DB52C8">
        <w:rPr>
          <w:color w:val="000000"/>
        </w:rPr>
        <w:t xml:space="preserve"> futuros.</w:t>
      </w:r>
    </w:p>
    <w:p w14:paraId="271337E4" w14:textId="5F6AA532" w:rsidR="00DB52C8" w:rsidRPr="00DB52C8" w:rsidRDefault="00965D22" w:rsidP="00DB52C8">
      <w:pPr>
        <w:rPr>
          <w:color w:val="000000"/>
        </w:rPr>
      </w:pPr>
      <w:r>
        <w:rPr>
          <w:color w:val="000000"/>
        </w:rPr>
        <w:t>- Interpretar e discutir os resultados para</w:t>
      </w:r>
      <w:r w:rsidR="00DB52C8" w:rsidRPr="00DB52C8">
        <w:rPr>
          <w:color w:val="000000"/>
        </w:rPr>
        <w:t xml:space="preserve"> tirar conclusões </w:t>
      </w:r>
      <w:r w:rsidR="00DB52C8" w:rsidRPr="00DB52C8">
        <w:t>significativas</w:t>
      </w:r>
      <w:r w:rsidR="00DB52C8" w:rsidRPr="00DB52C8">
        <w:rPr>
          <w:color w:val="000000"/>
        </w:rPr>
        <w:t xml:space="preserve"> para a gestão da mobilidade em Lisboa.</w:t>
      </w:r>
    </w:p>
    <w:p w14:paraId="40C1E5C0" w14:textId="77777777" w:rsidR="007B434C" w:rsidRDefault="00000000">
      <w:pPr>
        <w:rPr>
          <w:color w:val="000000"/>
          <w:highlight w:val="yellow"/>
        </w:rPr>
      </w:pPr>
      <w:r>
        <w:rPr>
          <w:color w:val="000000"/>
          <w:highlight w:val="yellow"/>
        </w:rPr>
        <w:t>Isto podia ser mais completo</w:t>
      </w:r>
    </w:p>
    <w:p w14:paraId="2040AEBE" w14:textId="77777777" w:rsidR="009403BA" w:rsidRDefault="009403BA">
      <w:pPr>
        <w:rPr>
          <w:color w:val="000000"/>
          <w:highlight w:val="yellow"/>
        </w:rPr>
      </w:pPr>
    </w:p>
    <w:p w14:paraId="3FA0ADAB" w14:textId="77777777" w:rsidR="009403BA" w:rsidRDefault="009403BA">
      <w:pPr>
        <w:rPr>
          <w:color w:val="000000"/>
          <w:highlight w:val="yellow"/>
        </w:rPr>
      </w:pPr>
    </w:p>
    <w:p w14:paraId="5622179E" w14:textId="77777777" w:rsidR="009403BA" w:rsidRDefault="009403BA">
      <w:pPr>
        <w:rPr>
          <w:color w:val="000000"/>
          <w:highlight w:val="yellow"/>
        </w:rPr>
      </w:pPr>
    </w:p>
    <w:p w14:paraId="57077CA2" w14:textId="77777777" w:rsidR="009403BA" w:rsidRDefault="009403BA">
      <w:pPr>
        <w:rPr>
          <w:color w:val="000000"/>
          <w:highlight w:val="yellow"/>
        </w:rPr>
      </w:pPr>
    </w:p>
    <w:p w14:paraId="5D682A96" w14:textId="77777777" w:rsidR="009403BA" w:rsidRDefault="009403BA">
      <w:pPr>
        <w:rPr>
          <w:color w:val="000000"/>
          <w:highlight w:val="yellow"/>
        </w:rPr>
      </w:pPr>
    </w:p>
    <w:p w14:paraId="1680A6A7" w14:textId="77777777" w:rsidR="009403BA" w:rsidRDefault="009403BA">
      <w:pPr>
        <w:rPr>
          <w:color w:val="000000"/>
        </w:rPr>
      </w:pPr>
    </w:p>
    <w:p w14:paraId="22A77B23" w14:textId="77777777" w:rsidR="007B434C" w:rsidRDefault="00000000">
      <w:pPr>
        <w:pStyle w:val="Ttulo1"/>
        <w:numPr>
          <w:ilvl w:val="0"/>
          <w:numId w:val="2"/>
        </w:numPr>
        <w:ind w:left="432" w:firstLine="0"/>
        <w:rPr>
          <w:color w:val="000000"/>
        </w:rPr>
      </w:pPr>
      <w:bookmarkStart w:id="45" w:name="__RefHeading___Toc11183_3634989049"/>
      <w:bookmarkStart w:id="46" w:name="__RefHeading___Toc11185_3634989049"/>
      <w:bookmarkStart w:id="47" w:name="_Toc138324001"/>
      <w:bookmarkEnd w:id="45"/>
      <w:bookmarkEnd w:id="46"/>
      <w:r>
        <w:rPr>
          <w:color w:val="000000"/>
        </w:rPr>
        <w:lastRenderedPageBreak/>
        <w:t>Estado da Arte</w:t>
      </w:r>
      <w:bookmarkEnd w:id="47"/>
    </w:p>
    <w:p w14:paraId="0E2BB221" w14:textId="596E6AD5" w:rsidR="007B434C" w:rsidRDefault="00000000">
      <w:pPr>
        <w:rPr>
          <w:color w:val="000000"/>
        </w:rPr>
      </w:pPr>
      <w:r>
        <w:t>Neste capítulo é realizado um estudo do estado de arte, focando o estudo do fluxo de tráfego e as suas diferentes técnicas de recolha de dados. Efetivamente, também é analisado como estas técnicas podem ser relacionadas com o uso de smartphones como sensores para captar dados relativos à mobilidade.</w:t>
      </w:r>
    </w:p>
    <w:p w14:paraId="3D5D493F" w14:textId="77777777" w:rsidR="007B434C" w:rsidRDefault="00000000">
      <w:pPr>
        <w:pStyle w:val="Ttulo2"/>
        <w:numPr>
          <w:ilvl w:val="1"/>
          <w:numId w:val="2"/>
        </w:numPr>
        <w:rPr>
          <w:color w:val="000000"/>
        </w:rPr>
      </w:pPr>
      <w:bookmarkStart w:id="48" w:name="__RefHeading___Toc11187_3634989049"/>
      <w:bookmarkStart w:id="49" w:name="_Toc138324002"/>
      <w:bookmarkEnd w:id="48"/>
      <w:r>
        <w:t>Metodologia</w:t>
      </w:r>
      <w:bookmarkEnd w:id="49"/>
    </w:p>
    <w:p w14:paraId="3ECFC4A3" w14:textId="77777777" w:rsidR="007B434C" w:rsidRDefault="00000000">
      <w:pPr>
        <w:rPr>
          <w:color w:val="000000"/>
        </w:rPr>
      </w:pPr>
      <w:r>
        <w:t xml:space="preserve">A pesquisa foi realizada principalmente usando a base de dados do </w:t>
      </w:r>
      <w:r>
        <w:rPr>
          <w:i/>
          <w:iCs/>
        </w:rPr>
        <w:t>Google Scholar</w:t>
      </w:r>
      <w:r>
        <w:t xml:space="preserve">, onde foi realizada pesquisa com a palavra-chave </w:t>
      </w:r>
      <w:r>
        <w:rPr>
          <w:i/>
          <w:iCs/>
        </w:rPr>
        <w:t>"traffic flow"</w:t>
      </w:r>
      <w:r>
        <w:t xml:space="preserve"> e esta apresentou 3 740 000 resultados. Depois comecei a experimentar adicionar outras palavras-chave, que são mais específicas em termos de utilização, designadamente “</w:t>
      </w:r>
      <w:r>
        <w:rPr>
          <w:i/>
          <w:iCs/>
          <w:rPrChange w:id="50" w:author="Unknown Author" w:date="2023-07-01T19:47:00Z">
            <w:rPr/>
          </w:rPrChange>
        </w:rPr>
        <w:t>mobile data</w:t>
      </w:r>
      <w:r>
        <w:t xml:space="preserve">” e </w:t>
      </w:r>
      <w:r>
        <w:rPr>
          <w:i/>
          <w:iCs/>
        </w:rPr>
        <w:t>“machine learning”</w:t>
      </w:r>
      <w:r>
        <w:t xml:space="preserve">. Estas apresentaram menos resultados, mas ainda devolvem um número substancial de artigos, variando entre 1 780 000 para </w:t>
      </w:r>
      <w:r>
        <w:rPr>
          <w:i/>
          <w:iCs/>
        </w:rPr>
        <w:t>"traffic flow mobile data"</w:t>
      </w:r>
      <w:r>
        <w:t xml:space="preserve"> e 4 230 para </w:t>
      </w:r>
      <w:r>
        <w:rPr>
          <w:i/>
          <w:iCs/>
        </w:rPr>
        <w:t>"machine learning traffic flow mobile data"</w:t>
      </w:r>
      <w:r>
        <w:t>. Globalmente, estes números sugerem que existe uma quantidade significativa de investigação em curso na área do fluxo de tráfego e dos dados móveis.</w:t>
      </w:r>
    </w:p>
    <w:p w14:paraId="43B77762" w14:textId="77777777" w:rsidR="007B434C" w:rsidRDefault="00000000">
      <w:r>
        <w:t>Os artigos analisados foram publicados entre 2019 e 2023, e focam principalmente na gestão eficaz do tráfego em situações críticas, com o objetivo de ajudar a reduzir o congestionamento de tráfego, os custos de combustível e a poluição atmosférica, através do estudo do fluxo de veículos.</w:t>
      </w:r>
    </w:p>
    <w:p w14:paraId="7C5DA11C" w14:textId="2F1A854A" w:rsidR="00D50481" w:rsidRPr="00935083" w:rsidRDefault="00D50481">
      <w:pPr>
        <w:rPr>
          <w:rFonts w:ascii="Calibri" w:hAnsi="Calibri" w:cs="Calibri"/>
          <w:i/>
          <w:iCs/>
          <w:szCs w:val="22"/>
          <w:lang w:val="en-US" w:eastAsia="en-US"/>
        </w:rPr>
      </w:pPr>
      <w:r>
        <w:t>Efetivamente, os artigos escolhidos para o estado da arte são baseados na data de publicação</w:t>
      </w:r>
      <w:r w:rsidR="00B85127">
        <w:t xml:space="preserve"> </w:t>
      </w:r>
      <w:r>
        <w:t>mais recente</w:t>
      </w:r>
      <w:r w:rsidR="00B85127">
        <w:t xml:space="preserve"> </w:t>
      </w:r>
      <w:r w:rsidR="00B85127">
        <w:t>(desde 2023</w:t>
      </w:r>
      <w:r w:rsidR="00FF1906">
        <w:t>) e</w:t>
      </w:r>
      <w:r w:rsidR="00935083">
        <w:t xml:space="preserve"> nas palavras-chave </w:t>
      </w:r>
      <w:r w:rsidR="00935083">
        <w:rPr>
          <w:rFonts w:ascii="Calibri" w:hAnsi="Calibri" w:cs="Calibri"/>
          <w:i/>
          <w:iCs/>
          <w:szCs w:val="22"/>
          <w:lang w:eastAsia="en-US"/>
        </w:rPr>
        <w:t>“traffic flow”, “traffic flow mobile data”, “</w:t>
      </w:r>
      <w:r w:rsidR="00935083">
        <w:rPr>
          <w:rFonts w:ascii="Calibri" w:hAnsi="Calibri" w:cs="Calibri"/>
          <w:i/>
          <w:iCs/>
          <w:szCs w:val="22"/>
          <w:lang w:val="en-US" w:eastAsia="en-US"/>
        </w:rPr>
        <w:t>machine learning traffic flow mobile data” e “traffic prediction based on phone location”.</w:t>
      </w:r>
    </w:p>
    <w:p w14:paraId="706BC018" w14:textId="77777777" w:rsidR="007B434C" w:rsidRDefault="007B434C">
      <w:pPr>
        <w:rPr>
          <w:color w:val="000000"/>
        </w:rPr>
      </w:pPr>
    </w:p>
    <w:p w14:paraId="70B53C39" w14:textId="77777777" w:rsidR="007B434C" w:rsidRDefault="00000000" w:rsidP="00527491">
      <w:pPr>
        <w:pStyle w:val="Legenda"/>
        <w:rPr>
          <w:color w:val="000000"/>
        </w:rPr>
      </w:pPr>
      <w:r>
        <w:t xml:space="preserve">Tabela </w:t>
      </w:r>
      <w:r>
        <w:fldChar w:fldCharType="begin"/>
      </w:r>
      <w:r>
        <w:instrText>SEQ Tabela \* ARABIC</w:instrText>
      </w:r>
      <w:r>
        <w:fldChar w:fldCharType="separate"/>
      </w:r>
      <w:r>
        <w:t>1</w:t>
      </w:r>
      <w:r>
        <w:fldChar w:fldCharType="end"/>
      </w:r>
      <w:r>
        <w:t xml:space="preserve"> - Número de artigos no google scholar com base numa palavra-chave</w:t>
      </w:r>
    </w:p>
    <w:tbl>
      <w:tblPr>
        <w:tblW w:w="8645" w:type="dxa"/>
        <w:jc w:val="center"/>
        <w:tblLook w:val="04A0" w:firstRow="1" w:lastRow="0" w:firstColumn="1" w:lastColumn="0" w:noHBand="0" w:noVBand="1"/>
      </w:tblPr>
      <w:tblGrid>
        <w:gridCol w:w="4322"/>
        <w:gridCol w:w="4323"/>
      </w:tblGrid>
      <w:tr w:rsidR="007B434C" w14:paraId="2F992E1F" w14:textId="77777777">
        <w:trPr>
          <w:trHeight w:val="432"/>
          <w:jc w:val="center"/>
        </w:trPr>
        <w:tc>
          <w:tcPr>
            <w:tcW w:w="8644" w:type="dxa"/>
            <w:gridSpan w:val="2"/>
            <w:tcBorders>
              <w:top w:val="single" w:sz="4" w:space="0" w:color="000000"/>
              <w:left w:val="single" w:sz="4" w:space="0" w:color="000000"/>
              <w:bottom w:val="single" w:sz="4" w:space="0" w:color="000000"/>
              <w:right w:val="single" w:sz="4" w:space="0" w:color="000000"/>
            </w:tcBorders>
            <w:vAlign w:val="center"/>
          </w:tcPr>
          <w:p w14:paraId="73D438EF" w14:textId="77777777" w:rsidR="007B434C" w:rsidRDefault="00000000">
            <w:pPr>
              <w:jc w:val="center"/>
              <w:rPr>
                <w:b/>
                <w:bCs/>
                <w:i/>
                <w:iCs/>
                <w:szCs w:val="22"/>
                <w:lang w:eastAsia="en-US"/>
              </w:rPr>
            </w:pPr>
            <w:r>
              <w:rPr>
                <w:b/>
                <w:bCs/>
                <w:i/>
                <w:iCs/>
                <w:szCs w:val="22"/>
                <w:lang w:eastAsia="en-US"/>
              </w:rPr>
              <w:t>Google Scholar</w:t>
            </w:r>
          </w:p>
        </w:tc>
      </w:tr>
      <w:tr w:rsidR="007B434C" w14:paraId="5F89386A"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28B3A7F" w14:textId="77777777" w:rsidR="007B434C" w:rsidRDefault="00000000">
            <w:pPr>
              <w:jc w:val="center"/>
              <w:rPr>
                <w:b/>
                <w:bCs/>
                <w:szCs w:val="22"/>
                <w:lang w:eastAsia="en-US"/>
              </w:rPr>
            </w:pPr>
            <w:r>
              <w:rPr>
                <w:b/>
                <w:bCs/>
                <w:szCs w:val="22"/>
                <w:lang w:eastAsia="en-US"/>
              </w:rPr>
              <w:t>Palavras-Chave</w:t>
            </w:r>
          </w:p>
        </w:tc>
        <w:tc>
          <w:tcPr>
            <w:tcW w:w="4322" w:type="dxa"/>
            <w:tcBorders>
              <w:top w:val="single" w:sz="4" w:space="0" w:color="000000"/>
              <w:left w:val="single" w:sz="4" w:space="0" w:color="000000"/>
              <w:bottom w:val="single" w:sz="4" w:space="0" w:color="000000"/>
              <w:right w:val="single" w:sz="4" w:space="0" w:color="000000"/>
            </w:tcBorders>
            <w:vAlign w:val="center"/>
          </w:tcPr>
          <w:p w14:paraId="524FEECE" w14:textId="77777777" w:rsidR="007B434C" w:rsidRDefault="00000000">
            <w:pPr>
              <w:jc w:val="center"/>
              <w:rPr>
                <w:b/>
                <w:bCs/>
                <w:szCs w:val="22"/>
                <w:lang w:eastAsia="en-US"/>
              </w:rPr>
            </w:pPr>
            <w:r>
              <w:rPr>
                <w:b/>
                <w:bCs/>
                <w:szCs w:val="22"/>
                <w:lang w:eastAsia="en-US"/>
              </w:rPr>
              <w:t>Número de artigos</w:t>
            </w:r>
          </w:p>
        </w:tc>
      </w:tr>
      <w:tr w:rsidR="007B434C" w14:paraId="21AA0757"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E4623B5" w14:textId="77777777" w:rsidR="007B434C" w:rsidRDefault="00000000">
            <w:pPr>
              <w:jc w:val="center"/>
              <w:rPr>
                <w:rFonts w:ascii="Calibri" w:hAnsi="Calibri" w:cs="Calibri"/>
                <w:i/>
                <w:iCs/>
                <w:szCs w:val="22"/>
                <w:lang w:eastAsia="en-US"/>
              </w:rPr>
            </w:pPr>
            <w:r>
              <w:rPr>
                <w:rFonts w:ascii="Calibri" w:hAnsi="Calibri" w:cs="Calibri"/>
                <w:i/>
                <w:iCs/>
                <w:szCs w:val="22"/>
                <w:lang w:eastAsia="en-US"/>
              </w:rPr>
              <w:t>“traffic flow”</w:t>
            </w:r>
          </w:p>
        </w:tc>
        <w:tc>
          <w:tcPr>
            <w:tcW w:w="4322" w:type="dxa"/>
            <w:tcBorders>
              <w:top w:val="single" w:sz="4" w:space="0" w:color="000000"/>
              <w:left w:val="single" w:sz="4" w:space="0" w:color="000000"/>
              <w:bottom w:val="single" w:sz="4" w:space="0" w:color="000000"/>
              <w:right w:val="single" w:sz="4" w:space="0" w:color="000000"/>
            </w:tcBorders>
            <w:vAlign w:val="center"/>
          </w:tcPr>
          <w:p w14:paraId="53D4B17E" w14:textId="77777777" w:rsidR="007B434C" w:rsidRDefault="00000000">
            <w:pPr>
              <w:jc w:val="center"/>
              <w:rPr>
                <w:rFonts w:ascii="Calibri" w:hAnsi="Calibri" w:cs="Calibri"/>
                <w:szCs w:val="22"/>
                <w:lang w:eastAsia="en-US"/>
              </w:rPr>
            </w:pPr>
            <w:r>
              <w:rPr>
                <w:rFonts w:ascii="Calibri" w:hAnsi="Calibri" w:cs="Calibri"/>
                <w:szCs w:val="22"/>
                <w:lang w:eastAsia="en-US"/>
              </w:rPr>
              <w:t>3 740 000</w:t>
            </w:r>
          </w:p>
        </w:tc>
      </w:tr>
      <w:tr w:rsidR="007B434C" w14:paraId="128FBB39"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12E862E9" w14:textId="77777777" w:rsidR="007B434C" w:rsidRDefault="00000000">
            <w:pPr>
              <w:jc w:val="center"/>
              <w:rPr>
                <w:rFonts w:ascii="Calibri" w:hAnsi="Calibri" w:cs="Calibri"/>
                <w:i/>
                <w:iCs/>
                <w:szCs w:val="22"/>
                <w:lang w:eastAsia="en-US"/>
              </w:rPr>
            </w:pPr>
            <w:r>
              <w:rPr>
                <w:rFonts w:ascii="Calibri" w:hAnsi="Calibri" w:cs="Calibri"/>
                <w:i/>
                <w:iCs/>
                <w:szCs w:val="22"/>
                <w:lang w:eastAsia="en-US"/>
              </w:rPr>
              <w:t>“traffic flow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78273100" w14:textId="77777777" w:rsidR="007B434C" w:rsidRDefault="00000000">
            <w:pPr>
              <w:jc w:val="center"/>
              <w:rPr>
                <w:rFonts w:ascii="Calibri" w:hAnsi="Calibri" w:cs="Calibri"/>
                <w:szCs w:val="22"/>
                <w:lang w:eastAsia="en-US"/>
              </w:rPr>
            </w:pPr>
            <w:r>
              <w:rPr>
                <w:rFonts w:ascii="Calibri" w:hAnsi="Calibri" w:cs="Calibri"/>
                <w:szCs w:val="22"/>
                <w:lang w:eastAsia="en-US"/>
              </w:rPr>
              <w:t>1 780 000</w:t>
            </w:r>
          </w:p>
        </w:tc>
      </w:tr>
      <w:tr w:rsidR="007B434C" w14:paraId="73E416D7"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F0E34AD" w14:textId="77777777" w:rsidR="007B434C" w:rsidRDefault="00000000">
            <w:pPr>
              <w:jc w:val="center"/>
              <w:rPr>
                <w:rFonts w:ascii="Calibri" w:hAnsi="Calibri" w:cs="Calibri"/>
                <w:i/>
                <w:iCs/>
                <w:szCs w:val="22"/>
                <w:lang w:val="en-US" w:eastAsia="en-US"/>
              </w:rPr>
            </w:pPr>
            <w:r>
              <w:rPr>
                <w:rFonts w:ascii="Calibri" w:hAnsi="Calibri" w:cs="Calibri"/>
                <w:i/>
                <w:iCs/>
                <w:szCs w:val="22"/>
                <w:lang w:val="en-US" w:eastAsia="en-US"/>
              </w:rPr>
              <w:t>“traffic flow based on phone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4F07A8D0" w14:textId="77777777" w:rsidR="007B434C" w:rsidRDefault="00000000">
            <w:pPr>
              <w:jc w:val="center"/>
              <w:rPr>
                <w:rFonts w:ascii="Calibri" w:hAnsi="Calibri" w:cs="Calibri"/>
                <w:szCs w:val="22"/>
                <w:lang w:eastAsia="en-US"/>
              </w:rPr>
            </w:pPr>
            <w:r>
              <w:rPr>
                <w:rFonts w:ascii="Calibri" w:hAnsi="Calibri" w:cs="Calibri"/>
                <w:szCs w:val="22"/>
                <w:lang w:eastAsia="en-US"/>
              </w:rPr>
              <w:t>8 690</w:t>
            </w:r>
          </w:p>
        </w:tc>
      </w:tr>
      <w:tr w:rsidR="007B434C" w14:paraId="438E7029"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104D29CC" w14:textId="77777777" w:rsidR="007B434C" w:rsidRDefault="00000000">
            <w:pPr>
              <w:jc w:val="center"/>
              <w:rPr>
                <w:rFonts w:ascii="Calibri" w:hAnsi="Calibri" w:cs="Calibri"/>
                <w:i/>
                <w:iCs/>
                <w:szCs w:val="22"/>
                <w:lang w:val="en-US" w:eastAsia="en-US"/>
              </w:rPr>
            </w:pPr>
            <w:r>
              <w:rPr>
                <w:rFonts w:ascii="Calibri" w:hAnsi="Calibri" w:cs="Calibri"/>
                <w:i/>
                <w:iCs/>
                <w:szCs w:val="22"/>
                <w:lang w:val="en-US" w:eastAsia="en-US"/>
              </w:rPr>
              <w:lastRenderedPageBreak/>
              <w:t>“machine learning traffic flow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7B493BF7" w14:textId="77777777" w:rsidR="007B434C" w:rsidRDefault="00000000">
            <w:pPr>
              <w:jc w:val="center"/>
              <w:rPr>
                <w:rFonts w:ascii="Calibri" w:hAnsi="Calibri" w:cs="Calibri"/>
                <w:szCs w:val="22"/>
                <w:lang w:eastAsia="en-US"/>
              </w:rPr>
            </w:pPr>
            <w:r>
              <w:rPr>
                <w:rFonts w:ascii="Calibri" w:hAnsi="Calibri" w:cs="Calibri"/>
                <w:szCs w:val="22"/>
                <w:lang w:eastAsia="en-US"/>
              </w:rPr>
              <w:t>4 230</w:t>
            </w:r>
          </w:p>
        </w:tc>
      </w:tr>
      <w:tr w:rsidR="007B434C" w14:paraId="43426E8C"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4A71B16E" w14:textId="77777777" w:rsidR="007B434C" w:rsidRDefault="00000000">
            <w:pPr>
              <w:jc w:val="center"/>
              <w:rPr>
                <w:rFonts w:ascii="Calibri" w:hAnsi="Calibri" w:cs="Calibri"/>
                <w:i/>
                <w:iCs/>
                <w:szCs w:val="22"/>
                <w:lang w:eastAsia="en-US"/>
              </w:rPr>
            </w:pPr>
            <w:r>
              <w:rPr>
                <w:rFonts w:ascii="Calibri" w:hAnsi="Calibri" w:cs="Calibri"/>
                <w:i/>
                <w:iCs/>
                <w:szCs w:val="22"/>
                <w:lang w:eastAsia="en-US"/>
              </w:rPr>
              <w:t>“mobility data traffic flow”</w:t>
            </w:r>
          </w:p>
        </w:tc>
        <w:tc>
          <w:tcPr>
            <w:tcW w:w="4322" w:type="dxa"/>
            <w:tcBorders>
              <w:top w:val="single" w:sz="4" w:space="0" w:color="000000"/>
              <w:left w:val="single" w:sz="4" w:space="0" w:color="000000"/>
              <w:bottom w:val="single" w:sz="4" w:space="0" w:color="000000"/>
              <w:right w:val="single" w:sz="4" w:space="0" w:color="000000"/>
            </w:tcBorders>
            <w:vAlign w:val="center"/>
          </w:tcPr>
          <w:p w14:paraId="06B0AF51" w14:textId="77777777" w:rsidR="007B434C" w:rsidRDefault="00000000">
            <w:pPr>
              <w:jc w:val="center"/>
              <w:rPr>
                <w:rFonts w:ascii="Calibri" w:hAnsi="Calibri" w:cs="Calibri"/>
                <w:szCs w:val="22"/>
                <w:lang w:eastAsia="en-US"/>
              </w:rPr>
            </w:pPr>
            <w:r>
              <w:rPr>
                <w:rFonts w:ascii="Calibri" w:hAnsi="Calibri" w:cs="Calibri"/>
                <w:szCs w:val="22"/>
                <w:lang w:eastAsia="en-US"/>
              </w:rPr>
              <w:t>6 320</w:t>
            </w:r>
          </w:p>
        </w:tc>
      </w:tr>
      <w:tr w:rsidR="007B434C" w14:paraId="731631AE"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6697CC92" w14:textId="77777777" w:rsidR="007B434C" w:rsidRDefault="00000000">
            <w:pPr>
              <w:jc w:val="center"/>
              <w:rPr>
                <w:rFonts w:ascii="Calibri" w:hAnsi="Calibri" w:cs="Calibri"/>
                <w:i/>
                <w:iCs/>
                <w:szCs w:val="22"/>
                <w:lang w:val="en-US" w:eastAsia="en-US"/>
              </w:rPr>
            </w:pPr>
            <w:r>
              <w:rPr>
                <w:rFonts w:ascii="Calibri" w:hAnsi="Calibri" w:cs="Calibri"/>
                <w:i/>
                <w:iCs/>
                <w:szCs w:val="22"/>
                <w:lang w:val="en-US" w:eastAsia="en-US"/>
              </w:rPr>
              <w:t>“traffic prediction based on phone location”</w:t>
            </w:r>
          </w:p>
        </w:tc>
        <w:tc>
          <w:tcPr>
            <w:tcW w:w="4322" w:type="dxa"/>
            <w:tcBorders>
              <w:top w:val="single" w:sz="4" w:space="0" w:color="000000"/>
              <w:left w:val="single" w:sz="4" w:space="0" w:color="000000"/>
              <w:bottom w:val="single" w:sz="4" w:space="0" w:color="000000"/>
              <w:right w:val="single" w:sz="4" w:space="0" w:color="000000"/>
            </w:tcBorders>
            <w:vAlign w:val="center"/>
          </w:tcPr>
          <w:p w14:paraId="688FE377" w14:textId="77777777" w:rsidR="007B434C" w:rsidRDefault="00000000">
            <w:pPr>
              <w:jc w:val="center"/>
              <w:rPr>
                <w:rFonts w:ascii="Calibri" w:hAnsi="Calibri" w:cs="Calibri"/>
                <w:szCs w:val="22"/>
                <w:lang w:eastAsia="en-US"/>
              </w:rPr>
            </w:pPr>
            <w:r>
              <w:rPr>
                <w:rFonts w:ascii="Calibri" w:hAnsi="Calibri" w:cs="Calibri"/>
                <w:szCs w:val="22"/>
                <w:lang w:eastAsia="en-US"/>
              </w:rPr>
              <w:t>6 080</w:t>
            </w:r>
          </w:p>
        </w:tc>
      </w:tr>
    </w:tbl>
    <w:p w14:paraId="357CDE2B" w14:textId="77777777" w:rsidR="007B434C" w:rsidRDefault="007B434C">
      <w:pPr>
        <w:rPr>
          <w:ins w:id="51" w:author="Unknown Author" w:date="2023-07-01T19:50:00Z"/>
          <w:b/>
          <w:bCs/>
          <w:sz w:val="28"/>
          <w:szCs w:val="28"/>
        </w:rPr>
      </w:pPr>
    </w:p>
    <w:p w14:paraId="1263D823" w14:textId="77777777" w:rsidR="007B434C" w:rsidRDefault="00000000">
      <w:pPr>
        <w:rPr>
          <w:b/>
          <w:bCs/>
          <w:sz w:val="28"/>
          <w:szCs w:val="28"/>
          <w:highlight w:val="yellow"/>
        </w:rPr>
      </w:pPr>
      <w:ins w:id="52" w:author="Unknown Author" w:date="2023-07-01T19:50:00Z">
        <w:r>
          <w:rPr>
            <w:b/>
            <w:bCs/>
            <w:sz w:val="28"/>
            <w:szCs w:val="28"/>
            <w:highlight w:val="yellow"/>
          </w:rPr>
          <w:t>Dentro disto, quais escolheste? Analisaste apenas os primeiros resultados, ou escolheste por data, etc?</w:t>
        </w:r>
      </w:ins>
    </w:p>
    <w:p w14:paraId="1B677941" w14:textId="77777777" w:rsidR="007B434C" w:rsidRDefault="00000000">
      <w:pPr>
        <w:pStyle w:val="Ttulo2"/>
        <w:numPr>
          <w:ilvl w:val="1"/>
          <w:numId w:val="2"/>
        </w:numPr>
        <w:rPr>
          <w:color w:val="000000"/>
        </w:rPr>
      </w:pPr>
      <w:bookmarkStart w:id="53" w:name="__RefHeading___Toc11189_3634989049"/>
      <w:bookmarkStart w:id="54" w:name="_Toc138324003"/>
      <w:bookmarkEnd w:id="53"/>
      <w:r>
        <w:t>Fluxo de Tráfego</w:t>
      </w:r>
      <w:bookmarkEnd w:id="54"/>
    </w:p>
    <w:p w14:paraId="6BA3717A" w14:textId="77777777" w:rsidR="007B434C" w:rsidRDefault="00000000">
      <w:pPr>
        <w:rPr>
          <w:color w:val="000000"/>
        </w:rPr>
      </w:pPr>
      <w:r>
        <w:t>Atualmente, o estudo do fluxo de tráfego é um campo de investigação com muitos desenvolvimentos em curso. Desta forma</w:t>
      </w:r>
      <w:ins w:id="55" w:author="Unknown Author" w:date="2023-04-07T15:09:00Z">
        <w:r>
          <w:t>,</w:t>
        </w:r>
      </w:ins>
      <w:r>
        <w:t xml:space="preserve"> os investigadores têm desenvolvido uma variedade de modelos e teorias para descrever e analisar o fluxo de tráfego. Estes modelos podem apresentar desde simples equações matemáticas a simulações mais complexas, como por exemplo o estudo de matrizes origem-destino que servem para determinar as rotas de desvio ideais nas redes urbanas [4], algoritmos de </w:t>
      </w:r>
      <w:r>
        <w:rPr>
          <w:i/>
          <w:iCs/>
        </w:rPr>
        <w:t>“Machine Learning”</w:t>
      </w:r>
      <w:r>
        <w:t xml:space="preserve"> para classificar o congestionamento do tráfego [5] ou utilização de </w:t>
      </w:r>
      <w:r>
        <w:rPr>
          <w:i/>
          <w:iCs/>
        </w:rPr>
        <w:t>frameworks</w:t>
      </w:r>
      <w:r>
        <w:t xml:space="preserve"> como a </w:t>
      </w:r>
      <w:r>
        <w:rPr>
          <w:i/>
          <w:iCs/>
        </w:rPr>
        <w:t>“Promotion”</w:t>
      </w:r>
      <w:r>
        <w:t xml:space="preserve"> para prever o fluxo do tráfego [6], e assim conceber e gerir sistemas de transporte que sejam eficientes, seguros e sustentáveis.</w:t>
      </w:r>
    </w:p>
    <w:p w14:paraId="78453E5E" w14:textId="77777777" w:rsidR="007B434C" w:rsidRDefault="00000000">
      <w:pPr>
        <w:rPr>
          <w:color w:val="000000"/>
        </w:rPr>
      </w:pPr>
      <w:r>
        <w:t xml:space="preserve">Para além disto, a crescente utilização de telemóveis e o número de dispositivos conectados também contribuiu significativamente para o crescimento de tráfego móvel, disponibilizando uma riqueza de informações que podem ser utilizadas para prever padrões de tráfego, tais como a localização e a velocidade dos dispositivos na rede rodoviária [7][8]. </w:t>
      </w:r>
    </w:p>
    <w:p w14:paraId="13768F77" w14:textId="77777777" w:rsidR="007B434C" w:rsidRDefault="00000000">
      <w:pPr>
        <w:pStyle w:val="Ttulo3"/>
        <w:numPr>
          <w:ilvl w:val="0"/>
          <w:numId w:val="0"/>
        </w:numPr>
        <w:ind w:left="1287" w:hanging="720"/>
        <w:rPr>
          <w:color w:val="000000"/>
        </w:rPr>
      </w:pPr>
      <w:bookmarkStart w:id="56" w:name="__RefHeading___Toc11191_3634989049"/>
      <w:bookmarkStart w:id="57" w:name="_Toc138324004"/>
      <w:bookmarkEnd w:id="56"/>
      <w:r>
        <w:t>2.2.1 Matriz Origem-Destino como sensor de tráfego</w:t>
      </w:r>
      <w:bookmarkEnd w:id="57"/>
    </w:p>
    <w:p w14:paraId="466A90B0" w14:textId="77777777" w:rsidR="007B434C" w:rsidRDefault="00000000">
      <w:pPr>
        <w:rPr>
          <w:color w:val="000000"/>
        </w:rPr>
      </w:pPr>
      <w:r>
        <w:t>A matriz origem-destino (OD) na gestão do tráfego fornece uma imagem da distribuição espacial, com células individuais representadas através do número de viagens efetuadas entre um par de zonas de análise de tráfego (TAZs) [4]. Estes modelos estáticos e dinâmicos podem ser utilizados no planeamento de um sistema de transporte, de modo a otimizar o controlo e gestão do tráfego, dando particular atenção à necessidade e possibilidade de atualização frequente dos dados de entrada na sequência de alterações no volume do fluxo de tráfego real na rede rodoviária urbana.</w:t>
      </w:r>
    </w:p>
    <w:p w14:paraId="013D7C38" w14:textId="77777777" w:rsidR="007B434C" w:rsidRDefault="00000000">
      <w:pPr>
        <w:pStyle w:val="Ttulo3"/>
        <w:numPr>
          <w:ilvl w:val="0"/>
          <w:numId w:val="0"/>
        </w:numPr>
        <w:ind w:left="1287" w:hanging="720"/>
        <w:rPr>
          <w:color w:val="000000"/>
        </w:rPr>
      </w:pPr>
      <w:bookmarkStart w:id="58" w:name="__RefHeading___Toc11193_3634989049"/>
      <w:bookmarkStart w:id="59" w:name="_Toc138324005"/>
      <w:bookmarkEnd w:id="58"/>
      <w:r>
        <w:lastRenderedPageBreak/>
        <w:t xml:space="preserve">2.2.2 Classificação do fluxo de tráfego através de algoritmos de </w:t>
      </w:r>
      <w:r>
        <w:rPr>
          <w:i/>
          <w:iCs/>
        </w:rPr>
        <w:t>machine learning</w:t>
      </w:r>
      <w:bookmarkEnd w:id="59"/>
    </w:p>
    <w:p w14:paraId="2ED32060" w14:textId="77777777" w:rsidR="007B434C" w:rsidRDefault="00000000">
      <w:pPr>
        <w:rPr>
          <w:color w:val="000000"/>
        </w:rPr>
      </w:pPr>
      <w:r>
        <w:t xml:space="preserve">Efetivamente, um estudo em 2017 constatou que o custo dos engarrafamentos de trânsito para os condutores americanos foi estimado em 179 milhões de dólares [4], como tal, para ajudar a melhorar as condições de tráfego os investigadores decidiram avaliar o comportamento e eficácia de vários algoritmos de </w:t>
      </w:r>
      <w:r>
        <w:rPr>
          <w:i/>
          <w:iCs/>
        </w:rPr>
        <w:t>“machine learning”</w:t>
      </w:r>
      <w:r>
        <w:t xml:space="preserve"> para classificar esse fluxo e concluíram que os Sistemas de Transporte Inteligentes (ITS) podiam ser uma alternativa associada à infraestrutura rodoviária com dispositivos IoT para captar informação.</w:t>
      </w:r>
    </w:p>
    <w:p w14:paraId="748DC6E8" w14:textId="77777777" w:rsidR="007B434C" w:rsidRDefault="00000000">
      <w:pPr>
        <w:rPr>
          <w:color w:val="000000"/>
        </w:rPr>
      </w:pPr>
      <w:r>
        <w:t>Na verdade, estes resultados da classificação são influenciados por fatores através de afinação de parâmetros, o tamanho do conjunto de dados em termos de registos, atributos selecionados, e a percentagem de dados utilizados para formação e validação. Além disso, a análise de diferentes ambientes urbanos, incluindo intersecções, autoestradas e estradas suburbanas também é fundamental para identificar os classificadores mais eficazes.</w:t>
      </w:r>
    </w:p>
    <w:p w14:paraId="7E14BB49" w14:textId="77777777" w:rsidR="007B434C" w:rsidRDefault="00000000">
      <w:pPr>
        <w:pStyle w:val="Ttulo3"/>
        <w:numPr>
          <w:ilvl w:val="2"/>
          <w:numId w:val="3"/>
        </w:numPr>
        <w:rPr>
          <w:color w:val="000000"/>
        </w:rPr>
      </w:pPr>
      <w:bookmarkStart w:id="60" w:name="__RefHeading___Toc11195_3634989049"/>
      <w:bookmarkStart w:id="61" w:name="_Toc138324006"/>
      <w:bookmarkEnd w:id="60"/>
      <w:r>
        <w:rPr>
          <w:i/>
          <w:iCs/>
        </w:rPr>
        <w:t>Promotion FrameWork</w:t>
      </w:r>
      <w:r>
        <w:t xml:space="preserve"> para prever o fluxo tráfego</w:t>
      </w:r>
      <w:bookmarkEnd w:id="61"/>
    </w:p>
    <w:p w14:paraId="7C61D1A2" w14:textId="77777777" w:rsidR="007B434C" w:rsidRDefault="00000000">
      <w:pPr>
        <w:rPr>
          <w:color w:val="000000"/>
        </w:rPr>
      </w:pPr>
      <w:r>
        <w:t>A capacidade de prever o tráfego é uma das aplicações mais significativas em tecnologias de transporte inteligentes. A precisão das previsões é crucial para garantir a eficiência dos transportes públicos e para evitar congestionamentos. Tendo em conta</w:t>
      </w:r>
      <w:del w:id="62" w:author="Unknown Author" w:date="2023-04-07T15:14:00Z">
        <w:r>
          <w:delText>,</w:delText>
        </w:r>
      </w:del>
      <w:r>
        <w:t xml:space="preserve"> algoritmos para prever o tráfico, a abordagem da </w:t>
      </w:r>
      <w:r>
        <w:rPr>
          <w:i/>
          <w:iCs/>
        </w:rPr>
        <w:t>framework PROMOTION</w:t>
      </w:r>
      <w:r>
        <w:t xml:space="preserve"> é uma abordagem baseada em </w:t>
      </w:r>
      <w:r>
        <w:rPr>
          <w:i/>
          <w:iCs/>
          <w:rPrChange w:id="63" w:author="Unknown Author" w:date="2023-04-07T15:14:00Z">
            <w:rPr/>
          </w:rPrChange>
        </w:rPr>
        <w:t>deep learning</w:t>
      </w:r>
      <w:r>
        <w:t xml:space="preserve"> para a previsão do fluxo de tráfego</w:t>
      </w:r>
      <w:ins w:id="64" w:author="Unknown Author" w:date="2023-04-07T15:15:00Z">
        <w:r>
          <w:t>,</w:t>
        </w:r>
      </w:ins>
      <w:r>
        <w:t xml:space="preserve"> que utiliza redes neurais gráficas (GNNs) para modelar relações de espaço-tempo entre diferentes segmentos rodoviários numa rede de transportes [6].</w:t>
      </w:r>
    </w:p>
    <w:p w14:paraId="4FB42644" w14:textId="77777777" w:rsidR="007B434C" w:rsidRDefault="00000000">
      <w:pPr>
        <w:rPr>
          <w:color w:val="000000"/>
        </w:rPr>
      </w:pPr>
      <w:r>
        <w:t xml:space="preserve">De facto, esta </w:t>
      </w:r>
      <w:r>
        <w:rPr>
          <w:i/>
          <w:iCs/>
        </w:rPr>
        <w:t>framework</w:t>
      </w:r>
      <w:r>
        <w:t xml:space="preserve"> explora técnicas inteligentes de pré-processamento baseado em gráficos, onde cada nó representa um segmento de estrada e as arestas representam a conectividade entre eles. O modelo GNN é treinado para aprender as características de cada nó e aresta, o que capta as relações espaço temporais entre os diferentes segmentos rodoviários, melhorando a precisão da previsão do fluxo de tráfego para otimizar sistemas inteligentes de transporte (ITS) e planeamento urbano.</w:t>
      </w:r>
    </w:p>
    <w:p w14:paraId="4D2CE6A1" w14:textId="77777777" w:rsidR="007B434C" w:rsidRDefault="00000000">
      <w:pPr>
        <w:pStyle w:val="Ttulo3"/>
        <w:numPr>
          <w:ilvl w:val="2"/>
          <w:numId w:val="4"/>
        </w:numPr>
        <w:rPr>
          <w:color w:val="000000"/>
        </w:rPr>
      </w:pPr>
      <w:bookmarkStart w:id="65" w:name="__RefHeading___Toc11197_3634989049"/>
      <w:bookmarkStart w:id="66" w:name="_Toc138324007"/>
      <w:bookmarkEnd w:id="65"/>
      <w:r>
        <w:t xml:space="preserve">Crescimento </w:t>
      </w:r>
      <w:r>
        <w:rPr>
          <w:i/>
          <w:iCs/>
        </w:rPr>
        <w:t>IoT</w:t>
      </w:r>
      <w:r>
        <w:t xml:space="preserve"> e a sua utilidade para melhorar o fluxo do tráfego</w:t>
      </w:r>
      <w:bookmarkEnd w:id="66"/>
    </w:p>
    <w:p w14:paraId="4E9885DB" w14:textId="77777777" w:rsidR="007B434C" w:rsidRDefault="00000000">
      <w:pPr>
        <w:rPr>
          <w:color w:val="000000"/>
        </w:rPr>
      </w:pPr>
      <w:r>
        <w:t>Foi estimado que cerca de 77,5 Exa bytes de dados móveis serão consumidos por mês até 2022, o que representa 71% de todo o tráfego IP [7]. Consequentemente, é essencial prever com precisão a carga de tráfego móvel para gerir eficientemente o grande volume de tráfego móvel. Por exemplo, foi desenvolvido um modelo baseado em "</w:t>
      </w:r>
      <w:r>
        <w:rPr>
          <w:i/>
          <w:iCs/>
          <w:rPrChange w:id="67" w:author="Unknown Author" w:date="2023-04-07T15:16:00Z">
            <w:rPr/>
          </w:rPrChange>
        </w:rPr>
        <w:t>Machine Learning</w:t>
      </w:r>
      <w:r>
        <w:t xml:space="preserve">" chamado </w:t>
      </w:r>
      <w:r>
        <w:rPr>
          <w:i/>
          <w:iCs/>
          <w:rPrChange w:id="68" w:author="Unknown Author" w:date="2023-04-07T15:17:00Z">
            <w:rPr/>
          </w:rPrChange>
        </w:rPr>
        <w:t>Deep Traffic Predictor</w:t>
      </w:r>
      <w:r>
        <w:t xml:space="preserve"> (DeepTP), que utiliza RNNs, LSTM, CNNs e modelos LSTM para prever a carga de tráfego móvel, como também foi descoberto que </w:t>
      </w:r>
      <w:r>
        <w:lastRenderedPageBreak/>
        <w:t>o fluxo pode ser previsto com alta precisão, otimizando a alocação de recursos e a qualidade da circulação.</w:t>
      </w:r>
    </w:p>
    <w:p w14:paraId="4C53F474" w14:textId="77777777" w:rsidR="007B434C" w:rsidRDefault="00000000">
      <w:pPr>
        <w:pStyle w:val="Ttulo3"/>
        <w:numPr>
          <w:ilvl w:val="2"/>
          <w:numId w:val="4"/>
        </w:numPr>
        <w:rPr>
          <w:color w:val="000000"/>
        </w:rPr>
      </w:pPr>
      <w:bookmarkStart w:id="69" w:name="__RefHeading___Toc11199_3634989049"/>
      <w:bookmarkStart w:id="70" w:name="_Toc138324008"/>
      <w:bookmarkEnd w:id="69"/>
      <w:r>
        <w:rPr>
          <w:i/>
          <w:iCs/>
          <w:rPrChange w:id="71" w:author="Unknown Author" w:date="2023-04-07T15:17:00Z">
            <w:rPr/>
          </w:rPrChange>
        </w:rPr>
        <w:t>Smartphones</w:t>
      </w:r>
      <w:r>
        <w:t xml:space="preserve"> como sensores de fluxo de tráfego</w:t>
      </w:r>
      <w:bookmarkEnd w:id="70"/>
    </w:p>
    <w:p w14:paraId="4BD5F46F" w14:textId="77777777" w:rsidR="007B434C" w:rsidRDefault="00000000">
      <w:pPr>
        <w:rPr>
          <w:color w:val="000000"/>
        </w:rPr>
      </w:pPr>
      <w:r>
        <w:t xml:space="preserve">O elevado uso de </w:t>
      </w:r>
      <w:r>
        <w:rPr>
          <w:i/>
          <w:iCs/>
          <w:rPrChange w:id="72" w:author="Unknown Author" w:date="2023-04-07T15:17:00Z">
            <w:rPr/>
          </w:rPrChange>
        </w:rPr>
        <w:t>smartphones</w:t>
      </w:r>
      <w:r>
        <w:t xml:space="preserve"> levou ao desenvolvimento de novas formas de recolha de dados sobre as condições de tráfego. Um desses métodos é a utilização de </w:t>
      </w:r>
      <w:r>
        <w:rPr>
          <w:i/>
          <w:iCs/>
          <w:rPrChange w:id="73" w:author="Unknown Author" w:date="2023-04-07T15:17:00Z">
            <w:rPr/>
          </w:rPrChange>
        </w:rPr>
        <w:t>smartphones</w:t>
      </w:r>
      <w:r>
        <w:t xml:space="preserve"> como sensores de tráfego, o que oferece várias vantagens, tais como ser rentável, proporcionando uma alternativa mais barata aos sensores de tráfego tradicionais e oferecendo uma cobertura mais ampla de dados em tempo real, como informações precisas e atualizadas sobre as condições de tráfego. Desta forma, para identificar com precisão a estrada que um condutor está a circular</w:t>
      </w:r>
      <w:ins w:id="74" w:author="Unknown Author" w:date="2023-04-07T15:18:00Z">
        <w:r>
          <w:t>,</w:t>
        </w:r>
      </w:ins>
      <w:r>
        <w:t xml:space="preserve"> o uso de algoritmos de </w:t>
      </w:r>
      <w:r>
        <w:rPr>
          <w:i/>
          <w:iCs/>
          <w:rPrChange w:id="75" w:author="Unknown Author" w:date="2023-04-07T15:18:00Z">
            <w:rPr/>
          </w:rPrChange>
        </w:rPr>
        <w:t>map-matching</w:t>
      </w:r>
      <w:r>
        <w:t xml:space="preserve"> [8] revelou que a trajetória dos veículos em movimento tem caraterística de memória curta e assim é provável identificar o próximo segmento de estrada que o condutor vai entrar [7] para prever com precisão o fluxo do tráfego.</w:t>
      </w:r>
    </w:p>
    <w:p w14:paraId="6A0F2E8C" w14:textId="77777777" w:rsidR="007B434C" w:rsidRDefault="007B434C">
      <w:pPr>
        <w:rPr>
          <w:color w:val="000000"/>
        </w:rPr>
      </w:pPr>
    </w:p>
    <w:p w14:paraId="6379A419" w14:textId="77777777" w:rsidR="007B434C" w:rsidRDefault="00000000" w:rsidP="00527491">
      <w:pPr>
        <w:pStyle w:val="Legenda"/>
        <w:rPr>
          <w:color w:val="000000"/>
        </w:rPr>
      </w:pPr>
      <w:r>
        <w:t xml:space="preserve">Tabela </w:t>
      </w:r>
      <w:r>
        <w:fldChar w:fldCharType="begin"/>
      </w:r>
      <w:r>
        <w:instrText>SEQ Tabela \* ARABIC</w:instrText>
      </w:r>
      <w:r>
        <w:fldChar w:fldCharType="separate"/>
      </w:r>
      <w:r>
        <w:t>2</w:t>
      </w:r>
      <w:r>
        <w:fldChar w:fldCharType="end"/>
      </w:r>
      <w:r>
        <w:t xml:space="preserve"> - Análise comparativa de artigos baseado no fluxo do tráfego</w:t>
      </w:r>
    </w:p>
    <w:tbl>
      <w:tblPr>
        <w:tblW w:w="9128" w:type="dxa"/>
        <w:jc w:val="center"/>
        <w:tblLook w:val="04A0" w:firstRow="1" w:lastRow="0" w:firstColumn="1" w:lastColumn="0" w:noHBand="0" w:noVBand="1"/>
      </w:tblPr>
      <w:tblGrid>
        <w:gridCol w:w="883"/>
        <w:gridCol w:w="703"/>
        <w:gridCol w:w="2614"/>
        <w:gridCol w:w="1729"/>
        <w:gridCol w:w="3199"/>
      </w:tblGrid>
      <w:tr w:rsidR="007B434C" w14:paraId="52DC7829"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C993ADB" w14:textId="77777777" w:rsidR="007B434C" w:rsidRDefault="00000000">
            <w:pPr>
              <w:keepNext/>
              <w:jc w:val="center"/>
              <w:rPr>
                <w:b/>
                <w:color w:val="000000"/>
                <w:szCs w:val="22"/>
                <w:lang w:eastAsia="en-US"/>
              </w:rPr>
            </w:pPr>
            <w:r>
              <w:rPr>
                <w:b/>
                <w:color w:val="000000"/>
                <w:szCs w:val="22"/>
                <w:lang w:eastAsia="en-US"/>
              </w:rPr>
              <w:t>Artigo</w:t>
            </w:r>
          </w:p>
        </w:tc>
        <w:tc>
          <w:tcPr>
            <w:tcW w:w="662" w:type="dxa"/>
            <w:tcBorders>
              <w:top w:val="single" w:sz="4" w:space="0" w:color="000000"/>
              <w:left w:val="single" w:sz="4" w:space="0" w:color="000000"/>
              <w:bottom w:val="single" w:sz="4" w:space="0" w:color="000000"/>
              <w:right w:val="single" w:sz="4" w:space="0" w:color="000000"/>
            </w:tcBorders>
            <w:vAlign w:val="center"/>
          </w:tcPr>
          <w:p w14:paraId="2D73D35A" w14:textId="77777777" w:rsidR="007B434C" w:rsidRDefault="00000000">
            <w:pPr>
              <w:keepNext/>
              <w:jc w:val="center"/>
              <w:rPr>
                <w:b/>
                <w:color w:val="000000"/>
                <w:szCs w:val="22"/>
                <w:lang w:eastAsia="en-US"/>
              </w:rPr>
            </w:pPr>
            <w:r>
              <w:rPr>
                <w:b/>
                <w:color w:val="000000"/>
                <w:szCs w:val="22"/>
                <w:lang w:eastAsia="en-US"/>
              </w:rPr>
              <w:t>Ano</w:t>
            </w:r>
          </w:p>
        </w:tc>
        <w:tc>
          <w:tcPr>
            <w:tcW w:w="2666" w:type="dxa"/>
            <w:tcBorders>
              <w:top w:val="single" w:sz="4" w:space="0" w:color="000000"/>
              <w:left w:val="single" w:sz="4" w:space="0" w:color="000000"/>
              <w:bottom w:val="single" w:sz="4" w:space="0" w:color="000000"/>
              <w:right w:val="single" w:sz="4" w:space="0" w:color="000000"/>
            </w:tcBorders>
            <w:vAlign w:val="center"/>
          </w:tcPr>
          <w:p w14:paraId="4F7FFDD5" w14:textId="77777777" w:rsidR="007B434C" w:rsidRDefault="00000000">
            <w:pPr>
              <w:keepNext/>
              <w:jc w:val="center"/>
              <w:rPr>
                <w:b/>
                <w:color w:val="000000"/>
                <w:szCs w:val="22"/>
                <w:lang w:eastAsia="en-US"/>
              </w:rPr>
            </w:pPr>
            <w:r>
              <w:rPr>
                <w:b/>
                <w:color w:val="000000"/>
                <w:szCs w:val="22"/>
                <w:lang w:eastAsia="en-US"/>
              </w:rPr>
              <w:t>Objetivo</w:t>
            </w:r>
          </w:p>
        </w:tc>
        <w:tc>
          <w:tcPr>
            <w:tcW w:w="1653" w:type="dxa"/>
            <w:tcBorders>
              <w:top w:val="single" w:sz="4" w:space="0" w:color="000000"/>
              <w:left w:val="single" w:sz="4" w:space="0" w:color="000000"/>
              <w:bottom w:val="single" w:sz="4" w:space="0" w:color="000000"/>
              <w:right w:val="single" w:sz="4" w:space="0" w:color="000000"/>
            </w:tcBorders>
            <w:vAlign w:val="center"/>
          </w:tcPr>
          <w:p w14:paraId="7C39C1EC" w14:textId="77777777" w:rsidR="007B434C" w:rsidRDefault="00000000">
            <w:pPr>
              <w:keepNext/>
              <w:jc w:val="center"/>
              <w:rPr>
                <w:szCs w:val="22"/>
                <w:lang w:eastAsia="en-US"/>
              </w:rPr>
            </w:pPr>
            <w:r>
              <w:rPr>
                <w:b/>
                <w:color w:val="000000"/>
                <w:szCs w:val="22"/>
                <w:lang w:eastAsia="en-US"/>
              </w:rPr>
              <w:t>Técnicas A</w:t>
            </w:r>
            <w:r>
              <w:rPr>
                <w:b/>
                <w:szCs w:val="22"/>
                <w:lang w:eastAsia="en-US"/>
              </w:rPr>
              <w:t>plicadas</w:t>
            </w:r>
          </w:p>
        </w:tc>
        <w:tc>
          <w:tcPr>
            <w:tcW w:w="3321" w:type="dxa"/>
            <w:tcBorders>
              <w:top w:val="single" w:sz="4" w:space="0" w:color="000000"/>
              <w:left w:val="single" w:sz="4" w:space="0" w:color="000000"/>
              <w:bottom w:val="single" w:sz="4" w:space="0" w:color="000000"/>
              <w:right w:val="single" w:sz="4" w:space="0" w:color="000000"/>
            </w:tcBorders>
            <w:vAlign w:val="center"/>
          </w:tcPr>
          <w:p w14:paraId="4ED16A01" w14:textId="77777777" w:rsidR="007B434C" w:rsidRDefault="00000000">
            <w:pPr>
              <w:keepNext/>
              <w:jc w:val="center"/>
              <w:rPr>
                <w:b/>
                <w:color w:val="000000"/>
                <w:szCs w:val="22"/>
                <w:lang w:eastAsia="en-US"/>
              </w:rPr>
            </w:pPr>
            <w:r>
              <w:rPr>
                <w:b/>
                <w:color w:val="000000"/>
                <w:szCs w:val="22"/>
                <w:lang w:eastAsia="en-US"/>
              </w:rPr>
              <w:t>Resultados</w:t>
            </w:r>
          </w:p>
        </w:tc>
      </w:tr>
      <w:tr w:rsidR="007B434C" w14:paraId="5CA13B58"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6EFAA7E4" w14:textId="77777777" w:rsidR="007B434C" w:rsidRDefault="00000000">
            <w:pPr>
              <w:keepNext/>
              <w:jc w:val="center"/>
              <w:rPr>
                <w:rFonts w:ascii="Calibri" w:hAnsi="Calibri" w:cs="Calibri"/>
                <w:color w:val="000000"/>
                <w:szCs w:val="22"/>
                <w:lang w:eastAsia="en-US"/>
              </w:rPr>
            </w:pPr>
            <w:r>
              <w:rPr>
                <w:rFonts w:ascii="Calibri" w:hAnsi="Calibri" w:cs="Calibri"/>
                <w:color w:val="000000"/>
                <w:szCs w:val="22"/>
                <w:lang w:eastAsia="en-US"/>
              </w:rPr>
              <w:t>[4]</w:t>
            </w:r>
          </w:p>
        </w:tc>
        <w:tc>
          <w:tcPr>
            <w:tcW w:w="662" w:type="dxa"/>
            <w:tcBorders>
              <w:top w:val="single" w:sz="4" w:space="0" w:color="000000"/>
              <w:left w:val="single" w:sz="4" w:space="0" w:color="000000"/>
              <w:bottom w:val="single" w:sz="4" w:space="0" w:color="000000"/>
              <w:right w:val="single" w:sz="4" w:space="0" w:color="000000"/>
            </w:tcBorders>
            <w:vAlign w:val="center"/>
          </w:tcPr>
          <w:p w14:paraId="2107BE5B" w14:textId="77777777" w:rsidR="007B434C" w:rsidRDefault="00000000">
            <w:pPr>
              <w:keepNext/>
              <w:jc w:val="center"/>
              <w:rPr>
                <w:color w:val="000000"/>
              </w:rPr>
            </w:pPr>
            <w:r>
              <w:rPr>
                <w:rStyle w:val="title-text"/>
                <w:rFonts w:ascii="Calibri" w:hAnsi="Calibri" w:cs="Calibri"/>
                <w:color w:val="000000"/>
                <w:szCs w:val="22"/>
                <w:lang w:eastAsia="en-US"/>
              </w:rPr>
              <w:t>2023</w:t>
            </w:r>
          </w:p>
        </w:tc>
        <w:tc>
          <w:tcPr>
            <w:tcW w:w="2666" w:type="dxa"/>
            <w:tcBorders>
              <w:top w:val="single" w:sz="4" w:space="0" w:color="000000"/>
              <w:left w:val="single" w:sz="4" w:space="0" w:color="000000"/>
              <w:bottom w:val="single" w:sz="4" w:space="0" w:color="000000"/>
              <w:right w:val="single" w:sz="4" w:space="0" w:color="000000"/>
            </w:tcBorders>
          </w:tcPr>
          <w:p w14:paraId="411E6B85" w14:textId="77777777" w:rsidR="007B434C" w:rsidRDefault="00000000">
            <w:pPr>
              <w:keepNext/>
              <w:jc w:val="center"/>
              <w:rPr>
                <w:color w:val="000000"/>
              </w:rPr>
            </w:pPr>
            <w:r>
              <w:rPr>
                <w:rStyle w:val="title-text"/>
                <w:rFonts w:ascii="Calibri" w:hAnsi="Calibri" w:cs="Calibri"/>
                <w:color w:val="000000"/>
                <w:szCs w:val="22"/>
                <w:lang w:eastAsia="en-US"/>
              </w:rPr>
              <w:t>Gestão eficaz do tráfego em situações críticas.</w:t>
            </w:r>
          </w:p>
        </w:tc>
        <w:tc>
          <w:tcPr>
            <w:tcW w:w="1653" w:type="dxa"/>
            <w:tcBorders>
              <w:top w:val="single" w:sz="4" w:space="0" w:color="000000"/>
              <w:left w:val="single" w:sz="4" w:space="0" w:color="000000"/>
              <w:bottom w:val="single" w:sz="4" w:space="0" w:color="000000"/>
              <w:right w:val="single" w:sz="4" w:space="0" w:color="000000"/>
            </w:tcBorders>
          </w:tcPr>
          <w:p w14:paraId="470FAB93" w14:textId="77777777" w:rsidR="007B434C" w:rsidRDefault="00000000">
            <w:pPr>
              <w:keepNext/>
              <w:jc w:val="center"/>
              <w:rPr>
                <w:rFonts w:ascii="Calibri" w:hAnsi="Calibri" w:cs="Calibri"/>
                <w:color w:val="000000"/>
                <w:szCs w:val="22"/>
                <w:lang w:eastAsia="en-US"/>
              </w:rPr>
            </w:pPr>
            <w:r>
              <w:rPr>
                <w:rFonts w:ascii="Calibri" w:hAnsi="Calibri" w:cs="Calibri"/>
                <w:color w:val="000000"/>
                <w:szCs w:val="22"/>
                <w:lang w:eastAsia="en-US"/>
              </w:rPr>
              <w:t>Matriz Origem-Destino</w:t>
            </w:r>
          </w:p>
          <w:p w14:paraId="3F361393" w14:textId="77777777" w:rsidR="007B434C" w:rsidRDefault="00000000">
            <w:pPr>
              <w:keepNext/>
              <w:jc w:val="center"/>
              <w:rPr>
                <w:rFonts w:ascii="Calibri" w:hAnsi="Calibri" w:cs="Calibri"/>
                <w:i/>
                <w:iCs/>
                <w:color w:val="000000"/>
                <w:szCs w:val="22"/>
                <w:lang w:eastAsia="en-US"/>
              </w:rPr>
            </w:pPr>
            <w:r>
              <w:rPr>
                <w:rFonts w:ascii="Calibri" w:hAnsi="Calibri" w:cs="Calibri"/>
                <w:i/>
                <w:iCs/>
                <w:color w:val="000000"/>
                <w:szCs w:val="22"/>
                <w:lang w:eastAsia="en-US"/>
              </w:rPr>
              <w:t>LSTM</w:t>
            </w:r>
          </w:p>
        </w:tc>
        <w:tc>
          <w:tcPr>
            <w:tcW w:w="3321" w:type="dxa"/>
            <w:tcBorders>
              <w:top w:val="single" w:sz="4" w:space="0" w:color="000000"/>
              <w:left w:val="single" w:sz="4" w:space="0" w:color="000000"/>
              <w:bottom w:val="single" w:sz="4" w:space="0" w:color="000000"/>
              <w:right w:val="single" w:sz="4" w:space="0" w:color="000000"/>
            </w:tcBorders>
          </w:tcPr>
          <w:p w14:paraId="1899BAD5" w14:textId="77777777" w:rsidR="007B434C" w:rsidRDefault="00000000">
            <w:pPr>
              <w:keepNext/>
              <w:jc w:val="center"/>
              <w:rPr>
                <w:color w:val="000000"/>
              </w:rPr>
            </w:pPr>
            <w:r>
              <w:rPr>
                <w:rStyle w:val="title-text"/>
                <w:rFonts w:ascii="Calibri" w:hAnsi="Calibri" w:cs="Calibri"/>
                <w:color w:val="000000"/>
                <w:szCs w:val="22"/>
                <w:lang w:eastAsia="en-US"/>
              </w:rPr>
              <w:t xml:space="preserve">Método proposto poderia ter uma implementação prática em sistemas de atribuição dinâmica de tráfego em tempo real para aplicações ITS, com média de </w:t>
            </w:r>
            <w:r>
              <w:rPr>
                <w:rStyle w:val="title-text"/>
                <w:rFonts w:ascii="Calibri" w:hAnsi="Calibri" w:cs="Calibri"/>
                <w:i/>
                <w:iCs/>
                <w:color w:val="000000"/>
                <w:szCs w:val="22"/>
                <w:lang w:eastAsia="en-US"/>
              </w:rPr>
              <w:t>MAPE</w:t>
            </w:r>
            <w:r>
              <w:rPr>
                <w:rStyle w:val="title-text"/>
                <w:rFonts w:ascii="Calibri" w:hAnsi="Calibri" w:cs="Calibri"/>
                <w:color w:val="000000"/>
                <w:szCs w:val="22"/>
                <w:lang w:eastAsia="en-US"/>
              </w:rPr>
              <w:t xml:space="preserve"> em 7.18% (</w:t>
            </w:r>
            <w:r>
              <w:rPr>
                <w:rStyle w:val="title-text"/>
                <w:rFonts w:ascii="Calibri" w:hAnsi="Calibri" w:cs="Calibri"/>
                <w:i/>
                <w:iCs/>
                <w:color w:val="000000"/>
                <w:szCs w:val="22"/>
                <w:lang w:eastAsia="en-US"/>
              </w:rPr>
              <w:t>LSTM</w:t>
            </w:r>
            <w:r>
              <w:rPr>
                <w:rStyle w:val="title-text"/>
                <w:rFonts w:ascii="Calibri" w:hAnsi="Calibri" w:cs="Calibri"/>
                <w:color w:val="000000"/>
                <w:szCs w:val="22"/>
                <w:lang w:eastAsia="en-US"/>
              </w:rPr>
              <w:t>) e 6.80% (</w:t>
            </w:r>
            <w:r>
              <w:rPr>
                <w:rStyle w:val="title-text"/>
                <w:rFonts w:ascii="Calibri" w:hAnsi="Calibri" w:cs="Calibri"/>
                <w:i/>
                <w:iCs/>
                <w:color w:val="000000"/>
                <w:szCs w:val="22"/>
                <w:lang w:eastAsia="en-US"/>
              </w:rPr>
              <w:t>DLNa</w:t>
            </w:r>
            <w:r>
              <w:rPr>
                <w:rStyle w:val="title-text"/>
                <w:rFonts w:ascii="Calibri" w:hAnsi="Calibri" w:cs="Calibri"/>
                <w:color w:val="000000"/>
                <w:szCs w:val="22"/>
                <w:lang w:eastAsia="en-US"/>
              </w:rPr>
              <w:t>).</w:t>
            </w:r>
          </w:p>
        </w:tc>
      </w:tr>
      <w:tr w:rsidR="007B434C" w14:paraId="5B3CE285"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306E8120" w14:textId="77777777" w:rsidR="007B434C" w:rsidRDefault="00000000">
            <w:pPr>
              <w:jc w:val="center"/>
              <w:rPr>
                <w:rFonts w:ascii="Calibri" w:hAnsi="Calibri" w:cs="Calibri"/>
                <w:color w:val="000000"/>
                <w:szCs w:val="22"/>
                <w:lang w:eastAsia="en-US"/>
              </w:rPr>
            </w:pPr>
            <w:r>
              <w:rPr>
                <w:rFonts w:ascii="Calibri" w:hAnsi="Calibri" w:cs="Calibri"/>
                <w:color w:val="000000"/>
                <w:szCs w:val="22"/>
                <w:lang w:eastAsia="en-US"/>
              </w:rPr>
              <w:t>[5]</w:t>
            </w:r>
          </w:p>
        </w:tc>
        <w:tc>
          <w:tcPr>
            <w:tcW w:w="662" w:type="dxa"/>
            <w:tcBorders>
              <w:top w:val="single" w:sz="4" w:space="0" w:color="000000"/>
              <w:left w:val="single" w:sz="4" w:space="0" w:color="000000"/>
              <w:bottom w:val="single" w:sz="4" w:space="0" w:color="000000"/>
              <w:right w:val="single" w:sz="4" w:space="0" w:color="000000"/>
            </w:tcBorders>
            <w:vAlign w:val="center"/>
          </w:tcPr>
          <w:p w14:paraId="1A5C8085" w14:textId="77777777" w:rsidR="007B434C" w:rsidRDefault="00000000">
            <w:pPr>
              <w:jc w:val="center"/>
              <w:rPr>
                <w:color w:val="000000"/>
              </w:rPr>
            </w:pPr>
            <w:r>
              <w:rPr>
                <w:rStyle w:val="title-text"/>
                <w:rFonts w:ascii="Calibri" w:hAnsi="Calibri" w:cs="Calibri"/>
                <w:color w:val="000000"/>
                <w:szCs w:val="22"/>
                <w:lang w:eastAsia="en-US"/>
              </w:rPr>
              <w:t>2023</w:t>
            </w:r>
          </w:p>
        </w:tc>
        <w:tc>
          <w:tcPr>
            <w:tcW w:w="2666" w:type="dxa"/>
            <w:tcBorders>
              <w:top w:val="single" w:sz="4" w:space="0" w:color="000000"/>
              <w:left w:val="single" w:sz="4" w:space="0" w:color="000000"/>
              <w:bottom w:val="single" w:sz="4" w:space="0" w:color="000000"/>
              <w:right w:val="single" w:sz="4" w:space="0" w:color="000000"/>
            </w:tcBorders>
          </w:tcPr>
          <w:p w14:paraId="69BB2443" w14:textId="77777777" w:rsidR="007B434C" w:rsidRDefault="00000000">
            <w:pPr>
              <w:jc w:val="center"/>
              <w:rPr>
                <w:color w:val="000000"/>
              </w:rPr>
            </w:pPr>
            <w:r>
              <w:rPr>
                <w:rStyle w:val="title-text"/>
                <w:rFonts w:ascii="Calibri" w:hAnsi="Calibri" w:cs="Calibri"/>
                <w:color w:val="000000"/>
                <w:szCs w:val="22"/>
                <w:lang w:eastAsia="en-US"/>
              </w:rPr>
              <w:t>Análise do fluxo de veículos para ajudar a reduzir o congestionamento de tráfego, os custos de combustível e a poluição atmosférica.</w:t>
            </w:r>
          </w:p>
        </w:tc>
        <w:tc>
          <w:tcPr>
            <w:tcW w:w="1653" w:type="dxa"/>
            <w:tcBorders>
              <w:top w:val="single" w:sz="4" w:space="0" w:color="000000"/>
              <w:left w:val="single" w:sz="4" w:space="0" w:color="000000"/>
              <w:bottom w:val="single" w:sz="4" w:space="0" w:color="000000"/>
              <w:right w:val="single" w:sz="4" w:space="0" w:color="000000"/>
            </w:tcBorders>
          </w:tcPr>
          <w:p w14:paraId="4B6B1626" w14:textId="77777777" w:rsidR="007B434C" w:rsidRDefault="00000000">
            <w:pPr>
              <w:jc w:val="center"/>
              <w:rPr>
                <w:color w:val="000000"/>
              </w:rPr>
            </w:pPr>
            <w:r>
              <w:rPr>
                <w:rStyle w:val="title-text"/>
                <w:rFonts w:ascii="Calibri" w:hAnsi="Calibri" w:cs="Calibri"/>
                <w:i/>
                <w:iCs/>
                <w:color w:val="000000"/>
                <w:szCs w:val="22"/>
                <w:lang w:val="en-US" w:eastAsia="en-US"/>
              </w:rPr>
              <w:t>Decision Tree</w:t>
            </w:r>
          </w:p>
          <w:p w14:paraId="663D9AA7" w14:textId="77777777" w:rsidR="007B434C" w:rsidRDefault="00000000">
            <w:pPr>
              <w:jc w:val="center"/>
              <w:rPr>
                <w:color w:val="000000"/>
              </w:rPr>
            </w:pPr>
            <w:r>
              <w:rPr>
                <w:rStyle w:val="title-text"/>
                <w:rFonts w:ascii="Calibri" w:hAnsi="Calibri" w:cs="Calibri"/>
                <w:i/>
                <w:iCs/>
                <w:szCs w:val="22"/>
                <w:lang w:val="en-US" w:eastAsia="en-US"/>
              </w:rPr>
              <w:t>Extra-tree</w:t>
            </w:r>
          </w:p>
          <w:p w14:paraId="6462D341" w14:textId="77777777" w:rsidR="007B434C" w:rsidRDefault="00000000">
            <w:pPr>
              <w:jc w:val="center"/>
              <w:rPr>
                <w:color w:val="000000"/>
              </w:rPr>
            </w:pPr>
            <w:r>
              <w:rPr>
                <w:rStyle w:val="title-text"/>
                <w:rFonts w:ascii="Calibri" w:hAnsi="Calibri" w:cs="Calibri"/>
                <w:i/>
                <w:iCs/>
                <w:color w:val="000000"/>
                <w:szCs w:val="22"/>
                <w:lang w:val="en-US" w:eastAsia="en-US"/>
              </w:rPr>
              <w:t>k-Near Neighbors</w:t>
            </w:r>
          </w:p>
          <w:p w14:paraId="3E4F559B" w14:textId="77777777" w:rsidR="007B434C" w:rsidRDefault="00000000">
            <w:pPr>
              <w:jc w:val="center"/>
              <w:rPr>
                <w:color w:val="000000"/>
              </w:rPr>
            </w:pPr>
            <w:r>
              <w:rPr>
                <w:rStyle w:val="title-text"/>
                <w:rFonts w:ascii="Calibri" w:hAnsi="Calibri" w:cs="Calibri"/>
                <w:i/>
                <w:iCs/>
                <w:color w:val="000000"/>
                <w:szCs w:val="22"/>
                <w:lang w:eastAsia="en-US"/>
              </w:rPr>
              <w:t>Random Forest</w:t>
            </w:r>
          </w:p>
          <w:p w14:paraId="0493F1DB" w14:textId="77777777" w:rsidR="007B434C" w:rsidRDefault="00000000">
            <w:pPr>
              <w:jc w:val="center"/>
              <w:rPr>
                <w:rFonts w:ascii="Calibri" w:hAnsi="Calibri" w:cs="Calibri"/>
                <w:i/>
                <w:iCs/>
                <w:color w:val="000000"/>
                <w:szCs w:val="22"/>
                <w:lang w:eastAsia="en-US"/>
              </w:rPr>
            </w:pPr>
            <w:r>
              <w:rPr>
                <w:rFonts w:ascii="Calibri" w:hAnsi="Calibri" w:cs="Calibri"/>
                <w:i/>
                <w:iCs/>
                <w:color w:val="000000"/>
                <w:szCs w:val="22"/>
                <w:lang w:eastAsia="en-US"/>
              </w:rPr>
              <w:t>MLP</w:t>
            </w:r>
          </w:p>
        </w:tc>
        <w:tc>
          <w:tcPr>
            <w:tcW w:w="3321" w:type="dxa"/>
            <w:tcBorders>
              <w:top w:val="single" w:sz="4" w:space="0" w:color="000000"/>
              <w:left w:val="single" w:sz="4" w:space="0" w:color="000000"/>
              <w:bottom w:val="single" w:sz="4" w:space="0" w:color="000000"/>
              <w:right w:val="single" w:sz="4" w:space="0" w:color="000000"/>
            </w:tcBorders>
          </w:tcPr>
          <w:p w14:paraId="3AB20A2B" w14:textId="77777777" w:rsidR="007B434C" w:rsidRDefault="00000000">
            <w:pPr>
              <w:jc w:val="center"/>
              <w:rPr>
                <w:color w:val="000000"/>
              </w:rPr>
            </w:pPr>
            <w:r>
              <w:rPr>
                <w:rStyle w:val="title-text"/>
                <w:rFonts w:ascii="Calibri" w:hAnsi="Calibri" w:cs="Calibri"/>
                <w:szCs w:val="22"/>
                <w:lang w:eastAsia="en-US"/>
              </w:rPr>
              <w:t xml:space="preserve">Resultados de classificação </w:t>
            </w:r>
            <w:r>
              <w:rPr>
                <w:rStyle w:val="title-text"/>
                <w:rFonts w:ascii="Calibri" w:hAnsi="Calibri" w:cs="Calibri"/>
                <w:szCs w:val="22"/>
                <w:lang w:eastAsia="en-US"/>
                <w:rPrChange w:id="76" w:author="Unknown Author" w:date="2023-04-07T15:20:00Z">
                  <w:rPr/>
                </w:rPrChange>
              </w:rPr>
              <w:t>mais elevados</w:t>
            </w:r>
            <w:r>
              <w:rPr>
                <w:rStyle w:val="title-text"/>
                <w:rFonts w:ascii="Calibri" w:hAnsi="Calibri" w:cs="Calibri"/>
                <w:szCs w:val="22"/>
                <w:lang w:eastAsia="en-US"/>
              </w:rPr>
              <w:t xml:space="preserve"> foram obtidos no conjunto de dados da Primavera, o que coincide com as restrições de mobilidade estabelecidas nas cidades devido à pandemia de </w:t>
            </w:r>
            <w:r>
              <w:rPr>
                <w:rStyle w:val="title-text"/>
                <w:rFonts w:ascii="Calibri" w:hAnsi="Calibri" w:cs="Calibri"/>
                <w:i/>
                <w:iCs/>
                <w:szCs w:val="22"/>
                <w:lang w:eastAsia="en-US"/>
              </w:rPr>
              <w:t>Covid-19</w:t>
            </w:r>
            <w:r>
              <w:rPr>
                <w:rStyle w:val="title-text"/>
                <w:rFonts w:ascii="Calibri" w:hAnsi="Calibri" w:cs="Calibri"/>
                <w:szCs w:val="22"/>
                <w:lang w:eastAsia="en-US"/>
              </w:rPr>
              <w:t xml:space="preserve">, onde a </w:t>
            </w:r>
            <w:r>
              <w:rPr>
                <w:rStyle w:val="title-text"/>
                <w:rFonts w:ascii="Calibri" w:hAnsi="Calibri" w:cs="Calibri"/>
                <w:i/>
                <w:iCs/>
                <w:szCs w:val="22"/>
                <w:lang w:eastAsia="en-US"/>
              </w:rPr>
              <w:t>Decision Tree</w:t>
            </w:r>
            <w:r>
              <w:rPr>
                <w:rStyle w:val="title-text"/>
                <w:rFonts w:ascii="Calibri" w:hAnsi="Calibri" w:cs="Calibri"/>
                <w:szCs w:val="22"/>
                <w:lang w:eastAsia="en-US"/>
              </w:rPr>
              <w:t xml:space="preserve"> obteve a </w:t>
            </w:r>
            <w:r>
              <w:rPr>
                <w:rStyle w:val="title-text"/>
                <w:rFonts w:ascii="Calibri" w:hAnsi="Calibri" w:cs="Calibri"/>
                <w:szCs w:val="22"/>
                <w:lang w:eastAsia="en-US"/>
                <w:rPrChange w:id="77" w:author="Unknown Author" w:date="2023-04-07T15:20:00Z">
                  <w:rPr/>
                </w:rPrChange>
              </w:rPr>
              <w:t>maior precisão</w:t>
            </w:r>
            <w:r>
              <w:rPr>
                <w:rStyle w:val="title-text"/>
                <w:rFonts w:ascii="Calibri" w:hAnsi="Calibri" w:cs="Calibri"/>
                <w:szCs w:val="22"/>
                <w:lang w:eastAsia="en-US"/>
              </w:rPr>
              <w:t xml:space="preserve"> com 99.89% na experiência.</w:t>
            </w:r>
          </w:p>
        </w:tc>
      </w:tr>
      <w:tr w:rsidR="007B434C" w14:paraId="1AD1CF36" w14:textId="77777777">
        <w:trPr>
          <w:trHeight w:val="2513"/>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9CAEC6C" w14:textId="77777777" w:rsidR="007B434C" w:rsidRDefault="00000000">
            <w:pPr>
              <w:jc w:val="center"/>
              <w:rPr>
                <w:rFonts w:ascii="Calibri" w:hAnsi="Calibri" w:cs="Calibri"/>
                <w:color w:val="000000"/>
                <w:szCs w:val="22"/>
                <w:lang w:eastAsia="en-US"/>
              </w:rPr>
            </w:pPr>
            <w:r>
              <w:rPr>
                <w:rFonts w:ascii="Calibri" w:hAnsi="Calibri" w:cs="Calibri"/>
                <w:color w:val="000000"/>
                <w:szCs w:val="22"/>
                <w:lang w:eastAsia="en-US"/>
              </w:rPr>
              <w:lastRenderedPageBreak/>
              <w:t>[6]</w:t>
            </w:r>
          </w:p>
        </w:tc>
        <w:tc>
          <w:tcPr>
            <w:tcW w:w="662" w:type="dxa"/>
            <w:tcBorders>
              <w:top w:val="single" w:sz="4" w:space="0" w:color="000000"/>
              <w:left w:val="single" w:sz="4" w:space="0" w:color="000000"/>
              <w:bottom w:val="single" w:sz="4" w:space="0" w:color="000000"/>
              <w:right w:val="single" w:sz="4" w:space="0" w:color="000000"/>
            </w:tcBorders>
            <w:vAlign w:val="center"/>
          </w:tcPr>
          <w:p w14:paraId="08DCB87D" w14:textId="77777777" w:rsidR="007B434C" w:rsidRDefault="00000000">
            <w:pPr>
              <w:jc w:val="center"/>
              <w:rPr>
                <w:color w:val="000000"/>
              </w:rPr>
            </w:pPr>
            <w:r>
              <w:rPr>
                <w:rStyle w:val="title-text"/>
                <w:rFonts w:ascii="Calibri" w:hAnsi="Calibri" w:cs="Calibri"/>
                <w:color w:val="000000"/>
                <w:szCs w:val="22"/>
                <w:lang w:eastAsia="en-US"/>
              </w:rPr>
              <w:t>2022</w:t>
            </w:r>
          </w:p>
        </w:tc>
        <w:tc>
          <w:tcPr>
            <w:tcW w:w="2666" w:type="dxa"/>
            <w:tcBorders>
              <w:top w:val="single" w:sz="4" w:space="0" w:color="000000"/>
              <w:left w:val="single" w:sz="4" w:space="0" w:color="000000"/>
              <w:bottom w:val="single" w:sz="4" w:space="0" w:color="000000"/>
              <w:right w:val="single" w:sz="4" w:space="0" w:color="000000"/>
            </w:tcBorders>
          </w:tcPr>
          <w:p w14:paraId="169E514E" w14:textId="77777777" w:rsidR="007B434C" w:rsidRDefault="00000000">
            <w:pPr>
              <w:jc w:val="center"/>
              <w:rPr>
                <w:color w:val="000000"/>
              </w:rPr>
            </w:pPr>
            <w:r>
              <w:rPr>
                <w:rStyle w:val="title-text"/>
                <w:rFonts w:ascii="Calibri" w:hAnsi="Calibri" w:cs="Calibri"/>
                <w:color w:val="000000"/>
                <w:szCs w:val="22"/>
                <w:lang w:eastAsia="en-US"/>
              </w:rPr>
              <w:t>Utilização de gráficos convulsionais para a previsão do fluxo de tráfego urbano num ambiente com Internet de alta velocidade.</w:t>
            </w:r>
          </w:p>
        </w:tc>
        <w:tc>
          <w:tcPr>
            <w:tcW w:w="1653" w:type="dxa"/>
            <w:tcBorders>
              <w:top w:val="single" w:sz="4" w:space="0" w:color="000000"/>
              <w:left w:val="single" w:sz="4" w:space="0" w:color="000000"/>
              <w:bottom w:val="single" w:sz="4" w:space="0" w:color="000000"/>
              <w:right w:val="single" w:sz="4" w:space="0" w:color="000000"/>
            </w:tcBorders>
          </w:tcPr>
          <w:p w14:paraId="52A1D229" w14:textId="77777777" w:rsidR="007B434C" w:rsidRDefault="00000000">
            <w:pPr>
              <w:jc w:val="center"/>
              <w:rPr>
                <w:color w:val="000000"/>
              </w:rPr>
            </w:pPr>
            <w:r>
              <w:rPr>
                <w:rStyle w:val="title-text"/>
                <w:rFonts w:ascii="Calibri" w:hAnsi="Calibri" w:cs="Calibri"/>
                <w:i/>
                <w:iCs/>
                <w:color w:val="000000"/>
                <w:szCs w:val="22"/>
                <w:lang w:val="en-US" w:eastAsia="en-US"/>
              </w:rPr>
              <w:t>STGCN</w:t>
            </w:r>
          </w:p>
          <w:p w14:paraId="25084AE9" w14:textId="77777777" w:rsidR="007B434C" w:rsidRDefault="00000000">
            <w:pPr>
              <w:jc w:val="center"/>
              <w:rPr>
                <w:color w:val="000000"/>
              </w:rPr>
            </w:pPr>
            <w:r>
              <w:rPr>
                <w:rStyle w:val="title-text"/>
                <w:rFonts w:ascii="Calibri" w:hAnsi="Calibri" w:cs="Calibri"/>
                <w:i/>
                <w:iCs/>
                <w:color w:val="000000"/>
                <w:szCs w:val="22"/>
                <w:lang w:val="en-US" w:eastAsia="en-US"/>
              </w:rPr>
              <w:t>STGNN</w:t>
            </w:r>
          </w:p>
          <w:p w14:paraId="4A2E8238" w14:textId="77777777" w:rsidR="007B434C" w:rsidRDefault="00000000">
            <w:pPr>
              <w:jc w:val="center"/>
              <w:rPr>
                <w:color w:val="000000"/>
              </w:rPr>
            </w:pPr>
            <w:r>
              <w:rPr>
                <w:rStyle w:val="title-text"/>
                <w:rFonts w:ascii="Calibri" w:hAnsi="Calibri" w:cs="Calibri"/>
                <w:i/>
                <w:iCs/>
                <w:color w:val="000000"/>
                <w:szCs w:val="22"/>
                <w:lang w:val="en-US" w:eastAsia="en-US"/>
              </w:rPr>
              <w:t>STFGNN</w:t>
            </w:r>
          </w:p>
          <w:p w14:paraId="7546734F" w14:textId="77777777" w:rsidR="007B434C" w:rsidRDefault="00000000">
            <w:pPr>
              <w:jc w:val="center"/>
              <w:rPr>
                <w:color w:val="000000"/>
              </w:rPr>
            </w:pPr>
            <w:r>
              <w:rPr>
                <w:rStyle w:val="title-text"/>
                <w:rFonts w:ascii="Calibri" w:hAnsi="Calibri" w:cs="Calibri"/>
                <w:i/>
                <w:iCs/>
                <w:color w:val="000000"/>
                <w:szCs w:val="22"/>
                <w:lang w:val="en-US" w:eastAsia="en-US"/>
              </w:rPr>
              <w:t>GraphWaveNet</w:t>
            </w:r>
          </w:p>
          <w:p w14:paraId="2AC29D27" w14:textId="77777777" w:rsidR="007B434C" w:rsidRDefault="00000000">
            <w:pPr>
              <w:jc w:val="center"/>
              <w:rPr>
                <w:color w:val="000000"/>
              </w:rPr>
            </w:pPr>
            <w:r>
              <w:rPr>
                <w:rStyle w:val="title-text"/>
                <w:rFonts w:ascii="Calibri" w:hAnsi="Calibri" w:cs="Calibri"/>
                <w:i/>
                <w:iCs/>
                <w:szCs w:val="22"/>
                <w:lang w:val="en-US" w:eastAsia="en-US"/>
              </w:rPr>
              <w:t>Promotion</w:t>
            </w:r>
          </w:p>
        </w:tc>
        <w:tc>
          <w:tcPr>
            <w:tcW w:w="3321" w:type="dxa"/>
            <w:tcBorders>
              <w:top w:val="single" w:sz="4" w:space="0" w:color="000000"/>
              <w:left w:val="single" w:sz="4" w:space="0" w:color="000000"/>
              <w:bottom w:val="single" w:sz="4" w:space="0" w:color="000000"/>
              <w:right w:val="single" w:sz="4" w:space="0" w:color="000000"/>
            </w:tcBorders>
          </w:tcPr>
          <w:p w14:paraId="0713B9F6" w14:textId="77777777" w:rsidR="007B434C" w:rsidRDefault="00000000">
            <w:pPr>
              <w:jc w:val="center"/>
              <w:rPr>
                <w:color w:val="000000"/>
              </w:rPr>
            </w:pPr>
            <w:r>
              <w:rPr>
                <w:rStyle w:val="title-text"/>
                <w:rFonts w:ascii="Calibri" w:hAnsi="Calibri" w:cs="Calibri"/>
                <w:color w:val="000000"/>
                <w:szCs w:val="22"/>
                <w:lang w:eastAsia="en-US"/>
                <w:rPrChange w:id="78" w:author="Unknown Author" w:date="2023-04-07T15:21:00Z">
                  <w:rPr/>
                </w:rPrChange>
              </w:rPr>
              <w:t xml:space="preserve">A </w:t>
            </w:r>
            <w:r>
              <w:rPr>
                <w:rStyle w:val="title-text"/>
                <w:rFonts w:ascii="Calibri" w:hAnsi="Calibri" w:cs="Calibri"/>
                <w:i/>
                <w:iCs/>
                <w:color w:val="000000"/>
                <w:szCs w:val="22"/>
                <w:lang w:eastAsia="en-US"/>
                <w:rPrChange w:id="79" w:author="Unknown Author" w:date="2023-04-07T15:21:00Z">
                  <w:rPr/>
                </w:rPrChange>
              </w:rPr>
              <w:t>promotion</w:t>
            </w:r>
            <w:r>
              <w:rPr>
                <w:rStyle w:val="title-text"/>
                <w:rFonts w:ascii="Calibri" w:hAnsi="Calibri" w:cs="Calibri"/>
                <w:color w:val="000000"/>
                <w:szCs w:val="22"/>
                <w:lang w:eastAsia="en-US"/>
              </w:rPr>
              <w:t xml:space="preserve"> quando comparada com as técnicas de previsão do fluxo de tráfego de base supera as outras soluções (</w:t>
            </w:r>
            <w:r>
              <w:rPr>
                <w:rStyle w:val="title-text"/>
                <w:rFonts w:ascii="Calibri" w:hAnsi="Calibri" w:cs="Calibri"/>
                <w:i/>
                <w:iCs/>
                <w:color w:val="000000"/>
                <w:szCs w:val="22"/>
                <w:lang w:eastAsia="en-US"/>
              </w:rPr>
              <w:t>STGCN, STGNN, STFGNN e GraphWaveNet</w:t>
            </w:r>
            <w:r>
              <w:rPr>
                <w:rStyle w:val="title-text"/>
                <w:rFonts w:ascii="Calibri" w:hAnsi="Calibri" w:cs="Calibri"/>
                <w:color w:val="000000"/>
                <w:szCs w:val="22"/>
                <w:lang w:eastAsia="en-US"/>
              </w:rPr>
              <w:t>).</w:t>
            </w:r>
          </w:p>
        </w:tc>
      </w:tr>
      <w:tr w:rsidR="007B434C" w14:paraId="11000834" w14:textId="77777777">
        <w:trPr>
          <w:trHeight w:val="2967"/>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7E0710F9" w14:textId="77777777" w:rsidR="007B434C" w:rsidRDefault="00000000">
            <w:pPr>
              <w:jc w:val="center"/>
              <w:rPr>
                <w:color w:val="000000"/>
              </w:rPr>
            </w:pPr>
            <w:r>
              <w:rPr>
                <w:rStyle w:val="title-text"/>
                <w:rFonts w:ascii="Calibri" w:hAnsi="Calibri"/>
                <w:color w:val="000000"/>
                <w:szCs w:val="22"/>
                <w:lang w:eastAsia="en-US"/>
              </w:rPr>
              <w:t>[7]</w:t>
            </w:r>
          </w:p>
        </w:tc>
        <w:tc>
          <w:tcPr>
            <w:tcW w:w="662" w:type="dxa"/>
            <w:tcBorders>
              <w:top w:val="single" w:sz="4" w:space="0" w:color="000000"/>
              <w:left w:val="single" w:sz="4" w:space="0" w:color="000000"/>
              <w:bottom w:val="single" w:sz="4" w:space="0" w:color="000000"/>
              <w:right w:val="single" w:sz="4" w:space="0" w:color="000000"/>
            </w:tcBorders>
            <w:vAlign w:val="center"/>
          </w:tcPr>
          <w:p w14:paraId="70230FCC" w14:textId="77777777" w:rsidR="007B434C" w:rsidRDefault="00000000">
            <w:pPr>
              <w:jc w:val="center"/>
              <w:rPr>
                <w:color w:val="000000"/>
              </w:rPr>
            </w:pPr>
            <w:r>
              <w:rPr>
                <w:rStyle w:val="title-text"/>
                <w:rFonts w:ascii="Calibri" w:hAnsi="Calibri"/>
                <w:color w:val="000000"/>
                <w:szCs w:val="22"/>
                <w:lang w:eastAsia="en-US"/>
              </w:rPr>
              <w:t>2022</w:t>
            </w:r>
          </w:p>
        </w:tc>
        <w:tc>
          <w:tcPr>
            <w:tcW w:w="2666" w:type="dxa"/>
            <w:tcBorders>
              <w:top w:val="single" w:sz="4" w:space="0" w:color="000000"/>
              <w:left w:val="single" w:sz="4" w:space="0" w:color="000000"/>
              <w:bottom w:val="single" w:sz="4" w:space="0" w:color="000000"/>
              <w:right w:val="single" w:sz="4" w:space="0" w:color="000000"/>
            </w:tcBorders>
          </w:tcPr>
          <w:p w14:paraId="0C220251" w14:textId="77777777" w:rsidR="007B434C" w:rsidRDefault="00000000">
            <w:pPr>
              <w:jc w:val="center"/>
              <w:rPr>
                <w:color w:val="000000"/>
              </w:rPr>
            </w:pPr>
            <w:r>
              <w:rPr>
                <w:rStyle w:val="title-text"/>
                <w:rFonts w:ascii="Calibri" w:hAnsi="Calibri"/>
                <w:color w:val="000000"/>
                <w:szCs w:val="22"/>
                <w:lang w:eastAsia="en-US"/>
              </w:rPr>
              <w:t>P</w:t>
            </w:r>
            <w:r>
              <w:rPr>
                <w:rStyle w:val="title-text"/>
                <w:rFonts w:ascii="Calibri" w:hAnsi="Calibri"/>
                <w:szCs w:val="22"/>
                <w:lang w:eastAsia="en-US"/>
              </w:rPr>
              <w:t>revisão da quantidade de tráfego móvel</w:t>
            </w:r>
          </w:p>
        </w:tc>
        <w:tc>
          <w:tcPr>
            <w:tcW w:w="1653" w:type="dxa"/>
            <w:tcBorders>
              <w:top w:val="single" w:sz="4" w:space="0" w:color="000000"/>
              <w:left w:val="single" w:sz="4" w:space="0" w:color="000000"/>
              <w:bottom w:val="single" w:sz="4" w:space="0" w:color="000000"/>
              <w:right w:val="single" w:sz="4" w:space="0" w:color="000000"/>
            </w:tcBorders>
          </w:tcPr>
          <w:p w14:paraId="0FBFA4FC" w14:textId="77777777" w:rsidR="007B434C" w:rsidRDefault="00000000">
            <w:pPr>
              <w:jc w:val="center"/>
              <w:rPr>
                <w:color w:val="000000"/>
              </w:rPr>
            </w:pPr>
            <w:r>
              <w:rPr>
                <w:rStyle w:val="title-text"/>
                <w:rFonts w:ascii="Calibri" w:hAnsi="Calibri"/>
                <w:i/>
                <w:iCs/>
                <w:color w:val="000000"/>
                <w:szCs w:val="22"/>
                <w:lang w:val="en-US" w:eastAsia="en-US"/>
              </w:rPr>
              <w:t>LSTM</w:t>
            </w:r>
          </w:p>
          <w:p w14:paraId="46291CEE" w14:textId="77777777" w:rsidR="007B434C" w:rsidRDefault="00000000">
            <w:pPr>
              <w:jc w:val="center"/>
              <w:rPr>
                <w:color w:val="000000"/>
              </w:rPr>
            </w:pPr>
            <w:r>
              <w:rPr>
                <w:rStyle w:val="title-text"/>
                <w:rFonts w:ascii="Calibri" w:hAnsi="Calibri"/>
                <w:i/>
                <w:iCs/>
                <w:color w:val="000000"/>
                <w:szCs w:val="22"/>
                <w:lang w:val="en-US" w:eastAsia="en-US"/>
              </w:rPr>
              <w:t>GRU</w:t>
            </w:r>
          </w:p>
          <w:p w14:paraId="3247B7F2" w14:textId="77777777" w:rsidR="007B434C" w:rsidRDefault="00000000">
            <w:pPr>
              <w:jc w:val="center"/>
              <w:rPr>
                <w:color w:val="000000"/>
              </w:rPr>
            </w:pPr>
            <w:r>
              <w:rPr>
                <w:rStyle w:val="title-text"/>
                <w:rFonts w:ascii="Calibri" w:hAnsi="Calibri"/>
                <w:i/>
                <w:iCs/>
                <w:color w:val="000000"/>
                <w:szCs w:val="22"/>
                <w:lang w:val="en-US" w:eastAsia="en-US"/>
              </w:rPr>
              <w:t>Random Forest</w:t>
            </w:r>
          </w:p>
          <w:p w14:paraId="04687E75" w14:textId="77777777" w:rsidR="007B434C" w:rsidRDefault="00000000">
            <w:pPr>
              <w:jc w:val="center"/>
              <w:rPr>
                <w:color w:val="000000"/>
              </w:rPr>
            </w:pPr>
            <w:r>
              <w:rPr>
                <w:rStyle w:val="title-text"/>
                <w:rFonts w:ascii="Calibri" w:hAnsi="Calibri"/>
                <w:i/>
                <w:iCs/>
                <w:color w:val="000000"/>
                <w:szCs w:val="22"/>
                <w:lang w:val="en-US" w:eastAsia="en-US"/>
              </w:rPr>
              <w:t>Linear Regression</w:t>
            </w:r>
          </w:p>
          <w:p w14:paraId="37C8032E" w14:textId="77777777" w:rsidR="007B434C" w:rsidRDefault="00000000">
            <w:pPr>
              <w:jc w:val="center"/>
              <w:rPr>
                <w:color w:val="000000"/>
              </w:rPr>
            </w:pPr>
            <w:r>
              <w:rPr>
                <w:rStyle w:val="title-text"/>
                <w:rFonts w:ascii="Calibri" w:hAnsi="Calibri"/>
                <w:i/>
                <w:iCs/>
                <w:color w:val="000000"/>
                <w:szCs w:val="22"/>
                <w:lang w:eastAsia="en-US"/>
              </w:rPr>
              <w:t>Support Vector Machine</w:t>
            </w:r>
          </w:p>
        </w:tc>
        <w:tc>
          <w:tcPr>
            <w:tcW w:w="3321" w:type="dxa"/>
            <w:tcBorders>
              <w:top w:val="single" w:sz="4" w:space="0" w:color="000000"/>
              <w:left w:val="single" w:sz="4" w:space="0" w:color="000000"/>
              <w:bottom w:val="single" w:sz="4" w:space="0" w:color="000000"/>
              <w:right w:val="single" w:sz="4" w:space="0" w:color="000000"/>
            </w:tcBorders>
          </w:tcPr>
          <w:p w14:paraId="0F2EC9CA" w14:textId="77777777" w:rsidR="007B434C" w:rsidRDefault="00000000">
            <w:pPr>
              <w:jc w:val="center"/>
              <w:rPr>
                <w:color w:val="000000"/>
              </w:rPr>
            </w:pPr>
            <w:r>
              <w:rPr>
                <w:rStyle w:val="title-text"/>
                <w:rFonts w:ascii="Calibri" w:hAnsi="Calibri"/>
                <w:color w:val="000000"/>
                <w:szCs w:val="22"/>
                <w:lang w:eastAsia="en-US"/>
              </w:rPr>
              <w:t xml:space="preserve">Os esquemas baseados no </w:t>
            </w:r>
            <w:r>
              <w:rPr>
                <w:rStyle w:val="title-text"/>
                <w:rFonts w:ascii="Calibri" w:hAnsi="Calibri"/>
                <w:i/>
                <w:iCs/>
                <w:color w:val="000000"/>
                <w:szCs w:val="22"/>
                <w:lang w:eastAsia="en-US"/>
              </w:rPr>
              <w:t>RNN</w:t>
            </w:r>
            <w:r>
              <w:rPr>
                <w:rStyle w:val="title-text"/>
                <w:rFonts w:ascii="Calibri" w:hAnsi="Calibri"/>
                <w:color w:val="000000"/>
                <w:szCs w:val="22"/>
                <w:lang w:eastAsia="en-US"/>
              </w:rPr>
              <w:t xml:space="preserve"> foram mais precisos que os esquemas convencionais baseados em </w:t>
            </w:r>
            <w:r>
              <w:rPr>
                <w:rStyle w:val="title-text"/>
                <w:rFonts w:ascii="Calibri" w:hAnsi="Calibri"/>
                <w:i/>
                <w:iCs/>
                <w:color w:val="000000"/>
                <w:szCs w:val="22"/>
                <w:lang w:eastAsia="en-US"/>
              </w:rPr>
              <w:t xml:space="preserve">“Machine Learning”, </w:t>
            </w:r>
            <w:r>
              <w:rPr>
                <w:rStyle w:val="title-text"/>
                <w:rFonts w:ascii="Calibri" w:hAnsi="Calibri"/>
                <w:color w:val="000000"/>
                <w:szCs w:val="22"/>
                <w:lang w:eastAsia="en-US"/>
              </w:rPr>
              <w:t xml:space="preserve">especialmente o método </w:t>
            </w:r>
            <w:r>
              <w:rPr>
                <w:rStyle w:val="title-text"/>
                <w:rFonts w:ascii="Calibri" w:hAnsi="Calibri"/>
                <w:i/>
                <w:iCs/>
                <w:color w:val="000000"/>
                <w:szCs w:val="22"/>
                <w:lang w:eastAsia="en-US"/>
              </w:rPr>
              <w:t>GRU</w:t>
            </w:r>
            <w:r>
              <w:rPr>
                <w:rStyle w:val="title-text"/>
                <w:rFonts w:ascii="Calibri" w:hAnsi="Calibri"/>
                <w:color w:val="000000"/>
                <w:szCs w:val="22"/>
                <w:lang w:eastAsia="en-US"/>
              </w:rPr>
              <w:t xml:space="preserve"> que melhorou o desempenho 42.91% em termos de </w:t>
            </w:r>
            <w:r>
              <w:rPr>
                <w:rStyle w:val="title-text"/>
                <w:rFonts w:ascii="Calibri" w:hAnsi="Calibri"/>
                <w:i/>
                <w:iCs/>
                <w:color w:val="000000"/>
                <w:szCs w:val="22"/>
                <w:lang w:eastAsia="en-US"/>
              </w:rPr>
              <w:t>RMSE</w:t>
            </w:r>
            <w:r>
              <w:rPr>
                <w:rStyle w:val="title-text"/>
                <w:rFonts w:ascii="Calibri" w:hAnsi="Calibri"/>
                <w:color w:val="000000"/>
                <w:szCs w:val="22"/>
                <w:lang w:eastAsia="en-US"/>
              </w:rPr>
              <w:t xml:space="preserve"> e 1.90% em resultados </w:t>
            </w:r>
            <w:r>
              <w:rPr>
                <w:rStyle w:val="title-text"/>
                <w:rFonts w:ascii="Calibri" w:hAnsi="Calibri"/>
                <w:i/>
                <w:iCs/>
                <w:color w:val="000000"/>
                <w:szCs w:val="22"/>
                <w:lang w:eastAsia="en-US"/>
              </w:rPr>
              <w:t>R2.</w:t>
            </w:r>
          </w:p>
        </w:tc>
      </w:tr>
      <w:tr w:rsidR="007B434C" w14:paraId="4D0085BB" w14:textId="77777777">
        <w:trPr>
          <w:trHeight w:val="1937"/>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94760BF" w14:textId="77777777" w:rsidR="007B434C" w:rsidRDefault="00000000">
            <w:pPr>
              <w:jc w:val="center"/>
              <w:rPr>
                <w:color w:val="000000"/>
              </w:rPr>
            </w:pPr>
            <w:r>
              <w:rPr>
                <w:rStyle w:val="title-text"/>
                <w:rFonts w:ascii="Calibri" w:hAnsi="Calibri"/>
                <w:color w:val="000000"/>
                <w:szCs w:val="22"/>
                <w:lang w:eastAsia="en-US"/>
              </w:rPr>
              <w:t>[8]</w:t>
            </w:r>
          </w:p>
        </w:tc>
        <w:tc>
          <w:tcPr>
            <w:tcW w:w="662" w:type="dxa"/>
            <w:tcBorders>
              <w:top w:val="single" w:sz="4" w:space="0" w:color="000000"/>
              <w:left w:val="single" w:sz="4" w:space="0" w:color="000000"/>
              <w:bottom w:val="single" w:sz="4" w:space="0" w:color="000000"/>
              <w:right w:val="single" w:sz="4" w:space="0" w:color="000000"/>
            </w:tcBorders>
            <w:vAlign w:val="center"/>
          </w:tcPr>
          <w:p w14:paraId="52575F85" w14:textId="77777777" w:rsidR="007B434C" w:rsidRDefault="00000000">
            <w:pPr>
              <w:jc w:val="center"/>
              <w:rPr>
                <w:color w:val="000000"/>
              </w:rPr>
            </w:pPr>
            <w:r>
              <w:rPr>
                <w:rStyle w:val="title-text"/>
                <w:rFonts w:ascii="Calibri" w:hAnsi="Calibri"/>
                <w:color w:val="000000"/>
                <w:szCs w:val="22"/>
                <w:lang w:eastAsia="en-US"/>
              </w:rPr>
              <w:t>2019</w:t>
            </w:r>
          </w:p>
        </w:tc>
        <w:tc>
          <w:tcPr>
            <w:tcW w:w="2666" w:type="dxa"/>
            <w:tcBorders>
              <w:top w:val="single" w:sz="4" w:space="0" w:color="000000"/>
              <w:left w:val="single" w:sz="4" w:space="0" w:color="000000"/>
              <w:bottom w:val="single" w:sz="4" w:space="0" w:color="000000"/>
              <w:right w:val="single" w:sz="4" w:space="0" w:color="000000"/>
            </w:tcBorders>
          </w:tcPr>
          <w:p w14:paraId="7CF84CE0" w14:textId="77777777" w:rsidR="007B434C" w:rsidRDefault="00000000">
            <w:pPr>
              <w:jc w:val="center"/>
              <w:rPr>
                <w:color w:val="000000"/>
              </w:rPr>
            </w:pPr>
            <w:r>
              <w:rPr>
                <w:rStyle w:val="title-text"/>
                <w:rFonts w:ascii="Calibri" w:hAnsi="Calibri"/>
                <w:color w:val="000000"/>
                <w:szCs w:val="22"/>
                <w:lang w:eastAsia="en-US"/>
              </w:rPr>
              <w:t xml:space="preserve">Demonstrar o desempenho do algoritmo </w:t>
            </w:r>
            <w:r>
              <w:rPr>
                <w:rStyle w:val="title-text"/>
                <w:rFonts w:ascii="Calibri" w:hAnsi="Calibri"/>
                <w:i/>
                <w:iCs/>
                <w:color w:val="000000"/>
                <w:szCs w:val="22"/>
                <w:lang w:eastAsia="en-US"/>
              </w:rPr>
              <w:t>Map-Matching</w:t>
            </w:r>
            <w:r>
              <w:rPr>
                <w:rStyle w:val="title-text"/>
                <w:rFonts w:ascii="Calibri" w:hAnsi="Calibri"/>
                <w:color w:val="000000"/>
                <w:szCs w:val="22"/>
                <w:lang w:eastAsia="en-US"/>
              </w:rPr>
              <w:t xml:space="preserve"> e relacionar a precisão da estimativa e a frequência usada com os dados das torres de localização.</w:t>
            </w:r>
          </w:p>
        </w:tc>
        <w:tc>
          <w:tcPr>
            <w:tcW w:w="1653" w:type="dxa"/>
            <w:tcBorders>
              <w:top w:val="single" w:sz="4" w:space="0" w:color="000000"/>
              <w:left w:val="single" w:sz="4" w:space="0" w:color="000000"/>
              <w:bottom w:val="single" w:sz="4" w:space="0" w:color="000000"/>
              <w:right w:val="single" w:sz="4" w:space="0" w:color="000000"/>
            </w:tcBorders>
          </w:tcPr>
          <w:p w14:paraId="5CAA2C3A" w14:textId="77777777" w:rsidR="007B434C" w:rsidRDefault="00000000">
            <w:pPr>
              <w:jc w:val="center"/>
              <w:rPr>
                <w:color w:val="000000"/>
              </w:rPr>
            </w:pPr>
            <w:r>
              <w:rPr>
                <w:rStyle w:val="title-text"/>
                <w:rFonts w:ascii="Calibri" w:hAnsi="Calibri"/>
                <w:i/>
                <w:iCs/>
                <w:color w:val="000000"/>
                <w:szCs w:val="22"/>
                <w:lang w:val="en-US" w:eastAsia="en-US"/>
              </w:rPr>
              <w:t>Map-Matching</w:t>
            </w:r>
          </w:p>
          <w:p w14:paraId="076F9AD8" w14:textId="77777777" w:rsidR="007B434C" w:rsidRDefault="00000000">
            <w:pPr>
              <w:jc w:val="center"/>
              <w:rPr>
                <w:color w:val="000000"/>
              </w:rPr>
            </w:pPr>
            <w:r>
              <w:rPr>
                <w:rStyle w:val="title-text"/>
                <w:rFonts w:ascii="Calibri" w:hAnsi="Calibri"/>
                <w:i/>
                <w:iCs/>
                <w:color w:val="000000"/>
                <w:szCs w:val="22"/>
                <w:lang w:val="en-US" w:eastAsia="en-US"/>
              </w:rPr>
              <w:t>Virtual Inductive Loop</w:t>
            </w:r>
          </w:p>
        </w:tc>
        <w:tc>
          <w:tcPr>
            <w:tcW w:w="3321" w:type="dxa"/>
            <w:tcBorders>
              <w:top w:val="single" w:sz="4" w:space="0" w:color="000000"/>
              <w:left w:val="single" w:sz="4" w:space="0" w:color="000000"/>
              <w:bottom w:val="single" w:sz="4" w:space="0" w:color="000000"/>
              <w:right w:val="single" w:sz="4" w:space="0" w:color="000000"/>
            </w:tcBorders>
          </w:tcPr>
          <w:p w14:paraId="5F9407EA" w14:textId="77777777" w:rsidR="007B434C" w:rsidRDefault="00000000">
            <w:pPr>
              <w:jc w:val="center"/>
              <w:rPr>
                <w:color w:val="000000"/>
              </w:rPr>
            </w:pPr>
            <w:r>
              <w:rPr>
                <w:rStyle w:val="title-text"/>
                <w:rFonts w:ascii="Calibri" w:hAnsi="Calibri"/>
                <w:color w:val="000000"/>
                <w:szCs w:val="22"/>
                <w:lang w:eastAsia="en-US"/>
              </w:rPr>
              <w:t xml:space="preserve">Os resultados desta experiência mostram que o </w:t>
            </w:r>
            <w:r>
              <w:rPr>
                <w:rStyle w:val="title-text"/>
                <w:rFonts w:ascii="Calibri" w:hAnsi="Calibri"/>
                <w:i/>
                <w:iCs/>
                <w:color w:val="000000"/>
                <w:szCs w:val="22"/>
                <w:lang w:eastAsia="en-US"/>
              </w:rPr>
              <w:t>map-matching</w:t>
            </w:r>
            <w:r>
              <w:rPr>
                <w:rStyle w:val="title-text"/>
                <w:rFonts w:ascii="Calibri" w:hAnsi="Calibri"/>
                <w:color w:val="000000"/>
                <w:szCs w:val="22"/>
                <w:lang w:eastAsia="en-US"/>
              </w:rPr>
              <w:t xml:space="preserve"> obteve uma precisão média na ordem dos 60% a 85%. A precisão da rota estimada estende uma equação linear proporcional à frequência de amostragem do local.</w:t>
            </w:r>
          </w:p>
        </w:tc>
      </w:tr>
    </w:tbl>
    <w:p w14:paraId="28173C17" w14:textId="77777777" w:rsidR="007B434C" w:rsidRDefault="007B434C">
      <w:pPr>
        <w:rPr>
          <w:color w:val="000000"/>
        </w:rPr>
      </w:pPr>
    </w:p>
    <w:p w14:paraId="1E68FA13" w14:textId="77777777" w:rsidR="007B434C" w:rsidRDefault="007B434C">
      <w:pPr>
        <w:rPr>
          <w:ins w:id="80" w:author="Unknown Author" w:date="2023-07-01T19:51:00Z"/>
          <w:color w:val="000000"/>
        </w:rPr>
      </w:pPr>
    </w:p>
    <w:p w14:paraId="3C4E7BD3" w14:textId="77777777" w:rsidR="007B434C" w:rsidRDefault="00000000">
      <w:pPr>
        <w:rPr>
          <w:ins w:id="81" w:author="Unknown Author" w:date="2023-07-01T19:51:00Z"/>
          <w:color w:val="000000"/>
          <w:highlight w:val="yellow"/>
        </w:rPr>
      </w:pPr>
      <w:r>
        <w:br w:type="page"/>
      </w:r>
    </w:p>
    <w:p w14:paraId="2481D311" w14:textId="77777777" w:rsidR="007B434C" w:rsidRDefault="00000000">
      <w:pPr>
        <w:pStyle w:val="Ttulo1"/>
        <w:numPr>
          <w:ilvl w:val="0"/>
          <w:numId w:val="4"/>
        </w:numPr>
        <w:ind w:left="432"/>
        <w:rPr>
          <w:color w:val="000000"/>
        </w:rPr>
      </w:pPr>
      <w:bookmarkStart w:id="82" w:name="__RefHeading___Toc11201_3634989049"/>
      <w:bookmarkStart w:id="83" w:name="_Toc138324009"/>
      <w:bookmarkEnd w:id="82"/>
      <w:r>
        <w:rPr>
          <w:color w:val="000000"/>
        </w:rPr>
        <w:lastRenderedPageBreak/>
        <w:t>CRISP-DM</w:t>
      </w:r>
      <w:bookmarkEnd w:id="83"/>
    </w:p>
    <w:p w14:paraId="238AFB2F" w14:textId="77777777" w:rsidR="007B434C" w:rsidRDefault="00000000">
      <w:r>
        <w:t xml:space="preserve">O CRISP-DM é uma metodologia comum de análise de dados. É importante compreender as fases do processo </w:t>
      </w:r>
      <w:r>
        <w:rPr>
          <w:color w:val="000000"/>
        </w:rPr>
        <w:t>CRISP-DM</w:t>
      </w:r>
      <w:r>
        <w:t xml:space="preserve"> a fim de executar corretamente e com qualidade a análise de dados. Efetivamente, a análise de dados é um processo sistemático que envolve um conjunto de atividades para descobrir padrões, que é o objetivo final da análise de dados. </w:t>
      </w:r>
    </w:p>
    <w:p w14:paraId="478BE725" w14:textId="6DE3F2A8" w:rsidR="00527491" w:rsidRDefault="00527491" w:rsidP="00527491">
      <w:pPr>
        <w:rPr>
          <w:color w:val="000000"/>
        </w:rPr>
      </w:pPr>
      <w:r>
        <w:t xml:space="preserve">O modelo </w:t>
      </w:r>
      <w:r>
        <w:rPr>
          <w:color w:val="000000"/>
        </w:rPr>
        <w:t>CRISP-DM</w:t>
      </w:r>
      <w:r>
        <w:t xml:space="preserve"> consiste em seis fases, compreensão do negócio (</w:t>
      </w:r>
      <w:r w:rsidR="001C0BDA" w:rsidRPr="001C0BDA">
        <w:rPr>
          <w:i/>
          <w:iCs/>
        </w:rPr>
        <w:t>b</w:t>
      </w:r>
      <w:r w:rsidRPr="001C0BDA">
        <w:rPr>
          <w:i/>
          <w:iCs/>
        </w:rPr>
        <w:t xml:space="preserve">usiness </w:t>
      </w:r>
      <w:r w:rsidR="001C0BDA" w:rsidRPr="001C0BDA">
        <w:rPr>
          <w:i/>
          <w:iCs/>
        </w:rPr>
        <w:t>u</w:t>
      </w:r>
      <w:r w:rsidRPr="001C0BDA">
        <w:rPr>
          <w:i/>
          <w:iCs/>
        </w:rPr>
        <w:t>nderstanding</w:t>
      </w:r>
      <w:r>
        <w:t xml:space="preserve">), </w:t>
      </w:r>
      <w:r w:rsidR="001C0BDA">
        <w:t>c</w:t>
      </w:r>
      <w:r>
        <w:t>ompreensão dos dados</w:t>
      </w:r>
      <w:r w:rsidR="001C0BDA">
        <w:t xml:space="preserve"> (</w:t>
      </w:r>
      <w:r w:rsidR="001C0BDA" w:rsidRPr="001C0BDA">
        <w:rPr>
          <w:i/>
          <w:iCs/>
        </w:rPr>
        <w:t>data understanding</w:t>
      </w:r>
      <w:r w:rsidR="001C0BDA">
        <w:t>)</w:t>
      </w:r>
      <w:r>
        <w:t>, preparação ou pré-processamento dos dados</w:t>
      </w:r>
      <w:r w:rsidR="001C0BDA">
        <w:t xml:space="preserve"> (</w:t>
      </w:r>
      <w:r w:rsidR="001C0BDA" w:rsidRPr="001C0BDA">
        <w:rPr>
          <w:i/>
          <w:iCs/>
        </w:rPr>
        <w:t>data preparation</w:t>
      </w:r>
      <w:r w:rsidR="001C0BDA">
        <w:t>)</w:t>
      </w:r>
      <w:r>
        <w:t>, construção ou modelação de modelos</w:t>
      </w:r>
      <w:r w:rsidR="001C0BDA">
        <w:t xml:space="preserve"> (</w:t>
      </w:r>
      <w:r w:rsidR="001C0BDA" w:rsidRPr="001C0BDA">
        <w:rPr>
          <w:i/>
          <w:iCs/>
        </w:rPr>
        <w:t>modeling</w:t>
      </w:r>
      <w:r w:rsidR="001C0BDA">
        <w:t>)</w:t>
      </w:r>
      <w:r>
        <w:t>, testes e avaliação</w:t>
      </w:r>
      <w:r w:rsidR="001C0BDA">
        <w:t xml:space="preserve"> (</w:t>
      </w:r>
      <w:r w:rsidR="001C0BDA" w:rsidRPr="001C0BDA">
        <w:rPr>
          <w:i/>
          <w:iCs/>
        </w:rPr>
        <w:t>evaluation</w:t>
      </w:r>
      <w:r w:rsidR="001C0BDA">
        <w:t>)</w:t>
      </w:r>
      <w:r>
        <w:t xml:space="preserve"> e implementação</w:t>
      </w:r>
      <w:r w:rsidR="001C0BDA">
        <w:t xml:space="preserve"> (</w:t>
      </w:r>
      <w:r w:rsidR="001C0BDA" w:rsidRPr="001C0BDA">
        <w:rPr>
          <w:i/>
          <w:iCs/>
        </w:rPr>
        <w:t>deployment</w:t>
      </w:r>
      <w:r w:rsidR="001C0BDA">
        <w:t>).</w:t>
      </w:r>
    </w:p>
    <w:p w14:paraId="556D1691" w14:textId="6995D79B" w:rsidR="00527491" w:rsidRDefault="001C0BDA">
      <w:r>
        <w:rPr>
          <w:noProof/>
        </w:rPr>
        <w:drawing>
          <wp:anchor distT="0" distB="0" distL="114300" distR="114300" simplePos="0" relativeHeight="251659264" behindDoc="0" locked="0" layoutInCell="1" allowOverlap="1" wp14:anchorId="13160F03" wp14:editId="347D390A">
            <wp:simplePos x="0" y="0"/>
            <wp:positionH relativeFrom="margin">
              <wp:align>center</wp:align>
            </wp:positionH>
            <wp:positionV relativeFrom="page">
              <wp:posOffset>4373880</wp:posOffset>
            </wp:positionV>
            <wp:extent cx="5148000" cy="3697200"/>
            <wp:effectExtent l="0" t="0" r="0" b="0"/>
            <wp:wrapTight wrapText="bothSides">
              <wp:wrapPolygon edited="0">
                <wp:start x="0" y="0"/>
                <wp:lineTo x="0" y="21481"/>
                <wp:lineTo x="21501" y="21481"/>
                <wp:lineTo x="21501" y="0"/>
                <wp:lineTo x="0" y="0"/>
              </wp:wrapPolygon>
            </wp:wrapTight>
            <wp:docPr id="43"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 descr="Uma imagem com diagrama&#10;&#10;Descrição gerada automaticamente"/>
                    <pic:cNvPicPr>
                      <a:picLocks noChangeAspect="1" noChangeArrowheads="1"/>
                    </pic:cNvPicPr>
                  </pic:nvPicPr>
                  <pic:blipFill>
                    <a:blip r:embed="rId44"/>
                    <a:stretch>
                      <a:fillRect/>
                    </a:stretch>
                  </pic:blipFill>
                  <pic:spPr bwMode="auto">
                    <a:xfrm>
                      <a:off x="0" y="0"/>
                      <a:ext cx="5148000" cy="3697200"/>
                    </a:xfrm>
                    <a:prstGeom prst="rect">
                      <a:avLst/>
                    </a:prstGeom>
                  </pic:spPr>
                </pic:pic>
              </a:graphicData>
            </a:graphic>
            <wp14:sizeRelH relativeFrom="margin">
              <wp14:pctWidth>0</wp14:pctWidth>
            </wp14:sizeRelH>
            <wp14:sizeRelV relativeFrom="margin">
              <wp14:pctHeight>0</wp14:pctHeight>
            </wp14:sizeRelV>
          </wp:anchor>
        </w:drawing>
      </w:r>
    </w:p>
    <w:p w14:paraId="63632691" w14:textId="679B9341" w:rsidR="00527491" w:rsidRDefault="001C0BDA">
      <w:r>
        <w:rPr>
          <w:noProof/>
        </w:rPr>
        <mc:AlternateContent>
          <mc:Choice Requires="wps">
            <w:drawing>
              <wp:anchor distT="0" distB="0" distL="114300" distR="114300" simplePos="0" relativeHeight="251660288" behindDoc="0" locked="0" layoutInCell="1" allowOverlap="1" wp14:anchorId="5BFFFE2B" wp14:editId="2022F5EB">
                <wp:simplePos x="0" y="0"/>
                <wp:positionH relativeFrom="margin">
                  <wp:align>center</wp:align>
                </wp:positionH>
                <wp:positionV relativeFrom="paragraph">
                  <wp:posOffset>4064635</wp:posOffset>
                </wp:positionV>
                <wp:extent cx="5146675" cy="223520"/>
                <wp:effectExtent l="0" t="0" r="15875" b="24130"/>
                <wp:wrapSquare wrapText="bothSides"/>
                <wp:docPr id="41" name="1"/>
                <wp:cNvGraphicFramePr/>
                <a:graphic xmlns:a="http://schemas.openxmlformats.org/drawingml/2006/main">
                  <a:graphicData uri="http://schemas.microsoft.com/office/word/2010/wordprocessingShape">
                    <wps:wsp>
                      <wps:cNvSpPr/>
                      <wps:spPr>
                        <a:xfrm>
                          <a:off x="0" y="0"/>
                          <a:ext cx="5146675" cy="22352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2B6ECE49" w14:textId="77777777" w:rsidR="00527491" w:rsidRDefault="00527491" w:rsidP="00527491">
                            <w:pPr>
                              <w:pStyle w:val="Legenda"/>
                            </w:pPr>
                            <w:bookmarkStart w:id="84" w:name="_Toc136987476"/>
                            <w:r>
                              <w:t xml:space="preserve">Figura </w:t>
                            </w:r>
                            <w:r>
                              <w:fldChar w:fldCharType="begin"/>
                            </w:r>
                            <w:r>
                              <w:instrText>SEQ Figura \* ARABIC</w:instrText>
                            </w:r>
                            <w:r>
                              <w:fldChar w:fldCharType="separate"/>
                            </w:r>
                            <w:r>
                              <w:t>2</w:t>
                            </w:r>
                            <w:r>
                              <w:fldChar w:fldCharType="end"/>
                            </w:r>
                            <w:r>
                              <w:t xml:space="preserve"> - Modelo CRISP-DM. Fonte:[3]</w:t>
                            </w:r>
                            <w:bookmarkEnd w:id="84"/>
                          </w:p>
                        </w:txbxContent>
                      </wps:txbx>
                      <wps:bodyPr lIns="0" tIns="0" rIns="0" bIns="0">
                        <a:noAutofit/>
                      </wps:bodyPr>
                    </wps:wsp>
                  </a:graphicData>
                </a:graphic>
              </wp:anchor>
            </w:drawing>
          </mc:Choice>
          <mc:Fallback>
            <w:pict>
              <v:rect w14:anchorId="5BFFFE2B" id="1" o:spid="_x0000_s1026" style="position:absolute;left:0;text-align:left;margin-left:0;margin-top:320.05pt;width:405.25pt;height:17.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" strokeweight=".02mm">
                <v:stroke joinstyle="round"/>
                <v:textbox inset="0,0,0,0">
                  <w:txbxContent>
                    <w:p w14:paraId="2B6ECE49" w14:textId="77777777" w:rsidR="00527491" w:rsidRDefault="00527491" w:rsidP="00527491">
                      <w:pPr>
                        <w:pStyle w:val="Legenda"/>
                      </w:pPr>
                      <w:bookmarkStart w:id="85" w:name="_Toc136987476"/>
                      <w:r>
                        <w:t xml:space="preserve">Figura </w:t>
                      </w:r>
                      <w:r>
                        <w:fldChar w:fldCharType="begin"/>
                      </w:r>
                      <w:r>
                        <w:instrText>SEQ Figura \* ARABIC</w:instrText>
                      </w:r>
                      <w:r>
                        <w:fldChar w:fldCharType="separate"/>
                      </w:r>
                      <w:r>
                        <w:t>2</w:t>
                      </w:r>
                      <w:r>
                        <w:fldChar w:fldCharType="end"/>
                      </w:r>
                      <w:r>
                        <w:t xml:space="preserve"> - Modelo CRISP-DM. Fonte:[3]</w:t>
                      </w:r>
                      <w:bookmarkEnd w:id="85"/>
                    </w:p>
                  </w:txbxContent>
                </v:textbox>
                <w10:wrap type="square" anchorx="margin"/>
              </v:rect>
            </w:pict>
          </mc:Fallback>
        </mc:AlternateContent>
      </w:r>
    </w:p>
    <w:p w14:paraId="30414019" w14:textId="25C73DD3" w:rsidR="00527491" w:rsidRDefault="00527491"/>
    <w:p w14:paraId="5800E10E" w14:textId="78C2F09E" w:rsidR="00527491" w:rsidRPr="00527491" w:rsidRDefault="00527491"/>
    <w:p w14:paraId="2B23470A" w14:textId="77777777" w:rsidR="007B434C" w:rsidRDefault="00000000">
      <w:pPr>
        <w:pStyle w:val="Ttulo2"/>
        <w:numPr>
          <w:ilvl w:val="0"/>
          <w:numId w:val="0"/>
        </w:numPr>
        <w:ind w:left="576"/>
        <w:rPr>
          <w:color w:val="000000"/>
        </w:rPr>
      </w:pPr>
      <w:bookmarkStart w:id="86" w:name="__RefHeading___Toc11203_3634989049"/>
      <w:bookmarkStart w:id="87" w:name="_Toc138324010"/>
      <w:bookmarkEnd w:id="86"/>
      <w:r>
        <w:lastRenderedPageBreak/>
        <w:t>3.1. Compreensão do negócio</w:t>
      </w:r>
      <w:bookmarkEnd w:id="87"/>
    </w:p>
    <w:p w14:paraId="03690C6D" w14:textId="401D4360" w:rsidR="007B434C" w:rsidRDefault="00000000">
      <w:pPr>
        <w:rPr>
          <w:color w:val="000000"/>
        </w:rPr>
      </w:pPr>
      <w:r>
        <w:t xml:space="preserve">A primeira fase do modelo </w:t>
      </w:r>
      <w:r>
        <w:rPr>
          <w:color w:val="000000"/>
        </w:rPr>
        <w:t>CRISP-DM</w:t>
      </w:r>
      <w:r>
        <w:t xml:space="preserve"> é a compreensão do negócio, que é uma fase de alto nível para compreender as necessidades de gestão e os objetivos e requisitos do negócio. Pode ser desenvolvido um plano de projeto com base nestes objetivos e definido um orçamento de alto nível ou uma estimativa de custos para o realizar.</w:t>
      </w:r>
    </w:p>
    <w:p w14:paraId="700E5124" w14:textId="77777777" w:rsidR="007B434C" w:rsidRDefault="00000000">
      <w:pPr>
        <w:ind w:firstLine="709"/>
        <w:rPr>
          <w:b/>
          <w:sz w:val="28"/>
          <w:szCs w:val="28"/>
        </w:rPr>
      </w:pPr>
      <w:r>
        <w:rPr>
          <w:b/>
          <w:sz w:val="28"/>
          <w:szCs w:val="28"/>
        </w:rPr>
        <w:t>3.2. Compreensão dos dados</w:t>
      </w:r>
    </w:p>
    <w:p w14:paraId="704BBDF9" w14:textId="77777777" w:rsidR="007B434C" w:rsidRDefault="00000000">
      <w:pPr>
        <w:rPr>
          <w:color w:val="000000"/>
        </w:rPr>
      </w:pPr>
      <w:r>
        <w:t xml:space="preserve">A segunda fase do modelo </w:t>
      </w:r>
      <w:r>
        <w:rPr>
          <w:color w:val="000000"/>
        </w:rPr>
        <w:t>CRISP-DM</w:t>
      </w:r>
      <w:r>
        <w:t>, é a compreensão dos dados. Esta fase envolve a identificação de dados relevantes de diferentes fontes, a recolha dos dados iniciais, a familiarização com os dados, a identificação de problemas de qualidade, a descoberta de novos conhecimentos sobre os dados e a deteção de subconjuntos interessantes para formar hipóteses, através de tabelas ou gráficos.</w:t>
      </w:r>
    </w:p>
    <w:p w14:paraId="24C3E8E1" w14:textId="77777777" w:rsidR="007B434C" w:rsidRDefault="00000000">
      <w:pPr>
        <w:ind w:firstLine="709"/>
        <w:rPr>
          <w:b/>
          <w:sz w:val="28"/>
          <w:szCs w:val="28"/>
        </w:rPr>
      </w:pPr>
      <w:r>
        <w:rPr>
          <w:b/>
          <w:sz w:val="28"/>
          <w:szCs w:val="28"/>
        </w:rPr>
        <w:t>3.3. Preparação ou Pré-processamento dos dados</w:t>
      </w:r>
    </w:p>
    <w:p w14:paraId="0AC9B71D" w14:textId="349C340A" w:rsidR="007B434C" w:rsidRDefault="00000000">
      <w:pPr>
        <w:rPr>
          <w:color w:val="000000"/>
        </w:rPr>
      </w:pPr>
      <w:r>
        <w:t xml:space="preserve">A terceira fase do modelo </w:t>
      </w:r>
      <w:r>
        <w:rPr>
          <w:color w:val="000000"/>
        </w:rPr>
        <w:t>CRISP-DM</w:t>
      </w:r>
      <w:r>
        <w:t xml:space="preserve"> é a preparação dos dados. Na fase de preparação, os dados identificados na fase anterior são carregados num ambiente de análise e passam por um processo de tratamento, transformação, limpeza e seleção, para construir um conjunto final de dados a ser usado. Com efeito, esta etapa é muitas vezes a que consome mais tempo e esforço no processo CRISP-DM, cerca de 80% do tempo total, pois os dados do mundo real geralmente são incompletos, com falhas, contêm ruído e inconsistências, pelo que precisam de ser corrigidos e melhorados para a análise posterior.</w:t>
      </w:r>
    </w:p>
    <w:p w14:paraId="77828FED" w14:textId="77777777" w:rsidR="007B434C" w:rsidRDefault="00000000">
      <w:pPr>
        <w:ind w:firstLine="709"/>
        <w:rPr>
          <w:b/>
          <w:sz w:val="28"/>
          <w:szCs w:val="28"/>
        </w:rPr>
      </w:pPr>
      <w:r>
        <w:rPr>
          <w:b/>
          <w:sz w:val="28"/>
          <w:szCs w:val="28"/>
        </w:rPr>
        <w:t>3.4. Construção ou Modelação de modelos</w:t>
      </w:r>
    </w:p>
    <w:p w14:paraId="66D8605F" w14:textId="7BB1325A" w:rsidR="007B434C" w:rsidRDefault="00000000">
      <w:pPr>
        <w:rPr>
          <w:color w:val="000000"/>
        </w:rPr>
      </w:pPr>
      <w:r>
        <w:t>Os dados tratados e selecionados são usados na próxima etapa, que é a construção do modelo matemático ou computacional. Esta etapa é também chamada modelação. Aqui são selecionadas as técnicas e tarefas a serem aplicadas para atender aos objetivos do negócio. Na fase de construção do modelo, pode-se escolher vários modelos possíveis e fazer avaliação comparativa entre eles.</w:t>
      </w:r>
    </w:p>
    <w:p w14:paraId="15F5FE4C" w14:textId="77777777" w:rsidR="007B434C" w:rsidRDefault="007B434C">
      <w:pPr>
        <w:rPr>
          <w:color w:val="000000"/>
        </w:rPr>
      </w:pPr>
    </w:p>
    <w:p w14:paraId="19295EA9" w14:textId="77777777" w:rsidR="007B434C" w:rsidRDefault="00000000">
      <w:pPr>
        <w:ind w:firstLine="709"/>
        <w:rPr>
          <w:b/>
          <w:sz w:val="28"/>
          <w:szCs w:val="28"/>
        </w:rPr>
      </w:pPr>
      <w:r>
        <w:rPr>
          <w:b/>
          <w:sz w:val="28"/>
          <w:szCs w:val="28"/>
        </w:rPr>
        <w:t xml:space="preserve">3.5. Testes e Avaliação </w:t>
      </w:r>
    </w:p>
    <w:p w14:paraId="632143F2" w14:textId="77777777" w:rsidR="007B434C" w:rsidRDefault="00000000">
      <w:pPr>
        <w:rPr>
          <w:color w:val="000000"/>
        </w:rPr>
      </w:pPr>
      <w:r>
        <w:t>Na fase de teste e avaliação, o modelo construído é testado e avaliado para ver se atende aos objetivos empresariais e para avaliar a precisão e eficiência do modelo em relação aos métodos alternativos. Essa é uma fase crítica, porque se não for descoberto nenhum padrão válido e útil, a mineração de dados pode ser considerada uma perda de tempo e esforço.</w:t>
      </w:r>
    </w:p>
    <w:p w14:paraId="207454FA" w14:textId="77777777" w:rsidR="001C0BDA" w:rsidRDefault="001C0BDA">
      <w:pPr>
        <w:ind w:firstLine="709"/>
        <w:rPr>
          <w:b/>
          <w:sz w:val="28"/>
          <w:szCs w:val="28"/>
        </w:rPr>
      </w:pPr>
    </w:p>
    <w:p w14:paraId="0E3890DB" w14:textId="57E5A83F" w:rsidR="007B434C" w:rsidRDefault="00000000">
      <w:pPr>
        <w:ind w:firstLine="709"/>
        <w:rPr>
          <w:b/>
          <w:sz w:val="28"/>
          <w:szCs w:val="28"/>
        </w:rPr>
      </w:pPr>
      <w:r>
        <w:rPr>
          <w:b/>
          <w:sz w:val="28"/>
          <w:szCs w:val="28"/>
        </w:rPr>
        <w:lastRenderedPageBreak/>
        <w:t xml:space="preserve">3.6. Implementação </w:t>
      </w:r>
    </w:p>
    <w:p w14:paraId="2B19D14A" w14:textId="47FC85CB" w:rsidR="007B434C" w:rsidRDefault="00000000">
      <w:pPr>
        <w:rPr>
          <w:color w:val="000000"/>
        </w:rPr>
      </w:pPr>
      <w:r>
        <w:t xml:space="preserve">Na fase de implementação, o modelo de mineração de dados selecionado e avaliado na fase anterior é posto à prova. A implementação pode envolver </w:t>
      </w:r>
      <w:r w:rsidR="00D67E08">
        <w:t>o</w:t>
      </w:r>
      <w:r>
        <w:t xml:space="preserve"> uso de software específico ou ferramentas de programação, além de testes e validações contínuas</w:t>
      </w:r>
      <w:r w:rsidR="001C0BDA">
        <w:t xml:space="preserve"> </w:t>
      </w:r>
      <w:r w:rsidR="00D67E08">
        <w:t>entre</w:t>
      </w:r>
      <w:r w:rsidR="001C0BDA">
        <w:t xml:space="preserve"> várias iterações </w:t>
      </w:r>
      <w:r w:rsidR="00D67E08">
        <w:t>de</w:t>
      </w:r>
      <w:r w:rsidR="001C0BDA">
        <w:t xml:space="preserve"> cada etapa ou na totalidade do </w:t>
      </w:r>
      <w:r w:rsidR="00D67E08">
        <w:t>processo, para</w:t>
      </w:r>
      <w:r>
        <w:t xml:space="preserve"> garantir que o modelo esteja a funcionar corretamente, para que no final a documentação de todas as etapas do processo de implementação seja rigorosa e fiável para futuras referências.</w:t>
      </w:r>
    </w:p>
    <w:p w14:paraId="545AC768" w14:textId="3DA585F4" w:rsidR="007B434C" w:rsidRDefault="00000000" w:rsidP="00D67E08">
      <w:pPr>
        <w:rPr>
          <w:color w:val="000000"/>
        </w:rPr>
      </w:pPr>
      <w:r>
        <w:t xml:space="preserve">   </w:t>
      </w:r>
    </w:p>
    <w:p w14:paraId="1B4A37EA" w14:textId="77777777" w:rsidR="00D67E08" w:rsidRDefault="00D67E08" w:rsidP="00D67E08"/>
    <w:p w14:paraId="53D0A573" w14:textId="77777777" w:rsidR="00D67E08" w:rsidRDefault="00D67E08" w:rsidP="00D67E08"/>
    <w:p w14:paraId="0445EAB8" w14:textId="77777777" w:rsidR="00D67E08" w:rsidRDefault="00D67E08" w:rsidP="00D67E08"/>
    <w:p w14:paraId="29B6201E" w14:textId="77777777" w:rsidR="00D67E08" w:rsidRDefault="00D67E08" w:rsidP="00D67E08"/>
    <w:p w14:paraId="4E971927" w14:textId="77777777" w:rsidR="00D67E08" w:rsidRDefault="00D67E08" w:rsidP="00D67E08"/>
    <w:p w14:paraId="4D6F8D71" w14:textId="77777777" w:rsidR="00D67E08" w:rsidRDefault="00D67E08" w:rsidP="00D67E08"/>
    <w:p w14:paraId="2CFE6DF5" w14:textId="77777777" w:rsidR="00D67E08" w:rsidRDefault="00D67E08" w:rsidP="00D67E08"/>
    <w:p w14:paraId="4E5B0CCD" w14:textId="77777777" w:rsidR="00D67E08" w:rsidRDefault="00D67E08" w:rsidP="00D67E08"/>
    <w:p w14:paraId="17D7E734" w14:textId="77777777" w:rsidR="00D67E08" w:rsidRDefault="00D67E08" w:rsidP="00D67E08"/>
    <w:p w14:paraId="776F8FA7" w14:textId="77777777" w:rsidR="00D67E08" w:rsidRDefault="00D67E08" w:rsidP="00D67E08"/>
    <w:p w14:paraId="59A439DD" w14:textId="77777777" w:rsidR="00D67E08" w:rsidRDefault="00D67E08" w:rsidP="00D67E08"/>
    <w:p w14:paraId="128B5384" w14:textId="77777777" w:rsidR="00D67E08" w:rsidRDefault="00D67E08" w:rsidP="00D67E08"/>
    <w:p w14:paraId="4C8D31A6" w14:textId="77777777" w:rsidR="00D67E08" w:rsidRDefault="00D67E08" w:rsidP="00D67E08"/>
    <w:p w14:paraId="23DEB2EC" w14:textId="77777777" w:rsidR="00D67E08" w:rsidRDefault="00D67E08" w:rsidP="00D67E08"/>
    <w:p w14:paraId="025FD53F" w14:textId="77777777" w:rsidR="00D67E08" w:rsidRDefault="00D67E08" w:rsidP="00D67E08"/>
    <w:p w14:paraId="4347FA9B" w14:textId="77777777" w:rsidR="00D67E08" w:rsidRDefault="00D67E08" w:rsidP="00D67E08"/>
    <w:p w14:paraId="514639F0" w14:textId="77777777" w:rsidR="00D67E08" w:rsidRDefault="00D67E08" w:rsidP="00D67E08"/>
    <w:p w14:paraId="0BABD1D1" w14:textId="77777777" w:rsidR="00D67E08" w:rsidRPr="00D67E08" w:rsidRDefault="00D67E08" w:rsidP="00D67E08"/>
    <w:p w14:paraId="39A0C2A3" w14:textId="77777777" w:rsidR="007B434C" w:rsidRDefault="00000000">
      <w:pPr>
        <w:pStyle w:val="Ttulo1"/>
        <w:numPr>
          <w:ilvl w:val="0"/>
          <w:numId w:val="4"/>
        </w:numPr>
        <w:ind w:left="432"/>
        <w:rPr>
          <w:i/>
          <w:iCs/>
          <w:color w:val="000000"/>
        </w:rPr>
      </w:pPr>
      <w:bookmarkStart w:id="88" w:name="__RefHeading___Toc11205_3634989049"/>
      <w:bookmarkStart w:id="89" w:name="_Toc138324011"/>
      <w:bookmarkEnd w:id="88"/>
      <w:r>
        <w:rPr>
          <w:i/>
          <w:iCs/>
          <w:color w:val="000000"/>
        </w:rPr>
        <w:lastRenderedPageBreak/>
        <w:t>Dataset</w:t>
      </w:r>
      <w:bookmarkEnd w:id="89"/>
    </w:p>
    <w:p w14:paraId="6757C998" w14:textId="77777777" w:rsidR="007B434C" w:rsidRDefault="00000000">
      <w:pPr>
        <w:pStyle w:val="Ttulo2"/>
        <w:numPr>
          <w:ilvl w:val="1"/>
          <w:numId w:val="5"/>
        </w:numPr>
        <w:rPr>
          <w:color w:val="000000"/>
        </w:rPr>
      </w:pPr>
      <w:bookmarkStart w:id="90" w:name="__RefHeading___Toc11207_3634989049"/>
      <w:bookmarkStart w:id="91" w:name="_Toc138324012"/>
      <w:bookmarkEnd w:id="90"/>
      <w:r>
        <w:t>Contexto</w:t>
      </w:r>
      <w:bookmarkEnd w:id="91"/>
    </w:p>
    <w:p w14:paraId="69735D47" w14:textId="0A93B42C" w:rsidR="00BF7B23" w:rsidRDefault="00000000">
      <w:pPr>
        <w:rPr>
          <w:rStyle w:val="title-text"/>
          <w:rFonts w:ascii="Calibri" w:hAnsi="Calibri"/>
          <w:color w:val="000000"/>
          <w:sz w:val="22"/>
          <w:szCs w:val="22"/>
          <w:lang w:eastAsia="en-US"/>
        </w:rPr>
      </w:pPr>
      <w:r>
        <w:rPr>
          <w:rStyle w:val="title-text"/>
          <w:rFonts w:ascii="Calibri" w:hAnsi="Calibri"/>
          <w:color w:val="000000"/>
          <w:sz w:val="22"/>
          <w:szCs w:val="22"/>
          <w:lang w:eastAsia="en-US"/>
        </w:rPr>
        <w:t>O conjunto de dados</w:t>
      </w:r>
      <w:r w:rsidR="00B85127">
        <w:rPr>
          <w:rStyle w:val="title-text"/>
          <w:rFonts w:ascii="Calibri" w:hAnsi="Calibri"/>
          <w:color w:val="000000"/>
          <w:sz w:val="22"/>
          <w:szCs w:val="22"/>
          <w:lang w:eastAsia="en-US"/>
        </w:rPr>
        <w:t xml:space="preserve"> extrapolados</w:t>
      </w:r>
      <w:r>
        <w:rPr>
          <w:rStyle w:val="title-text"/>
          <w:rFonts w:ascii="Calibri" w:hAnsi="Calibri"/>
          <w:color w:val="000000"/>
          <w:sz w:val="22"/>
          <w:szCs w:val="22"/>
          <w:lang w:eastAsia="en-US"/>
        </w:rPr>
        <w:t xml:space="preserve"> fornecidos pela Vodafone contém mais de 1 milhão de registos</w:t>
      </w:r>
      <w:r w:rsidR="00BF7B23">
        <w:rPr>
          <w:rStyle w:val="title-text"/>
          <w:rFonts w:ascii="Calibri" w:hAnsi="Calibri"/>
          <w:color w:val="000000"/>
          <w:sz w:val="22"/>
          <w:szCs w:val="22"/>
          <w:lang w:eastAsia="en-US"/>
        </w:rPr>
        <w:t xml:space="preserve"> na pasta</w:t>
      </w:r>
      <w:r>
        <w:rPr>
          <w:rStyle w:val="title-text"/>
          <w:rFonts w:ascii="Calibri" w:hAnsi="Calibri"/>
          <w:color w:val="000000"/>
          <w:sz w:val="22"/>
          <w:szCs w:val="22"/>
          <w:lang w:eastAsia="en-US"/>
        </w:rPr>
        <w:t xml:space="preserve"> “</w:t>
      </w:r>
      <w:r>
        <w:rPr>
          <w:rStyle w:val="title-text"/>
          <w:rFonts w:ascii="Calibri" w:hAnsi="Calibri"/>
          <w:i/>
          <w:iCs/>
          <w:color w:val="000000"/>
          <w:sz w:val="22"/>
          <w:szCs w:val="22"/>
          <w:lang w:eastAsia="en-US"/>
        </w:rPr>
        <w:t>Número de telemóveis que entram e saem da cidade de Lisboa</w:t>
      </w:r>
      <w:r>
        <w:rPr>
          <w:rStyle w:val="title-text"/>
          <w:rFonts w:ascii="Calibri" w:hAnsi="Calibri"/>
          <w:color w:val="000000"/>
          <w:sz w:val="22"/>
          <w:szCs w:val="22"/>
          <w:lang w:eastAsia="en-US"/>
        </w:rPr>
        <w:t>”</w:t>
      </w:r>
      <w:r w:rsidR="00D67E08">
        <w:rPr>
          <w:rStyle w:val="title-text"/>
          <w:rFonts w:ascii="Calibri" w:hAnsi="Calibri"/>
          <w:color w:val="000000"/>
          <w:sz w:val="22"/>
          <w:szCs w:val="22"/>
          <w:lang w:eastAsia="en-US"/>
        </w:rPr>
        <w:t xml:space="preserve"> entre setembro de 2021 e dezembro de 2022</w:t>
      </w:r>
      <w:r w:rsidR="00BF7B23">
        <w:rPr>
          <w:rStyle w:val="title-text"/>
          <w:rFonts w:ascii="Calibri" w:hAnsi="Calibri"/>
          <w:color w:val="000000"/>
          <w:sz w:val="22"/>
          <w:szCs w:val="22"/>
          <w:lang w:eastAsia="en-US"/>
        </w:rPr>
        <w:t>, em particular com uma frequência de 5 e 10 minutos entre setembro de 2021 e março de 2022 e 15 minutos entre abril e dezembro de 2022</w:t>
      </w:r>
      <w:r w:rsidR="00710EFB">
        <w:rPr>
          <w:rStyle w:val="title-text"/>
          <w:rFonts w:ascii="Calibri" w:hAnsi="Calibri"/>
          <w:color w:val="000000"/>
          <w:sz w:val="22"/>
          <w:szCs w:val="22"/>
          <w:lang w:eastAsia="en-US"/>
        </w:rPr>
        <w:t xml:space="preserve"> para os 11 eixos principais da cidade de Lisboa</w:t>
      </w:r>
      <w:r w:rsidR="00B85127">
        <w:rPr>
          <w:rStyle w:val="title-text"/>
          <w:rFonts w:ascii="Calibri" w:hAnsi="Calibri"/>
          <w:color w:val="000000"/>
          <w:sz w:val="22"/>
          <w:szCs w:val="22"/>
          <w:lang w:eastAsia="en-US"/>
        </w:rPr>
        <w:t>, com o intuito de fazer uma estimativa global.</w:t>
      </w:r>
    </w:p>
    <w:p w14:paraId="790D67EB" w14:textId="35A90911" w:rsidR="00710EFB" w:rsidRDefault="00FB3AF6">
      <w:pPr>
        <w:rPr>
          <w:rStyle w:val="title-text"/>
          <w:rFonts w:ascii="Calibri" w:hAnsi="Calibri"/>
          <w:color w:val="000000"/>
          <w:sz w:val="22"/>
          <w:szCs w:val="22"/>
          <w:lang w:eastAsia="en-US"/>
        </w:rPr>
      </w:pPr>
      <w:r>
        <w:rPr>
          <w:noProof/>
        </w:rPr>
        <w:drawing>
          <wp:anchor distT="0" distB="0" distL="114300" distR="114300" simplePos="0" relativeHeight="251661312" behindDoc="0" locked="0" layoutInCell="1" allowOverlap="1" wp14:anchorId="3D2ABAD6" wp14:editId="6E077C02">
            <wp:simplePos x="0" y="0"/>
            <wp:positionH relativeFrom="margin">
              <wp:align>right</wp:align>
            </wp:positionH>
            <wp:positionV relativeFrom="paragraph">
              <wp:posOffset>545465</wp:posOffset>
            </wp:positionV>
            <wp:extent cx="5399405" cy="3081020"/>
            <wp:effectExtent l="0" t="0" r="0" b="5080"/>
            <wp:wrapSquare wrapText="bothSides"/>
            <wp:docPr id="1088758065" name="Imagem 1" descr="Uma imagem com mapa, texto, atlas,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8065" name="Imagem 1" descr="Uma imagem com mapa, texto, atlas, Tipo de letr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Style w:val="title-text"/>
          <w:rFonts w:ascii="Calibri" w:hAnsi="Calibri"/>
          <w:color w:val="000000"/>
          <w:sz w:val="22"/>
          <w:szCs w:val="22"/>
          <w:lang w:eastAsia="en-US"/>
        </w:rPr>
        <w:t>Há também</w:t>
      </w:r>
      <w:r w:rsidR="00BF7B23">
        <w:rPr>
          <w:rStyle w:val="title-text"/>
          <w:rFonts w:ascii="Calibri" w:hAnsi="Calibri"/>
          <w:color w:val="000000"/>
          <w:sz w:val="22"/>
          <w:szCs w:val="22"/>
          <w:lang w:eastAsia="en-US"/>
        </w:rPr>
        <w:t xml:space="preserve"> registos na pasta</w:t>
      </w:r>
      <w:r w:rsidR="00000000">
        <w:rPr>
          <w:rStyle w:val="title-text"/>
          <w:rFonts w:ascii="Calibri" w:hAnsi="Calibri"/>
          <w:color w:val="000000"/>
          <w:sz w:val="22"/>
          <w:szCs w:val="22"/>
          <w:lang w:eastAsia="en-US"/>
        </w:rPr>
        <w:t xml:space="preserve"> “</w:t>
      </w:r>
      <w:r w:rsidR="00000000">
        <w:rPr>
          <w:rStyle w:val="title-text"/>
          <w:rFonts w:ascii="Calibri" w:hAnsi="Calibri"/>
          <w:i/>
          <w:iCs/>
          <w:color w:val="000000"/>
          <w:sz w:val="22"/>
          <w:szCs w:val="22"/>
          <w:lang w:eastAsia="en-US"/>
        </w:rPr>
        <w:t>Observações das estações meteorológicas do IPMA</w:t>
      </w:r>
      <w:r w:rsidR="00000000">
        <w:rPr>
          <w:rStyle w:val="title-text"/>
          <w:rFonts w:ascii="Calibri" w:hAnsi="Calibri"/>
          <w:color w:val="000000"/>
          <w:sz w:val="22"/>
          <w:szCs w:val="22"/>
          <w:lang w:eastAsia="en-US"/>
        </w:rPr>
        <w:t xml:space="preserve">” entre </w:t>
      </w:r>
      <w:r w:rsidR="00D67E08">
        <w:rPr>
          <w:rStyle w:val="title-text"/>
          <w:rFonts w:ascii="Calibri" w:hAnsi="Calibri"/>
          <w:color w:val="000000"/>
          <w:sz w:val="22"/>
          <w:szCs w:val="22"/>
          <w:lang w:eastAsia="en-US"/>
        </w:rPr>
        <w:t>janeiro</w:t>
      </w:r>
      <w:r w:rsidR="00000000">
        <w:rPr>
          <w:rStyle w:val="title-text"/>
          <w:rFonts w:ascii="Calibri" w:hAnsi="Calibri"/>
          <w:color w:val="000000"/>
          <w:sz w:val="22"/>
          <w:szCs w:val="22"/>
          <w:lang w:eastAsia="en-US"/>
        </w:rPr>
        <w:t xml:space="preserve"> de 202</w:t>
      </w:r>
      <w:r w:rsidR="00D67E08">
        <w:rPr>
          <w:rStyle w:val="title-text"/>
          <w:rFonts w:ascii="Calibri" w:hAnsi="Calibri"/>
          <w:color w:val="000000"/>
          <w:sz w:val="22"/>
          <w:szCs w:val="22"/>
          <w:lang w:eastAsia="en-US"/>
        </w:rPr>
        <w:t>0</w:t>
      </w:r>
      <w:r w:rsidR="00000000">
        <w:rPr>
          <w:rStyle w:val="title-text"/>
          <w:rFonts w:ascii="Calibri" w:hAnsi="Calibri"/>
          <w:color w:val="000000"/>
          <w:sz w:val="22"/>
          <w:szCs w:val="22"/>
          <w:lang w:eastAsia="en-US"/>
        </w:rPr>
        <w:t xml:space="preserve"> e dezembro de 2022</w:t>
      </w:r>
      <w:r w:rsidR="00710EFB">
        <w:rPr>
          <w:rStyle w:val="title-text"/>
          <w:rFonts w:ascii="Calibri" w:hAnsi="Calibri"/>
          <w:color w:val="000000"/>
          <w:sz w:val="22"/>
          <w:szCs w:val="22"/>
          <w:lang w:eastAsia="en-US"/>
        </w:rPr>
        <w:t xml:space="preserve">, com frequência </w:t>
      </w:r>
      <w:r w:rsidR="00B85127">
        <w:rPr>
          <w:rStyle w:val="title-text"/>
          <w:rFonts w:ascii="Calibri" w:hAnsi="Calibri"/>
          <w:color w:val="000000"/>
          <w:sz w:val="22"/>
          <w:szCs w:val="22"/>
          <w:lang w:eastAsia="en-US"/>
        </w:rPr>
        <w:t>de 1 hora</w:t>
      </w:r>
      <w:r w:rsidR="00710EFB">
        <w:rPr>
          <w:rStyle w:val="title-text"/>
          <w:rFonts w:ascii="Calibri" w:hAnsi="Calibri"/>
          <w:color w:val="000000"/>
          <w:sz w:val="22"/>
          <w:szCs w:val="22"/>
          <w:lang w:eastAsia="en-US"/>
        </w:rPr>
        <w:t>.</w:t>
      </w:r>
    </w:p>
    <w:p w14:paraId="289549E6" w14:textId="4C21543A" w:rsidR="00FB3AF6" w:rsidRDefault="00FB3AF6">
      <w:pPr>
        <w:rPr>
          <w:rStyle w:val="title-text"/>
          <w:rFonts w:ascii="Calibri" w:hAnsi="Calibri"/>
          <w:color w:val="000000"/>
          <w:sz w:val="22"/>
          <w:szCs w:val="22"/>
          <w:lang w:eastAsia="en-US"/>
        </w:rPr>
      </w:pPr>
    </w:p>
    <w:p w14:paraId="0BB2DAC6" w14:textId="77777777" w:rsidR="00FB3AF6" w:rsidRDefault="00FB3AF6">
      <w:pPr>
        <w:rPr>
          <w:rStyle w:val="title-text"/>
          <w:rFonts w:ascii="Calibri" w:hAnsi="Calibri"/>
          <w:color w:val="000000"/>
          <w:sz w:val="22"/>
          <w:szCs w:val="22"/>
          <w:lang w:eastAsia="en-US"/>
        </w:rPr>
      </w:pPr>
    </w:p>
    <w:p w14:paraId="2DDDB904" w14:textId="4C4E75E3" w:rsidR="007B434C" w:rsidRDefault="00000000">
      <w:pPr>
        <w:rPr>
          <w:color w:val="000000"/>
        </w:rPr>
      </w:pPr>
      <w:ins w:id="92" w:author="Unknown Author" w:date="2023-07-01T21:37:00Z">
        <w:r>
          <w:rPr>
            <w:rStyle w:val="title-text"/>
            <w:rFonts w:ascii="Calibri" w:hAnsi="Calibri"/>
            <w:color w:val="000000"/>
            <w:sz w:val="22"/>
            <w:szCs w:val="22"/>
            <w:highlight w:val="yellow"/>
            <w:lang w:eastAsia="en-US"/>
          </w:rPr>
          <w:t xml:space="preserve"> Clarifica</w:t>
        </w:r>
      </w:ins>
      <w:ins w:id="93" w:author="Unknown Author" w:date="2023-07-01T21:39:00Z">
        <w:r>
          <w:rPr>
            <w:rStyle w:val="title-text"/>
            <w:rFonts w:ascii="Calibri" w:hAnsi="Calibri"/>
            <w:color w:val="000000"/>
            <w:sz w:val="22"/>
            <w:szCs w:val="22"/>
            <w:highlight w:val="yellow"/>
            <w:lang w:eastAsia="en-US"/>
          </w:rPr>
          <w:t xml:space="preserve"> datas de início e fim, parece que só se aplicam ao ipma</w:t>
        </w:r>
      </w:ins>
    </w:p>
    <w:p w14:paraId="2E0F9E67" w14:textId="77777777" w:rsidR="007B434C" w:rsidRDefault="00000000">
      <w:pPr>
        <w:rPr>
          <w:ins w:id="94" w:author="Unknown Author" w:date="2023-07-01T21:53:00Z"/>
          <w:color w:val="000000"/>
        </w:rPr>
      </w:pPr>
      <w:ins w:id="95" w:author="Unknown Author" w:date="2023-07-01T21:52:00Z">
        <w:r>
          <w:rPr>
            <w:rStyle w:val="title-text"/>
            <w:rFonts w:ascii="Calibri" w:hAnsi="Calibri"/>
            <w:color w:val="000000"/>
            <w:sz w:val="22"/>
            <w:szCs w:val="22"/>
            <w:highlight w:val="yellow"/>
            <w:lang w:eastAsia="en-US"/>
          </w:rPr>
          <w:t>Falta referir que são dados da vodafone extrapolados para</w:t>
        </w:r>
      </w:ins>
      <w:ins w:id="96" w:author="Unknown Author" w:date="2023-07-01T21:53:00Z">
        <w:r>
          <w:rPr>
            <w:rStyle w:val="title-text"/>
            <w:rFonts w:ascii="Calibri" w:hAnsi="Calibri"/>
            <w:color w:val="000000"/>
            <w:sz w:val="22"/>
            <w:szCs w:val="22"/>
            <w:highlight w:val="yellow"/>
            <w:lang w:eastAsia="en-US"/>
          </w:rPr>
          <w:t xml:space="preserve"> estimar o global</w:t>
        </w:r>
      </w:ins>
    </w:p>
    <w:p w14:paraId="283CA7FE" w14:textId="77777777" w:rsidR="007B434C" w:rsidRDefault="00000000">
      <w:pPr>
        <w:rPr>
          <w:color w:val="000000"/>
        </w:rPr>
      </w:pPr>
      <w:ins w:id="97" w:author="Unknown Author" w:date="2023-07-01T21:53:00Z">
        <w:r>
          <w:rPr>
            <w:rStyle w:val="title-text"/>
            <w:rFonts w:ascii="Calibri" w:hAnsi="Calibri"/>
            <w:color w:val="000000"/>
            <w:sz w:val="22"/>
            <w:szCs w:val="22"/>
            <w:highlight w:val="yellow"/>
            <w:lang w:eastAsia="en-US"/>
          </w:rPr>
          <w:t>refere também frequencia de amostragem</w:t>
        </w:r>
      </w:ins>
    </w:p>
    <w:p w14:paraId="3A057532" w14:textId="77777777" w:rsidR="007B434C" w:rsidRDefault="00000000">
      <w:pPr>
        <w:pStyle w:val="Ttulo2"/>
        <w:numPr>
          <w:ilvl w:val="1"/>
          <w:numId w:val="5"/>
        </w:numPr>
        <w:rPr>
          <w:color w:val="000000"/>
        </w:rPr>
      </w:pPr>
      <w:bookmarkStart w:id="98" w:name="__RefHeading___Toc11209_3634989049"/>
      <w:bookmarkStart w:id="99" w:name="_Toc138324013"/>
      <w:bookmarkEnd w:id="98"/>
      <w:r>
        <w:t>Conteúdo</w:t>
      </w:r>
      <w:bookmarkEnd w:id="99"/>
      <w:r>
        <w:t xml:space="preserve"> </w:t>
      </w:r>
    </w:p>
    <w:p w14:paraId="7E6DC24C" w14:textId="77777777" w:rsidR="007B434C" w:rsidRDefault="00000000">
      <w:pPr>
        <w:rPr>
          <w:color w:val="000000"/>
        </w:rPr>
      </w:pPr>
      <w:r>
        <w:rPr>
          <w:highlight w:val="yellow"/>
          <w:rPrChange w:id="100" w:author="Unknown Author" w:date="2023-07-01T21:53:00Z">
            <w:rPr/>
          </w:rPrChange>
        </w:rPr>
        <w:t>//Esclarecer que falta conjunto 3</w:t>
      </w:r>
      <w:r>
        <w:t xml:space="preserve"> </w:t>
      </w:r>
    </w:p>
    <w:p w14:paraId="53C3D438" w14:textId="693A96CC" w:rsidR="007B434C" w:rsidRDefault="00000000">
      <w:r>
        <w:lastRenderedPageBreak/>
        <w:t>O conteúdo é dividido por 4 conjuntos, nomeadamente: i) grelha dos registos móveis representado pelo conjunto1; ii) localização dos pontos de entrada dos eixos, conjunto 2; iii) mapeamento dos troços da via representado por 11 registos, sem quaisquer metadados ou outro</w:t>
      </w:r>
      <w:r w:rsidR="00B85127">
        <w:t>s</w:t>
      </w:r>
      <w:r>
        <w:t xml:space="preserve"> ficheiro</w:t>
      </w:r>
      <w:r w:rsidR="00B85127">
        <w:t>s</w:t>
      </w:r>
      <w:r>
        <w:t xml:space="preserve"> que os represente; e por fim iv) os dados meteorológicos do IPMA, representados no conjunto </w:t>
      </w:r>
      <w:r w:rsidR="009B1008">
        <w:t>4</w:t>
      </w:r>
      <w:r>
        <w:t>.</w:t>
      </w:r>
    </w:p>
    <w:p w14:paraId="46A72D13" w14:textId="719D2F2C" w:rsidR="009B1008" w:rsidRDefault="009B1008">
      <w:r w:rsidRPr="009B1008">
        <w:t xml:space="preserve">Os dados do IPMA </w:t>
      </w:r>
      <w:r w:rsidR="00C70B63">
        <w:t>passam para</w:t>
      </w:r>
      <w:r w:rsidRPr="009B1008">
        <w:t xml:space="preserve"> o conjunto 3</w:t>
      </w:r>
      <w:r w:rsidR="00C70B63">
        <w:t xml:space="preserve"> </w:t>
      </w:r>
      <w:r w:rsidR="00C70B63">
        <w:t>para cumprir a ordenação</w:t>
      </w:r>
      <w:r w:rsidRPr="009B1008">
        <w:t>, uma vez que não existem dados disponíveis para o mapeamento dos troços</w:t>
      </w:r>
      <w:r w:rsidR="00C70B63">
        <w:t>.</w:t>
      </w:r>
    </w:p>
    <w:p w14:paraId="1AB156DE" w14:textId="77777777" w:rsidR="007B434C" w:rsidRDefault="00000000">
      <w:pPr>
        <w:pStyle w:val="Ttulo2"/>
        <w:numPr>
          <w:ilvl w:val="0"/>
          <w:numId w:val="0"/>
        </w:numPr>
        <w:ind w:left="576"/>
        <w:rPr>
          <w:sz w:val="24"/>
          <w:szCs w:val="24"/>
        </w:rPr>
      </w:pPr>
      <w:bookmarkStart w:id="101" w:name="__RefHeading___Toc11211_3634989049"/>
      <w:bookmarkStart w:id="102" w:name="_Toc138324014"/>
      <w:bookmarkEnd w:id="101"/>
      <w:r>
        <w:rPr>
          <w:sz w:val="24"/>
          <w:szCs w:val="24"/>
        </w:rPr>
        <w:t>4.2.1 Conjunto 1 – Entradas e Saídas Lisboa</w:t>
      </w:r>
      <w:bookmarkEnd w:id="102"/>
    </w:p>
    <w:p w14:paraId="205E330E" w14:textId="77777777" w:rsidR="007B434C" w:rsidRDefault="00000000">
      <w:pPr>
        <w:rPr>
          <w:ins w:id="103" w:author="Unknown Author" w:date="2023-07-01T22:14:00Z"/>
          <w:highlight w:val="yellow"/>
          <w:u w:val="single"/>
        </w:rPr>
      </w:pPr>
      <w:ins w:id="104" w:author="Unknown Author" w:date="2023-07-01T22:14:00Z">
        <w:r>
          <w:rPr>
            <w:highlight w:val="yellow"/>
            <w:u w:val="single"/>
          </w:rPr>
          <w:t>Podias colocar um mapa</w:t>
        </w:r>
      </w:ins>
    </w:p>
    <w:p w14:paraId="58D96099" w14:textId="77777777" w:rsidR="007B434C" w:rsidRDefault="00000000">
      <w:pPr>
        <w:rPr>
          <w:u w:val="single"/>
        </w:rPr>
      </w:pPr>
      <w:r>
        <w:rPr>
          <w:u w:val="single"/>
        </w:rPr>
        <w:t>As variáveis do Conjunto1 são:</w:t>
      </w:r>
    </w:p>
    <w:p w14:paraId="265BB67C" w14:textId="77777777" w:rsidR="007B434C" w:rsidRDefault="00000000">
      <w:pPr>
        <w:rPr>
          <w:color w:val="000000"/>
        </w:rPr>
      </w:pPr>
      <w:r>
        <w:rPr>
          <w:u w:val="single"/>
        </w:rPr>
        <w:t>Eixo</w:t>
      </w:r>
      <w:r>
        <w:t>: nome eixo da cidade que efetuou o registo</w:t>
      </w:r>
    </w:p>
    <w:p w14:paraId="277471EA" w14:textId="77777777" w:rsidR="007B434C" w:rsidRDefault="00000000">
      <w:pPr>
        <w:rPr>
          <w:color w:val="000000"/>
        </w:rPr>
      </w:pPr>
      <w:r>
        <w:rPr>
          <w:u w:val="single"/>
        </w:rPr>
        <w:t>Datetime</w:t>
      </w:r>
      <w:r>
        <w:t>: dia e hora do registo (dd/mm/aaaa hh:mm)</w:t>
      </w:r>
    </w:p>
    <w:p w14:paraId="3942E0B2" w14:textId="77777777" w:rsidR="007B434C" w:rsidRDefault="00000000">
      <w:pPr>
        <w:rPr>
          <w:color w:val="000000"/>
        </w:rPr>
      </w:pPr>
      <w:r>
        <w:rPr>
          <w:u w:val="single"/>
        </w:rPr>
        <w:t>extract_year_2:</w:t>
      </w:r>
      <w:r>
        <w:t xml:space="preserve"> ano do registo</w:t>
      </w:r>
    </w:p>
    <w:p w14:paraId="55B2D977" w14:textId="77777777" w:rsidR="007B434C" w:rsidRDefault="00000000">
      <w:pPr>
        <w:rPr>
          <w:color w:val="000000"/>
        </w:rPr>
      </w:pPr>
      <w:r>
        <w:rPr>
          <w:u w:val="single"/>
        </w:rPr>
        <w:t>extract_month_3:</w:t>
      </w:r>
      <w:r>
        <w:t xml:space="preserve"> mês do registo</w:t>
      </w:r>
    </w:p>
    <w:p w14:paraId="494D8B0A" w14:textId="77777777" w:rsidR="007B434C" w:rsidRDefault="00000000">
      <w:pPr>
        <w:rPr>
          <w:color w:val="000000"/>
        </w:rPr>
      </w:pPr>
      <w:r>
        <w:rPr>
          <w:u w:val="single"/>
        </w:rPr>
        <w:t>extract_day_4:</w:t>
      </w:r>
      <w:r>
        <w:t xml:space="preserve"> dia do registo</w:t>
      </w:r>
    </w:p>
    <w:p w14:paraId="3EDBCC2F" w14:textId="77777777" w:rsidR="007B434C" w:rsidRDefault="00000000">
      <w:pPr>
        <w:rPr>
          <w:color w:val="000000"/>
        </w:rPr>
      </w:pPr>
      <w:r>
        <w:rPr>
          <w:u w:val="single"/>
        </w:rPr>
        <w:t>C12:</w:t>
      </w:r>
      <w:r>
        <w:t xml:space="preserve"> Número de entradas no eixo</w:t>
      </w:r>
    </w:p>
    <w:p w14:paraId="113500D7" w14:textId="77777777" w:rsidR="007B434C" w:rsidRDefault="00000000">
      <w:pPr>
        <w:rPr>
          <w:color w:val="000000"/>
        </w:rPr>
      </w:pPr>
      <w:r>
        <w:rPr>
          <w:u w:val="single"/>
        </w:rPr>
        <w:t>C13:</w:t>
      </w:r>
      <w:r>
        <w:t xml:space="preserve"> Número de saídas no eixo</w:t>
      </w:r>
    </w:p>
    <w:p w14:paraId="396E02CF" w14:textId="77777777" w:rsidR="007B434C" w:rsidRDefault="00000000">
      <w:pPr>
        <w:rPr>
          <w:color w:val="000000"/>
        </w:rPr>
      </w:pPr>
      <w:r>
        <w:t>Abaixo apresenta-se estatísticas adicionais referente às variáveis de entrada e saída (C12 e C13) com 769669 registos no total, num período de amostragem de 14/09/2021 até 31/12/2022 e um tamanho de 55.7 Mb</w:t>
      </w:r>
    </w:p>
    <w:p w14:paraId="4C6E9CB6" w14:textId="77777777" w:rsidR="007B434C" w:rsidRDefault="007B434C">
      <w:pPr>
        <w:rPr>
          <w:color w:val="000000"/>
        </w:rPr>
      </w:pPr>
    </w:p>
    <w:p w14:paraId="4A7EBFF8" w14:textId="77777777" w:rsidR="007B434C" w:rsidRDefault="00000000" w:rsidP="00527491">
      <w:pPr>
        <w:pStyle w:val="Legenda"/>
        <w:rPr>
          <w:color w:val="000000"/>
        </w:rPr>
      </w:pPr>
      <w:r>
        <w:t xml:space="preserve">Tabela </w:t>
      </w:r>
      <w:r>
        <w:fldChar w:fldCharType="begin"/>
      </w:r>
      <w:r>
        <w:instrText>SEQ Tabela \* ARABIC</w:instrText>
      </w:r>
      <w:r>
        <w:fldChar w:fldCharType="separate"/>
      </w:r>
      <w:r>
        <w:t>3</w:t>
      </w:r>
      <w:r>
        <w:fldChar w:fldCharType="end"/>
      </w:r>
      <w:r>
        <w:t>- Descrição Geral do Conjunto 1</w:t>
      </w:r>
    </w:p>
    <w:tbl>
      <w:tblPr>
        <w:tblW w:w="8720" w:type="dxa"/>
        <w:tblLook w:val="04A0" w:firstRow="1" w:lastRow="0" w:firstColumn="1" w:lastColumn="0" w:noHBand="0" w:noVBand="1"/>
      </w:tblPr>
      <w:tblGrid>
        <w:gridCol w:w="2650"/>
        <w:gridCol w:w="2893"/>
        <w:gridCol w:w="3177"/>
      </w:tblGrid>
      <w:tr w:rsidR="007B434C" w14:paraId="4284A9A0" w14:textId="77777777">
        <w:tc>
          <w:tcPr>
            <w:tcW w:w="2650" w:type="dxa"/>
            <w:tcBorders>
              <w:top w:val="single" w:sz="4" w:space="0" w:color="000000"/>
              <w:left w:val="single" w:sz="4" w:space="0" w:color="000000"/>
              <w:bottom w:val="single" w:sz="4" w:space="0" w:color="000000"/>
              <w:right w:val="single" w:sz="4" w:space="0" w:color="000000"/>
            </w:tcBorders>
          </w:tcPr>
          <w:p w14:paraId="7B975C5D" w14:textId="77777777" w:rsidR="007B434C" w:rsidRDefault="00000000">
            <w:pPr>
              <w:jc w:val="center"/>
              <w:rPr>
                <w:b/>
                <w:bCs/>
                <w:lang w:eastAsia="en-US"/>
              </w:rPr>
            </w:pPr>
            <w:r>
              <w:rPr>
                <w:b/>
                <w:bCs/>
                <w:lang w:eastAsia="en-US"/>
              </w:rPr>
              <w:t>Variáveis</w:t>
            </w:r>
          </w:p>
        </w:tc>
        <w:tc>
          <w:tcPr>
            <w:tcW w:w="2893" w:type="dxa"/>
            <w:tcBorders>
              <w:top w:val="single" w:sz="4" w:space="0" w:color="000000"/>
              <w:left w:val="single" w:sz="4" w:space="0" w:color="000000"/>
              <w:bottom w:val="single" w:sz="4" w:space="0" w:color="000000"/>
              <w:right w:val="single" w:sz="4" w:space="0" w:color="000000"/>
            </w:tcBorders>
          </w:tcPr>
          <w:p w14:paraId="78BF62BA" w14:textId="77777777" w:rsidR="007B434C" w:rsidRDefault="00000000">
            <w:pPr>
              <w:jc w:val="center"/>
              <w:rPr>
                <w:b/>
                <w:bCs/>
                <w:lang w:eastAsia="en-US"/>
              </w:rPr>
            </w:pPr>
            <w:r>
              <w:rPr>
                <w:b/>
                <w:bCs/>
                <w:lang w:eastAsia="en-US"/>
              </w:rPr>
              <w:t>C12</w:t>
            </w:r>
          </w:p>
        </w:tc>
        <w:tc>
          <w:tcPr>
            <w:tcW w:w="3177" w:type="dxa"/>
            <w:tcBorders>
              <w:top w:val="single" w:sz="4" w:space="0" w:color="000000"/>
              <w:left w:val="single" w:sz="4" w:space="0" w:color="000000"/>
              <w:bottom w:val="single" w:sz="4" w:space="0" w:color="000000"/>
              <w:right w:val="single" w:sz="4" w:space="0" w:color="000000"/>
            </w:tcBorders>
          </w:tcPr>
          <w:p w14:paraId="613B7F04" w14:textId="77777777" w:rsidR="007B434C" w:rsidRDefault="00000000">
            <w:pPr>
              <w:jc w:val="center"/>
              <w:rPr>
                <w:b/>
                <w:bCs/>
                <w:lang w:eastAsia="en-US"/>
              </w:rPr>
            </w:pPr>
            <w:r>
              <w:rPr>
                <w:b/>
                <w:bCs/>
                <w:lang w:eastAsia="en-US"/>
              </w:rPr>
              <w:t>C13</w:t>
            </w:r>
          </w:p>
        </w:tc>
      </w:tr>
      <w:tr w:rsidR="007B434C" w14:paraId="6C071BFF" w14:textId="77777777">
        <w:tc>
          <w:tcPr>
            <w:tcW w:w="2650" w:type="dxa"/>
            <w:tcBorders>
              <w:top w:val="single" w:sz="4" w:space="0" w:color="000000"/>
              <w:left w:val="single" w:sz="4" w:space="0" w:color="000000"/>
              <w:bottom w:val="single" w:sz="4" w:space="0" w:color="000000"/>
              <w:right w:val="single" w:sz="4" w:space="0" w:color="000000"/>
            </w:tcBorders>
          </w:tcPr>
          <w:p w14:paraId="766C2B8D" w14:textId="77777777" w:rsidR="007B434C" w:rsidRDefault="00000000">
            <w:pPr>
              <w:jc w:val="center"/>
              <w:rPr>
                <w:rFonts w:ascii="Calibri" w:hAnsi="Calibri" w:cs="Calibri"/>
                <w:lang w:eastAsia="en-US"/>
              </w:rPr>
            </w:pPr>
            <w:r>
              <w:rPr>
                <w:rFonts w:ascii="Calibri" w:hAnsi="Calibri" w:cs="Calibri"/>
                <w:lang w:eastAsia="en-US"/>
              </w:rPr>
              <w:t>Média</w:t>
            </w:r>
          </w:p>
        </w:tc>
        <w:tc>
          <w:tcPr>
            <w:tcW w:w="2893" w:type="dxa"/>
            <w:tcBorders>
              <w:top w:val="single" w:sz="4" w:space="0" w:color="000000"/>
              <w:left w:val="single" w:sz="4" w:space="0" w:color="000000"/>
              <w:bottom w:val="single" w:sz="4" w:space="0" w:color="000000"/>
              <w:right w:val="single" w:sz="4" w:space="0" w:color="000000"/>
            </w:tcBorders>
          </w:tcPr>
          <w:p w14:paraId="2ECFA48E" w14:textId="77777777" w:rsidR="007B434C" w:rsidRDefault="00000000">
            <w:pPr>
              <w:jc w:val="center"/>
              <w:rPr>
                <w:rFonts w:ascii="Calibri" w:hAnsi="Calibri" w:cs="Calibri"/>
                <w:lang w:eastAsia="en-US"/>
              </w:rPr>
            </w:pPr>
            <w:r>
              <w:rPr>
                <w:rFonts w:ascii="Calibri" w:hAnsi="Calibri" w:cs="Calibri"/>
                <w:lang w:eastAsia="en-US"/>
              </w:rPr>
              <w:t>144.51</w:t>
            </w:r>
          </w:p>
        </w:tc>
        <w:tc>
          <w:tcPr>
            <w:tcW w:w="3177" w:type="dxa"/>
            <w:tcBorders>
              <w:top w:val="single" w:sz="4" w:space="0" w:color="000000"/>
              <w:left w:val="single" w:sz="4" w:space="0" w:color="000000"/>
              <w:bottom w:val="single" w:sz="4" w:space="0" w:color="000000"/>
              <w:right w:val="single" w:sz="4" w:space="0" w:color="000000"/>
            </w:tcBorders>
          </w:tcPr>
          <w:p w14:paraId="6EE89773" w14:textId="77777777" w:rsidR="007B434C" w:rsidRDefault="00000000">
            <w:pPr>
              <w:jc w:val="center"/>
              <w:rPr>
                <w:rFonts w:ascii="Calibri" w:hAnsi="Calibri" w:cs="Calibri"/>
                <w:lang w:eastAsia="en-US"/>
              </w:rPr>
            </w:pPr>
            <w:r>
              <w:rPr>
                <w:rFonts w:ascii="Calibri" w:hAnsi="Calibri" w:cs="Calibri"/>
                <w:lang w:eastAsia="en-US"/>
              </w:rPr>
              <w:t>141.12</w:t>
            </w:r>
          </w:p>
        </w:tc>
      </w:tr>
      <w:tr w:rsidR="007B434C" w14:paraId="423476A3" w14:textId="77777777">
        <w:tc>
          <w:tcPr>
            <w:tcW w:w="2650" w:type="dxa"/>
            <w:tcBorders>
              <w:top w:val="single" w:sz="4" w:space="0" w:color="000000"/>
              <w:left w:val="single" w:sz="4" w:space="0" w:color="000000"/>
              <w:bottom w:val="single" w:sz="4" w:space="0" w:color="000000"/>
              <w:right w:val="single" w:sz="4" w:space="0" w:color="000000"/>
            </w:tcBorders>
          </w:tcPr>
          <w:p w14:paraId="67CA0457" w14:textId="77777777" w:rsidR="007B434C" w:rsidRDefault="00000000">
            <w:pPr>
              <w:jc w:val="center"/>
              <w:rPr>
                <w:rFonts w:ascii="Calibri" w:hAnsi="Calibri" w:cs="Calibri"/>
                <w:lang w:eastAsia="en-US"/>
              </w:rPr>
            </w:pPr>
            <w:r>
              <w:rPr>
                <w:rFonts w:ascii="Calibri" w:hAnsi="Calibri" w:cs="Calibri"/>
                <w:lang w:eastAsia="en-US"/>
              </w:rPr>
              <w:t>Desvio Padrão</w:t>
            </w:r>
          </w:p>
        </w:tc>
        <w:tc>
          <w:tcPr>
            <w:tcW w:w="2893" w:type="dxa"/>
            <w:tcBorders>
              <w:top w:val="single" w:sz="4" w:space="0" w:color="000000"/>
              <w:left w:val="single" w:sz="4" w:space="0" w:color="000000"/>
              <w:bottom w:val="single" w:sz="4" w:space="0" w:color="000000"/>
              <w:right w:val="single" w:sz="4" w:space="0" w:color="000000"/>
            </w:tcBorders>
          </w:tcPr>
          <w:p w14:paraId="4C155D70" w14:textId="77777777" w:rsidR="007B434C" w:rsidRDefault="00000000">
            <w:pPr>
              <w:jc w:val="center"/>
              <w:rPr>
                <w:rFonts w:ascii="Calibri" w:hAnsi="Calibri" w:cs="Calibri"/>
                <w:lang w:eastAsia="en-US"/>
              </w:rPr>
            </w:pPr>
            <w:r>
              <w:rPr>
                <w:rFonts w:ascii="Calibri" w:hAnsi="Calibri" w:cs="Calibri"/>
                <w:lang w:eastAsia="en-US"/>
              </w:rPr>
              <w:t>174.15</w:t>
            </w:r>
          </w:p>
        </w:tc>
        <w:tc>
          <w:tcPr>
            <w:tcW w:w="3177" w:type="dxa"/>
            <w:tcBorders>
              <w:top w:val="single" w:sz="4" w:space="0" w:color="000000"/>
              <w:left w:val="single" w:sz="4" w:space="0" w:color="000000"/>
              <w:bottom w:val="single" w:sz="4" w:space="0" w:color="000000"/>
              <w:right w:val="single" w:sz="4" w:space="0" w:color="000000"/>
            </w:tcBorders>
          </w:tcPr>
          <w:p w14:paraId="6AAE77BD" w14:textId="77777777" w:rsidR="007B434C" w:rsidRDefault="00000000">
            <w:pPr>
              <w:jc w:val="center"/>
              <w:rPr>
                <w:rFonts w:ascii="Calibri" w:hAnsi="Calibri" w:cs="Calibri"/>
                <w:lang w:eastAsia="en-US"/>
              </w:rPr>
            </w:pPr>
            <w:r>
              <w:rPr>
                <w:rFonts w:ascii="Calibri" w:hAnsi="Calibri" w:cs="Calibri"/>
                <w:lang w:eastAsia="en-US"/>
              </w:rPr>
              <w:t>166.52</w:t>
            </w:r>
          </w:p>
        </w:tc>
      </w:tr>
      <w:tr w:rsidR="007B434C" w14:paraId="2DAE1E9B" w14:textId="77777777">
        <w:tc>
          <w:tcPr>
            <w:tcW w:w="2650" w:type="dxa"/>
            <w:tcBorders>
              <w:top w:val="single" w:sz="4" w:space="0" w:color="000000"/>
              <w:left w:val="single" w:sz="4" w:space="0" w:color="000000"/>
              <w:bottom w:val="single" w:sz="4" w:space="0" w:color="000000"/>
              <w:right w:val="single" w:sz="4" w:space="0" w:color="000000"/>
            </w:tcBorders>
          </w:tcPr>
          <w:p w14:paraId="71B8110C" w14:textId="77777777" w:rsidR="007B434C" w:rsidRDefault="00000000">
            <w:pPr>
              <w:jc w:val="center"/>
              <w:rPr>
                <w:rFonts w:ascii="Calibri" w:hAnsi="Calibri" w:cs="Calibri"/>
                <w:lang w:eastAsia="en-US"/>
              </w:rPr>
            </w:pPr>
            <w:r>
              <w:rPr>
                <w:rFonts w:ascii="Calibri" w:hAnsi="Calibri" w:cs="Calibri"/>
                <w:lang w:eastAsia="en-US"/>
              </w:rPr>
              <w:t>Mínimo</w:t>
            </w:r>
          </w:p>
        </w:tc>
        <w:tc>
          <w:tcPr>
            <w:tcW w:w="2893" w:type="dxa"/>
            <w:tcBorders>
              <w:top w:val="single" w:sz="4" w:space="0" w:color="000000"/>
              <w:left w:val="single" w:sz="4" w:space="0" w:color="000000"/>
              <w:bottom w:val="single" w:sz="4" w:space="0" w:color="000000"/>
              <w:right w:val="single" w:sz="4" w:space="0" w:color="000000"/>
            </w:tcBorders>
          </w:tcPr>
          <w:p w14:paraId="3D72DE4A" w14:textId="77777777" w:rsidR="007B434C" w:rsidRDefault="00000000">
            <w:pPr>
              <w:jc w:val="center"/>
              <w:rPr>
                <w:rFonts w:ascii="Calibri" w:hAnsi="Calibri" w:cs="Calibri"/>
                <w:lang w:eastAsia="en-US"/>
              </w:rPr>
            </w:pPr>
            <w:r>
              <w:rPr>
                <w:rFonts w:ascii="Calibri" w:hAnsi="Calibri" w:cs="Calibri"/>
                <w:lang w:eastAsia="en-US"/>
              </w:rPr>
              <w:t>0.0</w:t>
            </w:r>
          </w:p>
        </w:tc>
        <w:tc>
          <w:tcPr>
            <w:tcW w:w="3177" w:type="dxa"/>
            <w:tcBorders>
              <w:top w:val="single" w:sz="4" w:space="0" w:color="000000"/>
              <w:left w:val="single" w:sz="4" w:space="0" w:color="000000"/>
              <w:bottom w:val="single" w:sz="4" w:space="0" w:color="000000"/>
              <w:right w:val="single" w:sz="4" w:space="0" w:color="000000"/>
            </w:tcBorders>
          </w:tcPr>
          <w:p w14:paraId="7AC68A21" w14:textId="77777777" w:rsidR="007B434C" w:rsidRDefault="00000000">
            <w:pPr>
              <w:jc w:val="center"/>
              <w:rPr>
                <w:rFonts w:ascii="Calibri" w:hAnsi="Calibri" w:cs="Calibri"/>
                <w:lang w:eastAsia="en-US"/>
              </w:rPr>
            </w:pPr>
            <w:r>
              <w:rPr>
                <w:rFonts w:ascii="Calibri" w:hAnsi="Calibri" w:cs="Calibri"/>
                <w:lang w:eastAsia="en-US"/>
              </w:rPr>
              <w:t>0.0</w:t>
            </w:r>
          </w:p>
        </w:tc>
      </w:tr>
      <w:tr w:rsidR="007B434C" w14:paraId="4C201266" w14:textId="77777777">
        <w:tc>
          <w:tcPr>
            <w:tcW w:w="2650" w:type="dxa"/>
            <w:tcBorders>
              <w:top w:val="single" w:sz="4" w:space="0" w:color="000000"/>
              <w:left w:val="single" w:sz="4" w:space="0" w:color="000000"/>
              <w:bottom w:val="single" w:sz="4" w:space="0" w:color="000000"/>
              <w:right w:val="single" w:sz="4" w:space="0" w:color="000000"/>
            </w:tcBorders>
          </w:tcPr>
          <w:p w14:paraId="0BD8FBA6" w14:textId="77777777" w:rsidR="007B434C" w:rsidRDefault="00000000">
            <w:pPr>
              <w:jc w:val="center"/>
              <w:rPr>
                <w:rFonts w:ascii="Calibri" w:hAnsi="Calibri" w:cs="Calibri"/>
                <w:lang w:eastAsia="en-US"/>
              </w:rPr>
            </w:pPr>
            <w:r>
              <w:rPr>
                <w:rFonts w:ascii="Calibri" w:hAnsi="Calibri" w:cs="Calibri"/>
                <w:lang w:eastAsia="en-US"/>
              </w:rPr>
              <w:t>25%</w:t>
            </w:r>
          </w:p>
        </w:tc>
        <w:tc>
          <w:tcPr>
            <w:tcW w:w="2893" w:type="dxa"/>
            <w:tcBorders>
              <w:top w:val="single" w:sz="4" w:space="0" w:color="000000"/>
              <w:left w:val="single" w:sz="4" w:space="0" w:color="000000"/>
              <w:bottom w:val="single" w:sz="4" w:space="0" w:color="000000"/>
              <w:right w:val="single" w:sz="4" w:space="0" w:color="000000"/>
            </w:tcBorders>
          </w:tcPr>
          <w:p w14:paraId="1E3AD2E4" w14:textId="77777777" w:rsidR="007B434C" w:rsidRDefault="00000000">
            <w:pPr>
              <w:jc w:val="center"/>
              <w:rPr>
                <w:rFonts w:ascii="Calibri" w:hAnsi="Calibri" w:cs="Calibri"/>
                <w:lang w:eastAsia="en-US"/>
              </w:rPr>
            </w:pPr>
            <w:r>
              <w:rPr>
                <w:rFonts w:ascii="Calibri" w:hAnsi="Calibri" w:cs="Calibri"/>
                <w:lang w:eastAsia="en-US"/>
              </w:rPr>
              <w:t>28.72</w:t>
            </w:r>
          </w:p>
        </w:tc>
        <w:tc>
          <w:tcPr>
            <w:tcW w:w="3177" w:type="dxa"/>
            <w:tcBorders>
              <w:top w:val="single" w:sz="4" w:space="0" w:color="000000"/>
              <w:left w:val="single" w:sz="4" w:space="0" w:color="000000"/>
              <w:bottom w:val="single" w:sz="4" w:space="0" w:color="000000"/>
              <w:right w:val="single" w:sz="4" w:space="0" w:color="000000"/>
            </w:tcBorders>
          </w:tcPr>
          <w:p w14:paraId="51B94886" w14:textId="77777777" w:rsidR="007B434C" w:rsidRDefault="00000000">
            <w:pPr>
              <w:jc w:val="center"/>
              <w:rPr>
                <w:rFonts w:ascii="Calibri" w:hAnsi="Calibri" w:cs="Calibri"/>
                <w:lang w:eastAsia="en-US"/>
              </w:rPr>
            </w:pPr>
            <w:r>
              <w:rPr>
                <w:rFonts w:ascii="Calibri" w:hAnsi="Calibri" w:cs="Calibri"/>
                <w:lang w:eastAsia="en-US"/>
              </w:rPr>
              <w:t>29.43</w:t>
            </w:r>
          </w:p>
        </w:tc>
      </w:tr>
      <w:tr w:rsidR="007B434C" w14:paraId="4E27EEFC" w14:textId="77777777">
        <w:tc>
          <w:tcPr>
            <w:tcW w:w="2650" w:type="dxa"/>
            <w:tcBorders>
              <w:top w:val="single" w:sz="4" w:space="0" w:color="000000"/>
              <w:left w:val="single" w:sz="4" w:space="0" w:color="000000"/>
              <w:bottom w:val="single" w:sz="4" w:space="0" w:color="000000"/>
              <w:right w:val="single" w:sz="4" w:space="0" w:color="000000"/>
            </w:tcBorders>
          </w:tcPr>
          <w:p w14:paraId="056EA51B" w14:textId="77777777" w:rsidR="007B434C" w:rsidRDefault="00000000">
            <w:pPr>
              <w:jc w:val="center"/>
              <w:rPr>
                <w:rFonts w:ascii="Calibri" w:hAnsi="Calibri" w:cs="Calibri"/>
                <w:lang w:eastAsia="en-US"/>
              </w:rPr>
            </w:pPr>
            <w:r>
              <w:rPr>
                <w:rFonts w:ascii="Calibri" w:hAnsi="Calibri" w:cs="Calibri"/>
                <w:lang w:eastAsia="en-US"/>
              </w:rPr>
              <w:t>Mediana</w:t>
            </w:r>
          </w:p>
        </w:tc>
        <w:tc>
          <w:tcPr>
            <w:tcW w:w="2893" w:type="dxa"/>
            <w:tcBorders>
              <w:top w:val="single" w:sz="4" w:space="0" w:color="000000"/>
              <w:left w:val="single" w:sz="4" w:space="0" w:color="000000"/>
              <w:bottom w:val="single" w:sz="4" w:space="0" w:color="000000"/>
              <w:right w:val="single" w:sz="4" w:space="0" w:color="000000"/>
            </w:tcBorders>
          </w:tcPr>
          <w:p w14:paraId="00C0AC51" w14:textId="77777777" w:rsidR="007B434C" w:rsidRDefault="00000000">
            <w:pPr>
              <w:jc w:val="center"/>
              <w:rPr>
                <w:rFonts w:ascii="Calibri" w:hAnsi="Calibri" w:cs="Calibri"/>
                <w:lang w:eastAsia="en-US"/>
              </w:rPr>
            </w:pPr>
            <w:r>
              <w:rPr>
                <w:rFonts w:ascii="Calibri" w:hAnsi="Calibri" w:cs="Calibri"/>
                <w:lang w:eastAsia="en-US"/>
              </w:rPr>
              <w:t>87.44</w:t>
            </w:r>
          </w:p>
        </w:tc>
        <w:tc>
          <w:tcPr>
            <w:tcW w:w="3177" w:type="dxa"/>
            <w:tcBorders>
              <w:top w:val="single" w:sz="4" w:space="0" w:color="000000"/>
              <w:left w:val="single" w:sz="4" w:space="0" w:color="000000"/>
              <w:bottom w:val="single" w:sz="4" w:space="0" w:color="000000"/>
              <w:right w:val="single" w:sz="4" w:space="0" w:color="000000"/>
            </w:tcBorders>
          </w:tcPr>
          <w:p w14:paraId="7A9F590B" w14:textId="77777777" w:rsidR="007B434C" w:rsidRDefault="00000000">
            <w:pPr>
              <w:jc w:val="center"/>
              <w:rPr>
                <w:rFonts w:ascii="Calibri" w:hAnsi="Calibri" w:cs="Calibri"/>
                <w:lang w:eastAsia="en-US"/>
              </w:rPr>
            </w:pPr>
            <w:r>
              <w:rPr>
                <w:rFonts w:ascii="Calibri" w:hAnsi="Calibri" w:cs="Calibri"/>
                <w:lang w:eastAsia="en-US"/>
              </w:rPr>
              <w:t>87.79</w:t>
            </w:r>
          </w:p>
        </w:tc>
      </w:tr>
      <w:tr w:rsidR="007B434C" w14:paraId="1069067E" w14:textId="77777777">
        <w:tc>
          <w:tcPr>
            <w:tcW w:w="2650" w:type="dxa"/>
            <w:tcBorders>
              <w:top w:val="single" w:sz="4" w:space="0" w:color="000000"/>
              <w:left w:val="single" w:sz="4" w:space="0" w:color="000000"/>
              <w:bottom w:val="single" w:sz="4" w:space="0" w:color="000000"/>
              <w:right w:val="single" w:sz="4" w:space="0" w:color="000000"/>
            </w:tcBorders>
          </w:tcPr>
          <w:p w14:paraId="6D0825D1" w14:textId="77777777" w:rsidR="007B434C" w:rsidRDefault="00000000">
            <w:pPr>
              <w:jc w:val="center"/>
              <w:rPr>
                <w:rFonts w:ascii="Calibri" w:hAnsi="Calibri" w:cs="Calibri"/>
                <w:lang w:eastAsia="en-US"/>
              </w:rPr>
            </w:pPr>
            <w:r>
              <w:rPr>
                <w:rFonts w:ascii="Calibri" w:hAnsi="Calibri" w:cs="Calibri"/>
                <w:lang w:eastAsia="en-US"/>
              </w:rPr>
              <w:lastRenderedPageBreak/>
              <w:t>75%</w:t>
            </w:r>
          </w:p>
        </w:tc>
        <w:tc>
          <w:tcPr>
            <w:tcW w:w="2893" w:type="dxa"/>
            <w:tcBorders>
              <w:top w:val="single" w:sz="4" w:space="0" w:color="000000"/>
              <w:left w:val="single" w:sz="4" w:space="0" w:color="000000"/>
              <w:bottom w:val="single" w:sz="4" w:space="0" w:color="000000"/>
              <w:right w:val="single" w:sz="4" w:space="0" w:color="000000"/>
            </w:tcBorders>
          </w:tcPr>
          <w:p w14:paraId="6C9FAED2" w14:textId="77777777" w:rsidR="007B434C" w:rsidRDefault="00000000">
            <w:pPr>
              <w:jc w:val="center"/>
              <w:rPr>
                <w:rFonts w:ascii="Calibri" w:hAnsi="Calibri" w:cs="Calibri"/>
                <w:lang w:eastAsia="en-US"/>
              </w:rPr>
            </w:pPr>
            <w:r>
              <w:rPr>
                <w:rFonts w:ascii="Calibri" w:hAnsi="Calibri" w:cs="Calibri"/>
                <w:lang w:eastAsia="en-US"/>
              </w:rPr>
              <w:t>195.53</w:t>
            </w:r>
          </w:p>
        </w:tc>
        <w:tc>
          <w:tcPr>
            <w:tcW w:w="3177" w:type="dxa"/>
            <w:tcBorders>
              <w:top w:val="single" w:sz="4" w:space="0" w:color="000000"/>
              <w:left w:val="single" w:sz="4" w:space="0" w:color="000000"/>
              <w:bottom w:val="single" w:sz="4" w:space="0" w:color="000000"/>
              <w:right w:val="single" w:sz="4" w:space="0" w:color="000000"/>
            </w:tcBorders>
          </w:tcPr>
          <w:p w14:paraId="45029DB5" w14:textId="77777777" w:rsidR="007B434C" w:rsidRDefault="00000000">
            <w:pPr>
              <w:jc w:val="center"/>
              <w:rPr>
                <w:rFonts w:ascii="Calibri" w:hAnsi="Calibri" w:cs="Calibri"/>
                <w:lang w:eastAsia="en-US"/>
              </w:rPr>
            </w:pPr>
            <w:r>
              <w:rPr>
                <w:rFonts w:ascii="Calibri" w:hAnsi="Calibri" w:cs="Calibri"/>
                <w:lang w:eastAsia="en-US"/>
              </w:rPr>
              <w:t>193.05</w:t>
            </w:r>
          </w:p>
        </w:tc>
      </w:tr>
      <w:tr w:rsidR="007B434C" w14:paraId="7DC653FA" w14:textId="77777777">
        <w:tc>
          <w:tcPr>
            <w:tcW w:w="2650" w:type="dxa"/>
            <w:tcBorders>
              <w:top w:val="single" w:sz="4" w:space="0" w:color="000000"/>
              <w:left w:val="single" w:sz="4" w:space="0" w:color="000000"/>
              <w:bottom w:val="single" w:sz="4" w:space="0" w:color="000000"/>
              <w:right w:val="single" w:sz="4" w:space="0" w:color="000000"/>
            </w:tcBorders>
          </w:tcPr>
          <w:p w14:paraId="282ACC2B" w14:textId="77777777" w:rsidR="007B434C" w:rsidRDefault="00000000">
            <w:pPr>
              <w:jc w:val="center"/>
              <w:rPr>
                <w:rFonts w:ascii="Calibri" w:hAnsi="Calibri" w:cs="Calibri"/>
                <w:lang w:eastAsia="en-US"/>
              </w:rPr>
            </w:pPr>
            <w:r>
              <w:rPr>
                <w:rFonts w:ascii="Calibri" w:hAnsi="Calibri" w:cs="Calibri"/>
                <w:lang w:eastAsia="en-US"/>
              </w:rPr>
              <w:t>Máximo</w:t>
            </w:r>
          </w:p>
        </w:tc>
        <w:tc>
          <w:tcPr>
            <w:tcW w:w="2893" w:type="dxa"/>
            <w:tcBorders>
              <w:top w:val="single" w:sz="4" w:space="0" w:color="000000"/>
              <w:left w:val="single" w:sz="4" w:space="0" w:color="000000"/>
              <w:bottom w:val="single" w:sz="4" w:space="0" w:color="000000"/>
              <w:right w:val="single" w:sz="4" w:space="0" w:color="000000"/>
            </w:tcBorders>
          </w:tcPr>
          <w:p w14:paraId="0CE75089" w14:textId="77777777" w:rsidR="007B434C" w:rsidRDefault="00000000">
            <w:pPr>
              <w:jc w:val="center"/>
              <w:rPr>
                <w:rFonts w:ascii="Calibri" w:hAnsi="Calibri" w:cs="Calibri"/>
                <w:lang w:eastAsia="en-US"/>
              </w:rPr>
            </w:pPr>
            <w:r>
              <w:rPr>
                <w:rFonts w:ascii="Calibri" w:hAnsi="Calibri" w:cs="Calibri"/>
                <w:lang w:eastAsia="en-US"/>
              </w:rPr>
              <w:t>10270.72</w:t>
            </w:r>
          </w:p>
        </w:tc>
        <w:tc>
          <w:tcPr>
            <w:tcW w:w="3177" w:type="dxa"/>
            <w:tcBorders>
              <w:top w:val="single" w:sz="4" w:space="0" w:color="000000"/>
              <w:left w:val="single" w:sz="4" w:space="0" w:color="000000"/>
              <w:bottom w:val="single" w:sz="4" w:space="0" w:color="000000"/>
              <w:right w:val="single" w:sz="4" w:space="0" w:color="000000"/>
            </w:tcBorders>
          </w:tcPr>
          <w:p w14:paraId="2109531D" w14:textId="77777777" w:rsidR="007B434C" w:rsidRDefault="00000000">
            <w:pPr>
              <w:jc w:val="center"/>
              <w:rPr>
                <w:rFonts w:ascii="Calibri" w:hAnsi="Calibri" w:cs="Calibri"/>
                <w:lang w:eastAsia="en-US"/>
              </w:rPr>
            </w:pPr>
            <w:r>
              <w:rPr>
                <w:rFonts w:ascii="Calibri" w:hAnsi="Calibri" w:cs="Calibri"/>
                <w:lang w:eastAsia="en-US"/>
              </w:rPr>
              <w:t>10204.88</w:t>
            </w:r>
          </w:p>
        </w:tc>
      </w:tr>
    </w:tbl>
    <w:p w14:paraId="3C9092DC" w14:textId="77777777" w:rsidR="007B434C" w:rsidRDefault="007B434C">
      <w:pPr>
        <w:rPr>
          <w:color w:val="000000"/>
        </w:rPr>
      </w:pPr>
    </w:p>
    <w:p w14:paraId="115ED146" w14:textId="77777777" w:rsidR="007B434C" w:rsidRDefault="007B434C">
      <w:pPr>
        <w:rPr>
          <w:color w:val="000000"/>
        </w:rPr>
      </w:pPr>
    </w:p>
    <w:p w14:paraId="7D8F2B9D" w14:textId="77777777" w:rsidR="007B434C" w:rsidRDefault="00000000">
      <w:pPr>
        <w:pStyle w:val="Ttulo2"/>
        <w:numPr>
          <w:ilvl w:val="0"/>
          <w:numId w:val="0"/>
        </w:numPr>
        <w:ind w:left="576"/>
        <w:rPr>
          <w:sz w:val="24"/>
          <w:szCs w:val="24"/>
        </w:rPr>
      </w:pPr>
      <w:bookmarkStart w:id="105" w:name="__RefHeading___Toc11213_3634989049"/>
      <w:bookmarkStart w:id="106" w:name="_Toc138324015"/>
      <w:bookmarkEnd w:id="105"/>
      <w:r>
        <w:rPr>
          <w:sz w:val="24"/>
          <w:szCs w:val="24"/>
        </w:rPr>
        <w:t>4.2.2 Conjunto 2 - Identificação dos 11 pontos de entrada e saida de Lisboa</w:t>
      </w:r>
      <w:bookmarkEnd w:id="106"/>
    </w:p>
    <w:p w14:paraId="78892749" w14:textId="77777777" w:rsidR="007B434C" w:rsidRDefault="00000000">
      <w:pPr>
        <w:ind w:left="2836" w:hanging="2836"/>
        <w:rPr>
          <w:u w:val="single"/>
        </w:rPr>
      </w:pPr>
      <w:r>
        <w:rPr>
          <w:u w:val="single"/>
        </w:rPr>
        <w:t>As variáveis do Conjunto2 são:</w:t>
      </w:r>
    </w:p>
    <w:p w14:paraId="40B50219" w14:textId="77777777" w:rsidR="007B434C" w:rsidRDefault="00000000">
      <w:pPr>
        <w:rPr>
          <w:color w:val="000000"/>
        </w:rPr>
      </w:pPr>
      <w:r>
        <w:rPr>
          <w:u w:val="single"/>
        </w:rPr>
        <w:t>id_eixo_viario:</w:t>
      </w:r>
      <w:r>
        <w:t xml:space="preserve"> id do eixo </w:t>
      </w:r>
    </w:p>
    <w:p w14:paraId="7B1E462E" w14:textId="77777777" w:rsidR="007B434C" w:rsidRDefault="00000000">
      <w:pPr>
        <w:rPr>
          <w:color w:val="000000"/>
        </w:rPr>
      </w:pPr>
      <w:r>
        <w:rPr>
          <w:u w:val="single"/>
        </w:rPr>
        <w:t>Eixo:</w:t>
      </w:r>
      <w:r>
        <w:t xml:space="preserve"> nome do eixo</w:t>
      </w:r>
    </w:p>
    <w:p w14:paraId="53774F64" w14:textId="77777777" w:rsidR="007B434C" w:rsidRDefault="00000000">
      <w:pPr>
        <w:rPr>
          <w:color w:val="000000"/>
        </w:rPr>
      </w:pPr>
      <w:r>
        <w:rPr>
          <w:u w:val="single"/>
        </w:rPr>
        <w:t>longitude:</w:t>
      </w:r>
      <w:r>
        <w:t xml:space="preserve"> coordenada longitudinal do eixo</w:t>
      </w:r>
    </w:p>
    <w:p w14:paraId="232D92C3" w14:textId="77777777" w:rsidR="007B434C" w:rsidRDefault="00000000">
      <w:pPr>
        <w:rPr>
          <w:color w:val="000000"/>
        </w:rPr>
      </w:pPr>
      <w:r>
        <w:rPr>
          <w:u w:val="single"/>
        </w:rPr>
        <w:t>latitude:</w:t>
      </w:r>
      <w:r>
        <w:t xml:space="preserve"> coordenada latitudinal do eixo</w:t>
      </w:r>
    </w:p>
    <w:p w14:paraId="2663F7BE" w14:textId="77777777" w:rsidR="007B434C" w:rsidRDefault="00000000">
      <w:pPr>
        <w:pStyle w:val="Ttulo2"/>
        <w:numPr>
          <w:ilvl w:val="0"/>
          <w:numId w:val="0"/>
        </w:numPr>
        <w:ind w:left="576"/>
        <w:rPr>
          <w:sz w:val="24"/>
          <w:szCs w:val="24"/>
        </w:rPr>
      </w:pPr>
      <w:bookmarkStart w:id="107" w:name="__RefHeading___Toc11215_3634989049"/>
      <w:bookmarkStart w:id="108" w:name="_Toc138324016"/>
      <w:bookmarkEnd w:id="107"/>
      <w:r>
        <w:rPr>
          <w:sz w:val="24"/>
          <w:szCs w:val="24"/>
        </w:rPr>
        <w:t>4.2.3 Conjunto 3 - Observações das estações meteorológicas do IPMA</w:t>
      </w:r>
      <w:bookmarkEnd w:id="108"/>
    </w:p>
    <w:p w14:paraId="6423F0A3" w14:textId="77777777" w:rsidR="007B434C" w:rsidRDefault="00000000">
      <w:pPr>
        <w:ind w:left="1418" w:hanging="1418"/>
        <w:rPr>
          <w:u w:val="single"/>
        </w:rPr>
      </w:pPr>
      <w:r>
        <w:rPr>
          <w:u w:val="single"/>
        </w:rPr>
        <w:t>As variáveis do Conjunto3 são:</w:t>
      </w:r>
    </w:p>
    <w:p w14:paraId="51D39B65" w14:textId="4B870563" w:rsidR="007B434C" w:rsidRDefault="00000000">
      <w:pPr>
        <w:rPr>
          <w:color w:val="000000"/>
        </w:rPr>
      </w:pPr>
      <w:r>
        <w:rPr>
          <w:u w:val="single"/>
        </w:rPr>
        <w:t>fecha:</w:t>
      </w:r>
      <w:r>
        <w:t xml:space="preserve"> Data da última leitura</w:t>
      </w:r>
      <w:ins w:id="109" w:author="Unknown Author" w:date="2023-07-01T22:17:00Z">
        <w:r>
          <w:t xml:space="preserve"> </w:t>
        </w:r>
      </w:ins>
    </w:p>
    <w:p w14:paraId="3DFD4709" w14:textId="77777777" w:rsidR="007B434C" w:rsidRDefault="00000000">
      <w:pPr>
        <w:rPr>
          <w:color w:val="000000"/>
        </w:rPr>
      </w:pPr>
      <w:r>
        <w:rPr>
          <w:u w:val="single"/>
        </w:rPr>
        <w:t>estacion:</w:t>
      </w:r>
      <w:r>
        <w:t xml:space="preserve"> N.º da estação - 01200535 - Lisboa Geofísico, 01200579- Lisboa Gago Coutinho, 01210762 - Lisboa Tapada da Ajuda</w:t>
      </w:r>
    </w:p>
    <w:p w14:paraId="389AF9D7" w14:textId="77777777" w:rsidR="007B434C" w:rsidRDefault="00000000">
      <w:pPr>
        <w:rPr>
          <w:color w:val="000000"/>
        </w:rPr>
      </w:pPr>
      <w:r>
        <w:rPr>
          <w:u w:val="single"/>
        </w:rPr>
        <w:t>humidade:</w:t>
      </w:r>
      <w:r>
        <w:t xml:space="preserve"> Humidade relativa média do ar</w:t>
      </w:r>
    </w:p>
    <w:p w14:paraId="2C6F7138" w14:textId="77777777" w:rsidR="007B434C" w:rsidRDefault="00000000">
      <w:pPr>
        <w:rPr>
          <w:color w:val="000000"/>
        </w:rPr>
      </w:pPr>
      <w:r>
        <w:rPr>
          <w:u w:val="single"/>
        </w:rPr>
        <w:t>iddireccvento:</w:t>
      </w:r>
      <w:r>
        <w:t xml:space="preserve"> Direção média do vento - 0 a 9</w:t>
      </w:r>
    </w:p>
    <w:p w14:paraId="4A572917" w14:textId="77777777" w:rsidR="007B434C" w:rsidRDefault="00000000">
      <w:pPr>
        <w:rPr>
          <w:color w:val="000000"/>
        </w:rPr>
      </w:pPr>
      <w:r>
        <w:rPr>
          <w:u w:val="single"/>
        </w:rPr>
        <w:t>intensidadeventokm:</w:t>
      </w:r>
      <w:r>
        <w:t xml:space="preserve"> Intensidade média do vento</w:t>
      </w:r>
    </w:p>
    <w:p w14:paraId="0CD03698" w14:textId="77777777" w:rsidR="007B434C" w:rsidRDefault="00000000">
      <w:pPr>
        <w:rPr>
          <w:color w:val="000000"/>
        </w:rPr>
      </w:pPr>
      <w:r>
        <w:rPr>
          <w:u w:val="single"/>
        </w:rPr>
        <w:t>pressão:</w:t>
      </w:r>
      <w:r>
        <w:t xml:space="preserve"> Pressão atmosférica</w:t>
      </w:r>
    </w:p>
    <w:p w14:paraId="2ACB1387" w14:textId="77777777" w:rsidR="007B434C" w:rsidRDefault="00000000">
      <w:pPr>
        <w:rPr>
          <w:color w:val="000000"/>
        </w:rPr>
      </w:pPr>
      <w:r>
        <w:rPr>
          <w:u w:val="single"/>
        </w:rPr>
        <w:t>radiação:</w:t>
      </w:r>
      <w:r>
        <w:t xml:space="preserve"> Radiação solar</w:t>
      </w:r>
    </w:p>
    <w:p w14:paraId="4BB8DF42" w14:textId="77777777" w:rsidR="007B434C" w:rsidRDefault="00000000">
      <w:pPr>
        <w:rPr>
          <w:color w:val="000000"/>
        </w:rPr>
      </w:pPr>
      <w:r>
        <w:rPr>
          <w:u w:val="single"/>
        </w:rPr>
        <w:t>temperatura:</w:t>
      </w:r>
      <w:r>
        <w:t xml:space="preserve"> Temperatura</w:t>
      </w:r>
    </w:p>
    <w:p w14:paraId="0E59D02E" w14:textId="77777777" w:rsidR="007B434C" w:rsidRDefault="00000000">
      <w:pPr>
        <w:rPr>
          <w:color w:val="000000"/>
        </w:rPr>
      </w:pPr>
      <w:r>
        <w:rPr>
          <w:u w:val="single"/>
        </w:rPr>
        <w:t>precacumulada:</w:t>
      </w:r>
      <w:r>
        <w:t xml:space="preserve"> Precipitação acumulada</w:t>
      </w:r>
    </w:p>
    <w:p w14:paraId="26942916" w14:textId="0026EF69" w:rsidR="007B434C" w:rsidRDefault="00000000">
      <w:pPr>
        <w:rPr>
          <w:color w:val="000000"/>
        </w:rPr>
      </w:pPr>
      <w:r>
        <w:rPr>
          <w:u w:val="single"/>
        </w:rPr>
        <w:t>position:</w:t>
      </w:r>
      <w:r>
        <w:t xml:space="preserve"> Coordenadas e tipo de entidade geográfica (ponto, linha ou polígono). Exemplo: {"coordinates”: [-9.14965278,38.74],"type":"Point"} Lisboa Geofísico e {"coordinates</w:t>
      </w:r>
      <w:r w:rsidR="00B85127">
        <w:t>”: [</w:t>
      </w:r>
      <w:r>
        <w:t>-9.12830278,38.78],"type":"Point"} Lisboa Gago Coutinho.</w:t>
      </w:r>
    </w:p>
    <w:p w14:paraId="1CF9098F" w14:textId="77777777" w:rsidR="007B434C" w:rsidRDefault="00000000">
      <w:pPr>
        <w:rPr>
          <w:color w:val="000000"/>
        </w:rPr>
      </w:pPr>
      <w:r>
        <w:lastRenderedPageBreak/>
        <w:t>Abaixo apresenta-se estatísticas adicionais referentes às variáveis humidade, iddireccvento, intensidadeventokm, pressão, radiação, temperatura e precacumulada com 998 206 registos no total, num período de amostragem de 16/01/2021 até 8/09/2022 e um tamanho de 106 Mb.</w:t>
      </w:r>
    </w:p>
    <w:p w14:paraId="28FE8651" w14:textId="77777777" w:rsidR="007B434C" w:rsidRDefault="007B434C">
      <w:pPr>
        <w:rPr>
          <w:color w:val="000000"/>
        </w:rPr>
      </w:pPr>
    </w:p>
    <w:p w14:paraId="47738C52" w14:textId="77777777" w:rsidR="007B434C" w:rsidRDefault="00000000" w:rsidP="00527491">
      <w:pPr>
        <w:pStyle w:val="Legenda"/>
        <w:rPr>
          <w:color w:val="000000"/>
        </w:rPr>
      </w:pPr>
      <w:r>
        <w:t xml:space="preserve">Tabela </w:t>
      </w:r>
      <w:r>
        <w:fldChar w:fldCharType="begin"/>
      </w:r>
      <w:r>
        <w:instrText>SEQ Tabela \* ARABIC</w:instrText>
      </w:r>
      <w:r>
        <w:fldChar w:fldCharType="separate"/>
      </w:r>
      <w:r>
        <w:t>4</w:t>
      </w:r>
      <w:r>
        <w:fldChar w:fldCharType="end"/>
      </w:r>
      <w:r>
        <w:t xml:space="preserve"> - Descrição Geral Conjunto 3</w:t>
      </w:r>
    </w:p>
    <w:tbl>
      <w:tblPr>
        <w:tblW w:w="11732" w:type="dxa"/>
        <w:tblInd w:w="-1526" w:type="dxa"/>
        <w:tblLook w:val="04A0" w:firstRow="1" w:lastRow="0" w:firstColumn="1" w:lastColumn="0" w:noHBand="0" w:noVBand="1"/>
      </w:tblPr>
      <w:tblGrid>
        <w:gridCol w:w="1190"/>
        <w:gridCol w:w="1244"/>
        <w:gridCol w:w="1603"/>
        <w:gridCol w:w="2283"/>
        <w:gridCol w:w="990"/>
        <w:gridCol w:w="1110"/>
        <w:gridCol w:w="1509"/>
        <w:gridCol w:w="1803"/>
      </w:tblGrid>
      <w:tr w:rsidR="007B434C" w14:paraId="589C7489" w14:textId="77777777" w:rsidTr="009B1008">
        <w:trPr>
          <w:trHeight w:val="991"/>
        </w:trPr>
        <w:tc>
          <w:tcPr>
            <w:tcW w:w="1190" w:type="dxa"/>
            <w:tcBorders>
              <w:top w:val="single" w:sz="4" w:space="0" w:color="000000"/>
              <w:left w:val="single" w:sz="4" w:space="0" w:color="000000"/>
              <w:bottom w:val="single" w:sz="4" w:space="0" w:color="000000"/>
              <w:right w:val="single" w:sz="4" w:space="0" w:color="000000"/>
            </w:tcBorders>
          </w:tcPr>
          <w:p w14:paraId="36DAF6CA" w14:textId="77777777" w:rsidR="007B434C" w:rsidRDefault="00000000">
            <w:pPr>
              <w:jc w:val="center"/>
              <w:rPr>
                <w:b/>
                <w:bCs/>
                <w:lang w:eastAsia="en-US"/>
              </w:rPr>
            </w:pPr>
            <w:r>
              <w:rPr>
                <w:b/>
                <w:bCs/>
                <w:lang w:eastAsia="en-US"/>
              </w:rPr>
              <w:t>Variáveis</w:t>
            </w:r>
          </w:p>
        </w:tc>
        <w:tc>
          <w:tcPr>
            <w:tcW w:w="1244" w:type="dxa"/>
            <w:tcBorders>
              <w:top w:val="single" w:sz="4" w:space="0" w:color="000000"/>
              <w:left w:val="single" w:sz="4" w:space="0" w:color="000000"/>
              <w:bottom w:val="single" w:sz="4" w:space="0" w:color="000000"/>
              <w:right w:val="single" w:sz="4" w:space="0" w:color="000000"/>
            </w:tcBorders>
          </w:tcPr>
          <w:p w14:paraId="093A646D" w14:textId="77777777" w:rsidR="007B434C" w:rsidRDefault="00000000">
            <w:pPr>
              <w:jc w:val="center"/>
              <w:rPr>
                <w:b/>
                <w:bCs/>
                <w:lang w:eastAsia="en-US"/>
              </w:rPr>
            </w:pPr>
            <w:r>
              <w:rPr>
                <w:b/>
                <w:bCs/>
                <w:lang w:eastAsia="en-US"/>
              </w:rPr>
              <w:t>humidade</w:t>
            </w:r>
          </w:p>
        </w:tc>
        <w:tc>
          <w:tcPr>
            <w:tcW w:w="1603" w:type="dxa"/>
            <w:tcBorders>
              <w:top w:val="single" w:sz="4" w:space="0" w:color="000000"/>
              <w:left w:val="single" w:sz="4" w:space="0" w:color="000000"/>
              <w:bottom w:val="single" w:sz="4" w:space="0" w:color="000000"/>
              <w:right w:val="single" w:sz="4" w:space="0" w:color="000000"/>
            </w:tcBorders>
          </w:tcPr>
          <w:p w14:paraId="202B5030" w14:textId="77777777" w:rsidR="007B434C" w:rsidRDefault="00000000">
            <w:pPr>
              <w:jc w:val="center"/>
              <w:rPr>
                <w:b/>
                <w:bCs/>
                <w:lang w:eastAsia="en-US"/>
              </w:rPr>
            </w:pPr>
            <w:r>
              <w:rPr>
                <w:b/>
                <w:bCs/>
                <w:lang w:eastAsia="en-US"/>
              </w:rPr>
              <w:t>iddireccvento</w:t>
            </w:r>
          </w:p>
        </w:tc>
        <w:tc>
          <w:tcPr>
            <w:tcW w:w="2283" w:type="dxa"/>
            <w:tcBorders>
              <w:top w:val="single" w:sz="4" w:space="0" w:color="000000"/>
              <w:left w:val="single" w:sz="4" w:space="0" w:color="000000"/>
              <w:bottom w:val="single" w:sz="4" w:space="0" w:color="000000"/>
              <w:right w:val="single" w:sz="4" w:space="0" w:color="000000"/>
            </w:tcBorders>
          </w:tcPr>
          <w:p w14:paraId="38B009D2" w14:textId="77777777" w:rsidR="007B434C" w:rsidRDefault="00000000">
            <w:pPr>
              <w:jc w:val="center"/>
              <w:rPr>
                <w:b/>
                <w:bCs/>
                <w:szCs w:val="22"/>
                <w:lang w:eastAsia="en-US"/>
              </w:rPr>
            </w:pPr>
            <w:r>
              <w:rPr>
                <w:b/>
                <w:bCs/>
                <w:szCs w:val="22"/>
                <w:lang w:eastAsia="en-US"/>
              </w:rPr>
              <w:t>intensidadeventokm</w:t>
            </w:r>
          </w:p>
        </w:tc>
        <w:tc>
          <w:tcPr>
            <w:tcW w:w="990" w:type="dxa"/>
            <w:tcBorders>
              <w:top w:val="single" w:sz="4" w:space="0" w:color="000000"/>
              <w:left w:val="single" w:sz="4" w:space="0" w:color="000000"/>
              <w:bottom w:val="single" w:sz="4" w:space="0" w:color="000000"/>
              <w:right w:val="single" w:sz="4" w:space="0" w:color="000000"/>
            </w:tcBorders>
          </w:tcPr>
          <w:p w14:paraId="54758299" w14:textId="77777777" w:rsidR="007B434C" w:rsidRDefault="00000000">
            <w:pPr>
              <w:jc w:val="center"/>
              <w:rPr>
                <w:b/>
                <w:bCs/>
                <w:szCs w:val="22"/>
                <w:lang w:eastAsia="en-US"/>
              </w:rPr>
            </w:pPr>
            <w:r>
              <w:rPr>
                <w:b/>
                <w:bCs/>
                <w:szCs w:val="22"/>
                <w:lang w:eastAsia="en-US"/>
              </w:rPr>
              <w:t>pressao</w:t>
            </w:r>
          </w:p>
        </w:tc>
        <w:tc>
          <w:tcPr>
            <w:tcW w:w="1110" w:type="dxa"/>
            <w:tcBorders>
              <w:top w:val="single" w:sz="4" w:space="0" w:color="000000"/>
              <w:left w:val="single" w:sz="4" w:space="0" w:color="000000"/>
              <w:bottom w:val="single" w:sz="4" w:space="0" w:color="000000"/>
              <w:right w:val="single" w:sz="4" w:space="0" w:color="000000"/>
            </w:tcBorders>
          </w:tcPr>
          <w:p w14:paraId="3B200219" w14:textId="77777777" w:rsidR="007B434C" w:rsidRDefault="00000000">
            <w:pPr>
              <w:jc w:val="center"/>
              <w:rPr>
                <w:b/>
                <w:bCs/>
                <w:szCs w:val="22"/>
                <w:lang w:eastAsia="en-US"/>
              </w:rPr>
            </w:pPr>
            <w:r>
              <w:rPr>
                <w:b/>
                <w:bCs/>
                <w:szCs w:val="22"/>
                <w:lang w:eastAsia="en-US"/>
              </w:rPr>
              <w:t>radiacao</w:t>
            </w:r>
          </w:p>
        </w:tc>
        <w:tc>
          <w:tcPr>
            <w:tcW w:w="1509" w:type="dxa"/>
            <w:tcBorders>
              <w:top w:val="single" w:sz="4" w:space="0" w:color="000000"/>
              <w:left w:val="single" w:sz="4" w:space="0" w:color="000000"/>
              <w:bottom w:val="single" w:sz="4" w:space="0" w:color="000000"/>
              <w:right w:val="single" w:sz="4" w:space="0" w:color="000000"/>
            </w:tcBorders>
          </w:tcPr>
          <w:p w14:paraId="55FD3CBE" w14:textId="77777777" w:rsidR="007B434C" w:rsidRDefault="00000000">
            <w:pPr>
              <w:jc w:val="left"/>
              <w:rPr>
                <w:b/>
                <w:bCs/>
                <w:szCs w:val="22"/>
                <w:lang w:eastAsia="en-US"/>
              </w:rPr>
            </w:pPr>
            <w:r>
              <w:rPr>
                <w:b/>
                <w:bCs/>
                <w:szCs w:val="22"/>
                <w:lang w:eastAsia="en-US"/>
              </w:rPr>
              <w:t>temperatura</w:t>
            </w:r>
          </w:p>
        </w:tc>
        <w:tc>
          <w:tcPr>
            <w:tcW w:w="1803" w:type="dxa"/>
            <w:tcBorders>
              <w:top w:val="single" w:sz="4" w:space="0" w:color="000000"/>
              <w:left w:val="single" w:sz="4" w:space="0" w:color="000000"/>
              <w:bottom w:val="single" w:sz="4" w:space="0" w:color="000000"/>
              <w:right w:val="single" w:sz="4" w:space="0" w:color="000000"/>
            </w:tcBorders>
          </w:tcPr>
          <w:p w14:paraId="6F101FAF" w14:textId="77777777" w:rsidR="007B434C" w:rsidRDefault="00000000">
            <w:pPr>
              <w:jc w:val="center"/>
              <w:rPr>
                <w:b/>
                <w:bCs/>
                <w:szCs w:val="22"/>
                <w:lang w:eastAsia="en-US"/>
              </w:rPr>
            </w:pPr>
            <w:r>
              <w:rPr>
                <w:b/>
                <w:bCs/>
                <w:szCs w:val="22"/>
                <w:lang w:eastAsia="en-US"/>
              </w:rPr>
              <w:t>precacumulada</w:t>
            </w:r>
          </w:p>
        </w:tc>
      </w:tr>
      <w:tr w:rsidR="007B434C" w14:paraId="41D9A199"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052F7E45" w14:textId="77777777" w:rsidR="007B434C" w:rsidRDefault="00000000">
            <w:pPr>
              <w:jc w:val="center"/>
              <w:rPr>
                <w:rFonts w:ascii="Calibri" w:hAnsi="Calibri" w:cs="Calibri"/>
                <w:lang w:eastAsia="en-US"/>
              </w:rPr>
            </w:pPr>
            <w:r>
              <w:rPr>
                <w:rFonts w:ascii="Calibri" w:hAnsi="Calibri" w:cs="Calibri"/>
                <w:lang w:eastAsia="en-US"/>
              </w:rPr>
              <w:t>Média</w:t>
            </w:r>
          </w:p>
        </w:tc>
        <w:tc>
          <w:tcPr>
            <w:tcW w:w="1244" w:type="dxa"/>
            <w:tcBorders>
              <w:top w:val="single" w:sz="4" w:space="0" w:color="000000"/>
              <w:left w:val="single" w:sz="4" w:space="0" w:color="000000"/>
              <w:bottom w:val="single" w:sz="4" w:space="0" w:color="000000"/>
              <w:right w:val="single" w:sz="4" w:space="0" w:color="000000"/>
            </w:tcBorders>
          </w:tcPr>
          <w:p w14:paraId="0A0BD005" w14:textId="77777777" w:rsidR="007B434C" w:rsidRDefault="00000000">
            <w:pPr>
              <w:jc w:val="center"/>
              <w:rPr>
                <w:rFonts w:ascii="Calibri" w:hAnsi="Calibri" w:cs="Calibri"/>
                <w:lang w:eastAsia="en-US"/>
              </w:rPr>
            </w:pPr>
            <w:r>
              <w:rPr>
                <w:rFonts w:ascii="Calibri" w:hAnsi="Calibri" w:cs="Calibri"/>
                <w:lang w:eastAsia="en-US"/>
              </w:rPr>
              <w:t>67.63</w:t>
            </w:r>
          </w:p>
        </w:tc>
        <w:tc>
          <w:tcPr>
            <w:tcW w:w="1603" w:type="dxa"/>
            <w:tcBorders>
              <w:top w:val="single" w:sz="4" w:space="0" w:color="000000"/>
              <w:left w:val="single" w:sz="4" w:space="0" w:color="000000"/>
              <w:bottom w:val="single" w:sz="4" w:space="0" w:color="000000"/>
              <w:right w:val="single" w:sz="4" w:space="0" w:color="000000"/>
            </w:tcBorders>
          </w:tcPr>
          <w:p w14:paraId="02381714" w14:textId="77777777" w:rsidR="007B434C" w:rsidRDefault="00000000">
            <w:pPr>
              <w:jc w:val="center"/>
              <w:rPr>
                <w:rFonts w:ascii="Calibri" w:hAnsi="Calibri" w:cs="Calibri"/>
                <w:lang w:eastAsia="en-US"/>
              </w:rPr>
            </w:pPr>
            <w:r>
              <w:rPr>
                <w:rFonts w:ascii="Calibri" w:hAnsi="Calibri" w:cs="Calibri"/>
                <w:lang w:eastAsia="en-US"/>
              </w:rPr>
              <w:t>4.46</w:t>
            </w:r>
          </w:p>
        </w:tc>
        <w:tc>
          <w:tcPr>
            <w:tcW w:w="2283" w:type="dxa"/>
            <w:tcBorders>
              <w:top w:val="single" w:sz="4" w:space="0" w:color="000000"/>
              <w:left w:val="single" w:sz="4" w:space="0" w:color="000000"/>
              <w:bottom w:val="single" w:sz="4" w:space="0" w:color="000000"/>
              <w:right w:val="single" w:sz="4" w:space="0" w:color="000000"/>
            </w:tcBorders>
          </w:tcPr>
          <w:p w14:paraId="3CDA03C7" w14:textId="77777777" w:rsidR="007B434C" w:rsidRDefault="00000000">
            <w:pPr>
              <w:jc w:val="center"/>
              <w:rPr>
                <w:rFonts w:ascii="Calibri" w:hAnsi="Calibri" w:cs="Calibri"/>
                <w:szCs w:val="22"/>
                <w:lang w:eastAsia="en-US"/>
              </w:rPr>
            </w:pPr>
            <w:r>
              <w:rPr>
                <w:rFonts w:ascii="Calibri" w:hAnsi="Calibri" w:cs="Calibri"/>
                <w:szCs w:val="22"/>
                <w:lang w:eastAsia="en-US"/>
              </w:rPr>
              <w:t>-9.76</w:t>
            </w:r>
          </w:p>
        </w:tc>
        <w:tc>
          <w:tcPr>
            <w:tcW w:w="990" w:type="dxa"/>
            <w:tcBorders>
              <w:top w:val="single" w:sz="4" w:space="0" w:color="000000"/>
              <w:left w:val="single" w:sz="4" w:space="0" w:color="000000"/>
              <w:bottom w:val="single" w:sz="4" w:space="0" w:color="000000"/>
              <w:right w:val="single" w:sz="4" w:space="0" w:color="000000"/>
            </w:tcBorders>
          </w:tcPr>
          <w:p w14:paraId="12CFB4E7" w14:textId="77777777" w:rsidR="007B434C" w:rsidRDefault="00000000">
            <w:pPr>
              <w:jc w:val="center"/>
              <w:rPr>
                <w:rFonts w:ascii="Calibri" w:hAnsi="Calibri" w:cs="Calibri"/>
                <w:szCs w:val="22"/>
                <w:lang w:eastAsia="en-US"/>
              </w:rPr>
            </w:pPr>
            <w:r>
              <w:rPr>
                <w:rFonts w:ascii="Calibri" w:hAnsi="Calibri" w:cs="Calibri"/>
                <w:szCs w:val="22"/>
                <w:lang w:eastAsia="en-US"/>
              </w:rPr>
              <w:t>981.81</w:t>
            </w:r>
          </w:p>
        </w:tc>
        <w:tc>
          <w:tcPr>
            <w:tcW w:w="1110" w:type="dxa"/>
            <w:tcBorders>
              <w:top w:val="single" w:sz="4" w:space="0" w:color="000000"/>
              <w:left w:val="single" w:sz="4" w:space="0" w:color="000000"/>
              <w:bottom w:val="single" w:sz="4" w:space="0" w:color="000000"/>
              <w:right w:val="single" w:sz="4" w:space="0" w:color="000000"/>
            </w:tcBorders>
          </w:tcPr>
          <w:p w14:paraId="455BB099" w14:textId="77777777" w:rsidR="007B434C" w:rsidRDefault="00000000">
            <w:pPr>
              <w:jc w:val="center"/>
              <w:rPr>
                <w:rFonts w:ascii="Calibri" w:hAnsi="Calibri" w:cs="Calibri"/>
                <w:szCs w:val="22"/>
                <w:lang w:eastAsia="en-US"/>
              </w:rPr>
            </w:pPr>
            <w:r>
              <w:rPr>
                <w:rFonts w:ascii="Calibri" w:hAnsi="Calibri" w:cs="Calibri"/>
                <w:szCs w:val="22"/>
                <w:lang w:eastAsia="en-US"/>
              </w:rPr>
              <w:t>562.29</w:t>
            </w:r>
          </w:p>
        </w:tc>
        <w:tc>
          <w:tcPr>
            <w:tcW w:w="1509" w:type="dxa"/>
            <w:tcBorders>
              <w:top w:val="single" w:sz="4" w:space="0" w:color="000000"/>
              <w:left w:val="single" w:sz="4" w:space="0" w:color="000000"/>
              <w:bottom w:val="single" w:sz="4" w:space="0" w:color="000000"/>
              <w:right w:val="single" w:sz="4" w:space="0" w:color="000000"/>
            </w:tcBorders>
          </w:tcPr>
          <w:p w14:paraId="6992BDA3" w14:textId="77777777" w:rsidR="007B434C" w:rsidRDefault="00000000">
            <w:pPr>
              <w:jc w:val="center"/>
              <w:rPr>
                <w:rFonts w:ascii="Calibri" w:hAnsi="Calibri" w:cs="Calibri"/>
                <w:szCs w:val="22"/>
                <w:lang w:eastAsia="en-US"/>
              </w:rPr>
            </w:pPr>
            <w:r>
              <w:rPr>
                <w:rFonts w:ascii="Calibri" w:hAnsi="Calibri" w:cs="Calibri"/>
                <w:szCs w:val="22"/>
                <w:lang w:eastAsia="en-US"/>
              </w:rPr>
              <w:t>16.20</w:t>
            </w:r>
          </w:p>
        </w:tc>
        <w:tc>
          <w:tcPr>
            <w:tcW w:w="1803" w:type="dxa"/>
            <w:tcBorders>
              <w:top w:val="single" w:sz="4" w:space="0" w:color="000000"/>
              <w:left w:val="single" w:sz="4" w:space="0" w:color="000000"/>
              <w:bottom w:val="single" w:sz="4" w:space="0" w:color="000000"/>
              <w:right w:val="single" w:sz="4" w:space="0" w:color="000000"/>
            </w:tcBorders>
          </w:tcPr>
          <w:p w14:paraId="3D82112C" w14:textId="77777777" w:rsidR="007B434C" w:rsidRDefault="00000000">
            <w:pPr>
              <w:jc w:val="center"/>
              <w:rPr>
                <w:rFonts w:ascii="Calibri" w:hAnsi="Calibri" w:cs="Calibri"/>
                <w:szCs w:val="22"/>
                <w:lang w:eastAsia="en-US"/>
              </w:rPr>
            </w:pPr>
            <w:r>
              <w:rPr>
                <w:rFonts w:ascii="Calibri" w:hAnsi="Calibri" w:cs="Calibri"/>
                <w:szCs w:val="22"/>
                <w:lang w:eastAsia="en-US"/>
              </w:rPr>
              <w:t>-4.60</w:t>
            </w:r>
          </w:p>
        </w:tc>
      </w:tr>
      <w:tr w:rsidR="007B434C" w14:paraId="2A100793" w14:textId="77777777" w:rsidTr="009B1008">
        <w:trPr>
          <w:trHeight w:val="752"/>
        </w:trPr>
        <w:tc>
          <w:tcPr>
            <w:tcW w:w="1190" w:type="dxa"/>
            <w:tcBorders>
              <w:top w:val="single" w:sz="4" w:space="0" w:color="000000"/>
              <w:left w:val="single" w:sz="4" w:space="0" w:color="000000"/>
              <w:bottom w:val="single" w:sz="4" w:space="0" w:color="000000"/>
              <w:right w:val="single" w:sz="4" w:space="0" w:color="000000"/>
            </w:tcBorders>
          </w:tcPr>
          <w:p w14:paraId="5519318A" w14:textId="77777777" w:rsidR="007B434C" w:rsidRDefault="00000000">
            <w:pPr>
              <w:jc w:val="center"/>
              <w:rPr>
                <w:rFonts w:ascii="Calibri" w:hAnsi="Calibri" w:cs="Calibri"/>
                <w:lang w:eastAsia="en-US"/>
              </w:rPr>
            </w:pPr>
            <w:r>
              <w:rPr>
                <w:rFonts w:ascii="Calibri" w:hAnsi="Calibri" w:cs="Calibri"/>
                <w:lang w:eastAsia="en-US"/>
              </w:rPr>
              <w:t>Desvio Padrão</w:t>
            </w:r>
          </w:p>
        </w:tc>
        <w:tc>
          <w:tcPr>
            <w:tcW w:w="1244" w:type="dxa"/>
            <w:tcBorders>
              <w:top w:val="single" w:sz="4" w:space="0" w:color="000000"/>
              <w:left w:val="single" w:sz="4" w:space="0" w:color="000000"/>
              <w:bottom w:val="single" w:sz="4" w:space="0" w:color="000000"/>
              <w:right w:val="single" w:sz="4" w:space="0" w:color="000000"/>
            </w:tcBorders>
          </w:tcPr>
          <w:p w14:paraId="428E557F" w14:textId="77777777" w:rsidR="007B434C" w:rsidRDefault="00000000">
            <w:pPr>
              <w:jc w:val="center"/>
              <w:rPr>
                <w:rFonts w:ascii="Calibri" w:hAnsi="Calibri" w:cs="Calibri"/>
                <w:lang w:eastAsia="en-US"/>
              </w:rPr>
            </w:pPr>
            <w:r>
              <w:rPr>
                <w:rFonts w:ascii="Calibri" w:hAnsi="Calibri" w:cs="Calibri"/>
                <w:lang w:eastAsia="en-US"/>
              </w:rPr>
              <w:t>23.30</w:t>
            </w:r>
          </w:p>
        </w:tc>
        <w:tc>
          <w:tcPr>
            <w:tcW w:w="1603" w:type="dxa"/>
            <w:tcBorders>
              <w:top w:val="single" w:sz="4" w:space="0" w:color="000000"/>
              <w:left w:val="single" w:sz="4" w:space="0" w:color="000000"/>
              <w:bottom w:val="single" w:sz="4" w:space="0" w:color="000000"/>
              <w:right w:val="single" w:sz="4" w:space="0" w:color="000000"/>
            </w:tcBorders>
          </w:tcPr>
          <w:p w14:paraId="6972C539" w14:textId="77777777" w:rsidR="007B434C" w:rsidRDefault="00000000">
            <w:pPr>
              <w:jc w:val="center"/>
              <w:rPr>
                <w:rFonts w:ascii="Calibri" w:hAnsi="Calibri" w:cs="Calibri"/>
                <w:lang w:eastAsia="en-US"/>
              </w:rPr>
            </w:pPr>
            <w:r>
              <w:rPr>
                <w:rFonts w:ascii="Calibri" w:hAnsi="Calibri" w:cs="Calibri"/>
                <w:lang w:eastAsia="en-US"/>
              </w:rPr>
              <w:t>3.47</w:t>
            </w:r>
          </w:p>
        </w:tc>
        <w:tc>
          <w:tcPr>
            <w:tcW w:w="2283" w:type="dxa"/>
            <w:tcBorders>
              <w:top w:val="single" w:sz="4" w:space="0" w:color="000000"/>
              <w:left w:val="single" w:sz="4" w:space="0" w:color="000000"/>
              <w:bottom w:val="single" w:sz="4" w:space="0" w:color="000000"/>
              <w:right w:val="single" w:sz="4" w:space="0" w:color="000000"/>
            </w:tcBorders>
          </w:tcPr>
          <w:p w14:paraId="7304FE9C" w14:textId="77777777" w:rsidR="007B434C" w:rsidRDefault="00000000">
            <w:pPr>
              <w:jc w:val="center"/>
              <w:rPr>
                <w:rFonts w:ascii="Calibri" w:hAnsi="Calibri" w:cs="Calibri"/>
                <w:szCs w:val="22"/>
                <w:lang w:eastAsia="en-US"/>
              </w:rPr>
            </w:pPr>
            <w:r>
              <w:rPr>
                <w:rFonts w:ascii="Calibri" w:hAnsi="Calibri" w:cs="Calibri"/>
                <w:szCs w:val="22"/>
                <w:lang w:eastAsia="en-US"/>
              </w:rPr>
              <w:t>44.33</w:t>
            </w:r>
          </w:p>
        </w:tc>
        <w:tc>
          <w:tcPr>
            <w:tcW w:w="990" w:type="dxa"/>
            <w:tcBorders>
              <w:top w:val="single" w:sz="4" w:space="0" w:color="000000"/>
              <w:left w:val="single" w:sz="4" w:space="0" w:color="000000"/>
              <w:bottom w:val="single" w:sz="4" w:space="0" w:color="000000"/>
              <w:right w:val="single" w:sz="4" w:space="0" w:color="000000"/>
            </w:tcBorders>
          </w:tcPr>
          <w:p w14:paraId="21A89DE3" w14:textId="77777777" w:rsidR="007B434C" w:rsidRDefault="00000000">
            <w:pPr>
              <w:jc w:val="center"/>
              <w:rPr>
                <w:rFonts w:ascii="Calibri" w:hAnsi="Calibri" w:cs="Calibri"/>
                <w:szCs w:val="22"/>
                <w:lang w:eastAsia="en-US"/>
              </w:rPr>
            </w:pPr>
            <w:r>
              <w:rPr>
                <w:rFonts w:ascii="Calibri" w:hAnsi="Calibri" w:cs="Calibri"/>
                <w:szCs w:val="22"/>
                <w:lang w:eastAsia="en-US"/>
              </w:rPr>
              <w:t>191.47</w:t>
            </w:r>
          </w:p>
        </w:tc>
        <w:tc>
          <w:tcPr>
            <w:tcW w:w="1110" w:type="dxa"/>
            <w:tcBorders>
              <w:top w:val="single" w:sz="4" w:space="0" w:color="000000"/>
              <w:left w:val="single" w:sz="4" w:space="0" w:color="000000"/>
              <w:bottom w:val="single" w:sz="4" w:space="0" w:color="000000"/>
              <w:right w:val="single" w:sz="4" w:space="0" w:color="000000"/>
            </w:tcBorders>
          </w:tcPr>
          <w:p w14:paraId="5CBDC0A4" w14:textId="77777777" w:rsidR="007B434C" w:rsidRDefault="00000000">
            <w:pPr>
              <w:jc w:val="center"/>
              <w:rPr>
                <w:rFonts w:ascii="Calibri" w:hAnsi="Calibri" w:cs="Calibri"/>
                <w:szCs w:val="22"/>
                <w:lang w:eastAsia="en-US"/>
              </w:rPr>
            </w:pPr>
            <w:r>
              <w:rPr>
                <w:rFonts w:ascii="Calibri" w:hAnsi="Calibri" w:cs="Calibri"/>
                <w:szCs w:val="22"/>
                <w:lang w:eastAsia="en-US"/>
              </w:rPr>
              <w:t>974.20</w:t>
            </w:r>
          </w:p>
        </w:tc>
        <w:tc>
          <w:tcPr>
            <w:tcW w:w="1509" w:type="dxa"/>
            <w:tcBorders>
              <w:top w:val="single" w:sz="4" w:space="0" w:color="000000"/>
              <w:left w:val="single" w:sz="4" w:space="0" w:color="000000"/>
              <w:bottom w:val="single" w:sz="4" w:space="0" w:color="000000"/>
              <w:right w:val="single" w:sz="4" w:space="0" w:color="000000"/>
            </w:tcBorders>
          </w:tcPr>
          <w:p w14:paraId="76942FBD" w14:textId="77777777" w:rsidR="007B434C" w:rsidRDefault="00000000">
            <w:pPr>
              <w:jc w:val="center"/>
              <w:rPr>
                <w:rFonts w:ascii="Calibri" w:hAnsi="Calibri" w:cs="Calibri"/>
                <w:szCs w:val="22"/>
                <w:lang w:eastAsia="en-US"/>
              </w:rPr>
            </w:pPr>
            <w:r>
              <w:rPr>
                <w:rFonts w:ascii="Calibri" w:hAnsi="Calibri" w:cs="Calibri"/>
                <w:szCs w:val="22"/>
                <w:lang w:eastAsia="en-US"/>
              </w:rPr>
              <w:t>11.59</w:t>
            </w:r>
          </w:p>
        </w:tc>
        <w:tc>
          <w:tcPr>
            <w:tcW w:w="1803" w:type="dxa"/>
            <w:tcBorders>
              <w:top w:val="single" w:sz="4" w:space="0" w:color="000000"/>
              <w:left w:val="single" w:sz="4" w:space="0" w:color="000000"/>
              <w:bottom w:val="single" w:sz="4" w:space="0" w:color="000000"/>
              <w:right w:val="single" w:sz="4" w:space="0" w:color="000000"/>
            </w:tcBorders>
          </w:tcPr>
          <w:p w14:paraId="2DF84F89" w14:textId="77777777" w:rsidR="007B434C" w:rsidRDefault="00000000">
            <w:pPr>
              <w:jc w:val="center"/>
              <w:rPr>
                <w:rFonts w:ascii="Calibri" w:hAnsi="Calibri" w:cs="Calibri"/>
                <w:szCs w:val="22"/>
                <w:lang w:eastAsia="en-US"/>
              </w:rPr>
            </w:pPr>
            <w:r>
              <w:rPr>
                <w:rFonts w:ascii="Calibri" w:hAnsi="Calibri" w:cs="Calibri"/>
                <w:szCs w:val="22"/>
                <w:lang w:eastAsia="en-US"/>
              </w:rPr>
              <w:t>20.90</w:t>
            </w:r>
          </w:p>
        </w:tc>
      </w:tr>
      <w:tr w:rsidR="007B434C" w14:paraId="78840A20"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43FF4CD9" w14:textId="77777777" w:rsidR="007B434C" w:rsidRDefault="00000000">
            <w:pPr>
              <w:jc w:val="center"/>
              <w:rPr>
                <w:rFonts w:ascii="Calibri" w:hAnsi="Calibri" w:cs="Calibri"/>
                <w:lang w:eastAsia="en-US"/>
              </w:rPr>
            </w:pPr>
            <w:r>
              <w:rPr>
                <w:rFonts w:ascii="Calibri" w:hAnsi="Calibri" w:cs="Calibri"/>
                <w:lang w:eastAsia="en-US"/>
              </w:rPr>
              <w:t>Mínimo</w:t>
            </w:r>
          </w:p>
        </w:tc>
        <w:tc>
          <w:tcPr>
            <w:tcW w:w="1244" w:type="dxa"/>
            <w:tcBorders>
              <w:top w:val="single" w:sz="4" w:space="0" w:color="000000"/>
              <w:left w:val="single" w:sz="4" w:space="0" w:color="000000"/>
              <w:bottom w:val="single" w:sz="4" w:space="0" w:color="000000"/>
              <w:right w:val="single" w:sz="4" w:space="0" w:color="000000"/>
            </w:tcBorders>
          </w:tcPr>
          <w:p w14:paraId="3433EE62" w14:textId="77777777" w:rsidR="007B434C" w:rsidRDefault="00000000">
            <w:pPr>
              <w:jc w:val="center"/>
              <w:rPr>
                <w:rFonts w:ascii="Calibri" w:hAnsi="Calibri" w:cs="Calibri"/>
                <w:lang w:eastAsia="en-US"/>
              </w:rPr>
            </w:pPr>
            <w:r>
              <w:rPr>
                <w:rFonts w:ascii="Calibri" w:hAnsi="Calibri" w:cs="Calibri"/>
                <w:lang w:eastAsia="en-US"/>
              </w:rPr>
              <w:t>-99.0</w:t>
            </w:r>
          </w:p>
        </w:tc>
        <w:tc>
          <w:tcPr>
            <w:tcW w:w="1603" w:type="dxa"/>
            <w:tcBorders>
              <w:top w:val="single" w:sz="4" w:space="0" w:color="000000"/>
              <w:left w:val="single" w:sz="4" w:space="0" w:color="000000"/>
              <w:bottom w:val="single" w:sz="4" w:space="0" w:color="000000"/>
              <w:right w:val="single" w:sz="4" w:space="0" w:color="000000"/>
            </w:tcBorders>
          </w:tcPr>
          <w:p w14:paraId="474CFF5E" w14:textId="77777777" w:rsidR="007B434C" w:rsidRDefault="00000000">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6FED83D9" w14:textId="77777777" w:rsidR="007B434C" w:rsidRDefault="00000000">
            <w:pPr>
              <w:jc w:val="center"/>
              <w:rPr>
                <w:rFonts w:ascii="Calibri" w:hAnsi="Calibri" w:cs="Calibri"/>
                <w:szCs w:val="22"/>
                <w:lang w:eastAsia="en-US"/>
              </w:rPr>
            </w:pPr>
            <w:r>
              <w:rPr>
                <w:rFonts w:ascii="Calibri" w:hAnsi="Calibri" w:cs="Calibri"/>
                <w:szCs w:val="22"/>
                <w:lang w:eastAsia="en-US"/>
              </w:rPr>
              <w:t>-99.0</w:t>
            </w:r>
          </w:p>
        </w:tc>
        <w:tc>
          <w:tcPr>
            <w:tcW w:w="990" w:type="dxa"/>
            <w:tcBorders>
              <w:top w:val="single" w:sz="4" w:space="0" w:color="000000"/>
              <w:left w:val="single" w:sz="4" w:space="0" w:color="000000"/>
              <w:bottom w:val="single" w:sz="4" w:space="0" w:color="000000"/>
              <w:right w:val="single" w:sz="4" w:space="0" w:color="000000"/>
            </w:tcBorders>
          </w:tcPr>
          <w:p w14:paraId="05E81FB6" w14:textId="77777777" w:rsidR="007B434C" w:rsidRDefault="00000000">
            <w:pPr>
              <w:jc w:val="center"/>
              <w:rPr>
                <w:rFonts w:ascii="Calibri" w:hAnsi="Calibri" w:cs="Calibri"/>
                <w:szCs w:val="22"/>
                <w:lang w:eastAsia="en-US"/>
              </w:rPr>
            </w:pPr>
            <w:r>
              <w:rPr>
                <w:rFonts w:ascii="Calibri" w:hAnsi="Calibri" w:cs="Calibri"/>
                <w:szCs w:val="22"/>
                <w:lang w:eastAsia="en-US"/>
              </w:rPr>
              <w:t>-99.0</w:t>
            </w:r>
          </w:p>
        </w:tc>
        <w:tc>
          <w:tcPr>
            <w:tcW w:w="1110" w:type="dxa"/>
            <w:tcBorders>
              <w:top w:val="single" w:sz="4" w:space="0" w:color="000000"/>
              <w:left w:val="single" w:sz="4" w:space="0" w:color="000000"/>
              <w:bottom w:val="single" w:sz="4" w:space="0" w:color="000000"/>
              <w:right w:val="single" w:sz="4" w:space="0" w:color="000000"/>
            </w:tcBorders>
          </w:tcPr>
          <w:p w14:paraId="3515309B" w14:textId="77777777" w:rsidR="007B434C" w:rsidRDefault="00000000">
            <w:pPr>
              <w:jc w:val="center"/>
              <w:rPr>
                <w:rFonts w:ascii="Calibri" w:hAnsi="Calibri" w:cs="Calibri"/>
                <w:szCs w:val="22"/>
                <w:lang w:eastAsia="en-US"/>
              </w:rPr>
            </w:pPr>
            <w:r>
              <w:rPr>
                <w:rFonts w:ascii="Calibri" w:hAnsi="Calibri" w:cs="Calibri"/>
                <w:szCs w:val="22"/>
                <w:lang w:eastAsia="en-US"/>
              </w:rPr>
              <w:t>-99.0</w:t>
            </w:r>
          </w:p>
        </w:tc>
        <w:tc>
          <w:tcPr>
            <w:tcW w:w="1509" w:type="dxa"/>
            <w:tcBorders>
              <w:top w:val="single" w:sz="4" w:space="0" w:color="000000"/>
              <w:left w:val="single" w:sz="4" w:space="0" w:color="000000"/>
              <w:bottom w:val="single" w:sz="4" w:space="0" w:color="000000"/>
              <w:right w:val="single" w:sz="4" w:space="0" w:color="000000"/>
            </w:tcBorders>
          </w:tcPr>
          <w:p w14:paraId="08F67996" w14:textId="77777777" w:rsidR="007B434C" w:rsidRDefault="00000000">
            <w:pPr>
              <w:jc w:val="center"/>
              <w:rPr>
                <w:rFonts w:ascii="Calibri" w:hAnsi="Calibri" w:cs="Calibri"/>
                <w:szCs w:val="22"/>
                <w:lang w:eastAsia="en-US"/>
              </w:rPr>
            </w:pPr>
            <w:r>
              <w:rPr>
                <w:rFonts w:ascii="Calibri" w:hAnsi="Calibri" w:cs="Calibri"/>
                <w:szCs w:val="22"/>
                <w:lang w:eastAsia="en-US"/>
              </w:rPr>
              <w:t>-99.0</w:t>
            </w:r>
          </w:p>
        </w:tc>
        <w:tc>
          <w:tcPr>
            <w:tcW w:w="1803" w:type="dxa"/>
            <w:tcBorders>
              <w:top w:val="single" w:sz="4" w:space="0" w:color="000000"/>
              <w:left w:val="single" w:sz="4" w:space="0" w:color="000000"/>
              <w:bottom w:val="single" w:sz="4" w:space="0" w:color="000000"/>
              <w:right w:val="single" w:sz="4" w:space="0" w:color="000000"/>
            </w:tcBorders>
          </w:tcPr>
          <w:p w14:paraId="72A329B5" w14:textId="77777777" w:rsidR="007B434C" w:rsidRDefault="00000000">
            <w:pPr>
              <w:jc w:val="center"/>
              <w:rPr>
                <w:rFonts w:ascii="Calibri" w:hAnsi="Calibri" w:cs="Calibri"/>
                <w:szCs w:val="22"/>
                <w:lang w:eastAsia="en-US"/>
              </w:rPr>
            </w:pPr>
            <w:r>
              <w:rPr>
                <w:rFonts w:ascii="Calibri" w:hAnsi="Calibri" w:cs="Calibri"/>
                <w:szCs w:val="22"/>
                <w:lang w:eastAsia="en-US"/>
              </w:rPr>
              <w:t>-99.0</w:t>
            </w:r>
          </w:p>
        </w:tc>
      </w:tr>
      <w:tr w:rsidR="007B434C" w14:paraId="46C27C47"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7C8553C0" w14:textId="77777777" w:rsidR="007B434C" w:rsidRDefault="00000000">
            <w:pPr>
              <w:jc w:val="center"/>
              <w:rPr>
                <w:rFonts w:ascii="Calibri" w:hAnsi="Calibri" w:cs="Calibri"/>
                <w:lang w:eastAsia="en-US"/>
              </w:rPr>
            </w:pPr>
            <w:r>
              <w:rPr>
                <w:rFonts w:ascii="Calibri" w:hAnsi="Calibri" w:cs="Calibri"/>
                <w:lang w:eastAsia="en-US"/>
              </w:rPr>
              <w:t>25%</w:t>
            </w:r>
          </w:p>
        </w:tc>
        <w:tc>
          <w:tcPr>
            <w:tcW w:w="1244" w:type="dxa"/>
            <w:tcBorders>
              <w:top w:val="single" w:sz="4" w:space="0" w:color="000000"/>
              <w:left w:val="single" w:sz="4" w:space="0" w:color="000000"/>
              <w:bottom w:val="single" w:sz="4" w:space="0" w:color="000000"/>
              <w:right w:val="single" w:sz="4" w:space="0" w:color="000000"/>
            </w:tcBorders>
          </w:tcPr>
          <w:p w14:paraId="21EADCC5" w14:textId="77777777" w:rsidR="007B434C" w:rsidRDefault="00000000">
            <w:pPr>
              <w:jc w:val="center"/>
              <w:rPr>
                <w:rFonts w:ascii="Calibri" w:hAnsi="Calibri" w:cs="Calibri"/>
                <w:lang w:eastAsia="en-US"/>
              </w:rPr>
            </w:pPr>
            <w:r>
              <w:rPr>
                <w:rFonts w:ascii="Calibri" w:hAnsi="Calibri" w:cs="Calibri"/>
                <w:lang w:eastAsia="en-US"/>
              </w:rPr>
              <w:t>55.0</w:t>
            </w:r>
          </w:p>
        </w:tc>
        <w:tc>
          <w:tcPr>
            <w:tcW w:w="1603" w:type="dxa"/>
            <w:tcBorders>
              <w:top w:val="single" w:sz="4" w:space="0" w:color="000000"/>
              <w:left w:val="single" w:sz="4" w:space="0" w:color="000000"/>
              <w:bottom w:val="single" w:sz="4" w:space="0" w:color="000000"/>
              <w:right w:val="single" w:sz="4" w:space="0" w:color="000000"/>
            </w:tcBorders>
          </w:tcPr>
          <w:p w14:paraId="4A243A52" w14:textId="77777777" w:rsidR="007B434C" w:rsidRDefault="00000000">
            <w:pPr>
              <w:jc w:val="center"/>
              <w:rPr>
                <w:rFonts w:ascii="Calibri" w:hAnsi="Calibri" w:cs="Calibri"/>
                <w:lang w:eastAsia="en-US"/>
              </w:rPr>
            </w:pPr>
            <w:r>
              <w:rPr>
                <w:rFonts w:ascii="Calibri" w:hAnsi="Calibri" w:cs="Calibri"/>
                <w:lang w:eastAsia="en-US"/>
              </w:rPr>
              <w:t>1.0</w:t>
            </w:r>
          </w:p>
        </w:tc>
        <w:tc>
          <w:tcPr>
            <w:tcW w:w="2283" w:type="dxa"/>
            <w:tcBorders>
              <w:top w:val="single" w:sz="4" w:space="0" w:color="000000"/>
              <w:left w:val="single" w:sz="4" w:space="0" w:color="000000"/>
              <w:bottom w:val="single" w:sz="4" w:space="0" w:color="000000"/>
              <w:right w:val="single" w:sz="4" w:space="0" w:color="000000"/>
            </w:tcBorders>
          </w:tcPr>
          <w:p w14:paraId="6ADE43F0" w14:textId="77777777" w:rsidR="007B434C" w:rsidRDefault="00000000">
            <w:pPr>
              <w:jc w:val="center"/>
              <w:rPr>
                <w:rFonts w:ascii="Calibri" w:hAnsi="Calibri" w:cs="Calibri"/>
                <w:szCs w:val="22"/>
                <w:lang w:eastAsia="en-US"/>
              </w:rPr>
            </w:pPr>
            <w:r>
              <w:rPr>
                <w:rFonts w:ascii="Calibri" w:hAnsi="Calibri" w:cs="Calibri"/>
                <w:szCs w:val="22"/>
                <w:lang w:eastAsia="en-US"/>
              </w:rPr>
              <w:t>1.8</w:t>
            </w:r>
          </w:p>
        </w:tc>
        <w:tc>
          <w:tcPr>
            <w:tcW w:w="990" w:type="dxa"/>
            <w:tcBorders>
              <w:top w:val="single" w:sz="4" w:space="0" w:color="000000"/>
              <w:left w:val="single" w:sz="4" w:space="0" w:color="000000"/>
              <w:bottom w:val="single" w:sz="4" w:space="0" w:color="000000"/>
              <w:right w:val="single" w:sz="4" w:space="0" w:color="000000"/>
            </w:tcBorders>
          </w:tcPr>
          <w:p w14:paraId="6BE13A75" w14:textId="77777777" w:rsidR="007B434C" w:rsidRDefault="00000000">
            <w:pPr>
              <w:jc w:val="center"/>
              <w:rPr>
                <w:rFonts w:ascii="Calibri" w:hAnsi="Calibri" w:cs="Calibri"/>
                <w:szCs w:val="22"/>
                <w:lang w:eastAsia="en-US"/>
              </w:rPr>
            </w:pPr>
            <w:r>
              <w:rPr>
                <w:rFonts w:ascii="Calibri" w:hAnsi="Calibri" w:cs="Calibri"/>
                <w:szCs w:val="22"/>
                <w:lang w:eastAsia="en-US"/>
              </w:rPr>
              <w:t>1014.4</w:t>
            </w:r>
          </w:p>
        </w:tc>
        <w:tc>
          <w:tcPr>
            <w:tcW w:w="1110" w:type="dxa"/>
            <w:tcBorders>
              <w:top w:val="single" w:sz="4" w:space="0" w:color="000000"/>
              <w:left w:val="single" w:sz="4" w:space="0" w:color="000000"/>
              <w:bottom w:val="single" w:sz="4" w:space="0" w:color="000000"/>
              <w:right w:val="single" w:sz="4" w:space="0" w:color="000000"/>
            </w:tcBorders>
          </w:tcPr>
          <w:p w14:paraId="3A8C867A" w14:textId="77777777" w:rsidR="007B434C" w:rsidRDefault="00000000">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3C0FC66B" w14:textId="77777777" w:rsidR="007B434C" w:rsidRDefault="00000000">
            <w:pPr>
              <w:jc w:val="center"/>
              <w:rPr>
                <w:rFonts w:ascii="Calibri" w:hAnsi="Calibri" w:cs="Calibri"/>
                <w:szCs w:val="22"/>
                <w:lang w:eastAsia="en-US"/>
              </w:rPr>
            </w:pPr>
            <w:r>
              <w:rPr>
                <w:rFonts w:ascii="Calibri" w:hAnsi="Calibri" w:cs="Calibri"/>
                <w:szCs w:val="22"/>
                <w:lang w:eastAsia="en-US"/>
              </w:rPr>
              <w:t>13.0</w:t>
            </w:r>
          </w:p>
        </w:tc>
        <w:tc>
          <w:tcPr>
            <w:tcW w:w="1803" w:type="dxa"/>
            <w:tcBorders>
              <w:top w:val="single" w:sz="4" w:space="0" w:color="000000"/>
              <w:left w:val="single" w:sz="4" w:space="0" w:color="000000"/>
              <w:bottom w:val="single" w:sz="4" w:space="0" w:color="000000"/>
              <w:right w:val="single" w:sz="4" w:space="0" w:color="000000"/>
            </w:tcBorders>
          </w:tcPr>
          <w:p w14:paraId="443BD761" w14:textId="77777777" w:rsidR="007B434C" w:rsidRDefault="00000000">
            <w:pPr>
              <w:jc w:val="center"/>
              <w:rPr>
                <w:rFonts w:ascii="Calibri" w:hAnsi="Calibri" w:cs="Calibri"/>
                <w:szCs w:val="22"/>
                <w:lang w:eastAsia="en-US"/>
              </w:rPr>
            </w:pPr>
            <w:r>
              <w:rPr>
                <w:rFonts w:ascii="Calibri" w:hAnsi="Calibri" w:cs="Calibri"/>
                <w:szCs w:val="22"/>
                <w:lang w:eastAsia="en-US"/>
              </w:rPr>
              <w:t>0.0</w:t>
            </w:r>
          </w:p>
        </w:tc>
      </w:tr>
      <w:tr w:rsidR="007B434C" w14:paraId="4732B009"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2E269A0B" w14:textId="77777777" w:rsidR="007B434C" w:rsidRDefault="00000000">
            <w:pPr>
              <w:jc w:val="center"/>
              <w:rPr>
                <w:rFonts w:ascii="Calibri" w:hAnsi="Calibri" w:cs="Calibri"/>
                <w:lang w:eastAsia="en-US"/>
              </w:rPr>
            </w:pPr>
            <w:r>
              <w:rPr>
                <w:rFonts w:ascii="Calibri" w:hAnsi="Calibri" w:cs="Calibri"/>
                <w:lang w:eastAsia="en-US"/>
              </w:rPr>
              <w:t>Mediana</w:t>
            </w:r>
          </w:p>
        </w:tc>
        <w:tc>
          <w:tcPr>
            <w:tcW w:w="1244" w:type="dxa"/>
            <w:tcBorders>
              <w:top w:val="single" w:sz="4" w:space="0" w:color="000000"/>
              <w:left w:val="single" w:sz="4" w:space="0" w:color="000000"/>
              <w:bottom w:val="single" w:sz="4" w:space="0" w:color="000000"/>
              <w:right w:val="single" w:sz="4" w:space="0" w:color="000000"/>
            </w:tcBorders>
          </w:tcPr>
          <w:p w14:paraId="19F06134" w14:textId="77777777" w:rsidR="007B434C" w:rsidRDefault="00000000">
            <w:pPr>
              <w:jc w:val="center"/>
              <w:rPr>
                <w:rFonts w:ascii="Calibri" w:hAnsi="Calibri" w:cs="Calibri"/>
                <w:lang w:eastAsia="en-US"/>
              </w:rPr>
            </w:pPr>
            <w:r>
              <w:rPr>
                <w:rFonts w:ascii="Calibri" w:hAnsi="Calibri" w:cs="Calibri"/>
                <w:lang w:eastAsia="en-US"/>
              </w:rPr>
              <w:t>71.0</w:t>
            </w:r>
          </w:p>
        </w:tc>
        <w:tc>
          <w:tcPr>
            <w:tcW w:w="1603" w:type="dxa"/>
            <w:tcBorders>
              <w:top w:val="single" w:sz="4" w:space="0" w:color="000000"/>
              <w:left w:val="single" w:sz="4" w:space="0" w:color="000000"/>
              <w:bottom w:val="single" w:sz="4" w:space="0" w:color="000000"/>
              <w:right w:val="single" w:sz="4" w:space="0" w:color="000000"/>
            </w:tcBorders>
          </w:tcPr>
          <w:p w14:paraId="35CDCD20" w14:textId="77777777" w:rsidR="007B434C" w:rsidRDefault="00000000">
            <w:pPr>
              <w:jc w:val="center"/>
              <w:rPr>
                <w:rFonts w:ascii="Calibri" w:hAnsi="Calibri" w:cs="Calibri"/>
                <w:lang w:eastAsia="en-US"/>
              </w:rPr>
            </w:pPr>
            <w:r>
              <w:rPr>
                <w:rFonts w:ascii="Calibri" w:hAnsi="Calibri" w:cs="Calibri"/>
                <w:lang w:eastAsia="en-US"/>
              </w:rPr>
              <w:t>5.0</w:t>
            </w:r>
          </w:p>
        </w:tc>
        <w:tc>
          <w:tcPr>
            <w:tcW w:w="2283" w:type="dxa"/>
            <w:tcBorders>
              <w:top w:val="single" w:sz="4" w:space="0" w:color="000000"/>
              <w:left w:val="single" w:sz="4" w:space="0" w:color="000000"/>
              <w:bottom w:val="single" w:sz="4" w:space="0" w:color="000000"/>
              <w:right w:val="single" w:sz="4" w:space="0" w:color="000000"/>
            </w:tcBorders>
          </w:tcPr>
          <w:p w14:paraId="3343182C" w14:textId="77777777" w:rsidR="007B434C" w:rsidRDefault="00000000">
            <w:pPr>
              <w:jc w:val="center"/>
              <w:rPr>
                <w:rFonts w:ascii="Calibri" w:hAnsi="Calibri" w:cs="Calibri"/>
                <w:szCs w:val="22"/>
                <w:lang w:eastAsia="en-US"/>
              </w:rPr>
            </w:pPr>
            <w:r>
              <w:rPr>
                <w:rFonts w:ascii="Calibri" w:hAnsi="Calibri" w:cs="Calibri"/>
                <w:szCs w:val="22"/>
                <w:lang w:eastAsia="en-US"/>
              </w:rPr>
              <w:t>9.7</w:t>
            </w:r>
          </w:p>
        </w:tc>
        <w:tc>
          <w:tcPr>
            <w:tcW w:w="990" w:type="dxa"/>
            <w:tcBorders>
              <w:top w:val="single" w:sz="4" w:space="0" w:color="000000"/>
              <w:left w:val="single" w:sz="4" w:space="0" w:color="000000"/>
              <w:bottom w:val="single" w:sz="4" w:space="0" w:color="000000"/>
              <w:right w:val="single" w:sz="4" w:space="0" w:color="000000"/>
            </w:tcBorders>
          </w:tcPr>
          <w:p w14:paraId="300317C4" w14:textId="77777777" w:rsidR="007B434C" w:rsidRDefault="00000000">
            <w:pPr>
              <w:jc w:val="center"/>
              <w:rPr>
                <w:rFonts w:ascii="Calibri" w:hAnsi="Calibri" w:cs="Calibri"/>
                <w:szCs w:val="22"/>
                <w:lang w:eastAsia="en-US"/>
              </w:rPr>
            </w:pPr>
            <w:r>
              <w:rPr>
                <w:rFonts w:ascii="Calibri" w:hAnsi="Calibri" w:cs="Calibri"/>
                <w:szCs w:val="22"/>
                <w:lang w:eastAsia="en-US"/>
              </w:rPr>
              <w:t>1017.8</w:t>
            </w:r>
          </w:p>
        </w:tc>
        <w:tc>
          <w:tcPr>
            <w:tcW w:w="1110" w:type="dxa"/>
            <w:tcBorders>
              <w:top w:val="single" w:sz="4" w:space="0" w:color="000000"/>
              <w:left w:val="single" w:sz="4" w:space="0" w:color="000000"/>
              <w:bottom w:val="single" w:sz="4" w:space="0" w:color="000000"/>
              <w:right w:val="single" w:sz="4" w:space="0" w:color="000000"/>
            </w:tcBorders>
          </w:tcPr>
          <w:p w14:paraId="01B3947F" w14:textId="77777777" w:rsidR="007B434C" w:rsidRDefault="00000000">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61547AE4" w14:textId="77777777" w:rsidR="007B434C" w:rsidRDefault="00000000">
            <w:pPr>
              <w:jc w:val="center"/>
              <w:rPr>
                <w:rFonts w:ascii="Calibri" w:hAnsi="Calibri" w:cs="Calibri"/>
                <w:szCs w:val="22"/>
                <w:lang w:eastAsia="en-US"/>
              </w:rPr>
            </w:pPr>
            <w:r>
              <w:rPr>
                <w:rFonts w:ascii="Calibri" w:hAnsi="Calibri" w:cs="Calibri"/>
                <w:szCs w:val="22"/>
                <w:lang w:eastAsia="en-US"/>
              </w:rPr>
              <w:t>17.0</w:t>
            </w:r>
          </w:p>
        </w:tc>
        <w:tc>
          <w:tcPr>
            <w:tcW w:w="1803" w:type="dxa"/>
            <w:tcBorders>
              <w:top w:val="single" w:sz="4" w:space="0" w:color="000000"/>
              <w:left w:val="single" w:sz="4" w:space="0" w:color="000000"/>
              <w:bottom w:val="single" w:sz="4" w:space="0" w:color="000000"/>
              <w:right w:val="single" w:sz="4" w:space="0" w:color="000000"/>
            </w:tcBorders>
          </w:tcPr>
          <w:p w14:paraId="00FB63DC" w14:textId="77777777" w:rsidR="007B434C" w:rsidRDefault="00000000">
            <w:pPr>
              <w:jc w:val="center"/>
              <w:rPr>
                <w:rFonts w:ascii="Calibri" w:hAnsi="Calibri" w:cs="Calibri"/>
                <w:szCs w:val="22"/>
                <w:lang w:eastAsia="en-US"/>
              </w:rPr>
            </w:pPr>
            <w:r>
              <w:rPr>
                <w:rFonts w:ascii="Calibri" w:hAnsi="Calibri" w:cs="Calibri"/>
                <w:szCs w:val="22"/>
                <w:lang w:eastAsia="en-US"/>
              </w:rPr>
              <w:t>0.0</w:t>
            </w:r>
          </w:p>
        </w:tc>
      </w:tr>
      <w:tr w:rsidR="007B434C" w14:paraId="59C7E863"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7E981D30" w14:textId="77777777" w:rsidR="007B434C" w:rsidRDefault="00000000">
            <w:pPr>
              <w:jc w:val="center"/>
              <w:rPr>
                <w:rFonts w:ascii="Calibri" w:hAnsi="Calibri" w:cs="Calibri"/>
                <w:lang w:eastAsia="en-US"/>
              </w:rPr>
            </w:pPr>
            <w:r>
              <w:rPr>
                <w:rFonts w:ascii="Calibri" w:hAnsi="Calibri" w:cs="Calibri"/>
                <w:lang w:eastAsia="en-US"/>
              </w:rPr>
              <w:t>75%</w:t>
            </w:r>
          </w:p>
        </w:tc>
        <w:tc>
          <w:tcPr>
            <w:tcW w:w="1244" w:type="dxa"/>
            <w:tcBorders>
              <w:top w:val="single" w:sz="4" w:space="0" w:color="000000"/>
              <w:left w:val="single" w:sz="4" w:space="0" w:color="000000"/>
              <w:bottom w:val="single" w:sz="4" w:space="0" w:color="000000"/>
              <w:right w:val="single" w:sz="4" w:space="0" w:color="000000"/>
            </w:tcBorders>
          </w:tcPr>
          <w:p w14:paraId="2CA4B087" w14:textId="77777777" w:rsidR="007B434C" w:rsidRDefault="00000000">
            <w:pPr>
              <w:jc w:val="center"/>
              <w:rPr>
                <w:rFonts w:ascii="Calibri" w:hAnsi="Calibri" w:cs="Calibri"/>
                <w:lang w:eastAsia="en-US"/>
              </w:rPr>
            </w:pPr>
            <w:r>
              <w:rPr>
                <w:rFonts w:ascii="Calibri" w:hAnsi="Calibri" w:cs="Calibri"/>
                <w:lang w:eastAsia="en-US"/>
              </w:rPr>
              <w:t>83.0</w:t>
            </w:r>
          </w:p>
        </w:tc>
        <w:tc>
          <w:tcPr>
            <w:tcW w:w="1603" w:type="dxa"/>
            <w:tcBorders>
              <w:top w:val="single" w:sz="4" w:space="0" w:color="000000"/>
              <w:left w:val="single" w:sz="4" w:space="0" w:color="000000"/>
              <w:bottom w:val="single" w:sz="4" w:space="0" w:color="000000"/>
              <w:right w:val="single" w:sz="4" w:space="0" w:color="000000"/>
            </w:tcBorders>
          </w:tcPr>
          <w:p w14:paraId="4514E8B5" w14:textId="77777777" w:rsidR="007B434C" w:rsidRDefault="00000000">
            <w:pPr>
              <w:jc w:val="center"/>
              <w:rPr>
                <w:rFonts w:ascii="Calibri" w:hAnsi="Calibri" w:cs="Calibri"/>
                <w:lang w:eastAsia="en-US"/>
              </w:rPr>
            </w:pPr>
            <w:r>
              <w:rPr>
                <w:rFonts w:ascii="Calibri" w:hAnsi="Calibri" w:cs="Calibri"/>
                <w:lang w:eastAsia="en-US"/>
              </w:rPr>
              <w:t>8.0</w:t>
            </w:r>
          </w:p>
        </w:tc>
        <w:tc>
          <w:tcPr>
            <w:tcW w:w="2283" w:type="dxa"/>
            <w:tcBorders>
              <w:top w:val="single" w:sz="4" w:space="0" w:color="000000"/>
              <w:left w:val="single" w:sz="4" w:space="0" w:color="000000"/>
              <w:bottom w:val="single" w:sz="4" w:space="0" w:color="000000"/>
              <w:right w:val="single" w:sz="4" w:space="0" w:color="000000"/>
            </w:tcBorders>
          </w:tcPr>
          <w:p w14:paraId="4E305466" w14:textId="77777777" w:rsidR="007B434C" w:rsidRDefault="00000000">
            <w:pPr>
              <w:jc w:val="center"/>
              <w:rPr>
                <w:rFonts w:ascii="Calibri" w:hAnsi="Calibri" w:cs="Calibri"/>
                <w:szCs w:val="22"/>
                <w:lang w:eastAsia="en-US"/>
              </w:rPr>
            </w:pPr>
            <w:r>
              <w:rPr>
                <w:rFonts w:ascii="Calibri" w:hAnsi="Calibri" w:cs="Calibri"/>
                <w:szCs w:val="22"/>
                <w:lang w:eastAsia="en-US"/>
              </w:rPr>
              <w:t>15.1</w:t>
            </w:r>
          </w:p>
        </w:tc>
        <w:tc>
          <w:tcPr>
            <w:tcW w:w="990" w:type="dxa"/>
            <w:tcBorders>
              <w:top w:val="single" w:sz="4" w:space="0" w:color="000000"/>
              <w:left w:val="single" w:sz="4" w:space="0" w:color="000000"/>
              <w:bottom w:val="single" w:sz="4" w:space="0" w:color="000000"/>
              <w:right w:val="single" w:sz="4" w:space="0" w:color="000000"/>
            </w:tcBorders>
          </w:tcPr>
          <w:p w14:paraId="2F22B56E" w14:textId="77777777" w:rsidR="007B434C" w:rsidRDefault="00000000">
            <w:pPr>
              <w:jc w:val="center"/>
              <w:rPr>
                <w:rFonts w:ascii="Calibri" w:hAnsi="Calibri" w:cs="Calibri"/>
                <w:szCs w:val="22"/>
                <w:lang w:eastAsia="en-US"/>
              </w:rPr>
            </w:pPr>
            <w:r>
              <w:rPr>
                <w:rFonts w:ascii="Calibri" w:hAnsi="Calibri" w:cs="Calibri"/>
                <w:szCs w:val="22"/>
                <w:lang w:eastAsia="en-US"/>
              </w:rPr>
              <w:t>1022.0</w:t>
            </w:r>
          </w:p>
        </w:tc>
        <w:tc>
          <w:tcPr>
            <w:tcW w:w="1110" w:type="dxa"/>
            <w:tcBorders>
              <w:top w:val="single" w:sz="4" w:space="0" w:color="000000"/>
              <w:left w:val="single" w:sz="4" w:space="0" w:color="000000"/>
              <w:bottom w:val="single" w:sz="4" w:space="0" w:color="000000"/>
              <w:right w:val="single" w:sz="4" w:space="0" w:color="000000"/>
            </w:tcBorders>
          </w:tcPr>
          <w:p w14:paraId="619717C6" w14:textId="77777777" w:rsidR="007B434C" w:rsidRDefault="00000000">
            <w:pPr>
              <w:jc w:val="center"/>
              <w:rPr>
                <w:rFonts w:ascii="Calibri" w:hAnsi="Calibri" w:cs="Calibri"/>
                <w:szCs w:val="22"/>
                <w:lang w:eastAsia="en-US"/>
              </w:rPr>
            </w:pPr>
            <w:r>
              <w:rPr>
                <w:rFonts w:ascii="Calibri" w:hAnsi="Calibri" w:cs="Calibri"/>
                <w:szCs w:val="22"/>
                <w:lang w:eastAsia="en-US"/>
              </w:rPr>
              <w:t>894.0</w:t>
            </w:r>
          </w:p>
        </w:tc>
        <w:tc>
          <w:tcPr>
            <w:tcW w:w="1509" w:type="dxa"/>
            <w:tcBorders>
              <w:top w:val="single" w:sz="4" w:space="0" w:color="000000"/>
              <w:left w:val="single" w:sz="4" w:space="0" w:color="000000"/>
              <w:bottom w:val="single" w:sz="4" w:space="0" w:color="000000"/>
              <w:right w:val="single" w:sz="4" w:space="0" w:color="000000"/>
            </w:tcBorders>
          </w:tcPr>
          <w:p w14:paraId="7C77E676" w14:textId="77777777" w:rsidR="007B434C" w:rsidRDefault="00000000">
            <w:pPr>
              <w:jc w:val="center"/>
              <w:rPr>
                <w:rFonts w:ascii="Calibri" w:hAnsi="Calibri" w:cs="Calibri"/>
                <w:szCs w:val="22"/>
                <w:lang w:eastAsia="en-US"/>
              </w:rPr>
            </w:pPr>
            <w:r>
              <w:rPr>
                <w:rFonts w:ascii="Calibri" w:hAnsi="Calibri" w:cs="Calibri"/>
                <w:szCs w:val="22"/>
                <w:lang w:eastAsia="en-US"/>
              </w:rPr>
              <w:t>20.0</w:t>
            </w:r>
          </w:p>
        </w:tc>
        <w:tc>
          <w:tcPr>
            <w:tcW w:w="1803" w:type="dxa"/>
            <w:tcBorders>
              <w:top w:val="single" w:sz="4" w:space="0" w:color="000000"/>
              <w:left w:val="single" w:sz="4" w:space="0" w:color="000000"/>
              <w:bottom w:val="single" w:sz="4" w:space="0" w:color="000000"/>
              <w:right w:val="single" w:sz="4" w:space="0" w:color="000000"/>
            </w:tcBorders>
          </w:tcPr>
          <w:p w14:paraId="1ED12D69" w14:textId="77777777" w:rsidR="007B434C" w:rsidRDefault="00000000">
            <w:pPr>
              <w:jc w:val="center"/>
              <w:rPr>
                <w:rFonts w:ascii="Calibri" w:hAnsi="Calibri" w:cs="Calibri"/>
                <w:szCs w:val="22"/>
                <w:lang w:eastAsia="en-US"/>
              </w:rPr>
            </w:pPr>
            <w:r>
              <w:rPr>
                <w:rFonts w:ascii="Calibri" w:hAnsi="Calibri" w:cs="Calibri"/>
                <w:szCs w:val="22"/>
                <w:lang w:eastAsia="en-US"/>
              </w:rPr>
              <w:t>0.0</w:t>
            </w:r>
          </w:p>
        </w:tc>
      </w:tr>
      <w:tr w:rsidR="007B434C" w14:paraId="0B8A3342"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652B1699" w14:textId="77777777" w:rsidR="007B434C" w:rsidRDefault="00000000">
            <w:pPr>
              <w:jc w:val="center"/>
              <w:rPr>
                <w:rFonts w:ascii="Calibri" w:hAnsi="Calibri" w:cs="Calibri"/>
                <w:lang w:eastAsia="en-US"/>
              </w:rPr>
            </w:pPr>
            <w:r>
              <w:rPr>
                <w:rFonts w:ascii="Calibri" w:hAnsi="Calibri" w:cs="Calibri"/>
                <w:lang w:eastAsia="en-US"/>
              </w:rPr>
              <w:t>Máximo</w:t>
            </w:r>
          </w:p>
        </w:tc>
        <w:tc>
          <w:tcPr>
            <w:tcW w:w="1244" w:type="dxa"/>
            <w:tcBorders>
              <w:top w:val="single" w:sz="4" w:space="0" w:color="000000"/>
              <w:left w:val="single" w:sz="4" w:space="0" w:color="000000"/>
              <w:bottom w:val="single" w:sz="4" w:space="0" w:color="000000"/>
              <w:right w:val="single" w:sz="4" w:space="0" w:color="000000"/>
            </w:tcBorders>
          </w:tcPr>
          <w:p w14:paraId="410ED65B" w14:textId="77777777" w:rsidR="007B434C" w:rsidRDefault="00000000">
            <w:pPr>
              <w:jc w:val="center"/>
              <w:rPr>
                <w:rFonts w:ascii="Calibri" w:hAnsi="Calibri" w:cs="Calibri"/>
                <w:lang w:eastAsia="en-US"/>
              </w:rPr>
            </w:pPr>
            <w:r>
              <w:rPr>
                <w:rFonts w:ascii="Calibri" w:hAnsi="Calibri" w:cs="Calibri"/>
                <w:lang w:eastAsia="en-US"/>
              </w:rPr>
              <w:t>100.0</w:t>
            </w:r>
          </w:p>
        </w:tc>
        <w:tc>
          <w:tcPr>
            <w:tcW w:w="1603" w:type="dxa"/>
            <w:tcBorders>
              <w:top w:val="single" w:sz="4" w:space="0" w:color="000000"/>
              <w:left w:val="single" w:sz="4" w:space="0" w:color="000000"/>
              <w:bottom w:val="single" w:sz="4" w:space="0" w:color="000000"/>
              <w:right w:val="single" w:sz="4" w:space="0" w:color="000000"/>
            </w:tcBorders>
          </w:tcPr>
          <w:p w14:paraId="714234AD" w14:textId="77777777" w:rsidR="007B434C" w:rsidRDefault="00000000">
            <w:pPr>
              <w:jc w:val="center"/>
              <w:rPr>
                <w:rFonts w:ascii="Calibri" w:hAnsi="Calibri" w:cs="Calibri"/>
                <w:lang w:eastAsia="en-US"/>
              </w:rPr>
            </w:pPr>
            <w:r>
              <w:rPr>
                <w:rFonts w:ascii="Calibri" w:hAnsi="Calibri" w:cs="Calibri"/>
                <w:lang w:eastAsia="en-US"/>
              </w:rPr>
              <w:t>9.0</w:t>
            </w:r>
          </w:p>
        </w:tc>
        <w:tc>
          <w:tcPr>
            <w:tcW w:w="2283" w:type="dxa"/>
            <w:tcBorders>
              <w:top w:val="single" w:sz="4" w:space="0" w:color="000000"/>
              <w:left w:val="single" w:sz="4" w:space="0" w:color="000000"/>
              <w:bottom w:val="single" w:sz="4" w:space="0" w:color="000000"/>
              <w:right w:val="single" w:sz="4" w:space="0" w:color="000000"/>
            </w:tcBorders>
          </w:tcPr>
          <w:p w14:paraId="13EBC5F7" w14:textId="77777777" w:rsidR="007B434C" w:rsidRDefault="00000000">
            <w:pPr>
              <w:jc w:val="center"/>
              <w:rPr>
                <w:rFonts w:ascii="Calibri" w:hAnsi="Calibri" w:cs="Calibri"/>
                <w:szCs w:val="22"/>
                <w:lang w:eastAsia="en-US"/>
              </w:rPr>
            </w:pPr>
            <w:r>
              <w:rPr>
                <w:rFonts w:ascii="Calibri" w:hAnsi="Calibri" w:cs="Calibri"/>
                <w:szCs w:val="22"/>
                <w:lang w:eastAsia="en-US"/>
              </w:rPr>
              <w:t>40.0</w:t>
            </w:r>
          </w:p>
        </w:tc>
        <w:tc>
          <w:tcPr>
            <w:tcW w:w="990" w:type="dxa"/>
            <w:tcBorders>
              <w:top w:val="single" w:sz="4" w:space="0" w:color="000000"/>
              <w:left w:val="single" w:sz="4" w:space="0" w:color="000000"/>
              <w:bottom w:val="single" w:sz="4" w:space="0" w:color="000000"/>
              <w:right w:val="single" w:sz="4" w:space="0" w:color="000000"/>
            </w:tcBorders>
          </w:tcPr>
          <w:p w14:paraId="5716449C" w14:textId="77777777" w:rsidR="007B434C" w:rsidRDefault="00000000">
            <w:pPr>
              <w:jc w:val="center"/>
              <w:rPr>
                <w:rFonts w:ascii="Calibri" w:hAnsi="Calibri" w:cs="Calibri"/>
                <w:szCs w:val="22"/>
                <w:lang w:eastAsia="en-US"/>
              </w:rPr>
            </w:pPr>
            <w:r>
              <w:rPr>
                <w:rFonts w:ascii="Calibri" w:hAnsi="Calibri" w:cs="Calibri"/>
                <w:szCs w:val="22"/>
                <w:lang w:eastAsia="en-US"/>
              </w:rPr>
              <w:t>1035.2</w:t>
            </w:r>
          </w:p>
        </w:tc>
        <w:tc>
          <w:tcPr>
            <w:tcW w:w="1110" w:type="dxa"/>
            <w:tcBorders>
              <w:top w:val="single" w:sz="4" w:space="0" w:color="000000"/>
              <w:left w:val="single" w:sz="4" w:space="0" w:color="000000"/>
              <w:bottom w:val="single" w:sz="4" w:space="0" w:color="000000"/>
              <w:right w:val="single" w:sz="4" w:space="0" w:color="000000"/>
            </w:tcBorders>
          </w:tcPr>
          <w:p w14:paraId="0C52F123" w14:textId="77777777" w:rsidR="007B434C" w:rsidRDefault="00000000">
            <w:pPr>
              <w:jc w:val="center"/>
              <w:rPr>
                <w:rFonts w:ascii="Calibri" w:hAnsi="Calibri" w:cs="Calibri"/>
                <w:szCs w:val="22"/>
                <w:lang w:eastAsia="en-US"/>
              </w:rPr>
            </w:pPr>
            <w:r>
              <w:rPr>
                <w:rFonts w:ascii="Calibri" w:hAnsi="Calibri" w:cs="Calibri"/>
                <w:szCs w:val="22"/>
                <w:lang w:eastAsia="en-US"/>
              </w:rPr>
              <w:t>3883.0</w:t>
            </w:r>
          </w:p>
        </w:tc>
        <w:tc>
          <w:tcPr>
            <w:tcW w:w="1509" w:type="dxa"/>
            <w:tcBorders>
              <w:top w:val="single" w:sz="4" w:space="0" w:color="000000"/>
              <w:left w:val="single" w:sz="4" w:space="0" w:color="000000"/>
              <w:bottom w:val="single" w:sz="4" w:space="0" w:color="000000"/>
              <w:right w:val="single" w:sz="4" w:space="0" w:color="000000"/>
            </w:tcBorders>
          </w:tcPr>
          <w:p w14:paraId="64F984BC" w14:textId="77777777" w:rsidR="007B434C" w:rsidRDefault="00000000">
            <w:pPr>
              <w:jc w:val="center"/>
              <w:rPr>
                <w:rFonts w:ascii="Calibri" w:hAnsi="Calibri" w:cs="Calibri"/>
                <w:szCs w:val="22"/>
                <w:lang w:eastAsia="en-US"/>
              </w:rPr>
            </w:pPr>
            <w:r>
              <w:rPr>
                <w:rFonts w:ascii="Calibri" w:hAnsi="Calibri" w:cs="Calibri"/>
                <w:szCs w:val="22"/>
                <w:lang w:eastAsia="en-US"/>
              </w:rPr>
              <w:t>40.0</w:t>
            </w:r>
          </w:p>
        </w:tc>
        <w:tc>
          <w:tcPr>
            <w:tcW w:w="1803" w:type="dxa"/>
            <w:tcBorders>
              <w:top w:val="single" w:sz="4" w:space="0" w:color="000000"/>
              <w:left w:val="single" w:sz="4" w:space="0" w:color="000000"/>
              <w:bottom w:val="single" w:sz="4" w:space="0" w:color="000000"/>
              <w:right w:val="single" w:sz="4" w:space="0" w:color="000000"/>
            </w:tcBorders>
          </w:tcPr>
          <w:p w14:paraId="536602E7" w14:textId="77777777" w:rsidR="007B434C" w:rsidRDefault="00000000">
            <w:pPr>
              <w:jc w:val="center"/>
              <w:rPr>
                <w:rFonts w:ascii="Calibri" w:hAnsi="Calibri" w:cs="Calibri"/>
                <w:szCs w:val="22"/>
                <w:lang w:eastAsia="en-US"/>
              </w:rPr>
            </w:pPr>
            <w:r>
              <w:rPr>
                <w:rFonts w:ascii="Calibri" w:hAnsi="Calibri" w:cs="Calibri"/>
                <w:szCs w:val="22"/>
                <w:lang w:eastAsia="en-US"/>
              </w:rPr>
              <w:t>16.0</w:t>
            </w:r>
          </w:p>
        </w:tc>
      </w:tr>
    </w:tbl>
    <w:p w14:paraId="4FDD2E90" w14:textId="77777777" w:rsidR="007B434C" w:rsidRDefault="007B434C">
      <w:pPr>
        <w:rPr>
          <w:color w:val="000000"/>
        </w:rPr>
      </w:pPr>
    </w:p>
    <w:p w14:paraId="73501E01" w14:textId="77777777" w:rsidR="007B434C" w:rsidRDefault="007B434C">
      <w:pPr>
        <w:rPr>
          <w:del w:id="110" w:author="Unknown Author" w:date="2023-07-01T22:19:00Z"/>
          <w:color w:val="000000"/>
        </w:rPr>
      </w:pPr>
    </w:p>
    <w:p w14:paraId="639C0871" w14:textId="77777777" w:rsidR="007B434C" w:rsidRDefault="007B434C">
      <w:pPr>
        <w:rPr>
          <w:color w:val="000000"/>
        </w:rPr>
      </w:pPr>
    </w:p>
    <w:p w14:paraId="73FCCF75" w14:textId="77777777" w:rsidR="007B434C" w:rsidRDefault="00000000">
      <w:pPr>
        <w:pStyle w:val="Ttulo2"/>
        <w:numPr>
          <w:ilvl w:val="1"/>
          <w:numId w:val="5"/>
        </w:numPr>
        <w:rPr>
          <w:color w:val="000000"/>
        </w:rPr>
      </w:pPr>
      <w:bookmarkStart w:id="111" w:name="__RefHeading___Toc11217_3634989049"/>
      <w:bookmarkStart w:id="112" w:name="_Toc138324017"/>
      <w:bookmarkEnd w:id="111"/>
      <w:r>
        <w:t>Qualidade do conteúdo</w:t>
      </w:r>
      <w:bookmarkEnd w:id="112"/>
      <w:r>
        <w:t xml:space="preserve"> </w:t>
      </w:r>
    </w:p>
    <w:p w14:paraId="44AFB7BC" w14:textId="77777777" w:rsidR="007B434C" w:rsidRDefault="00000000">
      <w:pPr>
        <w:rPr>
          <w:color w:val="000000"/>
        </w:rPr>
      </w:pPr>
      <w:r>
        <w:t xml:space="preserve">No caso de estudo deste </w:t>
      </w:r>
      <w:r>
        <w:rPr>
          <w:i/>
          <w:iCs/>
          <w:rPrChange w:id="113" w:author="Unknown Author" w:date="2023-04-07T15:31:00Z">
            <w:rPr/>
          </w:rPrChange>
        </w:rPr>
        <w:t>dataset</w:t>
      </w:r>
      <w:r>
        <w:t>, o objetivo é analisar dados sobre o número de telemóveis que entram e saem de um determinado eixo da cidade de Lisboa e a Vodafone detém 60% do mercado. Os dados apresentam valores decimais, devido a um fator de correção dos outros 40% do mercado.</w:t>
      </w:r>
    </w:p>
    <w:p w14:paraId="2428876F" w14:textId="77777777" w:rsidR="007B434C" w:rsidRDefault="00000000">
      <w:pPr>
        <w:rPr>
          <w:color w:val="000000"/>
        </w:rPr>
      </w:pPr>
      <w:r>
        <w:t xml:space="preserve">Para além disto, existe uma incongruência nos dados do IPMA, porque os meta dados no ficheiro vêm com a data de 2018 e no ficheiro </w:t>
      </w:r>
      <w:r>
        <w:rPr>
          <w:i/>
          <w:iCs/>
        </w:rPr>
        <w:t>excel</w:t>
      </w:r>
      <w:r>
        <w:t xml:space="preserve"> vão desde 2020 a 2022, o que pode levantar dúvidas em relação à consistência destes dados.</w:t>
      </w:r>
    </w:p>
    <w:p w14:paraId="41E06286" w14:textId="77777777" w:rsidR="007B434C" w:rsidRDefault="007B434C">
      <w:pPr>
        <w:pStyle w:val="Ttulo2"/>
        <w:numPr>
          <w:ilvl w:val="0"/>
          <w:numId w:val="0"/>
        </w:numPr>
        <w:rPr>
          <w:sz w:val="24"/>
          <w:szCs w:val="24"/>
        </w:rPr>
      </w:pPr>
    </w:p>
    <w:p w14:paraId="5830872B" w14:textId="77777777" w:rsidR="007B434C" w:rsidRDefault="00000000">
      <w:pPr>
        <w:pStyle w:val="Ttulo2"/>
        <w:numPr>
          <w:ilvl w:val="0"/>
          <w:numId w:val="0"/>
        </w:numPr>
        <w:ind w:left="823"/>
        <w:rPr>
          <w:sz w:val="24"/>
          <w:szCs w:val="24"/>
        </w:rPr>
      </w:pPr>
      <w:bookmarkStart w:id="114" w:name="__RefHeading___Toc11219_3634989049"/>
      <w:bookmarkStart w:id="115" w:name="_Toc138324018"/>
      <w:bookmarkEnd w:id="114"/>
      <w:r>
        <w:rPr>
          <w:sz w:val="24"/>
          <w:szCs w:val="24"/>
        </w:rPr>
        <w:t>4.3.1. Conjunto 1</w:t>
      </w:r>
      <w:bookmarkEnd w:id="115"/>
      <w:r>
        <w:rPr>
          <w:sz w:val="24"/>
          <w:szCs w:val="24"/>
        </w:rPr>
        <w:t xml:space="preserve"> </w:t>
      </w:r>
    </w:p>
    <w:p w14:paraId="64A8CADA" w14:textId="6A87F0D6" w:rsidR="00660080" w:rsidRPr="00660080" w:rsidRDefault="00660080" w:rsidP="00660080">
      <w:r w:rsidRPr="00660080">
        <w:t xml:space="preserve">Com base na tabela </w:t>
      </w:r>
      <w:r>
        <w:t>[</w:t>
      </w:r>
      <w:r w:rsidRPr="00660080">
        <w:t>5</w:t>
      </w:r>
      <w:r>
        <w:t>]</w:t>
      </w:r>
      <w:r w:rsidRPr="00660080">
        <w:t>, que retrata a quantidade de registos para cada mês (setembro, outubro, novembro e dezembro) de 2021</w:t>
      </w:r>
      <w:r w:rsidR="00AB5139">
        <w:t xml:space="preserve"> e</w:t>
      </w:r>
      <w:r w:rsidRPr="00660080">
        <w:t xml:space="preserve"> a diferença de registos com frequência de 5 min e 15 min</w:t>
      </w:r>
      <w:r w:rsidR="003273D2">
        <w:t xml:space="preserve"> para cada um dos 11 eixos</w:t>
      </w:r>
      <w:r w:rsidRPr="00660080">
        <w:t>, foi possível chegar a algumas conclusões sobre a consistência dos registos.</w:t>
      </w:r>
    </w:p>
    <w:p w14:paraId="3A7AE8AF" w14:textId="0CEB8959" w:rsidR="00660080" w:rsidRPr="00660080" w:rsidRDefault="00660080" w:rsidP="00660080">
      <w:r w:rsidRPr="00660080">
        <w:t xml:space="preserve">Em primeiro lugar, os </w:t>
      </w:r>
      <w:r w:rsidRPr="00660080">
        <w:t>registos</w:t>
      </w:r>
      <w:r w:rsidRPr="00660080">
        <w:t xml:space="preserve"> para cada eixo ao longo de 2021 mostram</w:t>
      </w:r>
      <w:r w:rsidR="00AB5139">
        <w:t xml:space="preserve"> inconsistência a nível dos dias de amostra, particularmente </w:t>
      </w:r>
      <w:r w:rsidRPr="00660080">
        <w:t xml:space="preserve">em setembro, período no qual inicia dia 14 e </w:t>
      </w:r>
      <w:r>
        <w:t>acaba</w:t>
      </w:r>
      <w:r w:rsidRPr="00660080">
        <w:t xml:space="preserve"> </w:t>
      </w:r>
      <w:r w:rsidR="00AB5139">
        <w:t>dia</w:t>
      </w:r>
      <w:r>
        <w:t xml:space="preserve"> 30</w:t>
      </w:r>
      <w:r w:rsidRPr="00660080">
        <w:t xml:space="preserve">. </w:t>
      </w:r>
    </w:p>
    <w:p w14:paraId="58BE6A51" w14:textId="4FF9BBDF" w:rsidR="007B434C" w:rsidRPr="00660080" w:rsidRDefault="00660080">
      <w:r w:rsidRPr="00660080">
        <w:t>Além disso</w:t>
      </w:r>
      <w:r w:rsidR="00AB5139">
        <w:t xml:space="preserve"> </w:t>
      </w:r>
      <w:r w:rsidR="003273D2">
        <w:t>existe também registos inconsistentes</w:t>
      </w:r>
      <w:r w:rsidR="00AB5139">
        <w:t xml:space="preserve"> a nível da frequência</w:t>
      </w:r>
      <w:r w:rsidRPr="00660080">
        <w:t xml:space="preserve">, </w:t>
      </w:r>
      <w:r w:rsidR="00AB5139">
        <w:t xml:space="preserve">como é observado ao </w:t>
      </w:r>
      <w:r w:rsidRPr="00660080">
        <w:t>longo do ano de 2021</w:t>
      </w:r>
      <w:r w:rsidR="003273D2">
        <w:t>. De facto, a</w:t>
      </w:r>
      <w:r w:rsidRPr="00660080">
        <w:t xml:space="preserve"> média de </w:t>
      </w:r>
      <w:r w:rsidRPr="00660080">
        <w:t>registos</w:t>
      </w:r>
      <w:r w:rsidRPr="00660080">
        <w:t xml:space="preserve"> com frequência de 5 min foi de 66.6%, enquanto os </w:t>
      </w:r>
      <w:r w:rsidRPr="00660080">
        <w:t>registos</w:t>
      </w:r>
      <w:r w:rsidRPr="00660080">
        <w:t xml:space="preserve"> com frequência de 15 min corresponderam a 33.4%. </w:t>
      </w:r>
    </w:p>
    <w:p w14:paraId="1C017C45" w14:textId="77777777" w:rsidR="007B434C" w:rsidRDefault="007B434C">
      <w:pPr>
        <w:rPr>
          <w:color w:val="000000"/>
        </w:rPr>
      </w:pPr>
    </w:p>
    <w:p w14:paraId="00092A8D" w14:textId="1BF8BF59" w:rsidR="007B434C" w:rsidRDefault="00000000" w:rsidP="00527491">
      <w:pPr>
        <w:pStyle w:val="Legenda"/>
        <w:rPr>
          <w:color w:val="000000"/>
        </w:rPr>
      </w:pPr>
      <w:r>
        <w:t xml:space="preserve">Tabela </w:t>
      </w:r>
      <w:r w:rsidR="00C70B63">
        <w:t>5</w:t>
      </w:r>
      <w:r>
        <w:t xml:space="preserve"> - Análise registos conjunto1 2021</w:t>
      </w:r>
    </w:p>
    <w:p w14:paraId="7AB221A2" w14:textId="77777777" w:rsidR="007B434C" w:rsidRDefault="00000000">
      <w:pPr>
        <w:jc w:val="center"/>
        <w:rPr>
          <w:color w:val="000000"/>
        </w:rPr>
      </w:pPr>
      <w:r>
        <w:rPr>
          <w:b/>
          <w:bCs/>
        </w:rPr>
        <w:t>*–</w:t>
      </w:r>
      <w:r>
        <w:t xml:space="preserve"> Registos com 5min de diferença </w:t>
      </w:r>
      <w:r>
        <w:rPr>
          <w:b/>
          <w:bCs/>
        </w:rPr>
        <w:t>** –</w:t>
      </w:r>
      <w:r>
        <w:t xml:space="preserve"> Registos com 15min de diferença</w:t>
      </w:r>
    </w:p>
    <w:tbl>
      <w:tblPr>
        <w:tblW w:w="10859" w:type="dxa"/>
        <w:jc w:val="center"/>
        <w:tblLook w:val="04A0" w:firstRow="1" w:lastRow="0" w:firstColumn="1" w:lastColumn="0" w:noHBand="0" w:noVBand="1"/>
      </w:tblPr>
      <w:tblGrid>
        <w:gridCol w:w="996"/>
        <w:gridCol w:w="856"/>
        <w:gridCol w:w="576"/>
        <w:gridCol w:w="576"/>
        <w:gridCol w:w="667"/>
        <w:gridCol w:w="906"/>
        <w:gridCol w:w="1016"/>
        <w:gridCol w:w="597"/>
        <w:gridCol w:w="597"/>
        <w:gridCol w:w="936"/>
        <w:gridCol w:w="757"/>
        <w:gridCol w:w="656"/>
        <w:gridCol w:w="686"/>
        <w:gridCol w:w="1047"/>
      </w:tblGrid>
      <w:tr w:rsidR="007B434C" w14:paraId="791FF83D" w14:textId="77777777">
        <w:trPr>
          <w:trHeight w:val="355"/>
          <w:jc w:val="center"/>
        </w:trPr>
        <w:tc>
          <w:tcPr>
            <w:tcW w:w="10858" w:type="dxa"/>
            <w:gridSpan w:val="14"/>
            <w:tcBorders>
              <w:top w:val="single" w:sz="4" w:space="0" w:color="000000"/>
              <w:left w:val="single" w:sz="4" w:space="0" w:color="000000"/>
              <w:bottom w:val="single" w:sz="4" w:space="0" w:color="000000"/>
              <w:right w:val="single" w:sz="4" w:space="0" w:color="000000"/>
            </w:tcBorders>
          </w:tcPr>
          <w:p w14:paraId="1EC14FD2" w14:textId="77777777" w:rsidR="007B434C" w:rsidRDefault="00000000">
            <w:pPr>
              <w:jc w:val="center"/>
              <w:rPr>
                <w:b/>
                <w:bCs/>
                <w:sz w:val="18"/>
                <w:szCs w:val="18"/>
                <w:lang w:eastAsia="en-US"/>
              </w:rPr>
            </w:pPr>
            <w:r>
              <w:rPr>
                <w:b/>
                <w:bCs/>
                <w:sz w:val="18"/>
                <w:szCs w:val="18"/>
                <w:lang w:eastAsia="en-US"/>
              </w:rPr>
              <w:t>VODAFONE_EIXOS</w:t>
            </w:r>
          </w:p>
        </w:tc>
      </w:tr>
      <w:tr w:rsidR="007B434C" w14:paraId="7511CBBD" w14:textId="77777777">
        <w:trPr>
          <w:trHeight w:val="347"/>
          <w:jc w:val="center"/>
        </w:trPr>
        <w:tc>
          <w:tcPr>
            <w:tcW w:w="10858" w:type="dxa"/>
            <w:gridSpan w:val="14"/>
            <w:tcBorders>
              <w:top w:val="single" w:sz="4" w:space="0" w:color="000000"/>
              <w:left w:val="single" w:sz="4" w:space="0" w:color="000000"/>
              <w:bottom w:val="single" w:sz="4" w:space="0" w:color="000000"/>
              <w:right w:val="single" w:sz="4" w:space="0" w:color="000000"/>
            </w:tcBorders>
          </w:tcPr>
          <w:p w14:paraId="5A832AE7" w14:textId="77777777" w:rsidR="007B434C" w:rsidRDefault="00000000">
            <w:pPr>
              <w:jc w:val="center"/>
              <w:rPr>
                <w:b/>
                <w:bCs/>
                <w:sz w:val="18"/>
                <w:szCs w:val="18"/>
                <w:lang w:eastAsia="en-US"/>
              </w:rPr>
            </w:pPr>
            <w:r>
              <w:rPr>
                <w:b/>
                <w:bCs/>
                <w:sz w:val="18"/>
                <w:szCs w:val="18"/>
                <w:lang w:eastAsia="en-US"/>
              </w:rPr>
              <w:t xml:space="preserve">PGIL_VODAFONE_EIXOS_2021 </w:t>
            </w:r>
          </w:p>
        </w:tc>
      </w:tr>
      <w:tr w:rsidR="007B434C" w14:paraId="6E545514" w14:textId="77777777">
        <w:trPr>
          <w:trHeight w:val="905"/>
          <w:jc w:val="center"/>
        </w:trPr>
        <w:tc>
          <w:tcPr>
            <w:tcW w:w="993" w:type="dxa"/>
            <w:tcBorders>
              <w:top w:val="single" w:sz="4" w:space="0" w:color="000000"/>
              <w:left w:val="single" w:sz="4" w:space="0" w:color="000000"/>
              <w:bottom w:val="single" w:sz="4" w:space="0" w:color="000000"/>
              <w:right w:val="single" w:sz="4" w:space="0" w:color="000000"/>
            </w:tcBorders>
          </w:tcPr>
          <w:p w14:paraId="46C1FA1C" w14:textId="77777777" w:rsidR="007B434C" w:rsidRDefault="00000000">
            <w:pPr>
              <w:jc w:val="center"/>
              <w:rPr>
                <w:b/>
                <w:bCs/>
                <w:sz w:val="18"/>
                <w:szCs w:val="18"/>
                <w:lang w:eastAsia="en-US"/>
              </w:rPr>
            </w:pPr>
            <w:r>
              <w:rPr>
                <w:b/>
                <w:bCs/>
                <w:sz w:val="18"/>
                <w:szCs w:val="18"/>
                <w:lang w:eastAsia="en-US"/>
              </w:rPr>
              <w:t>Mês</w:t>
            </w:r>
          </w:p>
        </w:tc>
        <w:tc>
          <w:tcPr>
            <w:tcW w:w="856" w:type="dxa"/>
            <w:tcBorders>
              <w:top w:val="single" w:sz="4" w:space="0" w:color="000000"/>
              <w:left w:val="single" w:sz="4" w:space="0" w:color="000000"/>
              <w:bottom w:val="single" w:sz="4" w:space="0" w:color="000000"/>
              <w:right w:val="single" w:sz="4" w:space="0" w:color="000000"/>
            </w:tcBorders>
          </w:tcPr>
          <w:p w14:paraId="1AA4E61B" w14:textId="77777777" w:rsidR="007B434C" w:rsidRDefault="00000000">
            <w:pPr>
              <w:jc w:val="center"/>
              <w:rPr>
                <w:b/>
                <w:bCs/>
                <w:sz w:val="18"/>
                <w:szCs w:val="18"/>
                <w:lang w:eastAsia="en-US"/>
              </w:rPr>
            </w:pPr>
            <w:r>
              <w:rPr>
                <w:b/>
                <w:bCs/>
                <w:sz w:val="18"/>
                <w:szCs w:val="18"/>
                <w:lang w:eastAsia="en-US"/>
              </w:rPr>
              <w:t># Registos</w:t>
            </w:r>
          </w:p>
          <w:p w14:paraId="431C5CCB" w14:textId="77777777" w:rsidR="007B434C" w:rsidRDefault="007B434C">
            <w:pPr>
              <w:jc w:val="center"/>
              <w:rPr>
                <w:b/>
                <w:bCs/>
                <w:sz w:val="18"/>
                <w:szCs w:val="18"/>
                <w:lang w:eastAsia="en-US"/>
              </w:rPr>
            </w:pPr>
          </w:p>
        </w:tc>
        <w:tc>
          <w:tcPr>
            <w:tcW w:w="575" w:type="dxa"/>
            <w:tcBorders>
              <w:top w:val="single" w:sz="4" w:space="0" w:color="000000"/>
              <w:left w:val="single" w:sz="4" w:space="0" w:color="000000"/>
              <w:bottom w:val="single" w:sz="4" w:space="0" w:color="000000"/>
              <w:right w:val="single" w:sz="4" w:space="0" w:color="000000"/>
            </w:tcBorders>
          </w:tcPr>
          <w:p w14:paraId="3220C06C" w14:textId="77777777" w:rsidR="007B434C" w:rsidRDefault="00000000">
            <w:pPr>
              <w:jc w:val="center"/>
              <w:rPr>
                <w:b/>
                <w:bCs/>
                <w:sz w:val="18"/>
                <w:szCs w:val="18"/>
                <w:lang w:eastAsia="en-US"/>
              </w:rPr>
            </w:pPr>
            <w:r>
              <w:rPr>
                <w:b/>
                <w:bCs/>
                <w:sz w:val="18"/>
                <w:szCs w:val="18"/>
                <w:lang w:eastAsia="en-US"/>
              </w:rPr>
              <w:t xml:space="preserve">A1          </w:t>
            </w:r>
          </w:p>
        </w:tc>
        <w:tc>
          <w:tcPr>
            <w:tcW w:w="576" w:type="dxa"/>
            <w:tcBorders>
              <w:top w:val="single" w:sz="4" w:space="0" w:color="000000"/>
              <w:left w:val="single" w:sz="4" w:space="0" w:color="000000"/>
              <w:bottom w:val="single" w:sz="4" w:space="0" w:color="000000"/>
              <w:right w:val="single" w:sz="4" w:space="0" w:color="000000"/>
            </w:tcBorders>
          </w:tcPr>
          <w:p w14:paraId="2D82BF8F" w14:textId="77777777" w:rsidR="007B434C" w:rsidRDefault="00000000">
            <w:pPr>
              <w:jc w:val="center"/>
              <w:rPr>
                <w:b/>
                <w:bCs/>
                <w:sz w:val="18"/>
                <w:szCs w:val="18"/>
                <w:lang w:eastAsia="en-US"/>
              </w:rPr>
            </w:pPr>
            <w:r>
              <w:rPr>
                <w:b/>
                <w:bCs/>
                <w:sz w:val="18"/>
                <w:szCs w:val="18"/>
                <w:lang w:eastAsia="en-US"/>
              </w:rPr>
              <w:t xml:space="preserve">A5 </w:t>
            </w:r>
          </w:p>
        </w:tc>
        <w:tc>
          <w:tcPr>
            <w:tcW w:w="668" w:type="dxa"/>
            <w:tcBorders>
              <w:top w:val="single" w:sz="4" w:space="0" w:color="000000"/>
              <w:left w:val="single" w:sz="4" w:space="0" w:color="000000"/>
              <w:bottom w:val="single" w:sz="4" w:space="0" w:color="000000"/>
              <w:right w:val="single" w:sz="4" w:space="0" w:color="000000"/>
            </w:tcBorders>
          </w:tcPr>
          <w:p w14:paraId="0BFBA001" w14:textId="77777777" w:rsidR="007B434C" w:rsidRDefault="00000000">
            <w:pPr>
              <w:jc w:val="center"/>
              <w:rPr>
                <w:b/>
                <w:bCs/>
                <w:sz w:val="18"/>
                <w:szCs w:val="18"/>
                <w:lang w:eastAsia="en-US"/>
              </w:rPr>
            </w:pPr>
            <w:r>
              <w:rPr>
                <w:b/>
                <w:bCs/>
                <w:sz w:val="18"/>
                <w:szCs w:val="18"/>
                <w:lang w:eastAsia="en-US"/>
              </w:rPr>
              <w:t>A36 Túnel do Grilo</w:t>
            </w:r>
          </w:p>
        </w:tc>
        <w:tc>
          <w:tcPr>
            <w:tcW w:w="903" w:type="dxa"/>
            <w:tcBorders>
              <w:top w:val="single" w:sz="4" w:space="0" w:color="000000"/>
              <w:left w:val="single" w:sz="4" w:space="0" w:color="000000"/>
              <w:bottom w:val="single" w:sz="4" w:space="0" w:color="000000"/>
              <w:right w:val="single" w:sz="4" w:space="0" w:color="000000"/>
            </w:tcBorders>
          </w:tcPr>
          <w:p w14:paraId="4F35EBAD" w14:textId="77777777" w:rsidR="007B434C" w:rsidRDefault="00000000">
            <w:pPr>
              <w:jc w:val="center"/>
              <w:rPr>
                <w:b/>
                <w:bCs/>
                <w:sz w:val="18"/>
                <w:szCs w:val="18"/>
                <w:lang w:eastAsia="en-US"/>
              </w:rPr>
            </w:pPr>
            <w:r>
              <w:rPr>
                <w:b/>
                <w:bCs/>
                <w:sz w:val="18"/>
                <w:szCs w:val="18"/>
                <w:lang w:eastAsia="en-US"/>
              </w:rPr>
              <w:t>Calçada de Carriche</w:t>
            </w:r>
          </w:p>
        </w:tc>
        <w:tc>
          <w:tcPr>
            <w:tcW w:w="1017" w:type="dxa"/>
            <w:tcBorders>
              <w:top w:val="single" w:sz="4" w:space="0" w:color="000000"/>
              <w:left w:val="single" w:sz="4" w:space="0" w:color="000000"/>
              <w:bottom w:val="single" w:sz="4" w:space="0" w:color="000000"/>
              <w:right w:val="single" w:sz="4" w:space="0" w:color="000000"/>
            </w:tcBorders>
          </w:tcPr>
          <w:p w14:paraId="629F3738" w14:textId="77777777" w:rsidR="007B434C" w:rsidRDefault="00000000">
            <w:pPr>
              <w:jc w:val="center"/>
              <w:rPr>
                <w:b/>
                <w:bCs/>
                <w:sz w:val="18"/>
                <w:szCs w:val="18"/>
                <w:lang w:eastAsia="en-US"/>
              </w:rPr>
            </w:pPr>
            <w:r>
              <w:rPr>
                <w:b/>
                <w:bCs/>
                <w:sz w:val="18"/>
                <w:szCs w:val="18"/>
                <w:lang w:eastAsia="en-US"/>
              </w:rPr>
              <w:t>IC2 (Sacavém)</w:t>
            </w:r>
          </w:p>
        </w:tc>
        <w:tc>
          <w:tcPr>
            <w:tcW w:w="596" w:type="dxa"/>
            <w:tcBorders>
              <w:top w:val="single" w:sz="4" w:space="0" w:color="000000"/>
              <w:left w:val="single" w:sz="4" w:space="0" w:color="000000"/>
              <w:bottom w:val="single" w:sz="4" w:space="0" w:color="000000"/>
              <w:right w:val="single" w:sz="4" w:space="0" w:color="000000"/>
            </w:tcBorders>
          </w:tcPr>
          <w:p w14:paraId="1116445A" w14:textId="77777777" w:rsidR="007B434C" w:rsidRDefault="00000000">
            <w:pPr>
              <w:jc w:val="center"/>
              <w:rPr>
                <w:b/>
                <w:bCs/>
                <w:sz w:val="18"/>
                <w:szCs w:val="18"/>
                <w:lang w:eastAsia="en-US"/>
              </w:rPr>
            </w:pPr>
            <w:r>
              <w:rPr>
                <w:b/>
                <w:bCs/>
                <w:sz w:val="18"/>
                <w:szCs w:val="18"/>
                <w:lang w:eastAsia="en-US"/>
              </w:rPr>
              <w:t>IC16</w:t>
            </w:r>
          </w:p>
        </w:tc>
        <w:tc>
          <w:tcPr>
            <w:tcW w:w="596" w:type="dxa"/>
            <w:tcBorders>
              <w:top w:val="single" w:sz="4" w:space="0" w:color="000000"/>
              <w:left w:val="single" w:sz="4" w:space="0" w:color="000000"/>
              <w:bottom w:val="single" w:sz="4" w:space="0" w:color="000000"/>
              <w:right w:val="single" w:sz="4" w:space="0" w:color="000000"/>
            </w:tcBorders>
          </w:tcPr>
          <w:p w14:paraId="1E48DE7B" w14:textId="77777777" w:rsidR="007B434C" w:rsidRDefault="00000000">
            <w:pPr>
              <w:jc w:val="center"/>
              <w:rPr>
                <w:b/>
                <w:bCs/>
                <w:sz w:val="18"/>
                <w:szCs w:val="18"/>
                <w:lang w:eastAsia="en-US"/>
              </w:rPr>
            </w:pPr>
            <w:r>
              <w:rPr>
                <w:b/>
                <w:bCs/>
                <w:sz w:val="18"/>
                <w:szCs w:val="18"/>
                <w:lang w:eastAsia="en-US"/>
              </w:rPr>
              <w:t>IC19</w:t>
            </w:r>
          </w:p>
        </w:tc>
        <w:tc>
          <w:tcPr>
            <w:tcW w:w="935" w:type="dxa"/>
            <w:tcBorders>
              <w:top w:val="single" w:sz="4" w:space="0" w:color="000000"/>
              <w:left w:val="single" w:sz="4" w:space="0" w:color="000000"/>
              <w:bottom w:val="single" w:sz="4" w:space="0" w:color="000000"/>
              <w:right w:val="single" w:sz="4" w:space="0" w:color="000000"/>
            </w:tcBorders>
          </w:tcPr>
          <w:p w14:paraId="6C8BC77C" w14:textId="77777777" w:rsidR="007B434C" w:rsidRDefault="00000000">
            <w:pPr>
              <w:jc w:val="center"/>
              <w:rPr>
                <w:b/>
                <w:bCs/>
                <w:sz w:val="18"/>
                <w:szCs w:val="18"/>
                <w:lang w:eastAsia="en-US"/>
              </w:rPr>
            </w:pPr>
            <w:r>
              <w:rPr>
                <w:b/>
                <w:bCs/>
                <w:sz w:val="18"/>
                <w:szCs w:val="18"/>
                <w:lang w:eastAsia="en-US"/>
              </w:rPr>
              <w:t>Marginal</w:t>
            </w:r>
          </w:p>
        </w:tc>
        <w:tc>
          <w:tcPr>
            <w:tcW w:w="757" w:type="dxa"/>
            <w:tcBorders>
              <w:top w:val="single" w:sz="4" w:space="0" w:color="000000"/>
              <w:left w:val="single" w:sz="4" w:space="0" w:color="000000"/>
              <w:bottom w:val="single" w:sz="4" w:space="0" w:color="000000"/>
              <w:right w:val="single" w:sz="4" w:space="0" w:color="000000"/>
            </w:tcBorders>
          </w:tcPr>
          <w:p w14:paraId="4970BFBB" w14:textId="77777777" w:rsidR="007B434C" w:rsidRDefault="00000000">
            <w:pPr>
              <w:jc w:val="center"/>
              <w:rPr>
                <w:b/>
                <w:bCs/>
                <w:sz w:val="18"/>
                <w:szCs w:val="18"/>
                <w:lang w:eastAsia="en-US"/>
              </w:rPr>
            </w:pPr>
            <w:r>
              <w:rPr>
                <w:b/>
                <w:bCs/>
                <w:sz w:val="18"/>
                <w:szCs w:val="18"/>
                <w:lang w:eastAsia="en-US"/>
              </w:rPr>
              <w:t>N117 (Cabos Ávila)</w:t>
            </w:r>
          </w:p>
        </w:tc>
        <w:tc>
          <w:tcPr>
            <w:tcW w:w="653" w:type="dxa"/>
            <w:tcBorders>
              <w:top w:val="single" w:sz="4" w:space="0" w:color="000000"/>
              <w:left w:val="single" w:sz="4" w:space="0" w:color="000000"/>
              <w:bottom w:val="single" w:sz="4" w:space="0" w:color="000000"/>
              <w:right w:val="single" w:sz="4" w:space="0" w:color="000000"/>
            </w:tcBorders>
          </w:tcPr>
          <w:p w14:paraId="05784121" w14:textId="77777777" w:rsidR="007B434C" w:rsidRDefault="00000000">
            <w:pPr>
              <w:jc w:val="center"/>
              <w:rPr>
                <w:b/>
                <w:bCs/>
                <w:sz w:val="18"/>
                <w:szCs w:val="18"/>
                <w:lang w:eastAsia="en-US"/>
              </w:rPr>
            </w:pPr>
            <w:r>
              <w:rPr>
                <w:b/>
                <w:bCs/>
                <w:sz w:val="18"/>
                <w:szCs w:val="18"/>
                <w:lang w:eastAsia="en-US"/>
              </w:rPr>
              <w:t>Ponte 25 Abril</w:t>
            </w:r>
          </w:p>
        </w:tc>
        <w:tc>
          <w:tcPr>
            <w:tcW w:w="688" w:type="dxa"/>
            <w:tcBorders>
              <w:top w:val="single" w:sz="4" w:space="0" w:color="000000"/>
              <w:left w:val="single" w:sz="4" w:space="0" w:color="000000"/>
              <w:bottom w:val="single" w:sz="4" w:space="0" w:color="000000"/>
              <w:right w:val="single" w:sz="4" w:space="0" w:color="000000"/>
            </w:tcBorders>
          </w:tcPr>
          <w:p w14:paraId="71673A72" w14:textId="77777777" w:rsidR="007B434C" w:rsidRDefault="00000000">
            <w:pPr>
              <w:jc w:val="center"/>
              <w:rPr>
                <w:b/>
                <w:bCs/>
                <w:sz w:val="18"/>
                <w:szCs w:val="18"/>
                <w:lang w:eastAsia="en-US"/>
              </w:rPr>
            </w:pPr>
            <w:r>
              <w:rPr>
                <w:b/>
                <w:bCs/>
                <w:sz w:val="18"/>
                <w:szCs w:val="18"/>
                <w:lang w:eastAsia="en-US"/>
              </w:rPr>
              <w:t>Ponte Vasco Gama</w:t>
            </w:r>
          </w:p>
        </w:tc>
        <w:tc>
          <w:tcPr>
            <w:tcW w:w="1045" w:type="dxa"/>
            <w:tcBorders>
              <w:top w:val="single" w:sz="4" w:space="0" w:color="000000"/>
              <w:left w:val="single" w:sz="4" w:space="0" w:color="000000"/>
              <w:bottom w:val="single" w:sz="4" w:space="0" w:color="000000"/>
              <w:right w:val="single" w:sz="4" w:space="0" w:color="000000"/>
            </w:tcBorders>
          </w:tcPr>
          <w:p w14:paraId="203A0EBE" w14:textId="77777777" w:rsidR="007B434C" w:rsidRDefault="00000000">
            <w:pPr>
              <w:jc w:val="center"/>
              <w:rPr>
                <w:b/>
                <w:bCs/>
                <w:sz w:val="18"/>
                <w:szCs w:val="18"/>
                <w:lang w:eastAsia="en-US"/>
              </w:rPr>
            </w:pPr>
            <w:r>
              <w:rPr>
                <w:b/>
                <w:bCs/>
                <w:sz w:val="18"/>
                <w:szCs w:val="18"/>
                <w:lang w:eastAsia="en-US"/>
              </w:rPr>
              <w:t>Datas Registadas</w:t>
            </w:r>
          </w:p>
        </w:tc>
      </w:tr>
      <w:tr w:rsidR="007B434C" w14:paraId="02CCE0FE" w14:textId="77777777">
        <w:trPr>
          <w:trHeight w:val="1277"/>
          <w:jc w:val="center"/>
        </w:trPr>
        <w:tc>
          <w:tcPr>
            <w:tcW w:w="993" w:type="dxa"/>
            <w:tcBorders>
              <w:top w:val="single" w:sz="4" w:space="0" w:color="000000"/>
              <w:left w:val="single" w:sz="4" w:space="0" w:color="000000"/>
              <w:bottom w:val="single" w:sz="4" w:space="0" w:color="000000"/>
              <w:right w:val="single" w:sz="4" w:space="0" w:color="000000"/>
            </w:tcBorders>
          </w:tcPr>
          <w:p w14:paraId="3450DA1A" w14:textId="77777777" w:rsidR="007B434C" w:rsidRDefault="00000000">
            <w:pPr>
              <w:jc w:val="center"/>
              <w:rPr>
                <w:sz w:val="18"/>
                <w:szCs w:val="18"/>
                <w:lang w:eastAsia="en-US"/>
              </w:rPr>
            </w:pPr>
            <w:r>
              <w:rPr>
                <w:sz w:val="18"/>
                <w:szCs w:val="18"/>
                <w:lang w:eastAsia="en-US"/>
              </w:rPr>
              <w:t>Setembro</w:t>
            </w:r>
          </w:p>
          <w:p w14:paraId="1CCBD869" w14:textId="77777777" w:rsidR="007B434C" w:rsidRDefault="00000000">
            <w:pPr>
              <w:jc w:val="center"/>
              <w:rPr>
                <w:b/>
                <w:bCs/>
                <w:sz w:val="18"/>
                <w:szCs w:val="18"/>
                <w:lang w:eastAsia="en-US"/>
              </w:rPr>
            </w:pPr>
            <w:r>
              <w:rPr>
                <w:b/>
                <w:bCs/>
                <w:sz w:val="18"/>
                <w:szCs w:val="18"/>
                <w:lang w:eastAsia="en-US"/>
              </w:rPr>
              <w:t>*(5min)</w:t>
            </w:r>
          </w:p>
          <w:p w14:paraId="5339FA20" w14:textId="77777777" w:rsidR="007B434C" w:rsidRDefault="00000000">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23D907D" w14:textId="77777777" w:rsidR="007B434C" w:rsidRDefault="00000000">
            <w:pPr>
              <w:jc w:val="center"/>
              <w:rPr>
                <w:sz w:val="18"/>
                <w:szCs w:val="18"/>
                <w:lang w:eastAsia="en-US"/>
              </w:rPr>
            </w:pPr>
            <w:r>
              <w:rPr>
                <w:sz w:val="18"/>
                <w:szCs w:val="18"/>
                <w:lang w:eastAsia="en-US"/>
              </w:rPr>
              <w:t>53844</w:t>
            </w:r>
          </w:p>
          <w:p w14:paraId="3EDCF6B5" w14:textId="77777777" w:rsidR="007B434C" w:rsidRDefault="00000000">
            <w:pPr>
              <w:jc w:val="center"/>
              <w:rPr>
                <w:sz w:val="18"/>
                <w:szCs w:val="18"/>
                <w:lang w:eastAsia="en-US"/>
              </w:rPr>
            </w:pPr>
            <w:r>
              <w:rPr>
                <w:sz w:val="18"/>
                <w:szCs w:val="18"/>
                <w:lang w:eastAsia="en-US"/>
              </w:rPr>
              <w:t>35977</w:t>
            </w:r>
          </w:p>
          <w:p w14:paraId="3DF15BCA" w14:textId="77777777" w:rsidR="007B434C" w:rsidRDefault="00000000">
            <w:pPr>
              <w:jc w:val="center"/>
              <w:rPr>
                <w:sz w:val="18"/>
                <w:szCs w:val="18"/>
                <w:lang w:eastAsia="en-US"/>
              </w:rPr>
            </w:pPr>
            <w:r>
              <w:rPr>
                <w:sz w:val="18"/>
                <w:szCs w:val="18"/>
                <w:lang w:eastAsia="en-US"/>
              </w:rPr>
              <w:t>17867</w:t>
            </w:r>
          </w:p>
        </w:tc>
        <w:tc>
          <w:tcPr>
            <w:tcW w:w="575" w:type="dxa"/>
            <w:tcBorders>
              <w:top w:val="single" w:sz="4" w:space="0" w:color="000000"/>
              <w:left w:val="single" w:sz="4" w:space="0" w:color="000000"/>
              <w:bottom w:val="single" w:sz="4" w:space="0" w:color="000000"/>
              <w:right w:val="single" w:sz="4" w:space="0" w:color="000000"/>
            </w:tcBorders>
          </w:tcPr>
          <w:p w14:paraId="6F5B2CA5" w14:textId="77777777" w:rsidR="007B434C" w:rsidRDefault="00000000">
            <w:pPr>
              <w:jc w:val="center"/>
              <w:rPr>
                <w:sz w:val="18"/>
                <w:szCs w:val="18"/>
                <w:lang w:eastAsia="en-US"/>
              </w:rPr>
            </w:pPr>
            <w:r>
              <w:rPr>
                <w:sz w:val="18"/>
                <w:szCs w:val="18"/>
                <w:lang w:eastAsia="en-US"/>
              </w:rPr>
              <w:t>4930</w:t>
            </w:r>
          </w:p>
          <w:p w14:paraId="17CCB519" w14:textId="77777777" w:rsidR="007B434C" w:rsidRDefault="00000000">
            <w:pPr>
              <w:jc w:val="center"/>
              <w:rPr>
                <w:sz w:val="18"/>
                <w:szCs w:val="18"/>
                <w:lang w:eastAsia="en-US"/>
              </w:rPr>
            </w:pPr>
            <w:r>
              <w:rPr>
                <w:sz w:val="18"/>
                <w:szCs w:val="18"/>
                <w:lang w:eastAsia="en-US"/>
              </w:rPr>
              <w:t>3288</w:t>
            </w:r>
          </w:p>
          <w:p w14:paraId="234C3D00" w14:textId="77777777" w:rsidR="007B434C" w:rsidRDefault="00000000">
            <w:pPr>
              <w:jc w:val="center"/>
              <w:rPr>
                <w:sz w:val="18"/>
                <w:szCs w:val="18"/>
                <w:lang w:eastAsia="en-US"/>
              </w:rPr>
            </w:pPr>
            <w:r>
              <w:rPr>
                <w:sz w:val="18"/>
                <w:szCs w:val="18"/>
                <w:lang w:eastAsia="en-US"/>
              </w:rPr>
              <w:t>1642</w:t>
            </w:r>
          </w:p>
        </w:tc>
        <w:tc>
          <w:tcPr>
            <w:tcW w:w="576" w:type="dxa"/>
            <w:tcBorders>
              <w:top w:val="single" w:sz="4" w:space="0" w:color="000000"/>
              <w:left w:val="single" w:sz="4" w:space="0" w:color="000000"/>
              <w:bottom w:val="single" w:sz="4" w:space="0" w:color="000000"/>
              <w:right w:val="single" w:sz="4" w:space="0" w:color="000000"/>
            </w:tcBorders>
          </w:tcPr>
          <w:p w14:paraId="3ECCF654" w14:textId="77777777" w:rsidR="007B434C" w:rsidRDefault="00000000">
            <w:pPr>
              <w:jc w:val="center"/>
              <w:rPr>
                <w:sz w:val="18"/>
                <w:szCs w:val="18"/>
                <w:lang w:eastAsia="en-US"/>
              </w:rPr>
            </w:pPr>
            <w:r>
              <w:rPr>
                <w:sz w:val="18"/>
                <w:szCs w:val="18"/>
                <w:lang w:eastAsia="en-US"/>
              </w:rPr>
              <w:t>4947</w:t>
            </w:r>
          </w:p>
          <w:p w14:paraId="5812B960" w14:textId="77777777" w:rsidR="007B434C" w:rsidRDefault="00000000">
            <w:pPr>
              <w:jc w:val="center"/>
              <w:rPr>
                <w:sz w:val="18"/>
                <w:szCs w:val="18"/>
                <w:lang w:eastAsia="en-US"/>
              </w:rPr>
            </w:pPr>
            <w:r>
              <w:rPr>
                <w:sz w:val="18"/>
                <w:szCs w:val="18"/>
                <w:lang w:eastAsia="en-US"/>
              </w:rPr>
              <w:t>3299</w:t>
            </w:r>
          </w:p>
          <w:p w14:paraId="615E6EF1" w14:textId="77777777" w:rsidR="007B434C" w:rsidRDefault="00000000">
            <w:pPr>
              <w:jc w:val="center"/>
              <w:rPr>
                <w:sz w:val="18"/>
                <w:szCs w:val="18"/>
                <w:lang w:eastAsia="en-US"/>
              </w:rPr>
            </w:pPr>
            <w:r>
              <w:rPr>
                <w:sz w:val="18"/>
                <w:szCs w:val="18"/>
                <w:lang w:eastAsia="en-US"/>
              </w:rPr>
              <w:t>1648</w:t>
            </w:r>
          </w:p>
        </w:tc>
        <w:tc>
          <w:tcPr>
            <w:tcW w:w="668" w:type="dxa"/>
            <w:tcBorders>
              <w:top w:val="single" w:sz="4" w:space="0" w:color="000000"/>
              <w:left w:val="single" w:sz="4" w:space="0" w:color="000000"/>
              <w:bottom w:val="single" w:sz="4" w:space="0" w:color="000000"/>
              <w:right w:val="single" w:sz="4" w:space="0" w:color="000000"/>
            </w:tcBorders>
          </w:tcPr>
          <w:p w14:paraId="7ED2EFEF" w14:textId="77777777" w:rsidR="007B434C" w:rsidRDefault="00000000">
            <w:pPr>
              <w:jc w:val="center"/>
              <w:rPr>
                <w:sz w:val="18"/>
                <w:szCs w:val="18"/>
                <w:lang w:eastAsia="en-US"/>
              </w:rPr>
            </w:pPr>
            <w:r>
              <w:rPr>
                <w:sz w:val="18"/>
                <w:szCs w:val="18"/>
                <w:lang w:eastAsia="en-US"/>
              </w:rPr>
              <w:t>4941</w:t>
            </w:r>
          </w:p>
          <w:p w14:paraId="7D4BA299" w14:textId="77777777" w:rsidR="007B434C" w:rsidRDefault="00000000">
            <w:pPr>
              <w:jc w:val="center"/>
              <w:rPr>
                <w:sz w:val="18"/>
                <w:szCs w:val="18"/>
                <w:lang w:eastAsia="en-US"/>
              </w:rPr>
            </w:pPr>
            <w:r>
              <w:rPr>
                <w:sz w:val="18"/>
                <w:szCs w:val="18"/>
                <w:lang w:eastAsia="en-US"/>
              </w:rPr>
              <w:t>3312</w:t>
            </w:r>
          </w:p>
          <w:p w14:paraId="59A9D4AC" w14:textId="77777777" w:rsidR="007B434C" w:rsidRDefault="00000000">
            <w:pPr>
              <w:jc w:val="center"/>
              <w:rPr>
                <w:sz w:val="18"/>
                <w:szCs w:val="18"/>
                <w:lang w:eastAsia="en-US"/>
              </w:rPr>
            </w:pPr>
            <w:r>
              <w:rPr>
                <w:sz w:val="18"/>
                <w:szCs w:val="18"/>
                <w:lang w:eastAsia="en-US"/>
              </w:rPr>
              <w:t>1629</w:t>
            </w:r>
          </w:p>
        </w:tc>
        <w:tc>
          <w:tcPr>
            <w:tcW w:w="903" w:type="dxa"/>
            <w:tcBorders>
              <w:top w:val="single" w:sz="4" w:space="0" w:color="000000"/>
              <w:left w:val="single" w:sz="4" w:space="0" w:color="000000"/>
              <w:bottom w:val="single" w:sz="4" w:space="0" w:color="000000"/>
              <w:right w:val="single" w:sz="4" w:space="0" w:color="000000"/>
            </w:tcBorders>
          </w:tcPr>
          <w:p w14:paraId="6350A585" w14:textId="77777777" w:rsidR="007B434C" w:rsidRDefault="00000000">
            <w:pPr>
              <w:jc w:val="center"/>
              <w:rPr>
                <w:sz w:val="18"/>
                <w:szCs w:val="18"/>
                <w:lang w:eastAsia="en-US"/>
              </w:rPr>
            </w:pPr>
            <w:r>
              <w:rPr>
                <w:sz w:val="18"/>
                <w:szCs w:val="18"/>
                <w:lang w:eastAsia="en-US"/>
              </w:rPr>
              <w:t>4882</w:t>
            </w:r>
          </w:p>
          <w:p w14:paraId="27EAD3C2" w14:textId="77777777" w:rsidR="007B434C" w:rsidRDefault="00000000">
            <w:pPr>
              <w:jc w:val="center"/>
              <w:rPr>
                <w:sz w:val="18"/>
                <w:szCs w:val="18"/>
                <w:lang w:eastAsia="en-US"/>
              </w:rPr>
            </w:pPr>
            <w:r>
              <w:rPr>
                <w:sz w:val="18"/>
                <w:szCs w:val="18"/>
                <w:lang w:eastAsia="en-US"/>
              </w:rPr>
              <w:t>3287</w:t>
            </w:r>
          </w:p>
          <w:p w14:paraId="76CA774A" w14:textId="77777777" w:rsidR="007B434C" w:rsidRDefault="00000000">
            <w:pPr>
              <w:jc w:val="center"/>
              <w:rPr>
                <w:sz w:val="18"/>
                <w:szCs w:val="18"/>
                <w:lang w:eastAsia="en-US"/>
              </w:rPr>
            </w:pPr>
            <w:r>
              <w:rPr>
                <w:sz w:val="18"/>
                <w:szCs w:val="18"/>
                <w:lang w:eastAsia="en-US"/>
              </w:rPr>
              <w:t>1595</w:t>
            </w:r>
          </w:p>
        </w:tc>
        <w:tc>
          <w:tcPr>
            <w:tcW w:w="1017" w:type="dxa"/>
            <w:tcBorders>
              <w:top w:val="single" w:sz="4" w:space="0" w:color="000000"/>
              <w:left w:val="single" w:sz="4" w:space="0" w:color="000000"/>
              <w:bottom w:val="single" w:sz="4" w:space="0" w:color="000000"/>
              <w:right w:val="single" w:sz="4" w:space="0" w:color="000000"/>
            </w:tcBorders>
          </w:tcPr>
          <w:p w14:paraId="504F4C77" w14:textId="77777777" w:rsidR="007B434C" w:rsidRDefault="00000000">
            <w:pPr>
              <w:jc w:val="center"/>
              <w:rPr>
                <w:sz w:val="18"/>
                <w:szCs w:val="18"/>
                <w:lang w:eastAsia="en-US"/>
              </w:rPr>
            </w:pPr>
            <w:r>
              <w:rPr>
                <w:sz w:val="18"/>
                <w:szCs w:val="18"/>
                <w:lang w:eastAsia="en-US"/>
              </w:rPr>
              <w:t>4983</w:t>
            </w:r>
          </w:p>
          <w:p w14:paraId="0D35515E" w14:textId="77777777" w:rsidR="007B434C" w:rsidRDefault="00000000">
            <w:pPr>
              <w:jc w:val="center"/>
              <w:rPr>
                <w:sz w:val="18"/>
                <w:szCs w:val="18"/>
                <w:lang w:eastAsia="en-US"/>
              </w:rPr>
            </w:pPr>
            <w:r>
              <w:rPr>
                <w:sz w:val="18"/>
                <w:szCs w:val="18"/>
                <w:lang w:eastAsia="en-US"/>
              </w:rPr>
              <w:t>3319</w:t>
            </w:r>
          </w:p>
          <w:p w14:paraId="517F3859" w14:textId="77777777" w:rsidR="007B434C" w:rsidRDefault="00000000">
            <w:pPr>
              <w:jc w:val="center"/>
              <w:rPr>
                <w:sz w:val="18"/>
                <w:szCs w:val="18"/>
                <w:lang w:eastAsia="en-US"/>
              </w:rPr>
            </w:pPr>
            <w:r>
              <w:rPr>
                <w:sz w:val="18"/>
                <w:szCs w:val="18"/>
                <w:lang w:eastAsia="en-US"/>
              </w:rPr>
              <w:t>1664</w:t>
            </w:r>
          </w:p>
        </w:tc>
        <w:tc>
          <w:tcPr>
            <w:tcW w:w="596" w:type="dxa"/>
            <w:tcBorders>
              <w:top w:val="single" w:sz="4" w:space="0" w:color="000000"/>
              <w:left w:val="single" w:sz="4" w:space="0" w:color="000000"/>
              <w:bottom w:val="single" w:sz="4" w:space="0" w:color="000000"/>
              <w:right w:val="single" w:sz="4" w:space="0" w:color="000000"/>
            </w:tcBorders>
          </w:tcPr>
          <w:p w14:paraId="18A186D3" w14:textId="77777777" w:rsidR="007B434C" w:rsidRDefault="00000000">
            <w:pPr>
              <w:jc w:val="center"/>
              <w:rPr>
                <w:sz w:val="18"/>
                <w:szCs w:val="18"/>
                <w:lang w:eastAsia="en-US"/>
              </w:rPr>
            </w:pPr>
            <w:r>
              <w:rPr>
                <w:sz w:val="18"/>
                <w:szCs w:val="18"/>
                <w:lang w:eastAsia="en-US"/>
              </w:rPr>
              <w:t>4841</w:t>
            </w:r>
          </w:p>
          <w:p w14:paraId="07BE13FD" w14:textId="77777777" w:rsidR="007B434C" w:rsidRDefault="00000000">
            <w:pPr>
              <w:jc w:val="center"/>
              <w:rPr>
                <w:sz w:val="18"/>
                <w:szCs w:val="18"/>
                <w:lang w:eastAsia="en-US"/>
              </w:rPr>
            </w:pPr>
            <w:r>
              <w:rPr>
                <w:sz w:val="18"/>
                <w:szCs w:val="18"/>
                <w:lang w:eastAsia="en-US"/>
              </w:rPr>
              <w:t>3209</w:t>
            </w:r>
          </w:p>
          <w:p w14:paraId="22118164" w14:textId="77777777" w:rsidR="007B434C" w:rsidRDefault="00000000">
            <w:pPr>
              <w:jc w:val="center"/>
              <w:rPr>
                <w:sz w:val="18"/>
                <w:szCs w:val="18"/>
                <w:lang w:eastAsia="en-US"/>
              </w:rPr>
            </w:pPr>
            <w:r>
              <w:rPr>
                <w:sz w:val="18"/>
                <w:szCs w:val="18"/>
                <w:lang w:eastAsia="en-US"/>
              </w:rPr>
              <w:t>1632</w:t>
            </w:r>
          </w:p>
        </w:tc>
        <w:tc>
          <w:tcPr>
            <w:tcW w:w="596" w:type="dxa"/>
            <w:tcBorders>
              <w:top w:val="single" w:sz="4" w:space="0" w:color="000000"/>
              <w:left w:val="single" w:sz="4" w:space="0" w:color="000000"/>
              <w:bottom w:val="single" w:sz="4" w:space="0" w:color="000000"/>
              <w:right w:val="single" w:sz="4" w:space="0" w:color="000000"/>
            </w:tcBorders>
          </w:tcPr>
          <w:p w14:paraId="149DA0D0" w14:textId="77777777" w:rsidR="007B434C" w:rsidRDefault="00000000">
            <w:pPr>
              <w:jc w:val="center"/>
              <w:rPr>
                <w:sz w:val="18"/>
                <w:szCs w:val="18"/>
                <w:lang w:eastAsia="en-US"/>
              </w:rPr>
            </w:pPr>
            <w:r>
              <w:rPr>
                <w:sz w:val="18"/>
                <w:szCs w:val="18"/>
                <w:lang w:eastAsia="en-US"/>
              </w:rPr>
              <w:t>4877</w:t>
            </w:r>
          </w:p>
          <w:p w14:paraId="7E2F09F9" w14:textId="77777777" w:rsidR="007B434C" w:rsidRDefault="00000000">
            <w:pPr>
              <w:jc w:val="center"/>
              <w:rPr>
                <w:sz w:val="18"/>
                <w:szCs w:val="18"/>
                <w:lang w:eastAsia="en-US"/>
              </w:rPr>
            </w:pPr>
            <w:r>
              <w:rPr>
                <w:sz w:val="18"/>
                <w:szCs w:val="18"/>
                <w:lang w:eastAsia="en-US"/>
              </w:rPr>
              <w:t>3258</w:t>
            </w:r>
          </w:p>
          <w:p w14:paraId="6D9EA16C" w14:textId="77777777" w:rsidR="007B434C" w:rsidRDefault="00000000">
            <w:pPr>
              <w:jc w:val="center"/>
              <w:rPr>
                <w:sz w:val="18"/>
                <w:szCs w:val="18"/>
                <w:lang w:eastAsia="en-US"/>
              </w:rPr>
            </w:pPr>
            <w:r>
              <w:rPr>
                <w:sz w:val="18"/>
                <w:szCs w:val="18"/>
                <w:lang w:eastAsia="en-US"/>
              </w:rPr>
              <w:t>1619</w:t>
            </w:r>
          </w:p>
        </w:tc>
        <w:tc>
          <w:tcPr>
            <w:tcW w:w="935" w:type="dxa"/>
            <w:tcBorders>
              <w:top w:val="single" w:sz="4" w:space="0" w:color="000000"/>
              <w:left w:val="single" w:sz="4" w:space="0" w:color="000000"/>
              <w:bottom w:val="single" w:sz="4" w:space="0" w:color="000000"/>
              <w:right w:val="single" w:sz="4" w:space="0" w:color="000000"/>
            </w:tcBorders>
          </w:tcPr>
          <w:p w14:paraId="79A391C2" w14:textId="77777777" w:rsidR="007B434C" w:rsidRDefault="00000000">
            <w:pPr>
              <w:jc w:val="center"/>
              <w:rPr>
                <w:sz w:val="18"/>
                <w:szCs w:val="18"/>
                <w:lang w:eastAsia="en-US"/>
              </w:rPr>
            </w:pPr>
            <w:r>
              <w:rPr>
                <w:sz w:val="18"/>
                <w:szCs w:val="18"/>
                <w:lang w:eastAsia="en-US"/>
              </w:rPr>
              <w:t>4862</w:t>
            </w:r>
          </w:p>
          <w:p w14:paraId="131BC47A" w14:textId="77777777" w:rsidR="007B434C" w:rsidRDefault="00000000">
            <w:pPr>
              <w:jc w:val="center"/>
              <w:rPr>
                <w:sz w:val="18"/>
                <w:szCs w:val="18"/>
                <w:lang w:eastAsia="en-US"/>
              </w:rPr>
            </w:pPr>
            <w:r>
              <w:rPr>
                <w:sz w:val="18"/>
                <w:szCs w:val="18"/>
                <w:lang w:eastAsia="en-US"/>
              </w:rPr>
              <w:t>3272</w:t>
            </w:r>
          </w:p>
          <w:p w14:paraId="2B4D3FAF" w14:textId="77777777" w:rsidR="007B434C" w:rsidRDefault="00000000">
            <w:pPr>
              <w:jc w:val="center"/>
              <w:rPr>
                <w:sz w:val="18"/>
                <w:szCs w:val="18"/>
                <w:lang w:eastAsia="en-US"/>
              </w:rPr>
            </w:pPr>
            <w:r>
              <w:rPr>
                <w:sz w:val="18"/>
                <w:szCs w:val="18"/>
                <w:lang w:eastAsia="en-US"/>
              </w:rPr>
              <w:t>1590</w:t>
            </w:r>
          </w:p>
        </w:tc>
        <w:tc>
          <w:tcPr>
            <w:tcW w:w="757" w:type="dxa"/>
            <w:tcBorders>
              <w:top w:val="single" w:sz="4" w:space="0" w:color="000000"/>
              <w:left w:val="single" w:sz="4" w:space="0" w:color="000000"/>
              <w:bottom w:val="single" w:sz="4" w:space="0" w:color="000000"/>
              <w:right w:val="single" w:sz="4" w:space="0" w:color="000000"/>
            </w:tcBorders>
          </w:tcPr>
          <w:p w14:paraId="4D90DB5D" w14:textId="77777777" w:rsidR="007B434C" w:rsidRDefault="00000000">
            <w:pPr>
              <w:jc w:val="center"/>
              <w:rPr>
                <w:sz w:val="18"/>
                <w:szCs w:val="18"/>
                <w:lang w:eastAsia="en-US"/>
              </w:rPr>
            </w:pPr>
            <w:r>
              <w:rPr>
                <w:sz w:val="18"/>
                <w:szCs w:val="18"/>
                <w:lang w:eastAsia="en-US"/>
              </w:rPr>
              <w:t>4854</w:t>
            </w:r>
          </w:p>
          <w:p w14:paraId="493C60DE" w14:textId="77777777" w:rsidR="007B434C" w:rsidRDefault="00000000">
            <w:pPr>
              <w:jc w:val="center"/>
              <w:rPr>
                <w:sz w:val="18"/>
                <w:szCs w:val="18"/>
                <w:lang w:eastAsia="en-US"/>
              </w:rPr>
            </w:pPr>
            <w:r>
              <w:rPr>
                <w:sz w:val="18"/>
                <w:szCs w:val="18"/>
                <w:lang w:eastAsia="en-US"/>
              </w:rPr>
              <w:t>3237</w:t>
            </w:r>
          </w:p>
          <w:p w14:paraId="2C5CF593" w14:textId="77777777" w:rsidR="007B434C" w:rsidRDefault="00000000">
            <w:pPr>
              <w:jc w:val="center"/>
              <w:rPr>
                <w:sz w:val="18"/>
                <w:szCs w:val="18"/>
                <w:lang w:eastAsia="en-US"/>
              </w:rPr>
            </w:pPr>
            <w:r>
              <w:rPr>
                <w:sz w:val="18"/>
                <w:szCs w:val="18"/>
                <w:lang w:eastAsia="en-US"/>
              </w:rPr>
              <w:t>1617</w:t>
            </w:r>
          </w:p>
        </w:tc>
        <w:tc>
          <w:tcPr>
            <w:tcW w:w="653" w:type="dxa"/>
            <w:tcBorders>
              <w:top w:val="single" w:sz="4" w:space="0" w:color="000000"/>
              <w:left w:val="single" w:sz="4" w:space="0" w:color="000000"/>
              <w:bottom w:val="single" w:sz="4" w:space="0" w:color="000000"/>
              <w:right w:val="single" w:sz="4" w:space="0" w:color="000000"/>
            </w:tcBorders>
          </w:tcPr>
          <w:p w14:paraId="0545C27A" w14:textId="77777777" w:rsidR="007B434C" w:rsidRDefault="00000000">
            <w:pPr>
              <w:jc w:val="center"/>
              <w:rPr>
                <w:sz w:val="18"/>
                <w:szCs w:val="18"/>
                <w:lang w:eastAsia="en-US"/>
              </w:rPr>
            </w:pPr>
            <w:r>
              <w:rPr>
                <w:sz w:val="18"/>
                <w:szCs w:val="18"/>
                <w:lang w:eastAsia="en-US"/>
              </w:rPr>
              <w:t>4868</w:t>
            </w:r>
          </w:p>
          <w:p w14:paraId="60426D07" w14:textId="77777777" w:rsidR="007B434C" w:rsidRDefault="00000000">
            <w:pPr>
              <w:jc w:val="center"/>
              <w:rPr>
                <w:sz w:val="18"/>
                <w:szCs w:val="18"/>
                <w:lang w:eastAsia="en-US"/>
              </w:rPr>
            </w:pPr>
            <w:r>
              <w:rPr>
                <w:sz w:val="18"/>
                <w:szCs w:val="18"/>
                <w:lang w:eastAsia="en-US"/>
              </w:rPr>
              <w:t>3248</w:t>
            </w:r>
          </w:p>
          <w:p w14:paraId="6F5D93E9" w14:textId="77777777" w:rsidR="007B434C" w:rsidRDefault="00000000">
            <w:pPr>
              <w:jc w:val="center"/>
              <w:rPr>
                <w:sz w:val="18"/>
                <w:szCs w:val="18"/>
                <w:lang w:eastAsia="en-US"/>
              </w:rPr>
            </w:pPr>
            <w:r>
              <w:rPr>
                <w:sz w:val="18"/>
                <w:szCs w:val="18"/>
                <w:lang w:eastAsia="en-US"/>
              </w:rPr>
              <w:t>1620</w:t>
            </w:r>
          </w:p>
        </w:tc>
        <w:tc>
          <w:tcPr>
            <w:tcW w:w="688" w:type="dxa"/>
            <w:tcBorders>
              <w:top w:val="single" w:sz="4" w:space="0" w:color="000000"/>
              <w:left w:val="single" w:sz="4" w:space="0" w:color="000000"/>
              <w:bottom w:val="single" w:sz="4" w:space="0" w:color="000000"/>
              <w:right w:val="single" w:sz="4" w:space="0" w:color="000000"/>
            </w:tcBorders>
          </w:tcPr>
          <w:p w14:paraId="740040D6" w14:textId="77777777" w:rsidR="007B434C" w:rsidRDefault="00000000">
            <w:pPr>
              <w:jc w:val="center"/>
              <w:rPr>
                <w:sz w:val="18"/>
                <w:szCs w:val="18"/>
                <w:lang w:eastAsia="en-US"/>
              </w:rPr>
            </w:pPr>
            <w:r>
              <w:rPr>
                <w:sz w:val="18"/>
                <w:szCs w:val="18"/>
                <w:lang w:eastAsia="en-US"/>
              </w:rPr>
              <w:t>4869</w:t>
            </w:r>
          </w:p>
          <w:p w14:paraId="48C440DC" w14:textId="77777777" w:rsidR="007B434C" w:rsidRDefault="00000000">
            <w:pPr>
              <w:jc w:val="center"/>
              <w:rPr>
                <w:sz w:val="18"/>
                <w:szCs w:val="18"/>
                <w:lang w:eastAsia="en-US"/>
              </w:rPr>
            </w:pPr>
            <w:r>
              <w:rPr>
                <w:sz w:val="18"/>
                <w:szCs w:val="18"/>
                <w:lang w:eastAsia="en-US"/>
              </w:rPr>
              <w:t>3248</w:t>
            </w:r>
          </w:p>
          <w:p w14:paraId="2BF92026" w14:textId="77777777" w:rsidR="007B434C" w:rsidRDefault="00000000">
            <w:pPr>
              <w:jc w:val="center"/>
              <w:rPr>
                <w:sz w:val="18"/>
                <w:szCs w:val="18"/>
                <w:lang w:eastAsia="en-US"/>
              </w:rPr>
            </w:pPr>
            <w:r>
              <w:rPr>
                <w:sz w:val="18"/>
                <w:szCs w:val="18"/>
                <w:lang w:eastAsia="en-US"/>
              </w:rPr>
              <w:t>1611</w:t>
            </w:r>
          </w:p>
        </w:tc>
        <w:tc>
          <w:tcPr>
            <w:tcW w:w="1045" w:type="dxa"/>
            <w:tcBorders>
              <w:top w:val="single" w:sz="4" w:space="0" w:color="000000"/>
              <w:left w:val="single" w:sz="4" w:space="0" w:color="000000"/>
              <w:bottom w:val="single" w:sz="4" w:space="0" w:color="000000"/>
              <w:right w:val="single" w:sz="4" w:space="0" w:color="000000"/>
            </w:tcBorders>
          </w:tcPr>
          <w:p w14:paraId="0F531EAF" w14:textId="0BFB6FCC" w:rsidR="007B434C" w:rsidRDefault="00000000">
            <w:pPr>
              <w:jc w:val="center"/>
              <w:rPr>
                <w:szCs w:val="22"/>
                <w:lang w:eastAsia="en-US"/>
              </w:rPr>
            </w:pPr>
            <w:r>
              <w:rPr>
                <w:sz w:val="18"/>
                <w:szCs w:val="18"/>
                <w:lang w:eastAsia="en-US"/>
              </w:rPr>
              <w:t xml:space="preserve">14/09/2021 até </w:t>
            </w:r>
            <w:r w:rsidR="00AB5139">
              <w:rPr>
                <w:sz w:val="18"/>
                <w:szCs w:val="18"/>
                <w:lang w:eastAsia="en-US"/>
              </w:rPr>
              <w:t>30</w:t>
            </w:r>
            <w:r>
              <w:rPr>
                <w:sz w:val="18"/>
                <w:szCs w:val="18"/>
                <w:lang w:eastAsia="en-US"/>
              </w:rPr>
              <w:t>/</w:t>
            </w:r>
            <w:r w:rsidR="00AB5139">
              <w:rPr>
                <w:sz w:val="18"/>
                <w:szCs w:val="18"/>
                <w:lang w:eastAsia="en-US"/>
              </w:rPr>
              <w:t>09</w:t>
            </w:r>
            <w:r>
              <w:rPr>
                <w:sz w:val="18"/>
                <w:szCs w:val="18"/>
                <w:lang w:eastAsia="en-US"/>
              </w:rPr>
              <w:t>/2021 00:00 às 23:55</w:t>
            </w:r>
          </w:p>
        </w:tc>
      </w:tr>
      <w:tr w:rsidR="007B434C" w14:paraId="28D72045" w14:textId="77777777">
        <w:trPr>
          <w:trHeight w:val="830"/>
          <w:jc w:val="center"/>
        </w:trPr>
        <w:tc>
          <w:tcPr>
            <w:tcW w:w="993" w:type="dxa"/>
            <w:tcBorders>
              <w:top w:val="single" w:sz="4" w:space="0" w:color="000000"/>
              <w:left w:val="single" w:sz="4" w:space="0" w:color="000000"/>
              <w:bottom w:val="single" w:sz="4" w:space="0" w:color="000000"/>
              <w:right w:val="single" w:sz="4" w:space="0" w:color="000000"/>
            </w:tcBorders>
          </w:tcPr>
          <w:p w14:paraId="08E01358" w14:textId="77777777" w:rsidR="007B434C" w:rsidRDefault="00000000">
            <w:pPr>
              <w:jc w:val="center"/>
              <w:rPr>
                <w:sz w:val="18"/>
                <w:szCs w:val="18"/>
                <w:lang w:eastAsia="en-US"/>
              </w:rPr>
            </w:pPr>
            <w:r>
              <w:rPr>
                <w:sz w:val="18"/>
                <w:szCs w:val="18"/>
                <w:lang w:eastAsia="en-US"/>
              </w:rPr>
              <w:t>Outubro</w:t>
            </w:r>
          </w:p>
          <w:p w14:paraId="1752CAC0" w14:textId="77777777" w:rsidR="007B434C" w:rsidRDefault="00000000">
            <w:pPr>
              <w:jc w:val="center"/>
              <w:rPr>
                <w:b/>
                <w:bCs/>
                <w:sz w:val="18"/>
                <w:szCs w:val="18"/>
                <w:lang w:eastAsia="en-US"/>
              </w:rPr>
            </w:pPr>
            <w:r>
              <w:rPr>
                <w:b/>
                <w:bCs/>
                <w:sz w:val="18"/>
                <w:szCs w:val="18"/>
                <w:lang w:eastAsia="en-US"/>
              </w:rPr>
              <w:t>*(5min)</w:t>
            </w:r>
          </w:p>
          <w:p w14:paraId="5E38DF90" w14:textId="77777777" w:rsidR="007B434C" w:rsidRDefault="00000000">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46E56E44" w14:textId="77777777" w:rsidR="007B434C" w:rsidRDefault="00000000">
            <w:pPr>
              <w:jc w:val="center"/>
              <w:rPr>
                <w:sz w:val="18"/>
                <w:szCs w:val="18"/>
                <w:lang w:eastAsia="en-US"/>
              </w:rPr>
            </w:pPr>
            <w:r>
              <w:rPr>
                <w:sz w:val="18"/>
                <w:szCs w:val="18"/>
                <w:lang w:eastAsia="en-US"/>
              </w:rPr>
              <w:t>95898</w:t>
            </w:r>
          </w:p>
          <w:p w14:paraId="6AC40BDB" w14:textId="77777777" w:rsidR="007B434C" w:rsidRDefault="00000000">
            <w:pPr>
              <w:jc w:val="center"/>
              <w:rPr>
                <w:sz w:val="18"/>
                <w:szCs w:val="18"/>
                <w:lang w:eastAsia="en-US"/>
              </w:rPr>
            </w:pPr>
            <w:r>
              <w:rPr>
                <w:sz w:val="18"/>
                <w:szCs w:val="18"/>
                <w:lang w:eastAsia="en-US"/>
              </w:rPr>
              <w:t>63733</w:t>
            </w:r>
          </w:p>
          <w:p w14:paraId="7E07B2A3" w14:textId="77777777" w:rsidR="007B434C" w:rsidRDefault="00000000">
            <w:pPr>
              <w:jc w:val="center"/>
              <w:rPr>
                <w:sz w:val="18"/>
                <w:szCs w:val="18"/>
                <w:lang w:eastAsia="en-US"/>
              </w:rPr>
            </w:pPr>
            <w:r>
              <w:rPr>
                <w:sz w:val="18"/>
                <w:szCs w:val="18"/>
                <w:lang w:eastAsia="en-US"/>
              </w:rPr>
              <w:t>32165</w:t>
            </w:r>
          </w:p>
        </w:tc>
        <w:tc>
          <w:tcPr>
            <w:tcW w:w="575" w:type="dxa"/>
            <w:tcBorders>
              <w:top w:val="single" w:sz="4" w:space="0" w:color="000000"/>
              <w:left w:val="single" w:sz="4" w:space="0" w:color="000000"/>
              <w:bottom w:val="single" w:sz="4" w:space="0" w:color="000000"/>
              <w:right w:val="single" w:sz="4" w:space="0" w:color="000000"/>
            </w:tcBorders>
          </w:tcPr>
          <w:p w14:paraId="085D0E81" w14:textId="77777777" w:rsidR="007B434C" w:rsidRDefault="00000000">
            <w:pPr>
              <w:jc w:val="center"/>
              <w:rPr>
                <w:sz w:val="18"/>
                <w:szCs w:val="18"/>
                <w:lang w:eastAsia="en-US"/>
              </w:rPr>
            </w:pPr>
            <w:r>
              <w:rPr>
                <w:sz w:val="18"/>
                <w:szCs w:val="18"/>
                <w:lang w:eastAsia="en-US"/>
              </w:rPr>
              <w:t>8690</w:t>
            </w:r>
          </w:p>
          <w:p w14:paraId="750224EE" w14:textId="77777777" w:rsidR="007B434C" w:rsidRDefault="00000000">
            <w:pPr>
              <w:jc w:val="center"/>
              <w:rPr>
                <w:sz w:val="18"/>
                <w:szCs w:val="18"/>
                <w:lang w:eastAsia="en-US"/>
              </w:rPr>
            </w:pPr>
            <w:r>
              <w:rPr>
                <w:sz w:val="18"/>
                <w:szCs w:val="18"/>
                <w:lang w:eastAsia="en-US"/>
              </w:rPr>
              <w:t>5722</w:t>
            </w:r>
          </w:p>
          <w:p w14:paraId="6E4FB5E5" w14:textId="77777777" w:rsidR="007B434C" w:rsidRDefault="00000000">
            <w:pPr>
              <w:jc w:val="center"/>
              <w:rPr>
                <w:sz w:val="18"/>
                <w:szCs w:val="18"/>
                <w:lang w:eastAsia="en-US"/>
              </w:rPr>
            </w:pPr>
            <w:r>
              <w:rPr>
                <w:sz w:val="18"/>
                <w:szCs w:val="18"/>
                <w:lang w:eastAsia="en-US"/>
              </w:rPr>
              <w:t>2968</w:t>
            </w:r>
          </w:p>
        </w:tc>
        <w:tc>
          <w:tcPr>
            <w:tcW w:w="576" w:type="dxa"/>
            <w:tcBorders>
              <w:top w:val="single" w:sz="4" w:space="0" w:color="000000"/>
              <w:left w:val="single" w:sz="4" w:space="0" w:color="000000"/>
              <w:bottom w:val="single" w:sz="4" w:space="0" w:color="000000"/>
              <w:right w:val="single" w:sz="4" w:space="0" w:color="000000"/>
            </w:tcBorders>
          </w:tcPr>
          <w:p w14:paraId="030200B7" w14:textId="77777777" w:rsidR="007B434C" w:rsidRDefault="00000000">
            <w:pPr>
              <w:jc w:val="center"/>
              <w:rPr>
                <w:sz w:val="18"/>
                <w:szCs w:val="18"/>
                <w:lang w:eastAsia="en-US"/>
              </w:rPr>
            </w:pPr>
            <w:r>
              <w:rPr>
                <w:sz w:val="18"/>
                <w:szCs w:val="18"/>
                <w:lang w:eastAsia="en-US"/>
              </w:rPr>
              <w:t>8626</w:t>
            </w:r>
          </w:p>
          <w:p w14:paraId="7EE21CF5" w14:textId="77777777" w:rsidR="007B434C" w:rsidRDefault="00000000">
            <w:pPr>
              <w:jc w:val="center"/>
              <w:rPr>
                <w:sz w:val="18"/>
                <w:szCs w:val="18"/>
                <w:lang w:eastAsia="en-US"/>
              </w:rPr>
            </w:pPr>
            <w:r>
              <w:rPr>
                <w:sz w:val="18"/>
                <w:szCs w:val="18"/>
                <w:lang w:eastAsia="en-US"/>
              </w:rPr>
              <w:t>5711</w:t>
            </w:r>
          </w:p>
          <w:p w14:paraId="437DD0DA" w14:textId="77777777" w:rsidR="007B434C" w:rsidRDefault="00000000">
            <w:pPr>
              <w:jc w:val="center"/>
              <w:rPr>
                <w:sz w:val="18"/>
                <w:szCs w:val="18"/>
                <w:lang w:eastAsia="en-US"/>
              </w:rPr>
            </w:pPr>
            <w:r>
              <w:rPr>
                <w:sz w:val="18"/>
                <w:szCs w:val="18"/>
                <w:lang w:eastAsia="en-US"/>
              </w:rPr>
              <w:t>2915</w:t>
            </w:r>
          </w:p>
        </w:tc>
        <w:tc>
          <w:tcPr>
            <w:tcW w:w="668" w:type="dxa"/>
            <w:tcBorders>
              <w:top w:val="single" w:sz="4" w:space="0" w:color="000000"/>
              <w:left w:val="single" w:sz="4" w:space="0" w:color="000000"/>
              <w:bottom w:val="single" w:sz="4" w:space="0" w:color="000000"/>
              <w:right w:val="single" w:sz="4" w:space="0" w:color="000000"/>
            </w:tcBorders>
          </w:tcPr>
          <w:p w14:paraId="4CC210B0" w14:textId="77777777" w:rsidR="007B434C" w:rsidRDefault="00000000">
            <w:pPr>
              <w:jc w:val="center"/>
              <w:rPr>
                <w:sz w:val="18"/>
                <w:szCs w:val="18"/>
                <w:lang w:eastAsia="en-US"/>
              </w:rPr>
            </w:pPr>
            <w:r>
              <w:rPr>
                <w:sz w:val="18"/>
                <w:szCs w:val="18"/>
                <w:lang w:eastAsia="en-US"/>
              </w:rPr>
              <w:t>8680</w:t>
            </w:r>
          </w:p>
          <w:p w14:paraId="4C071371" w14:textId="77777777" w:rsidR="007B434C" w:rsidRDefault="00000000">
            <w:pPr>
              <w:jc w:val="center"/>
              <w:rPr>
                <w:sz w:val="18"/>
                <w:szCs w:val="18"/>
                <w:lang w:eastAsia="en-US"/>
              </w:rPr>
            </w:pPr>
            <w:r>
              <w:rPr>
                <w:sz w:val="18"/>
                <w:szCs w:val="18"/>
                <w:lang w:eastAsia="en-US"/>
              </w:rPr>
              <w:t>5786</w:t>
            </w:r>
          </w:p>
          <w:p w14:paraId="4681B848" w14:textId="77777777" w:rsidR="007B434C" w:rsidRDefault="00000000">
            <w:pPr>
              <w:jc w:val="center"/>
              <w:rPr>
                <w:sz w:val="18"/>
                <w:szCs w:val="18"/>
                <w:lang w:eastAsia="en-US"/>
              </w:rPr>
            </w:pPr>
            <w:r>
              <w:rPr>
                <w:sz w:val="18"/>
                <w:szCs w:val="18"/>
                <w:lang w:eastAsia="en-US"/>
              </w:rPr>
              <w:t>2894</w:t>
            </w:r>
          </w:p>
        </w:tc>
        <w:tc>
          <w:tcPr>
            <w:tcW w:w="903" w:type="dxa"/>
            <w:tcBorders>
              <w:top w:val="single" w:sz="4" w:space="0" w:color="000000"/>
              <w:left w:val="single" w:sz="4" w:space="0" w:color="000000"/>
              <w:bottom w:val="single" w:sz="4" w:space="0" w:color="000000"/>
              <w:right w:val="single" w:sz="4" w:space="0" w:color="000000"/>
            </w:tcBorders>
          </w:tcPr>
          <w:p w14:paraId="79878103" w14:textId="77777777" w:rsidR="007B434C" w:rsidRDefault="00000000">
            <w:pPr>
              <w:jc w:val="center"/>
              <w:rPr>
                <w:sz w:val="18"/>
                <w:szCs w:val="18"/>
                <w:lang w:eastAsia="en-US"/>
              </w:rPr>
            </w:pPr>
            <w:r>
              <w:rPr>
                <w:sz w:val="18"/>
                <w:szCs w:val="18"/>
                <w:lang w:eastAsia="en-US"/>
              </w:rPr>
              <w:t>8784</w:t>
            </w:r>
          </w:p>
          <w:p w14:paraId="5E6D4EA4" w14:textId="77777777" w:rsidR="007B434C" w:rsidRDefault="00000000">
            <w:pPr>
              <w:jc w:val="center"/>
              <w:rPr>
                <w:sz w:val="18"/>
                <w:szCs w:val="18"/>
                <w:lang w:eastAsia="en-US"/>
              </w:rPr>
            </w:pPr>
            <w:r>
              <w:rPr>
                <w:sz w:val="18"/>
                <w:szCs w:val="18"/>
                <w:lang w:eastAsia="en-US"/>
              </w:rPr>
              <w:t>5783</w:t>
            </w:r>
          </w:p>
          <w:p w14:paraId="226EE1D7" w14:textId="77777777" w:rsidR="007B434C" w:rsidRDefault="00000000">
            <w:pPr>
              <w:jc w:val="center"/>
              <w:rPr>
                <w:sz w:val="18"/>
                <w:szCs w:val="18"/>
                <w:lang w:eastAsia="en-US"/>
              </w:rPr>
            </w:pPr>
            <w:r>
              <w:rPr>
                <w:sz w:val="18"/>
                <w:szCs w:val="18"/>
                <w:lang w:eastAsia="en-US"/>
              </w:rPr>
              <w:t>3001</w:t>
            </w:r>
          </w:p>
        </w:tc>
        <w:tc>
          <w:tcPr>
            <w:tcW w:w="1017" w:type="dxa"/>
            <w:tcBorders>
              <w:top w:val="single" w:sz="4" w:space="0" w:color="000000"/>
              <w:left w:val="single" w:sz="4" w:space="0" w:color="000000"/>
              <w:bottom w:val="single" w:sz="4" w:space="0" w:color="000000"/>
              <w:right w:val="single" w:sz="4" w:space="0" w:color="000000"/>
            </w:tcBorders>
          </w:tcPr>
          <w:p w14:paraId="12DABD0A" w14:textId="77777777" w:rsidR="007B434C" w:rsidRDefault="00000000">
            <w:pPr>
              <w:jc w:val="center"/>
              <w:rPr>
                <w:sz w:val="18"/>
                <w:szCs w:val="18"/>
                <w:lang w:eastAsia="en-US"/>
              </w:rPr>
            </w:pPr>
            <w:r>
              <w:rPr>
                <w:sz w:val="18"/>
                <w:szCs w:val="18"/>
                <w:lang w:eastAsia="en-US"/>
              </w:rPr>
              <w:t>8710</w:t>
            </w:r>
          </w:p>
          <w:p w14:paraId="6C92EA7E" w14:textId="77777777" w:rsidR="007B434C" w:rsidRDefault="00000000">
            <w:pPr>
              <w:jc w:val="center"/>
              <w:rPr>
                <w:sz w:val="18"/>
                <w:szCs w:val="18"/>
                <w:lang w:eastAsia="en-US"/>
              </w:rPr>
            </w:pPr>
            <w:r>
              <w:rPr>
                <w:sz w:val="18"/>
                <w:szCs w:val="18"/>
                <w:lang w:eastAsia="en-US"/>
              </w:rPr>
              <w:t>5841</w:t>
            </w:r>
          </w:p>
          <w:p w14:paraId="5B3AD703" w14:textId="77777777" w:rsidR="007B434C" w:rsidRDefault="00000000">
            <w:pPr>
              <w:jc w:val="center"/>
              <w:rPr>
                <w:sz w:val="18"/>
                <w:szCs w:val="18"/>
                <w:lang w:eastAsia="en-US"/>
              </w:rPr>
            </w:pPr>
            <w:r>
              <w:rPr>
                <w:sz w:val="18"/>
                <w:szCs w:val="18"/>
                <w:lang w:eastAsia="en-US"/>
              </w:rPr>
              <w:t>2869</w:t>
            </w:r>
          </w:p>
        </w:tc>
        <w:tc>
          <w:tcPr>
            <w:tcW w:w="596" w:type="dxa"/>
            <w:tcBorders>
              <w:top w:val="single" w:sz="4" w:space="0" w:color="000000"/>
              <w:left w:val="single" w:sz="4" w:space="0" w:color="000000"/>
              <w:bottom w:val="single" w:sz="4" w:space="0" w:color="000000"/>
              <w:right w:val="single" w:sz="4" w:space="0" w:color="000000"/>
            </w:tcBorders>
          </w:tcPr>
          <w:p w14:paraId="7B577603" w14:textId="77777777" w:rsidR="007B434C" w:rsidRDefault="00000000">
            <w:pPr>
              <w:jc w:val="center"/>
              <w:rPr>
                <w:sz w:val="18"/>
                <w:szCs w:val="18"/>
                <w:lang w:eastAsia="en-US"/>
              </w:rPr>
            </w:pPr>
            <w:r>
              <w:rPr>
                <w:sz w:val="18"/>
                <w:szCs w:val="18"/>
                <w:lang w:eastAsia="en-US"/>
              </w:rPr>
              <w:t>8729</w:t>
            </w:r>
          </w:p>
          <w:p w14:paraId="65574ED1" w14:textId="77777777" w:rsidR="007B434C" w:rsidRDefault="00000000">
            <w:pPr>
              <w:jc w:val="center"/>
              <w:rPr>
                <w:sz w:val="18"/>
                <w:szCs w:val="18"/>
                <w:lang w:eastAsia="en-US"/>
              </w:rPr>
            </w:pPr>
            <w:r>
              <w:rPr>
                <w:sz w:val="18"/>
                <w:szCs w:val="18"/>
                <w:lang w:eastAsia="en-US"/>
              </w:rPr>
              <w:t>5843</w:t>
            </w:r>
          </w:p>
          <w:p w14:paraId="6177A055" w14:textId="77777777" w:rsidR="007B434C" w:rsidRDefault="00000000">
            <w:pPr>
              <w:jc w:val="center"/>
              <w:rPr>
                <w:sz w:val="18"/>
                <w:szCs w:val="18"/>
                <w:lang w:eastAsia="en-US"/>
              </w:rPr>
            </w:pPr>
            <w:r>
              <w:rPr>
                <w:sz w:val="18"/>
                <w:szCs w:val="18"/>
                <w:lang w:eastAsia="en-US"/>
              </w:rPr>
              <w:t>2886</w:t>
            </w:r>
          </w:p>
        </w:tc>
        <w:tc>
          <w:tcPr>
            <w:tcW w:w="596" w:type="dxa"/>
            <w:tcBorders>
              <w:top w:val="single" w:sz="4" w:space="0" w:color="000000"/>
              <w:left w:val="single" w:sz="4" w:space="0" w:color="000000"/>
              <w:bottom w:val="single" w:sz="4" w:space="0" w:color="000000"/>
              <w:right w:val="single" w:sz="4" w:space="0" w:color="000000"/>
            </w:tcBorders>
          </w:tcPr>
          <w:p w14:paraId="454ED91C" w14:textId="77777777" w:rsidR="007B434C" w:rsidRDefault="00000000">
            <w:pPr>
              <w:jc w:val="center"/>
              <w:rPr>
                <w:sz w:val="18"/>
                <w:szCs w:val="18"/>
                <w:lang w:eastAsia="en-US"/>
              </w:rPr>
            </w:pPr>
            <w:r>
              <w:rPr>
                <w:sz w:val="18"/>
                <w:szCs w:val="18"/>
                <w:lang w:eastAsia="en-US"/>
              </w:rPr>
              <w:t>8712</w:t>
            </w:r>
          </w:p>
          <w:p w14:paraId="7CEBE727" w14:textId="77777777" w:rsidR="007B434C" w:rsidRDefault="00000000">
            <w:pPr>
              <w:jc w:val="center"/>
              <w:rPr>
                <w:sz w:val="18"/>
                <w:szCs w:val="18"/>
                <w:lang w:eastAsia="en-US"/>
              </w:rPr>
            </w:pPr>
            <w:r>
              <w:rPr>
                <w:sz w:val="18"/>
                <w:szCs w:val="18"/>
                <w:lang w:eastAsia="en-US"/>
              </w:rPr>
              <w:t>5751</w:t>
            </w:r>
          </w:p>
          <w:p w14:paraId="010FB729" w14:textId="77777777" w:rsidR="007B434C" w:rsidRDefault="00000000">
            <w:pPr>
              <w:jc w:val="center"/>
              <w:rPr>
                <w:sz w:val="18"/>
                <w:szCs w:val="18"/>
                <w:lang w:eastAsia="en-US"/>
              </w:rPr>
            </w:pPr>
            <w:r>
              <w:rPr>
                <w:sz w:val="18"/>
                <w:szCs w:val="18"/>
                <w:lang w:eastAsia="en-US"/>
              </w:rPr>
              <w:t>2961</w:t>
            </w:r>
          </w:p>
        </w:tc>
        <w:tc>
          <w:tcPr>
            <w:tcW w:w="935" w:type="dxa"/>
            <w:tcBorders>
              <w:top w:val="single" w:sz="4" w:space="0" w:color="000000"/>
              <w:left w:val="single" w:sz="4" w:space="0" w:color="000000"/>
              <w:bottom w:val="single" w:sz="4" w:space="0" w:color="000000"/>
              <w:right w:val="single" w:sz="4" w:space="0" w:color="000000"/>
            </w:tcBorders>
          </w:tcPr>
          <w:p w14:paraId="52F25A43" w14:textId="77777777" w:rsidR="007B434C" w:rsidRDefault="00000000">
            <w:pPr>
              <w:jc w:val="center"/>
              <w:rPr>
                <w:sz w:val="18"/>
                <w:szCs w:val="18"/>
                <w:lang w:eastAsia="en-US"/>
              </w:rPr>
            </w:pPr>
            <w:r>
              <w:rPr>
                <w:sz w:val="18"/>
                <w:szCs w:val="18"/>
                <w:lang w:eastAsia="en-US"/>
              </w:rPr>
              <w:t>8751</w:t>
            </w:r>
          </w:p>
          <w:p w14:paraId="367DA94A" w14:textId="77777777" w:rsidR="007B434C" w:rsidRDefault="00000000">
            <w:pPr>
              <w:jc w:val="center"/>
              <w:rPr>
                <w:sz w:val="18"/>
                <w:szCs w:val="18"/>
                <w:lang w:eastAsia="en-US"/>
              </w:rPr>
            </w:pPr>
            <w:r>
              <w:rPr>
                <w:sz w:val="18"/>
                <w:szCs w:val="18"/>
                <w:lang w:eastAsia="en-US"/>
              </w:rPr>
              <w:t>5834</w:t>
            </w:r>
          </w:p>
          <w:p w14:paraId="0DD43EDF" w14:textId="77777777" w:rsidR="007B434C" w:rsidRDefault="00000000">
            <w:pPr>
              <w:jc w:val="center"/>
              <w:rPr>
                <w:sz w:val="18"/>
                <w:szCs w:val="18"/>
                <w:lang w:eastAsia="en-US"/>
              </w:rPr>
            </w:pPr>
            <w:r>
              <w:rPr>
                <w:sz w:val="18"/>
                <w:szCs w:val="18"/>
                <w:lang w:eastAsia="en-US"/>
              </w:rPr>
              <w:t>2917</w:t>
            </w:r>
          </w:p>
        </w:tc>
        <w:tc>
          <w:tcPr>
            <w:tcW w:w="757" w:type="dxa"/>
            <w:tcBorders>
              <w:top w:val="single" w:sz="4" w:space="0" w:color="000000"/>
              <w:left w:val="single" w:sz="4" w:space="0" w:color="000000"/>
              <w:bottom w:val="single" w:sz="4" w:space="0" w:color="000000"/>
              <w:right w:val="single" w:sz="4" w:space="0" w:color="000000"/>
            </w:tcBorders>
          </w:tcPr>
          <w:p w14:paraId="227CB353" w14:textId="77777777" w:rsidR="007B434C" w:rsidRDefault="00000000">
            <w:pPr>
              <w:jc w:val="center"/>
              <w:rPr>
                <w:sz w:val="18"/>
                <w:szCs w:val="18"/>
                <w:lang w:eastAsia="en-US"/>
              </w:rPr>
            </w:pPr>
            <w:r>
              <w:rPr>
                <w:sz w:val="18"/>
                <w:szCs w:val="18"/>
                <w:lang w:eastAsia="en-US"/>
              </w:rPr>
              <w:t>8817</w:t>
            </w:r>
          </w:p>
          <w:p w14:paraId="24F8477A" w14:textId="77777777" w:rsidR="007B434C" w:rsidRDefault="00000000">
            <w:pPr>
              <w:jc w:val="center"/>
              <w:rPr>
                <w:sz w:val="18"/>
                <w:szCs w:val="18"/>
                <w:lang w:eastAsia="en-US"/>
              </w:rPr>
            </w:pPr>
            <w:r>
              <w:rPr>
                <w:sz w:val="18"/>
                <w:szCs w:val="18"/>
                <w:lang w:eastAsia="en-US"/>
              </w:rPr>
              <w:t>5902</w:t>
            </w:r>
          </w:p>
          <w:p w14:paraId="63DAE25E" w14:textId="77777777" w:rsidR="007B434C" w:rsidRDefault="00000000">
            <w:pPr>
              <w:jc w:val="center"/>
              <w:rPr>
                <w:sz w:val="18"/>
                <w:szCs w:val="18"/>
                <w:lang w:eastAsia="en-US"/>
              </w:rPr>
            </w:pPr>
            <w:r>
              <w:rPr>
                <w:sz w:val="18"/>
                <w:szCs w:val="18"/>
                <w:lang w:eastAsia="en-US"/>
              </w:rPr>
              <w:t>2915</w:t>
            </w:r>
          </w:p>
        </w:tc>
        <w:tc>
          <w:tcPr>
            <w:tcW w:w="653" w:type="dxa"/>
            <w:tcBorders>
              <w:top w:val="single" w:sz="4" w:space="0" w:color="000000"/>
              <w:left w:val="single" w:sz="4" w:space="0" w:color="000000"/>
              <w:bottom w:val="single" w:sz="4" w:space="0" w:color="000000"/>
              <w:right w:val="single" w:sz="4" w:space="0" w:color="000000"/>
            </w:tcBorders>
          </w:tcPr>
          <w:p w14:paraId="5F2B2230" w14:textId="77777777" w:rsidR="007B434C" w:rsidRDefault="00000000">
            <w:pPr>
              <w:jc w:val="center"/>
              <w:rPr>
                <w:sz w:val="18"/>
                <w:szCs w:val="18"/>
                <w:lang w:eastAsia="en-US"/>
              </w:rPr>
            </w:pPr>
            <w:r>
              <w:rPr>
                <w:sz w:val="18"/>
                <w:szCs w:val="18"/>
                <w:lang w:eastAsia="en-US"/>
              </w:rPr>
              <w:t>8687</w:t>
            </w:r>
          </w:p>
          <w:p w14:paraId="14CB76D0" w14:textId="77777777" w:rsidR="007B434C" w:rsidRDefault="00000000">
            <w:pPr>
              <w:jc w:val="center"/>
              <w:rPr>
                <w:sz w:val="18"/>
                <w:szCs w:val="18"/>
                <w:lang w:eastAsia="en-US"/>
              </w:rPr>
            </w:pPr>
            <w:r>
              <w:rPr>
                <w:sz w:val="18"/>
                <w:szCs w:val="18"/>
                <w:lang w:eastAsia="en-US"/>
              </w:rPr>
              <w:t>5748</w:t>
            </w:r>
          </w:p>
          <w:p w14:paraId="5C99C833" w14:textId="77777777" w:rsidR="007B434C" w:rsidRDefault="00000000">
            <w:pPr>
              <w:jc w:val="center"/>
              <w:rPr>
                <w:sz w:val="18"/>
                <w:szCs w:val="18"/>
                <w:lang w:eastAsia="en-US"/>
              </w:rPr>
            </w:pPr>
            <w:r>
              <w:rPr>
                <w:sz w:val="18"/>
                <w:szCs w:val="18"/>
                <w:lang w:eastAsia="en-US"/>
              </w:rPr>
              <w:t>2939</w:t>
            </w:r>
          </w:p>
        </w:tc>
        <w:tc>
          <w:tcPr>
            <w:tcW w:w="688" w:type="dxa"/>
            <w:tcBorders>
              <w:top w:val="single" w:sz="4" w:space="0" w:color="000000"/>
              <w:left w:val="single" w:sz="4" w:space="0" w:color="000000"/>
              <w:bottom w:val="single" w:sz="4" w:space="0" w:color="000000"/>
              <w:right w:val="single" w:sz="4" w:space="0" w:color="000000"/>
            </w:tcBorders>
          </w:tcPr>
          <w:p w14:paraId="12A2470A" w14:textId="77777777" w:rsidR="007B434C" w:rsidRDefault="00000000">
            <w:pPr>
              <w:jc w:val="center"/>
              <w:rPr>
                <w:sz w:val="18"/>
                <w:szCs w:val="18"/>
                <w:lang w:eastAsia="en-US"/>
              </w:rPr>
            </w:pPr>
            <w:r>
              <w:rPr>
                <w:sz w:val="18"/>
                <w:szCs w:val="18"/>
                <w:lang w:eastAsia="en-US"/>
              </w:rPr>
              <w:t>8712</w:t>
            </w:r>
          </w:p>
          <w:p w14:paraId="768BFD6E" w14:textId="77777777" w:rsidR="007B434C" w:rsidRDefault="00000000">
            <w:pPr>
              <w:jc w:val="center"/>
              <w:rPr>
                <w:sz w:val="18"/>
                <w:szCs w:val="18"/>
                <w:lang w:eastAsia="en-US"/>
              </w:rPr>
            </w:pPr>
            <w:r>
              <w:rPr>
                <w:sz w:val="18"/>
                <w:szCs w:val="18"/>
                <w:lang w:eastAsia="en-US"/>
              </w:rPr>
              <w:t>5812</w:t>
            </w:r>
          </w:p>
          <w:p w14:paraId="73866B01" w14:textId="77777777" w:rsidR="007B434C" w:rsidRDefault="00000000">
            <w:pPr>
              <w:jc w:val="center"/>
              <w:rPr>
                <w:sz w:val="18"/>
                <w:szCs w:val="18"/>
                <w:lang w:eastAsia="en-US"/>
              </w:rPr>
            </w:pPr>
            <w:r>
              <w:rPr>
                <w:sz w:val="18"/>
                <w:szCs w:val="18"/>
                <w:lang w:eastAsia="en-US"/>
              </w:rPr>
              <w:t>2900</w:t>
            </w:r>
          </w:p>
        </w:tc>
        <w:tc>
          <w:tcPr>
            <w:tcW w:w="1045" w:type="dxa"/>
            <w:tcBorders>
              <w:top w:val="single" w:sz="4" w:space="0" w:color="000000"/>
              <w:left w:val="single" w:sz="4" w:space="0" w:color="000000"/>
              <w:bottom w:val="single" w:sz="4" w:space="0" w:color="000000"/>
              <w:right w:val="single" w:sz="4" w:space="0" w:color="000000"/>
            </w:tcBorders>
          </w:tcPr>
          <w:p w14:paraId="06C403EC" w14:textId="77777777" w:rsidR="007B434C" w:rsidRDefault="00000000">
            <w:pPr>
              <w:jc w:val="center"/>
              <w:rPr>
                <w:sz w:val="18"/>
                <w:szCs w:val="18"/>
                <w:lang w:eastAsia="en-US"/>
              </w:rPr>
            </w:pPr>
            <w:r>
              <w:rPr>
                <w:sz w:val="18"/>
                <w:szCs w:val="18"/>
                <w:lang w:eastAsia="en-US"/>
              </w:rPr>
              <w:t>1/10/2021 até 31/10/2021 00:00 às 23:55</w:t>
            </w:r>
          </w:p>
        </w:tc>
      </w:tr>
      <w:tr w:rsidR="007B434C" w14:paraId="5E82EC11" w14:textId="77777777">
        <w:trPr>
          <w:trHeight w:val="1248"/>
          <w:jc w:val="center"/>
        </w:trPr>
        <w:tc>
          <w:tcPr>
            <w:tcW w:w="993" w:type="dxa"/>
            <w:tcBorders>
              <w:top w:val="single" w:sz="4" w:space="0" w:color="000000"/>
              <w:left w:val="single" w:sz="4" w:space="0" w:color="000000"/>
              <w:bottom w:val="single" w:sz="4" w:space="0" w:color="000000"/>
              <w:right w:val="single" w:sz="4" w:space="0" w:color="000000"/>
            </w:tcBorders>
          </w:tcPr>
          <w:p w14:paraId="5FFDBEFF" w14:textId="77777777" w:rsidR="007B434C" w:rsidRDefault="00000000">
            <w:pPr>
              <w:jc w:val="center"/>
              <w:rPr>
                <w:sz w:val="18"/>
                <w:szCs w:val="18"/>
                <w:lang w:eastAsia="en-US"/>
              </w:rPr>
            </w:pPr>
            <w:r>
              <w:rPr>
                <w:sz w:val="18"/>
                <w:szCs w:val="18"/>
                <w:lang w:eastAsia="en-US"/>
              </w:rPr>
              <w:t>Novembro</w:t>
            </w:r>
          </w:p>
          <w:p w14:paraId="249524DD" w14:textId="77777777" w:rsidR="007B434C" w:rsidRDefault="00000000">
            <w:pPr>
              <w:jc w:val="center"/>
              <w:rPr>
                <w:b/>
                <w:bCs/>
                <w:sz w:val="18"/>
                <w:szCs w:val="18"/>
                <w:lang w:eastAsia="en-US"/>
              </w:rPr>
            </w:pPr>
            <w:r>
              <w:rPr>
                <w:b/>
                <w:bCs/>
                <w:sz w:val="18"/>
                <w:szCs w:val="18"/>
                <w:lang w:eastAsia="en-US"/>
              </w:rPr>
              <w:t>*(5min)</w:t>
            </w:r>
          </w:p>
          <w:p w14:paraId="08B3FF2A" w14:textId="77777777" w:rsidR="007B434C" w:rsidRDefault="00000000">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C50AFAB" w14:textId="77777777" w:rsidR="007B434C" w:rsidRDefault="00000000">
            <w:pPr>
              <w:jc w:val="center"/>
              <w:rPr>
                <w:sz w:val="18"/>
                <w:szCs w:val="18"/>
                <w:lang w:eastAsia="en-US"/>
              </w:rPr>
            </w:pPr>
            <w:r>
              <w:rPr>
                <w:sz w:val="18"/>
                <w:szCs w:val="18"/>
                <w:lang w:eastAsia="en-US"/>
              </w:rPr>
              <w:t>79288</w:t>
            </w:r>
          </w:p>
          <w:p w14:paraId="3E7022EA" w14:textId="77777777" w:rsidR="007B434C" w:rsidRDefault="00000000">
            <w:pPr>
              <w:jc w:val="center"/>
              <w:rPr>
                <w:sz w:val="18"/>
                <w:szCs w:val="18"/>
                <w:lang w:eastAsia="en-US"/>
              </w:rPr>
            </w:pPr>
            <w:r>
              <w:rPr>
                <w:sz w:val="18"/>
                <w:szCs w:val="18"/>
                <w:lang w:eastAsia="en-US"/>
              </w:rPr>
              <w:t>52811</w:t>
            </w:r>
          </w:p>
          <w:p w14:paraId="6EF84525" w14:textId="77777777" w:rsidR="007B434C" w:rsidRDefault="00000000">
            <w:pPr>
              <w:jc w:val="center"/>
              <w:rPr>
                <w:sz w:val="18"/>
                <w:szCs w:val="18"/>
                <w:lang w:eastAsia="en-US"/>
              </w:rPr>
            </w:pPr>
            <w:r>
              <w:rPr>
                <w:sz w:val="18"/>
                <w:szCs w:val="18"/>
                <w:lang w:eastAsia="en-US"/>
              </w:rPr>
              <w:t>26477</w:t>
            </w:r>
          </w:p>
        </w:tc>
        <w:tc>
          <w:tcPr>
            <w:tcW w:w="575" w:type="dxa"/>
            <w:tcBorders>
              <w:top w:val="single" w:sz="4" w:space="0" w:color="000000"/>
              <w:left w:val="single" w:sz="4" w:space="0" w:color="000000"/>
              <w:bottom w:val="single" w:sz="4" w:space="0" w:color="000000"/>
              <w:right w:val="single" w:sz="4" w:space="0" w:color="000000"/>
            </w:tcBorders>
          </w:tcPr>
          <w:p w14:paraId="458189FD" w14:textId="77777777" w:rsidR="007B434C" w:rsidRDefault="00000000">
            <w:pPr>
              <w:jc w:val="center"/>
              <w:rPr>
                <w:sz w:val="18"/>
                <w:szCs w:val="18"/>
                <w:lang w:eastAsia="en-US"/>
              </w:rPr>
            </w:pPr>
            <w:r>
              <w:rPr>
                <w:sz w:val="18"/>
                <w:szCs w:val="18"/>
                <w:lang w:eastAsia="en-US"/>
              </w:rPr>
              <w:t>7218</w:t>
            </w:r>
          </w:p>
          <w:p w14:paraId="159777F8" w14:textId="77777777" w:rsidR="007B434C" w:rsidRDefault="00000000">
            <w:pPr>
              <w:jc w:val="center"/>
              <w:rPr>
                <w:sz w:val="18"/>
                <w:szCs w:val="18"/>
                <w:lang w:eastAsia="en-US"/>
              </w:rPr>
            </w:pPr>
            <w:r>
              <w:rPr>
                <w:sz w:val="18"/>
                <w:szCs w:val="18"/>
                <w:lang w:eastAsia="en-US"/>
              </w:rPr>
              <w:t>4821</w:t>
            </w:r>
          </w:p>
          <w:p w14:paraId="6EE21C63" w14:textId="77777777" w:rsidR="007B434C" w:rsidRDefault="00000000">
            <w:pPr>
              <w:jc w:val="center"/>
              <w:rPr>
                <w:sz w:val="18"/>
                <w:szCs w:val="18"/>
                <w:lang w:eastAsia="en-US"/>
              </w:rPr>
            </w:pPr>
            <w:r>
              <w:rPr>
                <w:sz w:val="18"/>
                <w:szCs w:val="18"/>
                <w:lang w:eastAsia="en-US"/>
              </w:rPr>
              <w:t>2397</w:t>
            </w:r>
          </w:p>
        </w:tc>
        <w:tc>
          <w:tcPr>
            <w:tcW w:w="576" w:type="dxa"/>
            <w:tcBorders>
              <w:top w:val="single" w:sz="4" w:space="0" w:color="000000"/>
              <w:left w:val="single" w:sz="4" w:space="0" w:color="000000"/>
              <w:bottom w:val="single" w:sz="4" w:space="0" w:color="000000"/>
              <w:right w:val="single" w:sz="4" w:space="0" w:color="000000"/>
            </w:tcBorders>
          </w:tcPr>
          <w:p w14:paraId="7368041D" w14:textId="77777777" w:rsidR="007B434C" w:rsidRDefault="00000000">
            <w:pPr>
              <w:jc w:val="center"/>
              <w:rPr>
                <w:sz w:val="18"/>
                <w:szCs w:val="18"/>
                <w:lang w:eastAsia="en-US"/>
              </w:rPr>
            </w:pPr>
            <w:r>
              <w:rPr>
                <w:sz w:val="18"/>
                <w:szCs w:val="18"/>
                <w:lang w:eastAsia="en-US"/>
              </w:rPr>
              <w:t>7152</w:t>
            </w:r>
          </w:p>
          <w:p w14:paraId="7872BA01" w14:textId="77777777" w:rsidR="007B434C" w:rsidRDefault="00000000">
            <w:pPr>
              <w:jc w:val="center"/>
              <w:rPr>
                <w:sz w:val="18"/>
                <w:szCs w:val="18"/>
                <w:lang w:eastAsia="en-US"/>
              </w:rPr>
            </w:pPr>
            <w:r>
              <w:rPr>
                <w:sz w:val="18"/>
                <w:szCs w:val="18"/>
                <w:lang w:eastAsia="en-US"/>
              </w:rPr>
              <w:t>4773</w:t>
            </w:r>
          </w:p>
          <w:p w14:paraId="6456A0BD" w14:textId="77777777" w:rsidR="007B434C" w:rsidRDefault="00000000">
            <w:pPr>
              <w:jc w:val="center"/>
              <w:rPr>
                <w:sz w:val="18"/>
                <w:szCs w:val="18"/>
                <w:lang w:eastAsia="en-US"/>
              </w:rPr>
            </w:pPr>
            <w:r>
              <w:rPr>
                <w:sz w:val="18"/>
                <w:szCs w:val="18"/>
                <w:lang w:eastAsia="en-US"/>
              </w:rPr>
              <w:t>2379</w:t>
            </w:r>
          </w:p>
        </w:tc>
        <w:tc>
          <w:tcPr>
            <w:tcW w:w="668" w:type="dxa"/>
            <w:tcBorders>
              <w:top w:val="single" w:sz="4" w:space="0" w:color="000000"/>
              <w:left w:val="single" w:sz="4" w:space="0" w:color="000000"/>
              <w:bottom w:val="single" w:sz="4" w:space="0" w:color="000000"/>
              <w:right w:val="single" w:sz="4" w:space="0" w:color="000000"/>
            </w:tcBorders>
          </w:tcPr>
          <w:p w14:paraId="6A614D8C" w14:textId="77777777" w:rsidR="007B434C" w:rsidRDefault="00000000">
            <w:pPr>
              <w:jc w:val="center"/>
              <w:rPr>
                <w:sz w:val="18"/>
                <w:szCs w:val="18"/>
                <w:lang w:eastAsia="en-US"/>
              </w:rPr>
            </w:pPr>
            <w:r>
              <w:rPr>
                <w:sz w:val="18"/>
                <w:szCs w:val="18"/>
                <w:lang w:eastAsia="en-US"/>
              </w:rPr>
              <w:t>7191</w:t>
            </w:r>
          </w:p>
          <w:p w14:paraId="31E8DA5D" w14:textId="77777777" w:rsidR="007B434C" w:rsidRDefault="00000000">
            <w:pPr>
              <w:jc w:val="center"/>
              <w:rPr>
                <w:sz w:val="18"/>
                <w:szCs w:val="18"/>
                <w:lang w:eastAsia="en-US"/>
              </w:rPr>
            </w:pPr>
            <w:r>
              <w:rPr>
                <w:sz w:val="18"/>
                <w:szCs w:val="18"/>
                <w:lang w:eastAsia="en-US"/>
              </w:rPr>
              <w:t>4824</w:t>
            </w:r>
          </w:p>
          <w:p w14:paraId="4D0DE7D8" w14:textId="77777777" w:rsidR="007B434C" w:rsidRDefault="00000000">
            <w:pPr>
              <w:jc w:val="center"/>
              <w:rPr>
                <w:sz w:val="18"/>
                <w:szCs w:val="18"/>
                <w:lang w:eastAsia="en-US"/>
              </w:rPr>
            </w:pPr>
            <w:r>
              <w:rPr>
                <w:sz w:val="18"/>
                <w:szCs w:val="18"/>
                <w:lang w:eastAsia="en-US"/>
              </w:rPr>
              <w:t>2367</w:t>
            </w:r>
          </w:p>
        </w:tc>
        <w:tc>
          <w:tcPr>
            <w:tcW w:w="903" w:type="dxa"/>
            <w:tcBorders>
              <w:top w:val="single" w:sz="4" w:space="0" w:color="000000"/>
              <w:left w:val="single" w:sz="4" w:space="0" w:color="000000"/>
              <w:bottom w:val="single" w:sz="4" w:space="0" w:color="000000"/>
              <w:right w:val="single" w:sz="4" w:space="0" w:color="000000"/>
            </w:tcBorders>
          </w:tcPr>
          <w:p w14:paraId="29841CF1" w14:textId="77777777" w:rsidR="007B434C" w:rsidRDefault="00000000">
            <w:pPr>
              <w:jc w:val="center"/>
              <w:rPr>
                <w:sz w:val="18"/>
                <w:szCs w:val="18"/>
                <w:lang w:eastAsia="en-US"/>
              </w:rPr>
            </w:pPr>
            <w:r>
              <w:rPr>
                <w:sz w:val="18"/>
                <w:szCs w:val="18"/>
                <w:lang w:eastAsia="en-US"/>
              </w:rPr>
              <w:t>7245</w:t>
            </w:r>
          </w:p>
          <w:p w14:paraId="4C570A5D" w14:textId="77777777" w:rsidR="007B434C" w:rsidRDefault="00000000">
            <w:pPr>
              <w:jc w:val="center"/>
              <w:rPr>
                <w:sz w:val="18"/>
                <w:szCs w:val="18"/>
                <w:lang w:eastAsia="en-US"/>
              </w:rPr>
            </w:pPr>
            <w:r>
              <w:rPr>
                <w:sz w:val="18"/>
                <w:szCs w:val="18"/>
                <w:lang w:eastAsia="en-US"/>
              </w:rPr>
              <w:t>4813</w:t>
            </w:r>
          </w:p>
          <w:p w14:paraId="42357032" w14:textId="77777777" w:rsidR="007B434C" w:rsidRDefault="00000000">
            <w:pPr>
              <w:jc w:val="center"/>
              <w:rPr>
                <w:sz w:val="18"/>
                <w:szCs w:val="18"/>
                <w:lang w:eastAsia="en-US"/>
              </w:rPr>
            </w:pPr>
            <w:r>
              <w:rPr>
                <w:sz w:val="18"/>
                <w:szCs w:val="18"/>
                <w:lang w:eastAsia="en-US"/>
              </w:rPr>
              <w:t>2432</w:t>
            </w:r>
          </w:p>
        </w:tc>
        <w:tc>
          <w:tcPr>
            <w:tcW w:w="1017" w:type="dxa"/>
            <w:tcBorders>
              <w:top w:val="single" w:sz="4" w:space="0" w:color="000000"/>
              <w:left w:val="single" w:sz="4" w:space="0" w:color="000000"/>
              <w:bottom w:val="single" w:sz="4" w:space="0" w:color="000000"/>
              <w:right w:val="single" w:sz="4" w:space="0" w:color="000000"/>
            </w:tcBorders>
          </w:tcPr>
          <w:p w14:paraId="171E02E9" w14:textId="77777777" w:rsidR="007B434C" w:rsidRDefault="00000000">
            <w:pPr>
              <w:jc w:val="center"/>
              <w:rPr>
                <w:sz w:val="18"/>
                <w:szCs w:val="18"/>
                <w:lang w:eastAsia="en-US"/>
              </w:rPr>
            </w:pPr>
            <w:r>
              <w:rPr>
                <w:sz w:val="18"/>
                <w:szCs w:val="18"/>
                <w:lang w:eastAsia="en-US"/>
              </w:rPr>
              <w:t>7189</w:t>
            </w:r>
          </w:p>
          <w:p w14:paraId="756268D4" w14:textId="77777777" w:rsidR="007B434C" w:rsidRDefault="00000000">
            <w:pPr>
              <w:jc w:val="center"/>
              <w:rPr>
                <w:sz w:val="18"/>
                <w:szCs w:val="18"/>
                <w:lang w:eastAsia="en-US"/>
              </w:rPr>
            </w:pPr>
            <w:r>
              <w:rPr>
                <w:sz w:val="18"/>
                <w:szCs w:val="18"/>
                <w:lang w:eastAsia="en-US"/>
              </w:rPr>
              <w:t>4786</w:t>
            </w:r>
          </w:p>
          <w:p w14:paraId="5B5C7218" w14:textId="77777777" w:rsidR="007B434C" w:rsidRDefault="00000000">
            <w:pPr>
              <w:jc w:val="center"/>
              <w:rPr>
                <w:sz w:val="18"/>
                <w:szCs w:val="18"/>
                <w:lang w:eastAsia="en-US"/>
              </w:rPr>
            </w:pPr>
            <w:r>
              <w:rPr>
                <w:sz w:val="18"/>
                <w:szCs w:val="18"/>
                <w:lang w:eastAsia="en-US"/>
              </w:rPr>
              <w:t>2403</w:t>
            </w:r>
          </w:p>
        </w:tc>
        <w:tc>
          <w:tcPr>
            <w:tcW w:w="596" w:type="dxa"/>
            <w:tcBorders>
              <w:top w:val="single" w:sz="4" w:space="0" w:color="000000"/>
              <w:left w:val="single" w:sz="4" w:space="0" w:color="000000"/>
              <w:bottom w:val="single" w:sz="4" w:space="0" w:color="000000"/>
              <w:right w:val="single" w:sz="4" w:space="0" w:color="000000"/>
            </w:tcBorders>
          </w:tcPr>
          <w:p w14:paraId="0491DDE9" w14:textId="77777777" w:rsidR="007B434C" w:rsidRDefault="00000000">
            <w:pPr>
              <w:jc w:val="center"/>
              <w:rPr>
                <w:sz w:val="18"/>
                <w:szCs w:val="18"/>
                <w:lang w:eastAsia="en-US"/>
              </w:rPr>
            </w:pPr>
            <w:r>
              <w:rPr>
                <w:sz w:val="18"/>
                <w:szCs w:val="18"/>
                <w:lang w:eastAsia="en-US"/>
              </w:rPr>
              <w:t>7204</w:t>
            </w:r>
          </w:p>
          <w:p w14:paraId="6AFAE94A" w14:textId="77777777" w:rsidR="007B434C" w:rsidRDefault="00000000">
            <w:pPr>
              <w:jc w:val="center"/>
              <w:rPr>
                <w:sz w:val="18"/>
                <w:szCs w:val="18"/>
                <w:lang w:eastAsia="en-US"/>
              </w:rPr>
            </w:pPr>
            <w:r>
              <w:rPr>
                <w:sz w:val="18"/>
                <w:szCs w:val="18"/>
                <w:lang w:eastAsia="en-US"/>
              </w:rPr>
              <w:t>4778</w:t>
            </w:r>
          </w:p>
          <w:p w14:paraId="36D4BE2F" w14:textId="77777777" w:rsidR="007B434C" w:rsidRDefault="00000000">
            <w:pPr>
              <w:jc w:val="center"/>
              <w:rPr>
                <w:sz w:val="18"/>
                <w:szCs w:val="18"/>
                <w:lang w:eastAsia="en-US"/>
              </w:rPr>
            </w:pPr>
            <w:r>
              <w:rPr>
                <w:sz w:val="18"/>
                <w:szCs w:val="18"/>
                <w:lang w:eastAsia="en-US"/>
              </w:rPr>
              <w:t>2426</w:t>
            </w:r>
          </w:p>
        </w:tc>
        <w:tc>
          <w:tcPr>
            <w:tcW w:w="596" w:type="dxa"/>
            <w:tcBorders>
              <w:top w:val="single" w:sz="4" w:space="0" w:color="000000"/>
              <w:left w:val="single" w:sz="4" w:space="0" w:color="000000"/>
              <w:bottom w:val="single" w:sz="4" w:space="0" w:color="000000"/>
              <w:right w:val="single" w:sz="4" w:space="0" w:color="000000"/>
            </w:tcBorders>
          </w:tcPr>
          <w:p w14:paraId="1A90E61F" w14:textId="77777777" w:rsidR="007B434C" w:rsidRDefault="00000000">
            <w:pPr>
              <w:jc w:val="center"/>
              <w:rPr>
                <w:sz w:val="18"/>
                <w:szCs w:val="18"/>
                <w:lang w:eastAsia="en-US"/>
              </w:rPr>
            </w:pPr>
            <w:r>
              <w:rPr>
                <w:sz w:val="18"/>
                <w:szCs w:val="18"/>
                <w:lang w:eastAsia="en-US"/>
              </w:rPr>
              <w:t>7221</w:t>
            </w:r>
          </w:p>
          <w:p w14:paraId="43D8ECF5" w14:textId="77777777" w:rsidR="007B434C" w:rsidRDefault="00000000">
            <w:pPr>
              <w:jc w:val="center"/>
              <w:rPr>
                <w:sz w:val="18"/>
                <w:szCs w:val="18"/>
                <w:lang w:eastAsia="en-US"/>
              </w:rPr>
            </w:pPr>
            <w:r>
              <w:rPr>
                <w:sz w:val="18"/>
                <w:szCs w:val="18"/>
                <w:lang w:eastAsia="en-US"/>
              </w:rPr>
              <w:t>4812</w:t>
            </w:r>
          </w:p>
          <w:p w14:paraId="74074798" w14:textId="77777777" w:rsidR="007B434C" w:rsidRDefault="00000000">
            <w:pPr>
              <w:jc w:val="center"/>
              <w:rPr>
                <w:sz w:val="18"/>
                <w:szCs w:val="18"/>
                <w:lang w:eastAsia="en-US"/>
              </w:rPr>
            </w:pPr>
            <w:r>
              <w:rPr>
                <w:sz w:val="18"/>
                <w:szCs w:val="18"/>
                <w:lang w:eastAsia="en-US"/>
              </w:rPr>
              <w:t>2409</w:t>
            </w:r>
          </w:p>
        </w:tc>
        <w:tc>
          <w:tcPr>
            <w:tcW w:w="935" w:type="dxa"/>
            <w:tcBorders>
              <w:top w:val="single" w:sz="4" w:space="0" w:color="000000"/>
              <w:left w:val="single" w:sz="4" w:space="0" w:color="000000"/>
              <w:bottom w:val="single" w:sz="4" w:space="0" w:color="000000"/>
              <w:right w:val="single" w:sz="4" w:space="0" w:color="000000"/>
            </w:tcBorders>
          </w:tcPr>
          <w:p w14:paraId="56529531" w14:textId="77777777" w:rsidR="007B434C" w:rsidRDefault="00000000">
            <w:pPr>
              <w:jc w:val="center"/>
              <w:rPr>
                <w:sz w:val="18"/>
                <w:szCs w:val="18"/>
                <w:lang w:eastAsia="en-US"/>
              </w:rPr>
            </w:pPr>
            <w:r>
              <w:rPr>
                <w:sz w:val="18"/>
                <w:szCs w:val="18"/>
                <w:lang w:eastAsia="en-US"/>
              </w:rPr>
              <w:t>7239</w:t>
            </w:r>
          </w:p>
          <w:p w14:paraId="3932661F" w14:textId="77777777" w:rsidR="007B434C" w:rsidRDefault="00000000">
            <w:pPr>
              <w:jc w:val="center"/>
              <w:rPr>
                <w:sz w:val="18"/>
                <w:szCs w:val="18"/>
                <w:lang w:eastAsia="en-US"/>
              </w:rPr>
            </w:pPr>
            <w:r>
              <w:rPr>
                <w:sz w:val="18"/>
                <w:szCs w:val="18"/>
                <w:lang w:eastAsia="en-US"/>
              </w:rPr>
              <w:t>4803</w:t>
            </w:r>
          </w:p>
          <w:p w14:paraId="5D848DA0" w14:textId="77777777" w:rsidR="007B434C" w:rsidRDefault="00000000">
            <w:pPr>
              <w:jc w:val="center"/>
              <w:rPr>
                <w:sz w:val="18"/>
                <w:szCs w:val="18"/>
                <w:lang w:eastAsia="en-US"/>
              </w:rPr>
            </w:pPr>
            <w:r>
              <w:rPr>
                <w:sz w:val="18"/>
                <w:szCs w:val="18"/>
                <w:lang w:eastAsia="en-US"/>
              </w:rPr>
              <w:t>2436</w:t>
            </w:r>
          </w:p>
        </w:tc>
        <w:tc>
          <w:tcPr>
            <w:tcW w:w="757" w:type="dxa"/>
            <w:tcBorders>
              <w:top w:val="single" w:sz="4" w:space="0" w:color="000000"/>
              <w:left w:val="single" w:sz="4" w:space="0" w:color="000000"/>
              <w:bottom w:val="single" w:sz="4" w:space="0" w:color="000000"/>
              <w:right w:val="single" w:sz="4" w:space="0" w:color="000000"/>
            </w:tcBorders>
          </w:tcPr>
          <w:p w14:paraId="413A0F36" w14:textId="77777777" w:rsidR="007B434C" w:rsidRDefault="00000000">
            <w:pPr>
              <w:jc w:val="center"/>
              <w:rPr>
                <w:sz w:val="18"/>
                <w:szCs w:val="18"/>
                <w:lang w:eastAsia="en-US"/>
              </w:rPr>
            </w:pPr>
            <w:r>
              <w:rPr>
                <w:sz w:val="18"/>
                <w:szCs w:val="18"/>
                <w:lang w:eastAsia="en-US"/>
              </w:rPr>
              <w:t>7237</w:t>
            </w:r>
          </w:p>
          <w:p w14:paraId="6B666D85" w14:textId="77777777" w:rsidR="007B434C" w:rsidRDefault="00000000">
            <w:pPr>
              <w:jc w:val="center"/>
              <w:rPr>
                <w:sz w:val="18"/>
                <w:szCs w:val="18"/>
                <w:lang w:eastAsia="en-US"/>
              </w:rPr>
            </w:pPr>
            <w:r>
              <w:rPr>
                <w:sz w:val="18"/>
                <w:szCs w:val="18"/>
                <w:lang w:eastAsia="en-US"/>
              </w:rPr>
              <w:t>4795</w:t>
            </w:r>
          </w:p>
          <w:p w14:paraId="53847E87" w14:textId="77777777" w:rsidR="007B434C" w:rsidRDefault="00000000">
            <w:pPr>
              <w:jc w:val="center"/>
              <w:rPr>
                <w:sz w:val="18"/>
                <w:szCs w:val="18"/>
                <w:lang w:eastAsia="en-US"/>
              </w:rPr>
            </w:pPr>
            <w:r>
              <w:rPr>
                <w:sz w:val="18"/>
                <w:szCs w:val="18"/>
                <w:lang w:eastAsia="en-US"/>
              </w:rPr>
              <w:t>2442</w:t>
            </w:r>
          </w:p>
        </w:tc>
        <w:tc>
          <w:tcPr>
            <w:tcW w:w="653" w:type="dxa"/>
            <w:tcBorders>
              <w:top w:val="single" w:sz="4" w:space="0" w:color="000000"/>
              <w:left w:val="single" w:sz="4" w:space="0" w:color="000000"/>
              <w:bottom w:val="single" w:sz="4" w:space="0" w:color="000000"/>
              <w:right w:val="single" w:sz="4" w:space="0" w:color="000000"/>
            </w:tcBorders>
          </w:tcPr>
          <w:p w14:paraId="1CF6DA96" w14:textId="77777777" w:rsidR="007B434C" w:rsidRDefault="00000000">
            <w:pPr>
              <w:jc w:val="center"/>
              <w:rPr>
                <w:sz w:val="18"/>
                <w:szCs w:val="18"/>
                <w:lang w:eastAsia="en-US"/>
              </w:rPr>
            </w:pPr>
            <w:r>
              <w:rPr>
                <w:sz w:val="18"/>
                <w:szCs w:val="18"/>
                <w:lang w:eastAsia="en-US"/>
              </w:rPr>
              <w:t>7166</w:t>
            </w:r>
          </w:p>
          <w:p w14:paraId="452C624A" w14:textId="77777777" w:rsidR="007B434C" w:rsidRDefault="00000000">
            <w:pPr>
              <w:jc w:val="center"/>
              <w:rPr>
                <w:sz w:val="18"/>
                <w:szCs w:val="18"/>
                <w:lang w:eastAsia="en-US"/>
              </w:rPr>
            </w:pPr>
            <w:r>
              <w:rPr>
                <w:sz w:val="18"/>
                <w:szCs w:val="18"/>
                <w:lang w:eastAsia="en-US"/>
              </w:rPr>
              <w:t>4782</w:t>
            </w:r>
          </w:p>
          <w:p w14:paraId="52C39AC1" w14:textId="77777777" w:rsidR="007B434C" w:rsidRDefault="00000000">
            <w:pPr>
              <w:jc w:val="center"/>
              <w:rPr>
                <w:sz w:val="18"/>
                <w:szCs w:val="18"/>
                <w:lang w:eastAsia="en-US"/>
              </w:rPr>
            </w:pPr>
            <w:r>
              <w:rPr>
                <w:sz w:val="18"/>
                <w:szCs w:val="18"/>
                <w:lang w:eastAsia="en-US"/>
              </w:rPr>
              <w:t>2384</w:t>
            </w:r>
          </w:p>
        </w:tc>
        <w:tc>
          <w:tcPr>
            <w:tcW w:w="688" w:type="dxa"/>
            <w:tcBorders>
              <w:top w:val="single" w:sz="4" w:space="0" w:color="000000"/>
              <w:left w:val="single" w:sz="4" w:space="0" w:color="000000"/>
              <w:bottom w:val="single" w:sz="4" w:space="0" w:color="000000"/>
              <w:right w:val="single" w:sz="4" w:space="0" w:color="000000"/>
            </w:tcBorders>
          </w:tcPr>
          <w:p w14:paraId="3514D134" w14:textId="77777777" w:rsidR="007B434C" w:rsidRDefault="00000000">
            <w:pPr>
              <w:jc w:val="center"/>
              <w:rPr>
                <w:sz w:val="18"/>
                <w:szCs w:val="18"/>
                <w:lang w:eastAsia="en-US"/>
              </w:rPr>
            </w:pPr>
            <w:r>
              <w:rPr>
                <w:sz w:val="18"/>
                <w:szCs w:val="18"/>
                <w:lang w:eastAsia="en-US"/>
              </w:rPr>
              <w:t>7226</w:t>
            </w:r>
          </w:p>
          <w:p w14:paraId="7AAA91BA" w14:textId="77777777" w:rsidR="007B434C" w:rsidRDefault="00000000">
            <w:pPr>
              <w:jc w:val="center"/>
              <w:rPr>
                <w:sz w:val="18"/>
                <w:szCs w:val="18"/>
                <w:lang w:eastAsia="en-US"/>
              </w:rPr>
            </w:pPr>
            <w:r>
              <w:rPr>
                <w:sz w:val="18"/>
                <w:szCs w:val="18"/>
                <w:lang w:eastAsia="en-US"/>
              </w:rPr>
              <w:t>4824</w:t>
            </w:r>
          </w:p>
          <w:p w14:paraId="7CA5849A" w14:textId="77777777" w:rsidR="007B434C" w:rsidRDefault="00000000">
            <w:pPr>
              <w:jc w:val="center"/>
              <w:rPr>
                <w:sz w:val="18"/>
                <w:szCs w:val="18"/>
                <w:lang w:eastAsia="en-US"/>
              </w:rPr>
            </w:pPr>
            <w:r>
              <w:rPr>
                <w:sz w:val="18"/>
                <w:szCs w:val="18"/>
                <w:lang w:eastAsia="en-US"/>
              </w:rPr>
              <w:t>2402</w:t>
            </w:r>
          </w:p>
        </w:tc>
        <w:tc>
          <w:tcPr>
            <w:tcW w:w="1045" w:type="dxa"/>
            <w:tcBorders>
              <w:top w:val="single" w:sz="4" w:space="0" w:color="000000"/>
              <w:left w:val="single" w:sz="4" w:space="0" w:color="000000"/>
              <w:bottom w:val="single" w:sz="4" w:space="0" w:color="000000"/>
              <w:right w:val="single" w:sz="4" w:space="0" w:color="000000"/>
            </w:tcBorders>
          </w:tcPr>
          <w:p w14:paraId="74DD07D8" w14:textId="77777777" w:rsidR="007B434C" w:rsidRDefault="00000000">
            <w:pPr>
              <w:jc w:val="center"/>
              <w:rPr>
                <w:sz w:val="18"/>
                <w:szCs w:val="18"/>
                <w:lang w:eastAsia="en-US"/>
              </w:rPr>
            </w:pPr>
            <w:r>
              <w:rPr>
                <w:sz w:val="18"/>
                <w:szCs w:val="18"/>
                <w:lang w:eastAsia="en-US"/>
              </w:rPr>
              <w:t>1/11/2021 até 31/11/2021 00:00 às 23:55</w:t>
            </w:r>
          </w:p>
        </w:tc>
      </w:tr>
      <w:tr w:rsidR="007B434C" w14:paraId="3B169DBA" w14:textId="77777777">
        <w:trPr>
          <w:trHeight w:val="1225"/>
          <w:jc w:val="center"/>
        </w:trPr>
        <w:tc>
          <w:tcPr>
            <w:tcW w:w="993" w:type="dxa"/>
            <w:tcBorders>
              <w:top w:val="single" w:sz="4" w:space="0" w:color="000000"/>
              <w:left w:val="single" w:sz="4" w:space="0" w:color="000000"/>
              <w:bottom w:val="single" w:sz="4" w:space="0" w:color="000000"/>
              <w:right w:val="single" w:sz="4" w:space="0" w:color="000000"/>
            </w:tcBorders>
          </w:tcPr>
          <w:p w14:paraId="5FA73917" w14:textId="77777777" w:rsidR="007B434C" w:rsidRDefault="00000000">
            <w:pPr>
              <w:jc w:val="center"/>
              <w:rPr>
                <w:sz w:val="18"/>
                <w:szCs w:val="18"/>
                <w:lang w:eastAsia="en-US"/>
              </w:rPr>
            </w:pPr>
            <w:r>
              <w:rPr>
                <w:sz w:val="18"/>
                <w:szCs w:val="18"/>
                <w:lang w:eastAsia="en-US"/>
              </w:rPr>
              <w:lastRenderedPageBreak/>
              <w:t>Dezembro</w:t>
            </w:r>
          </w:p>
          <w:p w14:paraId="2D461D4B" w14:textId="77777777" w:rsidR="007B434C" w:rsidRDefault="00000000">
            <w:pPr>
              <w:jc w:val="center"/>
              <w:rPr>
                <w:b/>
                <w:bCs/>
                <w:sz w:val="18"/>
                <w:szCs w:val="18"/>
                <w:lang w:eastAsia="en-US"/>
              </w:rPr>
            </w:pPr>
            <w:r>
              <w:rPr>
                <w:b/>
                <w:bCs/>
                <w:sz w:val="18"/>
                <w:szCs w:val="18"/>
                <w:lang w:eastAsia="en-US"/>
              </w:rPr>
              <w:t>*(5min)</w:t>
            </w:r>
          </w:p>
          <w:p w14:paraId="75DE9C56" w14:textId="77777777" w:rsidR="007B434C" w:rsidRDefault="00000000">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8208421" w14:textId="77777777" w:rsidR="007B434C" w:rsidRDefault="00000000">
            <w:pPr>
              <w:jc w:val="center"/>
              <w:rPr>
                <w:sz w:val="18"/>
                <w:szCs w:val="18"/>
                <w:lang w:eastAsia="en-US"/>
              </w:rPr>
            </w:pPr>
            <w:r>
              <w:rPr>
                <w:sz w:val="18"/>
                <w:szCs w:val="18"/>
                <w:lang w:eastAsia="en-US"/>
              </w:rPr>
              <w:t>97240</w:t>
            </w:r>
          </w:p>
          <w:p w14:paraId="1279CD9E" w14:textId="77777777" w:rsidR="007B434C" w:rsidRDefault="00000000">
            <w:pPr>
              <w:jc w:val="center"/>
              <w:rPr>
                <w:sz w:val="18"/>
                <w:szCs w:val="18"/>
                <w:lang w:eastAsia="en-US"/>
              </w:rPr>
            </w:pPr>
            <w:r>
              <w:rPr>
                <w:sz w:val="18"/>
                <w:szCs w:val="18"/>
                <w:lang w:eastAsia="en-US"/>
              </w:rPr>
              <w:t>64874</w:t>
            </w:r>
          </w:p>
          <w:p w14:paraId="65D1E1F7" w14:textId="77777777" w:rsidR="007B434C" w:rsidRDefault="00000000">
            <w:pPr>
              <w:jc w:val="center"/>
              <w:rPr>
                <w:sz w:val="18"/>
                <w:szCs w:val="18"/>
                <w:lang w:eastAsia="en-US"/>
              </w:rPr>
            </w:pPr>
            <w:r>
              <w:rPr>
                <w:sz w:val="18"/>
                <w:szCs w:val="18"/>
                <w:lang w:eastAsia="en-US"/>
              </w:rPr>
              <w:t>32366</w:t>
            </w:r>
          </w:p>
        </w:tc>
        <w:tc>
          <w:tcPr>
            <w:tcW w:w="575" w:type="dxa"/>
            <w:tcBorders>
              <w:top w:val="single" w:sz="4" w:space="0" w:color="000000"/>
              <w:left w:val="single" w:sz="4" w:space="0" w:color="000000"/>
              <w:bottom w:val="single" w:sz="4" w:space="0" w:color="000000"/>
              <w:right w:val="single" w:sz="4" w:space="0" w:color="000000"/>
            </w:tcBorders>
          </w:tcPr>
          <w:p w14:paraId="3FD6AA14" w14:textId="77777777" w:rsidR="007B434C" w:rsidRDefault="00000000">
            <w:pPr>
              <w:jc w:val="center"/>
              <w:rPr>
                <w:sz w:val="18"/>
                <w:szCs w:val="18"/>
                <w:lang w:eastAsia="en-US"/>
              </w:rPr>
            </w:pPr>
            <w:r>
              <w:rPr>
                <w:sz w:val="18"/>
                <w:szCs w:val="18"/>
                <w:lang w:eastAsia="en-US"/>
              </w:rPr>
              <w:t>8840</w:t>
            </w:r>
          </w:p>
          <w:p w14:paraId="2947A9F1" w14:textId="77777777" w:rsidR="007B434C" w:rsidRDefault="00000000">
            <w:pPr>
              <w:jc w:val="center"/>
              <w:rPr>
                <w:sz w:val="18"/>
                <w:szCs w:val="18"/>
                <w:lang w:eastAsia="en-US"/>
              </w:rPr>
            </w:pPr>
            <w:r>
              <w:rPr>
                <w:sz w:val="18"/>
                <w:szCs w:val="18"/>
                <w:lang w:eastAsia="en-US"/>
              </w:rPr>
              <w:t>5880</w:t>
            </w:r>
          </w:p>
          <w:p w14:paraId="3D4F52E0" w14:textId="77777777" w:rsidR="007B434C" w:rsidRDefault="00000000">
            <w:pPr>
              <w:jc w:val="center"/>
              <w:rPr>
                <w:sz w:val="18"/>
                <w:szCs w:val="18"/>
                <w:lang w:eastAsia="en-US"/>
              </w:rPr>
            </w:pPr>
            <w:r>
              <w:rPr>
                <w:sz w:val="18"/>
                <w:szCs w:val="18"/>
                <w:lang w:eastAsia="en-US"/>
              </w:rPr>
              <w:t>2960</w:t>
            </w:r>
          </w:p>
        </w:tc>
        <w:tc>
          <w:tcPr>
            <w:tcW w:w="576" w:type="dxa"/>
            <w:tcBorders>
              <w:top w:val="single" w:sz="4" w:space="0" w:color="000000"/>
              <w:left w:val="single" w:sz="4" w:space="0" w:color="000000"/>
              <w:bottom w:val="single" w:sz="4" w:space="0" w:color="000000"/>
              <w:right w:val="single" w:sz="4" w:space="0" w:color="000000"/>
            </w:tcBorders>
          </w:tcPr>
          <w:p w14:paraId="272B2A6D" w14:textId="77777777" w:rsidR="007B434C" w:rsidRDefault="00000000">
            <w:pPr>
              <w:jc w:val="center"/>
              <w:rPr>
                <w:sz w:val="18"/>
                <w:szCs w:val="18"/>
                <w:lang w:eastAsia="en-US"/>
              </w:rPr>
            </w:pPr>
            <w:r>
              <w:rPr>
                <w:sz w:val="18"/>
                <w:szCs w:val="18"/>
                <w:lang w:eastAsia="en-US"/>
              </w:rPr>
              <w:t>8830</w:t>
            </w:r>
          </w:p>
          <w:p w14:paraId="3E076347" w14:textId="77777777" w:rsidR="007B434C" w:rsidRDefault="00000000">
            <w:pPr>
              <w:jc w:val="center"/>
              <w:rPr>
                <w:sz w:val="18"/>
                <w:szCs w:val="18"/>
                <w:lang w:eastAsia="en-US"/>
              </w:rPr>
            </w:pPr>
            <w:r>
              <w:rPr>
                <w:sz w:val="18"/>
                <w:szCs w:val="18"/>
                <w:lang w:eastAsia="en-US"/>
              </w:rPr>
              <w:t>5926</w:t>
            </w:r>
          </w:p>
          <w:p w14:paraId="3C785FCD" w14:textId="77777777" w:rsidR="007B434C" w:rsidRDefault="00000000">
            <w:pPr>
              <w:jc w:val="center"/>
              <w:rPr>
                <w:sz w:val="18"/>
                <w:szCs w:val="18"/>
                <w:lang w:eastAsia="en-US"/>
              </w:rPr>
            </w:pPr>
            <w:r>
              <w:rPr>
                <w:sz w:val="18"/>
                <w:szCs w:val="18"/>
                <w:lang w:eastAsia="en-US"/>
              </w:rPr>
              <w:t>2904</w:t>
            </w:r>
          </w:p>
        </w:tc>
        <w:tc>
          <w:tcPr>
            <w:tcW w:w="668" w:type="dxa"/>
            <w:tcBorders>
              <w:top w:val="single" w:sz="4" w:space="0" w:color="000000"/>
              <w:left w:val="single" w:sz="4" w:space="0" w:color="000000"/>
              <w:bottom w:val="single" w:sz="4" w:space="0" w:color="000000"/>
              <w:right w:val="single" w:sz="4" w:space="0" w:color="000000"/>
            </w:tcBorders>
          </w:tcPr>
          <w:p w14:paraId="71002079" w14:textId="77777777" w:rsidR="007B434C" w:rsidRDefault="00000000">
            <w:pPr>
              <w:jc w:val="center"/>
              <w:rPr>
                <w:sz w:val="18"/>
                <w:szCs w:val="18"/>
                <w:lang w:eastAsia="en-US"/>
              </w:rPr>
            </w:pPr>
            <w:r>
              <w:rPr>
                <w:sz w:val="18"/>
                <w:szCs w:val="18"/>
                <w:lang w:eastAsia="en-US"/>
              </w:rPr>
              <w:t>8800</w:t>
            </w:r>
          </w:p>
          <w:p w14:paraId="2CEABC77" w14:textId="77777777" w:rsidR="007B434C" w:rsidRDefault="00000000">
            <w:pPr>
              <w:jc w:val="center"/>
              <w:rPr>
                <w:sz w:val="18"/>
                <w:szCs w:val="18"/>
                <w:lang w:eastAsia="en-US"/>
              </w:rPr>
            </w:pPr>
            <w:r>
              <w:rPr>
                <w:sz w:val="18"/>
                <w:szCs w:val="18"/>
                <w:lang w:eastAsia="en-US"/>
              </w:rPr>
              <w:t>5847</w:t>
            </w:r>
          </w:p>
          <w:p w14:paraId="444CFA78" w14:textId="77777777" w:rsidR="007B434C" w:rsidRDefault="00000000">
            <w:pPr>
              <w:jc w:val="center"/>
              <w:rPr>
                <w:sz w:val="18"/>
                <w:szCs w:val="18"/>
                <w:lang w:eastAsia="en-US"/>
              </w:rPr>
            </w:pPr>
            <w:r>
              <w:rPr>
                <w:sz w:val="18"/>
                <w:szCs w:val="18"/>
                <w:lang w:eastAsia="en-US"/>
              </w:rPr>
              <w:t>2953</w:t>
            </w:r>
          </w:p>
        </w:tc>
        <w:tc>
          <w:tcPr>
            <w:tcW w:w="903" w:type="dxa"/>
            <w:tcBorders>
              <w:top w:val="single" w:sz="4" w:space="0" w:color="000000"/>
              <w:left w:val="single" w:sz="4" w:space="0" w:color="000000"/>
              <w:bottom w:val="single" w:sz="4" w:space="0" w:color="000000"/>
              <w:right w:val="single" w:sz="4" w:space="0" w:color="000000"/>
            </w:tcBorders>
          </w:tcPr>
          <w:p w14:paraId="5831B43F" w14:textId="77777777" w:rsidR="007B434C" w:rsidRDefault="00000000">
            <w:pPr>
              <w:jc w:val="center"/>
              <w:rPr>
                <w:sz w:val="18"/>
                <w:szCs w:val="18"/>
                <w:lang w:eastAsia="en-US"/>
              </w:rPr>
            </w:pPr>
            <w:r>
              <w:rPr>
                <w:sz w:val="18"/>
                <w:szCs w:val="18"/>
                <w:lang w:eastAsia="en-US"/>
              </w:rPr>
              <w:t>8876</w:t>
            </w:r>
          </w:p>
          <w:p w14:paraId="05DCA8E3" w14:textId="77777777" w:rsidR="007B434C" w:rsidRDefault="00000000">
            <w:pPr>
              <w:jc w:val="center"/>
              <w:rPr>
                <w:sz w:val="18"/>
                <w:szCs w:val="18"/>
                <w:lang w:eastAsia="en-US"/>
              </w:rPr>
            </w:pPr>
            <w:r>
              <w:rPr>
                <w:sz w:val="18"/>
                <w:szCs w:val="18"/>
                <w:lang w:eastAsia="en-US"/>
              </w:rPr>
              <w:t>5948</w:t>
            </w:r>
          </w:p>
          <w:p w14:paraId="7D47B153" w14:textId="77777777" w:rsidR="007B434C" w:rsidRDefault="00000000">
            <w:pPr>
              <w:jc w:val="center"/>
              <w:rPr>
                <w:sz w:val="18"/>
                <w:szCs w:val="18"/>
                <w:lang w:eastAsia="en-US"/>
              </w:rPr>
            </w:pPr>
            <w:r>
              <w:rPr>
                <w:sz w:val="18"/>
                <w:szCs w:val="18"/>
                <w:lang w:eastAsia="en-US"/>
              </w:rPr>
              <w:t>2928</w:t>
            </w:r>
          </w:p>
        </w:tc>
        <w:tc>
          <w:tcPr>
            <w:tcW w:w="1017" w:type="dxa"/>
            <w:tcBorders>
              <w:top w:val="single" w:sz="4" w:space="0" w:color="000000"/>
              <w:left w:val="single" w:sz="4" w:space="0" w:color="000000"/>
              <w:bottom w:val="single" w:sz="4" w:space="0" w:color="000000"/>
              <w:right w:val="single" w:sz="4" w:space="0" w:color="000000"/>
            </w:tcBorders>
          </w:tcPr>
          <w:p w14:paraId="426ACB71" w14:textId="77777777" w:rsidR="007B434C" w:rsidRDefault="00000000">
            <w:pPr>
              <w:jc w:val="center"/>
              <w:rPr>
                <w:sz w:val="18"/>
                <w:szCs w:val="18"/>
                <w:lang w:eastAsia="en-US"/>
              </w:rPr>
            </w:pPr>
            <w:r>
              <w:rPr>
                <w:sz w:val="18"/>
                <w:szCs w:val="18"/>
                <w:lang w:eastAsia="en-US"/>
              </w:rPr>
              <w:t>8816</w:t>
            </w:r>
          </w:p>
          <w:p w14:paraId="160B857F" w14:textId="77777777" w:rsidR="007B434C" w:rsidRDefault="00000000">
            <w:pPr>
              <w:jc w:val="center"/>
              <w:rPr>
                <w:sz w:val="18"/>
                <w:szCs w:val="18"/>
                <w:lang w:eastAsia="en-US"/>
              </w:rPr>
            </w:pPr>
            <w:r>
              <w:rPr>
                <w:sz w:val="18"/>
                <w:szCs w:val="18"/>
                <w:lang w:eastAsia="en-US"/>
              </w:rPr>
              <w:t>5861</w:t>
            </w:r>
          </w:p>
          <w:p w14:paraId="530D0BA3" w14:textId="77777777" w:rsidR="007B434C" w:rsidRDefault="00000000">
            <w:pPr>
              <w:jc w:val="center"/>
              <w:rPr>
                <w:sz w:val="18"/>
                <w:szCs w:val="18"/>
                <w:lang w:eastAsia="en-US"/>
              </w:rPr>
            </w:pPr>
            <w:r>
              <w:rPr>
                <w:sz w:val="18"/>
                <w:szCs w:val="18"/>
                <w:lang w:eastAsia="en-US"/>
              </w:rPr>
              <w:t>2955</w:t>
            </w:r>
          </w:p>
        </w:tc>
        <w:tc>
          <w:tcPr>
            <w:tcW w:w="596" w:type="dxa"/>
            <w:tcBorders>
              <w:top w:val="single" w:sz="4" w:space="0" w:color="000000"/>
              <w:left w:val="single" w:sz="4" w:space="0" w:color="000000"/>
              <w:bottom w:val="single" w:sz="4" w:space="0" w:color="000000"/>
              <w:right w:val="single" w:sz="4" w:space="0" w:color="000000"/>
            </w:tcBorders>
          </w:tcPr>
          <w:p w14:paraId="36845664" w14:textId="77777777" w:rsidR="007B434C" w:rsidRDefault="00000000">
            <w:pPr>
              <w:jc w:val="center"/>
              <w:rPr>
                <w:sz w:val="18"/>
                <w:szCs w:val="18"/>
                <w:lang w:eastAsia="en-US"/>
              </w:rPr>
            </w:pPr>
            <w:r>
              <w:rPr>
                <w:sz w:val="18"/>
                <w:szCs w:val="18"/>
                <w:lang w:eastAsia="en-US"/>
              </w:rPr>
              <w:t>8824</w:t>
            </w:r>
          </w:p>
          <w:p w14:paraId="0DF2FC91" w14:textId="77777777" w:rsidR="007B434C" w:rsidRDefault="00000000">
            <w:pPr>
              <w:jc w:val="center"/>
              <w:rPr>
                <w:sz w:val="18"/>
                <w:szCs w:val="18"/>
                <w:lang w:eastAsia="en-US"/>
              </w:rPr>
            </w:pPr>
            <w:r>
              <w:rPr>
                <w:sz w:val="18"/>
                <w:szCs w:val="18"/>
                <w:lang w:eastAsia="en-US"/>
              </w:rPr>
              <w:t>5907</w:t>
            </w:r>
          </w:p>
          <w:p w14:paraId="3DD01008" w14:textId="77777777" w:rsidR="007B434C" w:rsidRDefault="00000000">
            <w:pPr>
              <w:jc w:val="center"/>
              <w:rPr>
                <w:sz w:val="18"/>
                <w:szCs w:val="18"/>
                <w:lang w:eastAsia="en-US"/>
              </w:rPr>
            </w:pPr>
            <w:r>
              <w:rPr>
                <w:sz w:val="18"/>
                <w:szCs w:val="18"/>
                <w:lang w:eastAsia="en-US"/>
              </w:rPr>
              <w:t>2917</w:t>
            </w:r>
          </w:p>
        </w:tc>
        <w:tc>
          <w:tcPr>
            <w:tcW w:w="596" w:type="dxa"/>
            <w:tcBorders>
              <w:top w:val="single" w:sz="4" w:space="0" w:color="000000"/>
              <w:left w:val="single" w:sz="4" w:space="0" w:color="000000"/>
              <w:bottom w:val="single" w:sz="4" w:space="0" w:color="000000"/>
              <w:right w:val="single" w:sz="4" w:space="0" w:color="000000"/>
            </w:tcBorders>
          </w:tcPr>
          <w:p w14:paraId="7203D613" w14:textId="77777777" w:rsidR="007B434C" w:rsidRDefault="00000000">
            <w:pPr>
              <w:jc w:val="center"/>
              <w:rPr>
                <w:sz w:val="18"/>
                <w:szCs w:val="18"/>
                <w:lang w:eastAsia="en-US"/>
              </w:rPr>
            </w:pPr>
            <w:r>
              <w:rPr>
                <w:sz w:val="18"/>
                <w:szCs w:val="18"/>
                <w:lang w:eastAsia="en-US"/>
              </w:rPr>
              <w:t>8958</w:t>
            </w:r>
          </w:p>
          <w:p w14:paraId="18388892" w14:textId="77777777" w:rsidR="007B434C" w:rsidRDefault="00000000">
            <w:pPr>
              <w:jc w:val="center"/>
              <w:rPr>
                <w:sz w:val="18"/>
                <w:szCs w:val="18"/>
                <w:lang w:eastAsia="en-US"/>
              </w:rPr>
            </w:pPr>
            <w:r>
              <w:rPr>
                <w:sz w:val="18"/>
                <w:szCs w:val="18"/>
                <w:lang w:eastAsia="en-US"/>
              </w:rPr>
              <w:t>5960</w:t>
            </w:r>
          </w:p>
          <w:p w14:paraId="4BDC11A5" w14:textId="77777777" w:rsidR="007B434C" w:rsidRDefault="00000000">
            <w:pPr>
              <w:jc w:val="center"/>
              <w:rPr>
                <w:sz w:val="18"/>
                <w:szCs w:val="18"/>
                <w:lang w:eastAsia="en-US"/>
              </w:rPr>
            </w:pPr>
            <w:r>
              <w:rPr>
                <w:sz w:val="18"/>
                <w:szCs w:val="18"/>
                <w:lang w:eastAsia="en-US"/>
              </w:rPr>
              <w:t>2998</w:t>
            </w:r>
          </w:p>
        </w:tc>
        <w:tc>
          <w:tcPr>
            <w:tcW w:w="935" w:type="dxa"/>
            <w:tcBorders>
              <w:top w:val="single" w:sz="4" w:space="0" w:color="000000"/>
              <w:left w:val="single" w:sz="4" w:space="0" w:color="000000"/>
              <w:bottom w:val="single" w:sz="4" w:space="0" w:color="000000"/>
              <w:right w:val="single" w:sz="4" w:space="0" w:color="000000"/>
            </w:tcBorders>
          </w:tcPr>
          <w:p w14:paraId="549DC127" w14:textId="77777777" w:rsidR="007B434C" w:rsidRDefault="00000000">
            <w:pPr>
              <w:jc w:val="center"/>
              <w:rPr>
                <w:sz w:val="18"/>
                <w:szCs w:val="18"/>
                <w:lang w:eastAsia="en-US"/>
              </w:rPr>
            </w:pPr>
            <w:r>
              <w:rPr>
                <w:sz w:val="18"/>
                <w:szCs w:val="18"/>
                <w:lang w:eastAsia="en-US"/>
              </w:rPr>
              <w:t>8884</w:t>
            </w:r>
          </w:p>
          <w:p w14:paraId="4307E9AE" w14:textId="77777777" w:rsidR="007B434C" w:rsidRDefault="00000000">
            <w:pPr>
              <w:jc w:val="center"/>
              <w:rPr>
                <w:sz w:val="18"/>
                <w:szCs w:val="18"/>
                <w:lang w:eastAsia="en-US"/>
              </w:rPr>
            </w:pPr>
            <w:r>
              <w:rPr>
                <w:sz w:val="18"/>
                <w:szCs w:val="18"/>
                <w:lang w:eastAsia="en-US"/>
              </w:rPr>
              <w:t>5958</w:t>
            </w:r>
          </w:p>
          <w:p w14:paraId="219CA35C" w14:textId="77777777" w:rsidR="007B434C" w:rsidRDefault="00000000">
            <w:pPr>
              <w:jc w:val="center"/>
              <w:rPr>
                <w:sz w:val="18"/>
                <w:szCs w:val="18"/>
                <w:lang w:eastAsia="en-US"/>
              </w:rPr>
            </w:pPr>
            <w:r>
              <w:rPr>
                <w:sz w:val="18"/>
                <w:szCs w:val="18"/>
                <w:lang w:eastAsia="en-US"/>
              </w:rPr>
              <w:t>2926</w:t>
            </w:r>
          </w:p>
        </w:tc>
        <w:tc>
          <w:tcPr>
            <w:tcW w:w="757" w:type="dxa"/>
            <w:tcBorders>
              <w:top w:val="single" w:sz="4" w:space="0" w:color="000000"/>
              <w:left w:val="single" w:sz="4" w:space="0" w:color="000000"/>
              <w:bottom w:val="single" w:sz="4" w:space="0" w:color="000000"/>
              <w:right w:val="single" w:sz="4" w:space="0" w:color="000000"/>
            </w:tcBorders>
          </w:tcPr>
          <w:p w14:paraId="1133D086" w14:textId="77777777" w:rsidR="007B434C" w:rsidRDefault="00000000">
            <w:pPr>
              <w:jc w:val="center"/>
              <w:rPr>
                <w:sz w:val="18"/>
                <w:szCs w:val="18"/>
                <w:lang w:eastAsia="en-US"/>
              </w:rPr>
            </w:pPr>
            <w:r>
              <w:rPr>
                <w:sz w:val="18"/>
                <w:szCs w:val="18"/>
                <w:lang w:eastAsia="en-US"/>
              </w:rPr>
              <w:t>8872</w:t>
            </w:r>
          </w:p>
          <w:p w14:paraId="0BD35ED4" w14:textId="77777777" w:rsidR="007B434C" w:rsidRDefault="00000000">
            <w:pPr>
              <w:jc w:val="center"/>
              <w:rPr>
                <w:sz w:val="18"/>
                <w:szCs w:val="18"/>
                <w:lang w:eastAsia="en-US"/>
              </w:rPr>
            </w:pPr>
            <w:r>
              <w:rPr>
                <w:sz w:val="18"/>
                <w:szCs w:val="18"/>
                <w:lang w:eastAsia="en-US"/>
              </w:rPr>
              <w:t>5921</w:t>
            </w:r>
          </w:p>
          <w:p w14:paraId="46E99CB1" w14:textId="77777777" w:rsidR="007B434C" w:rsidRDefault="00000000">
            <w:pPr>
              <w:jc w:val="center"/>
              <w:rPr>
                <w:sz w:val="18"/>
                <w:szCs w:val="18"/>
                <w:lang w:eastAsia="en-US"/>
              </w:rPr>
            </w:pPr>
            <w:r>
              <w:rPr>
                <w:sz w:val="18"/>
                <w:szCs w:val="18"/>
                <w:lang w:eastAsia="en-US"/>
              </w:rPr>
              <w:t>2951</w:t>
            </w:r>
          </w:p>
        </w:tc>
        <w:tc>
          <w:tcPr>
            <w:tcW w:w="653" w:type="dxa"/>
            <w:tcBorders>
              <w:top w:val="single" w:sz="4" w:space="0" w:color="000000"/>
              <w:left w:val="single" w:sz="4" w:space="0" w:color="000000"/>
              <w:bottom w:val="single" w:sz="4" w:space="0" w:color="000000"/>
              <w:right w:val="single" w:sz="4" w:space="0" w:color="000000"/>
            </w:tcBorders>
          </w:tcPr>
          <w:p w14:paraId="0B2D1C8D" w14:textId="77777777" w:rsidR="007B434C" w:rsidRDefault="00000000">
            <w:pPr>
              <w:jc w:val="center"/>
              <w:rPr>
                <w:sz w:val="18"/>
                <w:szCs w:val="18"/>
                <w:lang w:eastAsia="en-US"/>
              </w:rPr>
            </w:pPr>
            <w:r>
              <w:rPr>
                <w:sz w:val="18"/>
                <w:szCs w:val="18"/>
                <w:lang w:eastAsia="en-US"/>
              </w:rPr>
              <w:t>8741</w:t>
            </w:r>
          </w:p>
          <w:p w14:paraId="5CAD166D" w14:textId="77777777" w:rsidR="007B434C" w:rsidRDefault="00000000">
            <w:pPr>
              <w:jc w:val="center"/>
              <w:rPr>
                <w:sz w:val="18"/>
                <w:szCs w:val="18"/>
                <w:lang w:eastAsia="en-US"/>
              </w:rPr>
            </w:pPr>
            <w:r>
              <w:rPr>
                <w:sz w:val="18"/>
                <w:szCs w:val="18"/>
                <w:lang w:eastAsia="en-US"/>
              </w:rPr>
              <w:t>5791</w:t>
            </w:r>
          </w:p>
          <w:p w14:paraId="77423F31" w14:textId="77777777" w:rsidR="007B434C" w:rsidRDefault="00000000">
            <w:pPr>
              <w:jc w:val="center"/>
              <w:rPr>
                <w:sz w:val="18"/>
                <w:szCs w:val="18"/>
                <w:lang w:eastAsia="en-US"/>
              </w:rPr>
            </w:pPr>
            <w:r>
              <w:rPr>
                <w:sz w:val="18"/>
                <w:szCs w:val="18"/>
                <w:lang w:eastAsia="en-US"/>
              </w:rPr>
              <w:t>2950</w:t>
            </w:r>
          </w:p>
        </w:tc>
        <w:tc>
          <w:tcPr>
            <w:tcW w:w="688" w:type="dxa"/>
            <w:tcBorders>
              <w:top w:val="single" w:sz="4" w:space="0" w:color="000000"/>
              <w:left w:val="single" w:sz="4" w:space="0" w:color="000000"/>
              <w:bottom w:val="single" w:sz="4" w:space="0" w:color="000000"/>
              <w:right w:val="single" w:sz="4" w:space="0" w:color="000000"/>
            </w:tcBorders>
          </w:tcPr>
          <w:p w14:paraId="437F34B6" w14:textId="77777777" w:rsidR="007B434C" w:rsidRDefault="00000000">
            <w:pPr>
              <w:jc w:val="center"/>
              <w:rPr>
                <w:sz w:val="18"/>
                <w:szCs w:val="18"/>
                <w:lang w:eastAsia="en-US"/>
              </w:rPr>
            </w:pPr>
            <w:r>
              <w:rPr>
                <w:sz w:val="18"/>
                <w:szCs w:val="18"/>
                <w:lang w:eastAsia="en-US"/>
              </w:rPr>
              <w:t>8799</w:t>
            </w:r>
          </w:p>
          <w:p w14:paraId="0215F1FA" w14:textId="77777777" w:rsidR="007B434C" w:rsidRDefault="00000000">
            <w:pPr>
              <w:jc w:val="center"/>
              <w:rPr>
                <w:sz w:val="18"/>
                <w:szCs w:val="18"/>
                <w:lang w:eastAsia="en-US"/>
              </w:rPr>
            </w:pPr>
            <w:r>
              <w:rPr>
                <w:sz w:val="18"/>
                <w:szCs w:val="18"/>
                <w:lang w:eastAsia="en-US"/>
              </w:rPr>
              <w:t>5875</w:t>
            </w:r>
          </w:p>
          <w:p w14:paraId="1EF0BEB7" w14:textId="77777777" w:rsidR="007B434C" w:rsidRDefault="00000000">
            <w:pPr>
              <w:jc w:val="center"/>
              <w:rPr>
                <w:sz w:val="18"/>
                <w:szCs w:val="18"/>
                <w:lang w:eastAsia="en-US"/>
              </w:rPr>
            </w:pPr>
            <w:r>
              <w:rPr>
                <w:sz w:val="18"/>
                <w:szCs w:val="18"/>
                <w:lang w:eastAsia="en-US"/>
              </w:rPr>
              <w:t>2924</w:t>
            </w:r>
          </w:p>
        </w:tc>
        <w:tc>
          <w:tcPr>
            <w:tcW w:w="1045" w:type="dxa"/>
            <w:tcBorders>
              <w:top w:val="single" w:sz="4" w:space="0" w:color="000000"/>
              <w:left w:val="single" w:sz="4" w:space="0" w:color="000000"/>
              <w:bottom w:val="single" w:sz="4" w:space="0" w:color="000000"/>
              <w:right w:val="single" w:sz="4" w:space="0" w:color="000000"/>
            </w:tcBorders>
          </w:tcPr>
          <w:p w14:paraId="14D1437C" w14:textId="77777777" w:rsidR="007B434C" w:rsidRDefault="00000000">
            <w:pPr>
              <w:jc w:val="center"/>
              <w:rPr>
                <w:sz w:val="18"/>
                <w:szCs w:val="18"/>
                <w:lang w:eastAsia="en-US"/>
              </w:rPr>
            </w:pPr>
            <w:r>
              <w:rPr>
                <w:sz w:val="18"/>
                <w:szCs w:val="18"/>
                <w:lang w:eastAsia="en-US"/>
              </w:rPr>
              <w:t>1/12/2021 até 31/12/2021 00:00 às 23:55</w:t>
            </w:r>
          </w:p>
        </w:tc>
      </w:tr>
    </w:tbl>
    <w:p w14:paraId="6DADAC74" w14:textId="77777777" w:rsidR="007B434C" w:rsidRDefault="007B434C">
      <w:pPr>
        <w:rPr>
          <w:color w:val="000000"/>
        </w:rPr>
      </w:pPr>
    </w:p>
    <w:p w14:paraId="3ABDCDB6" w14:textId="01C2B468" w:rsidR="007B434C" w:rsidRDefault="00000000">
      <w:pPr>
        <w:rPr>
          <w:color w:val="000000"/>
        </w:rPr>
      </w:pPr>
      <w:r>
        <w:t>No que diz respeito a 2022</w:t>
      </w:r>
      <w:r w:rsidR="003273D2">
        <w:t>, tabela [6]</w:t>
      </w:r>
      <w:r>
        <w:t>,</w:t>
      </w:r>
      <w:r w:rsidR="003273D2">
        <w:t xml:space="preserve"> também</w:t>
      </w:r>
      <w:r>
        <w:t xml:space="preserve"> falta consistência</w:t>
      </w:r>
      <w:r w:rsidR="003273D2">
        <w:t xml:space="preserve"> nos dias e na frequência.</w:t>
      </w:r>
      <w:r>
        <w:t xml:space="preserve"> </w:t>
      </w:r>
      <w:r w:rsidR="003273D2">
        <w:t>Através da tabela podemos verificar a variação n</w:t>
      </w:r>
      <w:r>
        <w:t xml:space="preserve">o número de registos </w:t>
      </w:r>
      <w:r w:rsidR="003273D2">
        <w:t>entre janeiro e março, bem como</w:t>
      </w:r>
      <w:r>
        <w:t xml:space="preserve"> a</w:t>
      </w:r>
      <w:r w:rsidR="00845395">
        <w:t xml:space="preserve"> discrepância de dias em falta </w:t>
      </w:r>
      <w:r>
        <w:t>em fevereiro</w:t>
      </w:r>
      <w:r w:rsidR="00845395">
        <w:t xml:space="preserve"> </w:t>
      </w:r>
      <w:r>
        <w:t>e março</w:t>
      </w:r>
      <w:r w:rsidR="00845395">
        <w:t xml:space="preserve">, com apenas datas válidas entre dia 1 e 8 </w:t>
      </w:r>
      <w:r>
        <w:t>entre dia 18 e 31</w:t>
      </w:r>
      <w:r w:rsidR="00845395">
        <w:t>, respetivamente</w:t>
      </w:r>
      <w:r>
        <w:t>. De maneira que, entre abril e dezembro os registos são consistentes, visto que existe o mesmo número de registos para cada eixo e as datas registadas são congruentes. Além disto, os registos até março apontam uma média de registos de 66.6% de 5</w:t>
      </w:r>
      <w:r>
        <w:t xml:space="preserve"> </w:t>
      </w:r>
      <w:r>
        <w:t>min e 33.4% de 15</w:t>
      </w:r>
      <w:r>
        <w:t xml:space="preserve"> </w:t>
      </w:r>
      <w:r>
        <w:t>min e 100% de registos de 15</w:t>
      </w:r>
      <w:r>
        <w:t xml:space="preserve"> </w:t>
      </w:r>
      <w:r>
        <w:t>min para os restantes meses do ano.</w:t>
      </w:r>
    </w:p>
    <w:p w14:paraId="1E89846E" w14:textId="77777777" w:rsidR="007B434C" w:rsidRDefault="00000000">
      <w:pPr>
        <w:rPr>
          <w:highlight w:val="yellow"/>
        </w:rPr>
      </w:pPr>
      <w:ins w:id="116" w:author="Unknown Author" w:date="2023-07-01T22:29:00Z">
        <w:r>
          <w:rPr>
            <w:highlight w:val="yellow"/>
          </w:rPr>
          <w:t>As tabelas devem ser referenciadas e explicadas no texto</w:t>
        </w:r>
      </w:ins>
    </w:p>
    <w:p w14:paraId="1CAA241D" w14:textId="77777777" w:rsidR="007B434C" w:rsidRDefault="007B434C">
      <w:pPr>
        <w:rPr>
          <w:color w:val="000000"/>
        </w:rPr>
      </w:pPr>
    </w:p>
    <w:p w14:paraId="46383032" w14:textId="2B42375C" w:rsidR="007B434C" w:rsidRDefault="00000000" w:rsidP="00527491">
      <w:pPr>
        <w:pStyle w:val="Legenda"/>
        <w:rPr>
          <w:color w:val="000000"/>
        </w:rPr>
      </w:pPr>
      <w:r>
        <w:t>Tabela</w:t>
      </w:r>
      <w:r w:rsidR="00C70B63">
        <w:t xml:space="preserve"> 6</w:t>
      </w:r>
      <w:r>
        <w:t xml:space="preserve"> - Análise registos conjunto1 2022 </w:t>
      </w:r>
      <w:r>
        <w:rPr>
          <w:b/>
          <w:bCs/>
        </w:rPr>
        <w:t>*–</w:t>
      </w:r>
      <w:r>
        <w:t xml:space="preserve"> Registos com 5min de diferença </w:t>
      </w:r>
      <w:r>
        <w:rPr>
          <w:b/>
          <w:bCs/>
        </w:rPr>
        <w:t>** –</w:t>
      </w:r>
      <w:r>
        <w:t xml:space="preserve"> Registos com 15min de diferença</w:t>
      </w:r>
    </w:p>
    <w:tbl>
      <w:tblPr>
        <w:tblW w:w="11403" w:type="dxa"/>
        <w:tblInd w:w="-1456" w:type="dxa"/>
        <w:tblLook w:val="04A0" w:firstRow="1" w:lastRow="0" w:firstColumn="1" w:lastColumn="0" w:noHBand="0" w:noVBand="1"/>
      </w:tblPr>
      <w:tblGrid>
        <w:gridCol w:w="997"/>
        <w:gridCol w:w="991"/>
        <w:gridCol w:w="663"/>
        <w:gridCol w:w="661"/>
        <w:gridCol w:w="667"/>
        <w:gridCol w:w="908"/>
        <w:gridCol w:w="1016"/>
        <w:gridCol w:w="667"/>
        <w:gridCol w:w="664"/>
        <w:gridCol w:w="936"/>
        <w:gridCol w:w="757"/>
        <w:gridCol w:w="668"/>
        <w:gridCol w:w="686"/>
        <w:gridCol w:w="1122"/>
      </w:tblGrid>
      <w:tr w:rsidR="007B434C" w14:paraId="642E3E9C" w14:textId="77777777">
        <w:tc>
          <w:tcPr>
            <w:tcW w:w="11402" w:type="dxa"/>
            <w:gridSpan w:val="14"/>
            <w:tcBorders>
              <w:top w:val="single" w:sz="4" w:space="0" w:color="000000"/>
              <w:left w:val="single" w:sz="4" w:space="0" w:color="000000"/>
              <w:bottom w:val="single" w:sz="4" w:space="0" w:color="000000"/>
              <w:right w:val="single" w:sz="4" w:space="0" w:color="000000"/>
            </w:tcBorders>
          </w:tcPr>
          <w:p w14:paraId="749DC8D3" w14:textId="77777777" w:rsidR="007B434C" w:rsidRDefault="00000000">
            <w:pPr>
              <w:jc w:val="center"/>
              <w:rPr>
                <w:b/>
                <w:bCs/>
                <w:sz w:val="18"/>
                <w:szCs w:val="18"/>
                <w:lang w:eastAsia="en-US"/>
              </w:rPr>
            </w:pPr>
            <w:r>
              <w:rPr>
                <w:b/>
                <w:bCs/>
                <w:sz w:val="18"/>
                <w:szCs w:val="18"/>
                <w:lang w:eastAsia="en-US"/>
              </w:rPr>
              <w:t>VODAFONE_EIXOS</w:t>
            </w:r>
          </w:p>
        </w:tc>
      </w:tr>
      <w:tr w:rsidR="007B434C" w14:paraId="6AA03DB8" w14:textId="77777777">
        <w:tc>
          <w:tcPr>
            <w:tcW w:w="11402" w:type="dxa"/>
            <w:gridSpan w:val="14"/>
            <w:tcBorders>
              <w:top w:val="single" w:sz="4" w:space="0" w:color="000000"/>
              <w:left w:val="single" w:sz="4" w:space="0" w:color="000000"/>
              <w:bottom w:val="single" w:sz="4" w:space="0" w:color="000000"/>
              <w:right w:val="single" w:sz="4" w:space="0" w:color="000000"/>
            </w:tcBorders>
          </w:tcPr>
          <w:p w14:paraId="5D24DF88" w14:textId="77777777" w:rsidR="007B434C" w:rsidRDefault="00000000">
            <w:pPr>
              <w:jc w:val="center"/>
              <w:rPr>
                <w:b/>
                <w:bCs/>
                <w:sz w:val="18"/>
                <w:szCs w:val="18"/>
                <w:lang w:eastAsia="en-US"/>
              </w:rPr>
            </w:pPr>
            <w:r>
              <w:rPr>
                <w:b/>
                <w:bCs/>
                <w:sz w:val="18"/>
                <w:szCs w:val="18"/>
                <w:lang w:eastAsia="en-US"/>
              </w:rPr>
              <w:t xml:space="preserve">PGIL_VODAFONE_EIXOS_2022 </w:t>
            </w:r>
          </w:p>
        </w:tc>
      </w:tr>
      <w:tr w:rsidR="007B434C" w14:paraId="0B3721BF" w14:textId="77777777">
        <w:trPr>
          <w:trHeight w:val="956"/>
        </w:trPr>
        <w:tc>
          <w:tcPr>
            <w:tcW w:w="996" w:type="dxa"/>
            <w:tcBorders>
              <w:top w:val="single" w:sz="4" w:space="0" w:color="000000"/>
              <w:left w:val="single" w:sz="4" w:space="0" w:color="000000"/>
              <w:bottom w:val="single" w:sz="4" w:space="0" w:color="000000"/>
              <w:right w:val="single" w:sz="4" w:space="0" w:color="000000"/>
            </w:tcBorders>
          </w:tcPr>
          <w:p w14:paraId="206CA977" w14:textId="77777777" w:rsidR="007B434C" w:rsidRDefault="00000000">
            <w:pPr>
              <w:jc w:val="center"/>
              <w:rPr>
                <w:b/>
                <w:bCs/>
                <w:sz w:val="18"/>
                <w:szCs w:val="18"/>
                <w:lang w:eastAsia="en-US"/>
              </w:rPr>
            </w:pPr>
            <w:r>
              <w:rPr>
                <w:b/>
                <w:bCs/>
                <w:sz w:val="18"/>
                <w:szCs w:val="18"/>
                <w:lang w:eastAsia="en-US"/>
              </w:rPr>
              <w:t>Mês</w:t>
            </w:r>
          </w:p>
        </w:tc>
        <w:tc>
          <w:tcPr>
            <w:tcW w:w="991" w:type="dxa"/>
            <w:tcBorders>
              <w:top w:val="single" w:sz="4" w:space="0" w:color="000000"/>
              <w:left w:val="single" w:sz="4" w:space="0" w:color="000000"/>
              <w:bottom w:val="single" w:sz="4" w:space="0" w:color="000000"/>
              <w:right w:val="single" w:sz="4" w:space="0" w:color="000000"/>
            </w:tcBorders>
          </w:tcPr>
          <w:p w14:paraId="03AE0A1C" w14:textId="77777777" w:rsidR="007B434C" w:rsidRDefault="00000000">
            <w:pPr>
              <w:jc w:val="center"/>
              <w:rPr>
                <w:b/>
                <w:bCs/>
                <w:sz w:val="18"/>
                <w:szCs w:val="18"/>
                <w:lang w:eastAsia="en-US"/>
              </w:rPr>
            </w:pPr>
            <w:r>
              <w:rPr>
                <w:b/>
                <w:bCs/>
                <w:sz w:val="18"/>
                <w:szCs w:val="18"/>
                <w:lang w:eastAsia="en-US"/>
              </w:rPr>
              <w:t>Registos</w:t>
            </w:r>
          </w:p>
          <w:p w14:paraId="46C67969" w14:textId="77777777" w:rsidR="007B434C" w:rsidRDefault="007B434C">
            <w:pPr>
              <w:jc w:val="center"/>
              <w:rPr>
                <w:b/>
                <w:bCs/>
                <w:sz w:val="18"/>
                <w:szCs w:val="18"/>
                <w:lang w:eastAsia="en-US"/>
              </w:rPr>
            </w:pPr>
          </w:p>
        </w:tc>
        <w:tc>
          <w:tcPr>
            <w:tcW w:w="664" w:type="dxa"/>
            <w:tcBorders>
              <w:top w:val="single" w:sz="4" w:space="0" w:color="000000"/>
              <w:left w:val="single" w:sz="4" w:space="0" w:color="000000"/>
              <w:bottom w:val="single" w:sz="4" w:space="0" w:color="000000"/>
              <w:right w:val="single" w:sz="4" w:space="0" w:color="000000"/>
            </w:tcBorders>
          </w:tcPr>
          <w:p w14:paraId="472C958C" w14:textId="77777777" w:rsidR="007B434C" w:rsidRDefault="00000000">
            <w:pPr>
              <w:jc w:val="center"/>
              <w:rPr>
                <w:b/>
                <w:bCs/>
                <w:sz w:val="18"/>
                <w:szCs w:val="18"/>
                <w:lang w:eastAsia="en-US"/>
              </w:rPr>
            </w:pPr>
            <w:r>
              <w:rPr>
                <w:b/>
                <w:bCs/>
                <w:sz w:val="18"/>
                <w:szCs w:val="18"/>
                <w:lang w:eastAsia="en-US"/>
              </w:rPr>
              <w:t xml:space="preserve">A1          </w:t>
            </w:r>
          </w:p>
        </w:tc>
        <w:tc>
          <w:tcPr>
            <w:tcW w:w="662" w:type="dxa"/>
            <w:tcBorders>
              <w:top w:val="single" w:sz="4" w:space="0" w:color="000000"/>
              <w:left w:val="single" w:sz="4" w:space="0" w:color="000000"/>
              <w:bottom w:val="single" w:sz="4" w:space="0" w:color="000000"/>
              <w:right w:val="single" w:sz="4" w:space="0" w:color="000000"/>
            </w:tcBorders>
          </w:tcPr>
          <w:p w14:paraId="147204FD" w14:textId="77777777" w:rsidR="007B434C" w:rsidRDefault="00000000">
            <w:pPr>
              <w:jc w:val="center"/>
              <w:rPr>
                <w:b/>
                <w:bCs/>
                <w:sz w:val="18"/>
                <w:szCs w:val="18"/>
                <w:lang w:eastAsia="en-US"/>
              </w:rPr>
            </w:pPr>
            <w:r>
              <w:rPr>
                <w:b/>
                <w:bCs/>
                <w:sz w:val="18"/>
                <w:szCs w:val="18"/>
                <w:lang w:eastAsia="en-US"/>
              </w:rPr>
              <w:t xml:space="preserve">A5 </w:t>
            </w:r>
          </w:p>
        </w:tc>
        <w:tc>
          <w:tcPr>
            <w:tcW w:w="667" w:type="dxa"/>
            <w:tcBorders>
              <w:top w:val="single" w:sz="4" w:space="0" w:color="000000"/>
              <w:left w:val="single" w:sz="4" w:space="0" w:color="000000"/>
              <w:bottom w:val="single" w:sz="4" w:space="0" w:color="000000"/>
              <w:right w:val="single" w:sz="4" w:space="0" w:color="000000"/>
            </w:tcBorders>
          </w:tcPr>
          <w:p w14:paraId="75360B50" w14:textId="77777777" w:rsidR="007B434C" w:rsidRDefault="00000000">
            <w:pPr>
              <w:jc w:val="center"/>
              <w:rPr>
                <w:szCs w:val="22"/>
                <w:lang w:eastAsia="en-US"/>
              </w:rPr>
            </w:pPr>
            <w:r>
              <w:rPr>
                <w:b/>
                <w:bCs/>
                <w:sz w:val="18"/>
                <w:szCs w:val="18"/>
                <w:lang w:eastAsia="en-US"/>
              </w:rPr>
              <w:t>A36 Túnel do Grilo</w:t>
            </w:r>
          </w:p>
        </w:tc>
        <w:tc>
          <w:tcPr>
            <w:tcW w:w="908" w:type="dxa"/>
            <w:tcBorders>
              <w:top w:val="single" w:sz="4" w:space="0" w:color="000000"/>
              <w:left w:val="single" w:sz="4" w:space="0" w:color="000000"/>
              <w:bottom w:val="single" w:sz="4" w:space="0" w:color="000000"/>
              <w:right w:val="single" w:sz="4" w:space="0" w:color="000000"/>
            </w:tcBorders>
          </w:tcPr>
          <w:p w14:paraId="355CFF1D" w14:textId="77777777" w:rsidR="007B434C" w:rsidRDefault="00000000">
            <w:pPr>
              <w:jc w:val="center"/>
              <w:rPr>
                <w:b/>
                <w:bCs/>
                <w:sz w:val="18"/>
                <w:szCs w:val="18"/>
                <w:lang w:eastAsia="en-US"/>
              </w:rPr>
            </w:pPr>
            <w:r>
              <w:rPr>
                <w:b/>
                <w:bCs/>
                <w:sz w:val="18"/>
                <w:szCs w:val="18"/>
                <w:lang w:eastAsia="en-US"/>
              </w:rPr>
              <w:t>Calçada de Carriche</w:t>
            </w:r>
          </w:p>
        </w:tc>
        <w:tc>
          <w:tcPr>
            <w:tcW w:w="1014" w:type="dxa"/>
            <w:tcBorders>
              <w:top w:val="single" w:sz="4" w:space="0" w:color="000000"/>
              <w:left w:val="single" w:sz="4" w:space="0" w:color="000000"/>
              <w:bottom w:val="single" w:sz="4" w:space="0" w:color="000000"/>
              <w:right w:val="single" w:sz="4" w:space="0" w:color="000000"/>
            </w:tcBorders>
          </w:tcPr>
          <w:p w14:paraId="4BB3C989" w14:textId="77777777" w:rsidR="007B434C" w:rsidRDefault="00000000">
            <w:pPr>
              <w:jc w:val="center"/>
              <w:rPr>
                <w:b/>
                <w:bCs/>
                <w:sz w:val="18"/>
                <w:szCs w:val="18"/>
                <w:lang w:eastAsia="en-US"/>
              </w:rPr>
            </w:pPr>
            <w:r>
              <w:rPr>
                <w:b/>
                <w:bCs/>
                <w:sz w:val="18"/>
                <w:szCs w:val="18"/>
                <w:lang w:eastAsia="en-US"/>
              </w:rPr>
              <w:t>IC2 (Sacavém)</w:t>
            </w:r>
          </w:p>
        </w:tc>
        <w:tc>
          <w:tcPr>
            <w:tcW w:w="668" w:type="dxa"/>
            <w:tcBorders>
              <w:top w:val="single" w:sz="4" w:space="0" w:color="000000"/>
              <w:left w:val="single" w:sz="4" w:space="0" w:color="000000"/>
              <w:bottom w:val="single" w:sz="4" w:space="0" w:color="000000"/>
              <w:right w:val="single" w:sz="4" w:space="0" w:color="000000"/>
            </w:tcBorders>
          </w:tcPr>
          <w:p w14:paraId="4B4769FB" w14:textId="77777777" w:rsidR="007B434C" w:rsidRDefault="00000000">
            <w:pPr>
              <w:jc w:val="center"/>
              <w:rPr>
                <w:b/>
                <w:bCs/>
                <w:sz w:val="18"/>
                <w:szCs w:val="18"/>
                <w:lang w:eastAsia="en-US"/>
              </w:rPr>
            </w:pPr>
            <w:r>
              <w:rPr>
                <w:b/>
                <w:bCs/>
                <w:sz w:val="18"/>
                <w:szCs w:val="18"/>
                <w:lang w:eastAsia="en-US"/>
              </w:rPr>
              <w:t>IC16</w:t>
            </w:r>
          </w:p>
        </w:tc>
        <w:tc>
          <w:tcPr>
            <w:tcW w:w="665" w:type="dxa"/>
            <w:tcBorders>
              <w:top w:val="single" w:sz="4" w:space="0" w:color="000000"/>
              <w:left w:val="single" w:sz="4" w:space="0" w:color="000000"/>
              <w:bottom w:val="single" w:sz="4" w:space="0" w:color="000000"/>
              <w:right w:val="single" w:sz="4" w:space="0" w:color="000000"/>
            </w:tcBorders>
          </w:tcPr>
          <w:p w14:paraId="0DB99A87" w14:textId="77777777" w:rsidR="007B434C" w:rsidRDefault="00000000">
            <w:pPr>
              <w:jc w:val="center"/>
              <w:rPr>
                <w:b/>
                <w:bCs/>
                <w:sz w:val="18"/>
                <w:szCs w:val="18"/>
                <w:lang w:eastAsia="en-US"/>
              </w:rPr>
            </w:pPr>
            <w:r>
              <w:rPr>
                <w:b/>
                <w:bCs/>
                <w:sz w:val="18"/>
                <w:szCs w:val="18"/>
                <w:lang w:eastAsia="en-US"/>
              </w:rPr>
              <w:t>IC19</w:t>
            </w:r>
          </w:p>
        </w:tc>
        <w:tc>
          <w:tcPr>
            <w:tcW w:w="936" w:type="dxa"/>
            <w:tcBorders>
              <w:top w:val="single" w:sz="4" w:space="0" w:color="000000"/>
              <w:left w:val="single" w:sz="4" w:space="0" w:color="000000"/>
              <w:bottom w:val="single" w:sz="4" w:space="0" w:color="000000"/>
              <w:right w:val="single" w:sz="4" w:space="0" w:color="000000"/>
            </w:tcBorders>
          </w:tcPr>
          <w:p w14:paraId="2469E671" w14:textId="77777777" w:rsidR="007B434C" w:rsidRDefault="00000000">
            <w:pPr>
              <w:jc w:val="center"/>
              <w:rPr>
                <w:b/>
                <w:bCs/>
                <w:sz w:val="18"/>
                <w:szCs w:val="18"/>
                <w:lang w:eastAsia="en-US"/>
              </w:rPr>
            </w:pPr>
            <w:r>
              <w:rPr>
                <w:b/>
                <w:bCs/>
                <w:sz w:val="18"/>
                <w:szCs w:val="18"/>
                <w:lang w:eastAsia="en-US"/>
              </w:rPr>
              <w:t>Marginal</w:t>
            </w:r>
          </w:p>
        </w:tc>
        <w:tc>
          <w:tcPr>
            <w:tcW w:w="756" w:type="dxa"/>
            <w:tcBorders>
              <w:top w:val="single" w:sz="4" w:space="0" w:color="000000"/>
              <w:left w:val="single" w:sz="4" w:space="0" w:color="000000"/>
              <w:bottom w:val="single" w:sz="4" w:space="0" w:color="000000"/>
              <w:right w:val="single" w:sz="4" w:space="0" w:color="000000"/>
            </w:tcBorders>
          </w:tcPr>
          <w:p w14:paraId="0DBA35C6" w14:textId="77777777" w:rsidR="007B434C" w:rsidRDefault="00000000">
            <w:pPr>
              <w:jc w:val="center"/>
              <w:rPr>
                <w:szCs w:val="22"/>
                <w:lang w:eastAsia="en-US"/>
              </w:rPr>
            </w:pPr>
            <w:r>
              <w:rPr>
                <w:b/>
                <w:bCs/>
                <w:sz w:val="18"/>
                <w:szCs w:val="18"/>
                <w:lang w:eastAsia="en-US"/>
              </w:rPr>
              <w:t>N117 (Cabos Ávila)</w:t>
            </w:r>
          </w:p>
        </w:tc>
        <w:tc>
          <w:tcPr>
            <w:tcW w:w="668" w:type="dxa"/>
            <w:tcBorders>
              <w:top w:val="single" w:sz="4" w:space="0" w:color="000000"/>
              <w:left w:val="single" w:sz="4" w:space="0" w:color="000000"/>
              <w:bottom w:val="single" w:sz="4" w:space="0" w:color="000000"/>
              <w:right w:val="single" w:sz="4" w:space="0" w:color="000000"/>
            </w:tcBorders>
          </w:tcPr>
          <w:p w14:paraId="3BADB3AA" w14:textId="77777777" w:rsidR="007B434C" w:rsidRDefault="00000000">
            <w:pPr>
              <w:jc w:val="center"/>
              <w:rPr>
                <w:b/>
                <w:bCs/>
                <w:sz w:val="18"/>
                <w:szCs w:val="18"/>
                <w:lang w:eastAsia="en-US"/>
              </w:rPr>
            </w:pPr>
            <w:r>
              <w:rPr>
                <w:b/>
                <w:bCs/>
                <w:sz w:val="18"/>
                <w:szCs w:val="18"/>
                <w:lang w:eastAsia="en-US"/>
              </w:rPr>
              <w:t>Ponte 25 Abril</w:t>
            </w:r>
          </w:p>
        </w:tc>
        <w:tc>
          <w:tcPr>
            <w:tcW w:w="684" w:type="dxa"/>
            <w:tcBorders>
              <w:top w:val="single" w:sz="4" w:space="0" w:color="000000"/>
              <w:left w:val="single" w:sz="4" w:space="0" w:color="000000"/>
              <w:bottom w:val="single" w:sz="4" w:space="0" w:color="000000"/>
              <w:right w:val="single" w:sz="4" w:space="0" w:color="000000"/>
            </w:tcBorders>
          </w:tcPr>
          <w:p w14:paraId="11D24638" w14:textId="77777777" w:rsidR="007B434C" w:rsidRDefault="00000000">
            <w:pPr>
              <w:jc w:val="center"/>
              <w:rPr>
                <w:szCs w:val="22"/>
                <w:lang w:eastAsia="en-US"/>
              </w:rPr>
            </w:pPr>
            <w:r>
              <w:rPr>
                <w:b/>
                <w:bCs/>
                <w:sz w:val="18"/>
                <w:szCs w:val="18"/>
                <w:lang w:eastAsia="en-US"/>
              </w:rPr>
              <w:t>Ponte Vasco Gama</w:t>
            </w:r>
          </w:p>
        </w:tc>
        <w:tc>
          <w:tcPr>
            <w:tcW w:w="1123" w:type="dxa"/>
            <w:tcBorders>
              <w:top w:val="single" w:sz="4" w:space="0" w:color="000000"/>
              <w:left w:val="single" w:sz="4" w:space="0" w:color="000000"/>
              <w:bottom w:val="single" w:sz="4" w:space="0" w:color="000000"/>
              <w:right w:val="single" w:sz="4" w:space="0" w:color="000000"/>
            </w:tcBorders>
          </w:tcPr>
          <w:p w14:paraId="4ADC946E" w14:textId="77777777" w:rsidR="007B434C" w:rsidRDefault="00000000">
            <w:pPr>
              <w:jc w:val="center"/>
              <w:rPr>
                <w:b/>
                <w:bCs/>
                <w:sz w:val="18"/>
                <w:szCs w:val="18"/>
                <w:lang w:eastAsia="en-US"/>
              </w:rPr>
            </w:pPr>
            <w:r>
              <w:rPr>
                <w:b/>
                <w:bCs/>
                <w:sz w:val="18"/>
                <w:szCs w:val="18"/>
                <w:lang w:eastAsia="en-US"/>
              </w:rPr>
              <w:t>Datas Registadas</w:t>
            </w:r>
          </w:p>
        </w:tc>
      </w:tr>
      <w:tr w:rsidR="007B434C" w14:paraId="169729C9" w14:textId="77777777">
        <w:trPr>
          <w:trHeight w:val="1161"/>
        </w:trPr>
        <w:tc>
          <w:tcPr>
            <w:tcW w:w="996" w:type="dxa"/>
            <w:tcBorders>
              <w:top w:val="single" w:sz="4" w:space="0" w:color="000000"/>
              <w:left w:val="single" w:sz="4" w:space="0" w:color="000000"/>
              <w:bottom w:val="single" w:sz="4" w:space="0" w:color="000000"/>
              <w:right w:val="single" w:sz="4" w:space="0" w:color="000000"/>
            </w:tcBorders>
          </w:tcPr>
          <w:p w14:paraId="5D16516F" w14:textId="77777777" w:rsidR="007B434C" w:rsidRDefault="00000000">
            <w:pPr>
              <w:jc w:val="center"/>
              <w:rPr>
                <w:sz w:val="18"/>
                <w:szCs w:val="18"/>
                <w:lang w:eastAsia="en-US"/>
              </w:rPr>
            </w:pPr>
            <w:r>
              <w:rPr>
                <w:sz w:val="18"/>
                <w:szCs w:val="18"/>
                <w:lang w:eastAsia="en-US"/>
              </w:rPr>
              <w:t>Janeiro</w:t>
            </w:r>
          </w:p>
          <w:p w14:paraId="3C3F003E" w14:textId="77777777" w:rsidR="007B434C" w:rsidRDefault="00000000">
            <w:pPr>
              <w:jc w:val="center"/>
              <w:rPr>
                <w:b/>
                <w:bCs/>
                <w:sz w:val="18"/>
                <w:szCs w:val="18"/>
                <w:lang w:eastAsia="en-US"/>
              </w:rPr>
            </w:pPr>
            <w:r>
              <w:rPr>
                <w:b/>
                <w:bCs/>
                <w:sz w:val="18"/>
                <w:szCs w:val="18"/>
                <w:lang w:eastAsia="en-US"/>
              </w:rPr>
              <w:t>*(5min)</w:t>
            </w:r>
          </w:p>
          <w:p w14:paraId="57F91A19"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A6B072E" w14:textId="77777777" w:rsidR="007B434C" w:rsidRDefault="00000000">
            <w:pPr>
              <w:jc w:val="center"/>
              <w:rPr>
                <w:sz w:val="18"/>
                <w:szCs w:val="18"/>
                <w:lang w:eastAsia="en-US"/>
              </w:rPr>
            </w:pPr>
            <w:r>
              <w:rPr>
                <w:sz w:val="18"/>
                <w:szCs w:val="18"/>
                <w:lang w:eastAsia="en-US"/>
              </w:rPr>
              <w:t>98005</w:t>
            </w:r>
          </w:p>
          <w:p w14:paraId="46FF17DF" w14:textId="77777777" w:rsidR="007B434C" w:rsidRDefault="00000000">
            <w:pPr>
              <w:jc w:val="center"/>
              <w:rPr>
                <w:sz w:val="18"/>
                <w:szCs w:val="18"/>
                <w:lang w:eastAsia="en-US"/>
              </w:rPr>
            </w:pPr>
            <w:r>
              <w:rPr>
                <w:sz w:val="18"/>
                <w:szCs w:val="18"/>
                <w:lang w:eastAsia="en-US"/>
              </w:rPr>
              <w:t>65505</w:t>
            </w:r>
          </w:p>
          <w:p w14:paraId="4343ADA3" w14:textId="77777777" w:rsidR="007B434C" w:rsidRDefault="00000000">
            <w:pPr>
              <w:jc w:val="center"/>
              <w:rPr>
                <w:sz w:val="18"/>
                <w:szCs w:val="18"/>
                <w:lang w:eastAsia="en-US"/>
              </w:rPr>
            </w:pPr>
            <w:r>
              <w:rPr>
                <w:sz w:val="18"/>
                <w:szCs w:val="18"/>
                <w:lang w:eastAsia="en-US"/>
              </w:rPr>
              <w:t>32500</w:t>
            </w:r>
          </w:p>
        </w:tc>
        <w:tc>
          <w:tcPr>
            <w:tcW w:w="664" w:type="dxa"/>
            <w:tcBorders>
              <w:top w:val="single" w:sz="4" w:space="0" w:color="000000"/>
              <w:left w:val="single" w:sz="4" w:space="0" w:color="000000"/>
              <w:bottom w:val="single" w:sz="4" w:space="0" w:color="000000"/>
              <w:right w:val="single" w:sz="4" w:space="0" w:color="000000"/>
            </w:tcBorders>
          </w:tcPr>
          <w:p w14:paraId="16692813" w14:textId="77777777" w:rsidR="007B434C" w:rsidRDefault="00000000">
            <w:pPr>
              <w:jc w:val="center"/>
              <w:rPr>
                <w:sz w:val="18"/>
                <w:szCs w:val="18"/>
                <w:lang w:eastAsia="en-US"/>
              </w:rPr>
            </w:pPr>
            <w:r>
              <w:rPr>
                <w:sz w:val="18"/>
                <w:szCs w:val="18"/>
                <w:lang w:eastAsia="en-US"/>
              </w:rPr>
              <w:t>8849</w:t>
            </w:r>
          </w:p>
          <w:p w14:paraId="5B331CEB" w14:textId="77777777" w:rsidR="007B434C" w:rsidRDefault="00000000">
            <w:pPr>
              <w:jc w:val="center"/>
              <w:rPr>
                <w:sz w:val="18"/>
                <w:szCs w:val="18"/>
                <w:lang w:eastAsia="en-US"/>
              </w:rPr>
            </w:pPr>
            <w:r>
              <w:rPr>
                <w:sz w:val="18"/>
                <w:szCs w:val="18"/>
                <w:lang w:eastAsia="en-US"/>
              </w:rPr>
              <w:t>5920</w:t>
            </w:r>
          </w:p>
          <w:p w14:paraId="52E9502B" w14:textId="77777777" w:rsidR="007B434C" w:rsidRDefault="00000000">
            <w:pPr>
              <w:jc w:val="center"/>
              <w:rPr>
                <w:sz w:val="18"/>
                <w:szCs w:val="18"/>
                <w:lang w:eastAsia="en-US"/>
              </w:rPr>
            </w:pPr>
            <w:r>
              <w:rPr>
                <w:sz w:val="18"/>
                <w:szCs w:val="18"/>
                <w:lang w:eastAsia="en-US"/>
              </w:rPr>
              <w:t>2929</w:t>
            </w:r>
          </w:p>
        </w:tc>
        <w:tc>
          <w:tcPr>
            <w:tcW w:w="662" w:type="dxa"/>
            <w:tcBorders>
              <w:top w:val="single" w:sz="4" w:space="0" w:color="000000"/>
              <w:left w:val="single" w:sz="4" w:space="0" w:color="000000"/>
              <w:bottom w:val="single" w:sz="4" w:space="0" w:color="000000"/>
              <w:right w:val="single" w:sz="4" w:space="0" w:color="000000"/>
            </w:tcBorders>
          </w:tcPr>
          <w:p w14:paraId="5BB55191" w14:textId="77777777" w:rsidR="007B434C" w:rsidRDefault="00000000">
            <w:pPr>
              <w:jc w:val="center"/>
              <w:rPr>
                <w:sz w:val="18"/>
                <w:szCs w:val="18"/>
                <w:lang w:eastAsia="en-US"/>
              </w:rPr>
            </w:pPr>
            <w:r>
              <w:rPr>
                <w:sz w:val="18"/>
                <w:szCs w:val="18"/>
                <w:lang w:eastAsia="en-US"/>
              </w:rPr>
              <w:t>8941</w:t>
            </w:r>
          </w:p>
          <w:p w14:paraId="5607209C" w14:textId="77777777" w:rsidR="007B434C" w:rsidRDefault="00000000">
            <w:pPr>
              <w:jc w:val="center"/>
              <w:rPr>
                <w:sz w:val="18"/>
                <w:szCs w:val="18"/>
                <w:lang w:eastAsia="en-US"/>
              </w:rPr>
            </w:pPr>
            <w:r>
              <w:rPr>
                <w:sz w:val="18"/>
                <w:szCs w:val="18"/>
                <w:lang w:eastAsia="en-US"/>
              </w:rPr>
              <w:t>5950</w:t>
            </w:r>
          </w:p>
          <w:p w14:paraId="6A7AE0F4" w14:textId="77777777" w:rsidR="007B434C" w:rsidRDefault="00000000">
            <w:pPr>
              <w:jc w:val="center"/>
              <w:rPr>
                <w:sz w:val="18"/>
                <w:szCs w:val="18"/>
                <w:lang w:eastAsia="en-US"/>
              </w:rPr>
            </w:pPr>
            <w:r>
              <w:rPr>
                <w:sz w:val="18"/>
                <w:szCs w:val="18"/>
                <w:lang w:eastAsia="en-US"/>
              </w:rPr>
              <w:t>2991</w:t>
            </w:r>
          </w:p>
        </w:tc>
        <w:tc>
          <w:tcPr>
            <w:tcW w:w="667" w:type="dxa"/>
            <w:tcBorders>
              <w:top w:val="single" w:sz="4" w:space="0" w:color="000000"/>
              <w:left w:val="single" w:sz="4" w:space="0" w:color="000000"/>
              <w:bottom w:val="single" w:sz="4" w:space="0" w:color="000000"/>
              <w:right w:val="single" w:sz="4" w:space="0" w:color="000000"/>
            </w:tcBorders>
          </w:tcPr>
          <w:p w14:paraId="0714DA25" w14:textId="77777777" w:rsidR="007B434C" w:rsidRDefault="00000000">
            <w:pPr>
              <w:jc w:val="center"/>
              <w:rPr>
                <w:sz w:val="18"/>
                <w:szCs w:val="18"/>
                <w:lang w:eastAsia="en-US"/>
              </w:rPr>
            </w:pPr>
            <w:r>
              <w:rPr>
                <w:sz w:val="18"/>
                <w:szCs w:val="18"/>
                <w:lang w:eastAsia="en-US"/>
              </w:rPr>
              <w:t>8902</w:t>
            </w:r>
          </w:p>
          <w:p w14:paraId="46016754" w14:textId="77777777" w:rsidR="007B434C" w:rsidRDefault="00000000">
            <w:pPr>
              <w:jc w:val="center"/>
              <w:rPr>
                <w:sz w:val="18"/>
                <w:szCs w:val="18"/>
                <w:lang w:eastAsia="en-US"/>
              </w:rPr>
            </w:pPr>
            <w:r>
              <w:rPr>
                <w:sz w:val="18"/>
                <w:szCs w:val="18"/>
                <w:lang w:eastAsia="en-US"/>
              </w:rPr>
              <w:t>6005</w:t>
            </w:r>
          </w:p>
          <w:p w14:paraId="3EE5C999" w14:textId="77777777" w:rsidR="007B434C" w:rsidRDefault="00000000">
            <w:pPr>
              <w:jc w:val="center"/>
              <w:rPr>
                <w:sz w:val="18"/>
                <w:szCs w:val="18"/>
                <w:lang w:eastAsia="en-US"/>
              </w:rPr>
            </w:pPr>
            <w:r>
              <w:rPr>
                <w:sz w:val="18"/>
                <w:szCs w:val="18"/>
                <w:lang w:eastAsia="en-US"/>
              </w:rPr>
              <w:t>2897</w:t>
            </w:r>
          </w:p>
        </w:tc>
        <w:tc>
          <w:tcPr>
            <w:tcW w:w="908" w:type="dxa"/>
            <w:tcBorders>
              <w:top w:val="single" w:sz="4" w:space="0" w:color="000000"/>
              <w:left w:val="single" w:sz="4" w:space="0" w:color="000000"/>
              <w:bottom w:val="single" w:sz="4" w:space="0" w:color="000000"/>
              <w:right w:val="single" w:sz="4" w:space="0" w:color="000000"/>
            </w:tcBorders>
          </w:tcPr>
          <w:p w14:paraId="1073C262" w14:textId="77777777" w:rsidR="007B434C" w:rsidRDefault="00000000">
            <w:pPr>
              <w:jc w:val="center"/>
              <w:rPr>
                <w:sz w:val="18"/>
                <w:szCs w:val="18"/>
                <w:lang w:eastAsia="en-US"/>
              </w:rPr>
            </w:pPr>
            <w:r>
              <w:rPr>
                <w:sz w:val="18"/>
                <w:szCs w:val="18"/>
                <w:lang w:eastAsia="en-US"/>
              </w:rPr>
              <w:t>8865</w:t>
            </w:r>
          </w:p>
          <w:p w14:paraId="43F4EE3C" w14:textId="77777777" w:rsidR="007B434C" w:rsidRDefault="00000000">
            <w:pPr>
              <w:jc w:val="center"/>
              <w:rPr>
                <w:sz w:val="18"/>
                <w:szCs w:val="18"/>
                <w:lang w:eastAsia="en-US"/>
              </w:rPr>
            </w:pPr>
            <w:r>
              <w:rPr>
                <w:sz w:val="18"/>
                <w:szCs w:val="18"/>
                <w:lang w:eastAsia="en-US"/>
              </w:rPr>
              <w:t>5897</w:t>
            </w:r>
          </w:p>
          <w:p w14:paraId="26645C53" w14:textId="77777777" w:rsidR="007B434C" w:rsidRDefault="00000000">
            <w:pPr>
              <w:jc w:val="center"/>
              <w:rPr>
                <w:sz w:val="18"/>
                <w:szCs w:val="18"/>
                <w:lang w:eastAsia="en-US"/>
              </w:rPr>
            </w:pPr>
            <w:r>
              <w:rPr>
                <w:sz w:val="18"/>
                <w:szCs w:val="18"/>
                <w:lang w:eastAsia="en-US"/>
              </w:rPr>
              <w:t>2968</w:t>
            </w:r>
          </w:p>
        </w:tc>
        <w:tc>
          <w:tcPr>
            <w:tcW w:w="1014" w:type="dxa"/>
            <w:tcBorders>
              <w:top w:val="single" w:sz="4" w:space="0" w:color="000000"/>
              <w:left w:val="single" w:sz="4" w:space="0" w:color="000000"/>
              <w:bottom w:val="single" w:sz="4" w:space="0" w:color="000000"/>
              <w:right w:val="single" w:sz="4" w:space="0" w:color="000000"/>
            </w:tcBorders>
          </w:tcPr>
          <w:p w14:paraId="73369E89" w14:textId="77777777" w:rsidR="007B434C" w:rsidRDefault="00000000">
            <w:pPr>
              <w:jc w:val="center"/>
              <w:rPr>
                <w:sz w:val="18"/>
                <w:szCs w:val="18"/>
                <w:lang w:eastAsia="en-US"/>
              </w:rPr>
            </w:pPr>
            <w:r>
              <w:rPr>
                <w:sz w:val="18"/>
                <w:szCs w:val="18"/>
                <w:lang w:eastAsia="en-US"/>
              </w:rPr>
              <w:t>8816</w:t>
            </w:r>
          </w:p>
          <w:p w14:paraId="116CEB6D" w14:textId="77777777" w:rsidR="007B434C" w:rsidRDefault="00000000">
            <w:pPr>
              <w:jc w:val="center"/>
              <w:rPr>
                <w:sz w:val="18"/>
                <w:szCs w:val="18"/>
                <w:lang w:eastAsia="en-US"/>
              </w:rPr>
            </w:pPr>
            <w:r>
              <w:rPr>
                <w:sz w:val="18"/>
                <w:szCs w:val="18"/>
                <w:lang w:eastAsia="en-US"/>
              </w:rPr>
              <w:t>5953</w:t>
            </w:r>
          </w:p>
          <w:p w14:paraId="1A907F9A" w14:textId="77777777" w:rsidR="007B434C" w:rsidRDefault="00000000">
            <w:pPr>
              <w:jc w:val="center"/>
              <w:rPr>
                <w:sz w:val="18"/>
                <w:szCs w:val="18"/>
                <w:lang w:eastAsia="en-US"/>
              </w:rPr>
            </w:pPr>
            <w:r>
              <w:rPr>
                <w:sz w:val="18"/>
                <w:szCs w:val="18"/>
                <w:lang w:eastAsia="en-US"/>
              </w:rPr>
              <w:t>2964</w:t>
            </w:r>
          </w:p>
        </w:tc>
        <w:tc>
          <w:tcPr>
            <w:tcW w:w="668" w:type="dxa"/>
            <w:tcBorders>
              <w:top w:val="single" w:sz="4" w:space="0" w:color="000000"/>
              <w:left w:val="single" w:sz="4" w:space="0" w:color="000000"/>
              <w:bottom w:val="single" w:sz="4" w:space="0" w:color="000000"/>
              <w:right w:val="single" w:sz="4" w:space="0" w:color="000000"/>
            </w:tcBorders>
          </w:tcPr>
          <w:p w14:paraId="347C09F8" w14:textId="77777777" w:rsidR="007B434C" w:rsidRDefault="00000000">
            <w:pPr>
              <w:jc w:val="center"/>
              <w:rPr>
                <w:sz w:val="18"/>
                <w:szCs w:val="18"/>
                <w:lang w:eastAsia="en-US"/>
              </w:rPr>
            </w:pPr>
            <w:r>
              <w:rPr>
                <w:sz w:val="18"/>
                <w:szCs w:val="18"/>
                <w:lang w:eastAsia="en-US"/>
              </w:rPr>
              <w:t>8917</w:t>
            </w:r>
          </w:p>
          <w:p w14:paraId="15972C77" w14:textId="77777777" w:rsidR="007B434C" w:rsidRDefault="00000000">
            <w:pPr>
              <w:jc w:val="center"/>
              <w:rPr>
                <w:sz w:val="18"/>
                <w:szCs w:val="18"/>
                <w:lang w:eastAsia="en-US"/>
              </w:rPr>
            </w:pPr>
            <w:r>
              <w:rPr>
                <w:sz w:val="18"/>
                <w:szCs w:val="18"/>
                <w:lang w:eastAsia="en-US"/>
              </w:rPr>
              <w:t>5949</w:t>
            </w:r>
          </w:p>
          <w:p w14:paraId="63917BA3" w14:textId="77777777" w:rsidR="007B434C" w:rsidRDefault="00000000">
            <w:pPr>
              <w:jc w:val="center"/>
              <w:rPr>
                <w:sz w:val="18"/>
                <w:szCs w:val="18"/>
                <w:lang w:eastAsia="en-US"/>
              </w:rPr>
            </w:pPr>
            <w:r>
              <w:rPr>
                <w:sz w:val="18"/>
                <w:szCs w:val="18"/>
                <w:lang w:eastAsia="en-US"/>
              </w:rPr>
              <w:t>2978</w:t>
            </w:r>
          </w:p>
        </w:tc>
        <w:tc>
          <w:tcPr>
            <w:tcW w:w="665" w:type="dxa"/>
            <w:tcBorders>
              <w:top w:val="single" w:sz="4" w:space="0" w:color="000000"/>
              <w:left w:val="single" w:sz="4" w:space="0" w:color="000000"/>
              <w:bottom w:val="single" w:sz="4" w:space="0" w:color="000000"/>
              <w:right w:val="single" w:sz="4" w:space="0" w:color="000000"/>
            </w:tcBorders>
          </w:tcPr>
          <w:p w14:paraId="5F411513" w14:textId="77777777" w:rsidR="007B434C" w:rsidRDefault="00000000">
            <w:pPr>
              <w:jc w:val="center"/>
              <w:rPr>
                <w:sz w:val="18"/>
                <w:szCs w:val="18"/>
                <w:lang w:eastAsia="en-US"/>
              </w:rPr>
            </w:pPr>
            <w:r>
              <w:rPr>
                <w:sz w:val="18"/>
                <w:szCs w:val="18"/>
                <w:lang w:eastAsia="en-US"/>
              </w:rPr>
              <w:t>8927</w:t>
            </w:r>
          </w:p>
          <w:p w14:paraId="5ED25337" w14:textId="77777777" w:rsidR="007B434C" w:rsidRDefault="00000000">
            <w:pPr>
              <w:jc w:val="center"/>
              <w:rPr>
                <w:sz w:val="18"/>
                <w:szCs w:val="18"/>
                <w:lang w:eastAsia="en-US"/>
              </w:rPr>
            </w:pPr>
            <w:r>
              <w:rPr>
                <w:sz w:val="18"/>
                <w:szCs w:val="18"/>
                <w:lang w:eastAsia="en-US"/>
              </w:rPr>
              <w:t>6043</w:t>
            </w:r>
          </w:p>
          <w:p w14:paraId="45CF529A" w14:textId="77777777" w:rsidR="007B434C" w:rsidRDefault="00000000">
            <w:pPr>
              <w:jc w:val="center"/>
              <w:rPr>
                <w:sz w:val="18"/>
                <w:szCs w:val="18"/>
                <w:lang w:eastAsia="en-US"/>
              </w:rPr>
            </w:pPr>
            <w:r>
              <w:rPr>
                <w:sz w:val="18"/>
                <w:szCs w:val="18"/>
                <w:lang w:eastAsia="en-US"/>
              </w:rPr>
              <w:t>2899</w:t>
            </w:r>
          </w:p>
        </w:tc>
        <w:tc>
          <w:tcPr>
            <w:tcW w:w="936" w:type="dxa"/>
            <w:tcBorders>
              <w:top w:val="single" w:sz="4" w:space="0" w:color="000000"/>
              <w:left w:val="single" w:sz="4" w:space="0" w:color="000000"/>
              <w:bottom w:val="single" w:sz="4" w:space="0" w:color="000000"/>
              <w:right w:val="single" w:sz="4" w:space="0" w:color="000000"/>
            </w:tcBorders>
          </w:tcPr>
          <w:p w14:paraId="3DA0ADD2" w14:textId="77777777" w:rsidR="007B434C" w:rsidRDefault="00000000">
            <w:pPr>
              <w:jc w:val="center"/>
              <w:rPr>
                <w:sz w:val="18"/>
                <w:szCs w:val="18"/>
                <w:lang w:eastAsia="en-US"/>
              </w:rPr>
            </w:pPr>
            <w:r>
              <w:rPr>
                <w:sz w:val="18"/>
                <w:szCs w:val="18"/>
                <w:lang w:eastAsia="en-US"/>
              </w:rPr>
              <w:t>8959</w:t>
            </w:r>
          </w:p>
          <w:p w14:paraId="58391CE4" w14:textId="77777777" w:rsidR="007B434C" w:rsidRDefault="00000000">
            <w:pPr>
              <w:jc w:val="center"/>
              <w:rPr>
                <w:sz w:val="18"/>
                <w:szCs w:val="18"/>
                <w:lang w:eastAsia="en-US"/>
              </w:rPr>
            </w:pPr>
            <w:r>
              <w:rPr>
                <w:sz w:val="18"/>
                <w:szCs w:val="18"/>
                <w:lang w:eastAsia="en-US"/>
              </w:rPr>
              <w:t>5950</w:t>
            </w:r>
          </w:p>
          <w:p w14:paraId="22163B3C" w14:textId="77777777" w:rsidR="007B434C" w:rsidRDefault="00000000">
            <w:pPr>
              <w:jc w:val="center"/>
              <w:rPr>
                <w:sz w:val="18"/>
                <w:szCs w:val="18"/>
                <w:lang w:eastAsia="en-US"/>
              </w:rPr>
            </w:pPr>
            <w:r>
              <w:rPr>
                <w:sz w:val="18"/>
                <w:szCs w:val="18"/>
                <w:lang w:eastAsia="en-US"/>
              </w:rPr>
              <w:t>3009</w:t>
            </w:r>
          </w:p>
        </w:tc>
        <w:tc>
          <w:tcPr>
            <w:tcW w:w="756" w:type="dxa"/>
            <w:tcBorders>
              <w:top w:val="single" w:sz="4" w:space="0" w:color="000000"/>
              <w:left w:val="single" w:sz="4" w:space="0" w:color="000000"/>
              <w:bottom w:val="single" w:sz="4" w:space="0" w:color="000000"/>
              <w:right w:val="single" w:sz="4" w:space="0" w:color="000000"/>
            </w:tcBorders>
          </w:tcPr>
          <w:p w14:paraId="49EB2F8F" w14:textId="77777777" w:rsidR="007B434C" w:rsidRDefault="00000000">
            <w:pPr>
              <w:jc w:val="center"/>
              <w:rPr>
                <w:sz w:val="18"/>
                <w:szCs w:val="18"/>
                <w:lang w:eastAsia="en-US"/>
              </w:rPr>
            </w:pPr>
            <w:r>
              <w:rPr>
                <w:sz w:val="18"/>
                <w:szCs w:val="18"/>
                <w:lang w:eastAsia="en-US"/>
              </w:rPr>
              <w:t>8895</w:t>
            </w:r>
          </w:p>
          <w:p w14:paraId="5E8C54B8" w14:textId="77777777" w:rsidR="007B434C" w:rsidRDefault="00000000">
            <w:pPr>
              <w:jc w:val="center"/>
              <w:rPr>
                <w:sz w:val="18"/>
                <w:szCs w:val="18"/>
                <w:lang w:eastAsia="en-US"/>
              </w:rPr>
            </w:pPr>
            <w:r>
              <w:rPr>
                <w:sz w:val="18"/>
                <w:szCs w:val="18"/>
                <w:lang w:eastAsia="en-US"/>
              </w:rPr>
              <w:t>5959</w:t>
            </w:r>
          </w:p>
          <w:p w14:paraId="489AF388" w14:textId="77777777" w:rsidR="007B434C" w:rsidRDefault="00000000">
            <w:pPr>
              <w:jc w:val="center"/>
              <w:rPr>
                <w:sz w:val="18"/>
                <w:szCs w:val="18"/>
                <w:lang w:eastAsia="en-US"/>
              </w:rPr>
            </w:pPr>
            <w:r>
              <w:rPr>
                <w:sz w:val="18"/>
                <w:szCs w:val="18"/>
                <w:lang w:eastAsia="en-US"/>
              </w:rPr>
              <w:t>2936</w:t>
            </w:r>
          </w:p>
        </w:tc>
        <w:tc>
          <w:tcPr>
            <w:tcW w:w="668" w:type="dxa"/>
            <w:tcBorders>
              <w:top w:val="single" w:sz="4" w:space="0" w:color="000000"/>
              <w:left w:val="single" w:sz="4" w:space="0" w:color="000000"/>
              <w:bottom w:val="single" w:sz="4" w:space="0" w:color="000000"/>
              <w:right w:val="single" w:sz="4" w:space="0" w:color="000000"/>
            </w:tcBorders>
          </w:tcPr>
          <w:p w14:paraId="7B7D7654" w14:textId="77777777" w:rsidR="007B434C" w:rsidRDefault="00000000">
            <w:pPr>
              <w:jc w:val="center"/>
              <w:rPr>
                <w:sz w:val="18"/>
                <w:szCs w:val="18"/>
                <w:lang w:eastAsia="en-US"/>
              </w:rPr>
            </w:pPr>
            <w:r>
              <w:rPr>
                <w:sz w:val="18"/>
                <w:szCs w:val="18"/>
                <w:lang w:eastAsia="en-US"/>
              </w:rPr>
              <w:t>8921</w:t>
            </w:r>
          </w:p>
          <w:p w14:paraId="17317120" w14:textId="77777777" w:rsidR="007B434C" w:rsidRDefault="00000000">
            <w:pPr>
              <w:jc w:val="center"/>
              <w:rPr>
                <w:sz w:val="18"/>
                <w:szCs w:val="18"/>
                <w:lang w:eastAsia="en-US"/>
              </w:rPr>
            </w:pPr>
            <w:r>
              <w:rPr>
                <w:sz w:val="18"/>
                <w:szCs w:val="18"/>
                <w:lang w:eastAsia="en-US"/>
              </w:rPr>
              <w:t>5936</w:t>
            </w:r>
          </w:p>
          <w:p w14:paraId="5ECD8ECC" w14:textId="77777777" w:rsidR="007B434C" w:rsidRDefault="00000000">
            <w:pPr>
              <w:jc w:val="center"/>
              <w:rPr>
                <w:sz w:val="18"/>
                <w:szCs w:val="18"/>
                <w:lang w:eastAsia="en-US"/>
              </w:rPr>
            </w:pPr>
            <w:r>
              <w:rPr>
                <w:sz w:val="18"/>
                <w:szCs w:val="18"/>
                <w:lang w:eastAsia="en-US"/>
              </w:rPr>
              <w:t>2985</w:t>
            </w:r>
          </w:p>
        </w:tc>
        <w:tc>
          <w:tcPr>
            <w:tcW w:w="684" w:type="dxa"/>
            <w:tcBorders>
              <w:top w:val="single" w:sz="4" w:space="0" w:color="000000"/>
              <w:left w:val="single" w:sz="4" w:space="0" w:color="000000"/>
              <w:bottom w:val="single" w:sz="4" w:space="0" w:color="000000"/>
              <w:right w:val="single" w:sz="4" w:space="0" w:color="000000"/>
            </w:tcBorders>
          </w:tcPr>
          <w:p w14:paraId="0EEC0E77" w14:textId="77777777" w:rsidR="007B434C" w:rsidRDefault="00000000">
            <w:pPr>
              <w:jc w:val="center"/>
              <w:rPr>
                <w:sz w:val="18"/>
                <w:szCs w:val="18"/>
                <w:lang w:eastAsia="en-US"/>
              </w:rPr>
            </w:pPr>
            <w:r>
              <w:rPr>
                <w:sz w:val="18"/>
                <w:szCs w:val="18"/>
                <w:lang w:eastAsia="en-US"/>
              </w:rPr>
              <w:t>8887</w:t>
            </w:r>
          </w:p>
          <w:p w14:paraId="10F3A35B" w14:textId="77777777" w:rsidR="007B434C" w:rsidRDefault="00000000">
            <w:pPr>
              <w:jc w:val="center"/>
              <w:rPr>
                <w:sz w:val="18"/>
                <w:szCs w:val="18"/>
                <w:lang w:eastAsia="en-US"/>
              </w:rPr>
            </w:pPr>
            <w:r>
              <w:rPr>
                <w:sz w:val="18"/>
                <w:szCs w:val="18"/>
                <w:lang w:eastAsia="en-US"/>
              </w:rPr>
              <w:t>5943</w:t>
            </w:r>
          </w:p>
          <w:p w14:paraId="6DCE8F68" w14:textId="77777777" w:rsidR="007B434C" w:rsidRDefault="00000000">
            <w:pPr>
              <w:jc w:val="center"/>
              <w:rPr>
                <w:sz w:val="18"/>
                <w:szCs w:val="18"/>
                <w:lang w:eastAsia="en-US"/>
              </w:rPr>
            </w:pPr>
            <w:r>
              <w:rPr>
                <w:sz w:val="18"/>
                <w:szCs w:val="18"/>
                <w:lang w:eastAsia="en-US"/>
              </w:rPr>
              <w:t>2944</w:t>
            </w:r>
          </w:p>
        </w:tc>
        <w:tc>
          <w:tcPr>
            <w:tcW w:w="1123" w:type="dxa"/>
            <w:tcBorders>
              <w:top w:val="single" w:sz="4" w:space="0" w:color="000000"/>
              <w:left w:val="single" w:sz="4" w:space="0" w:color="000000"/>
              <w:bottom w:val="single" w:sz="4" w:space="0" w:color="000000"/>
              <w:right w:val="single" w:sz="4" w:space="0" w:color="000000"/>
            </w:tcBorders>
          </w:tcPr>
          <w:p w14:paraId="28606F36" w14:textId="77777777" w:rsidR="007B434C" w:rsidRDefault="00000000">
            <w:pPr>
              <w:jc w:val="center"/>
              <w:rPr>
                <w:sz w:val="18"/>
                <w:szCs w:val="18"/>
                <w:lang w:eastAsia="en-US"/>
              </w:rPr>
            </w:pPr>
            <w:r>
              <w:rPr>
                <w:sz w:val="18"/>
                <w:szCs w:val="18"/>
                <w:lang w:eastAsia="en-US"/>
              </w:rPr>
              <w:t>1/01/2022 até 31/01/2022 00:00 às 23:55</w:t>
            </w:r>
          </w:p>
        </w:tc>
      </w:tr>
      <w:tr w:rsidR="007B434C" w14:paraId="00BCB74F" w14:textId="77777777">
        <w:tc>
          <w:tcPr>
            <w:tcW w:w="996" w:type="dxa"/>
            <w:tcBorders>
              <w:top w:val="single" w:sz="4" w:space="0" w:color="000000"/>
              <w:left w:val="single" w:sz="4" w:space="0" w:color="000000"/>
              <w:bottom w:val="single" w:sz="4" w:space="0" w:color="000000"/>
              <w:right w:val="single" w:sz="4" w:space="0" w:color="000000"/>
            </w:tcBorders>
          </w:tcPr>
          <w:p w14:paraId="402ABC37" w14:textId="77777777" w:rsidR="007B434C" w:rsidRDefault="00000000">
            <w:pPr>
              <w:jc w:val="center"/>
              <w:rPr>
                <w:sz w:val="18"/>
                <w:szCs w:val="18"/>
                <w:lang w:eastAsia="en-US"/>
              </w:rPr>
            </w:pPr>
            <w:r>
              <w:rPr>
                <w:sz w:val="18"/>
                <w:szCs w:val="18"/>
                <w:lang w:eastAsia="en-US"/>
              </w:rPr>
              <w:t>Fevereiro</w:t>
            </w:r>
          </w:p>
          <w:p w14:paraId="42836CA9" w14:textId="77777777" w:rsidR="007B434C" w:rsidRDefault="00000000">
            <w:pPr>
              <w:jc w:val="center"/>
              <w:rPr>
                <w:b/>
                <w:bCs/>
                <w:sz w:val="18"/>
                <w:szCs w:val="18"/>
                <w:lang w:eastAsia="en-US"/>
              </w:rPr>
            </w:pPr>
            <w:r>
              <w:rPr>
                <w:b/>
                <w:bCs/>
                <w:sz w:val="18"/>
                <w:szCs w:val="18"/>
                <w:lang w:eastAsia="en-US"/>
              </w:rPr>
              <w:t>*(5min)</w:t>
            </w:r>
          </w:p>
          <w:p w14:paraId="46EC71B3"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77D2C5DA" w14:textId="77777777" w:rsidR="007B434C" w:rsidRDefault="00000000">
            <w:pPr>
              <w:jc w:val="center"/>
              <w:rPr>
                <w:sz w:val="18"/>
                <w:szCs w:val="18"/>
                <w:lang w:eastAsia="en-US"/>
              </w:rPr>
            </w:pPr>
            <w:r>
              <w:rPr>
                <w:sz w:val="18"/>
                <w:szCs w:val="18"/>
                <w:lang w:eastAsia="en-US"/>
              </w:rPr>
              <w:t>19525</w:t>
            </w:r>
          </w:p>
          <w:p w14:paraId="6BFD36A0" w14:textId="77777777" w:rsidR="007B434C" w:rsidRDefault="00000000">
            <w:pPr>
              <w:jc w:val="center"/>
              <w:rPr>
                <w:sz w:val="18"/>
                <w:szCs w:val="18"/>
                <w:lang w:eastAsia="en-US"/>
              </w:rPr>
            </w:pPr>
            <w:r>
              <w:rPr>
                <w:sz w:val="18"/>
                <w:szCs w:val="18"/>
                <w:lang w:eastAsia="en-US"/>
              </w:rPr>
              <w:t>12937</w:t>
            </w:r>
          </w:p>
          <w:p w14:paraId="6C2590D5" w14:textId="77777777" w:rsidR="007B434C" w:rsidRDefault="00000000">
            <w:pPr>
              <w:jc w:val="center"/>
              <w:rPr>
                <w:sz w:val="18"/>
                <w:szCs w:val="18"/>
                <w:lang w:eastAsia="en-US"/>
              </w:rPr>
            </w:pPr>
            <w:r>
              <w:rPr>
                <w:sz w:val="18"/>
                <w:szCs w:val="18"/>
                <w:lang w:eastAsia="en-US"/>
              </w:rPr>
              <w:t>6588</w:t>
            </w:r>
          </w:p>
        </w:tc>
        <w:tc>
          <w:tcPr>
            <w:tcW w:w="664" w:type="dxa"/>
            <w:tcBorders>
              <w:top w:val="single" w:sz="4" w:space="0" w:color="000000"/>
              <w:left w:val="single" w:sz="4" w:space="0" w:color="000000"/>
              <w:bottom w:val="single" w:sz="4" w:space="0" w:color="000000"/>
              <w:right w:val="single" w:sz="4" w:space="0" w:color="000000"/>
            </w:tcBorders>
          </w:tcPr>
          <w:p w14:paraId="78322D31" w14:textId="77777777" w:rsidR="007B434C" w:rsidRDefault="00000000">
            <w:pPr>
              <w:jc w:val="center"/>
              <w:rPr>
                <w:sz w:val="18"/>
                <w:szCs w:val="18"/>
                <w:lang w:eastAsia="en-US"/>
              </w:rPr>
            </w:pPr>
            <w:r>
              <w:rPr>
                <w:sz w:val="18"/>
                <w:szCs w:val="18"/>
                <w:lang w:eastAsia="en-US"/>
              </w:rPr>
              <w:t>1777</w:t>
            </w:r>
          </w:p>
          <w:p w14:paraId="37FCADB5" w14:textId="77777777" w:rsidR="007B434C" w:rsidRDefault="00000000">
            <w:pPr>
              <w:jc w:val="center"/>
              <w:rPr>
                <w:sz w:val="18"/>
                <w:szCs w:val="18"/>
                <w:lang w:eastAsia="en-US"/>
              </w:rPr>
            </w:pPr>
            <w:r>
              <w:rPr>
                <w:sz w:val="18"/>
                <w:szCs w:val="18"/>
                <w:lang w:eastAsia="en-US"/>
              </w:rPr>
              <w:t>1186</w:t>
            </w:r>
          </w:p>
          <w:p w14:paraId="73A0CACC" w14:textId="77777777" w:rsidR="007B434C" w:rsidRDefault="00000000">
            <w:pPr>
              <w:jc w:val="center"/>
              <w:rPr>
                <w:sz w:val="18"/>
                <w:szCs w:val="18"/>
                <w:lang w:eastAsia="en-US"/>
              </w:rPr>
            </w:pPr>
            <w:r>
              <w:rPr>
                <w:sz w:val="18"/>
                <w:szCs w:val="18"/>
                <w:lang w:eastAsia="en-US"/>
              </w:rPr>
              <w:t>591</w:t>
            </w:r>
          </w:p>
        </w:tc>
        <w:tc>
          <w:tcPr>
            <w:tcW w:w="662" w:type="dxa"/>
            <w:tcBorders>
              <w:top w:val="single" w:sz="4" w:space="0" w:color="000000"/>
              <w:left w:val="single" w:sz="4" w:space="0" w:color="000000"/>
              <w:bottom w:val="single" w:sz="4" w:space="0" w:color="000000"/>
              <w:right w:val="single" w:sz="4" w:space="0" w:color="000000"/>
            </w:tcBorders>
          </w:tcPr>
          <w:p w14:paraId="7A90F056" w14:textId="77777777" w:rsidR="007B434C" w:rsidRDefault="00000000">
            <w:pPr>
              <w:jc w:val="center"/>
              <w:rPr>
                <w:sz w:val="18"/>
                <w:szCs w:val="18"/>
                <w:lang w:eastAsia="en-US"/>
              </w:rPr>
            </w:pPr>
            <w:r>
              <w:rPr>
                <w:sz w:val="18"/>
                <w:szCs w:val="18"/>
                <w:lang w:eastAsia="en-US"/>
              </w:rPr>
              <w:t>1773</w:t>
            </w:r>
          </w:p>
          <w:p w14:paraId="256119BE" w14:textId="77777777" w:rsidR="007B434C" w:rsidRDefault="00000000">
            <w:pPr>
              <w:jc w:val="center"/>
              <w:rPr>
                <w:sz w:val="18"/>
                <w:szCs w:val="18"/>
                <w:lang w:eastAsia="en-US"/>
              </w:rPr>
            </w:pPr>
            <w:r>
              <w:rPr>
                <w:sz w:val="18"/>
                <w:szCs w:val="18"/>
                <w:lang w:eastAsia="en-US"/>
              </w:rPr>
              <w:t>1176</w:t>
            </w:r>
          </w:p>
          <w:p w14:paraId="1925434D" w14:textId="77777777" w:rsidR="007B434C" w:rsidRDefault="00000000">
            <w:pPr>
              <w:jc w:val="center"/>
              <w:rPr>
                <w:sz w:val="18"/>
                <w:szCs w:val="18"/>
                <w:lang w:eastAsia="en-US"/>
              </w:rPr>
            </w:pPr>
            <w:r>
              <w:rPr>
                <w:sz w:val="18"/>
                <w:szCs w:val="18"/>
                <w:lang w:eastAsia="en-US"/>
              </w:rPr>
              <w:t>597</w:t>
            </w:r>
          </w:p>
        </w:tc>
        <w:tc>
          <w:tcPr>
            <w:tcW w:w="667" w:type="dxa"/>
            <w:tcBorders>
              <w:top w:val="single" w:sz="4" w:space="0" w:color="000000"/>
              <w:left w:val="single" w:sz="4" w:space="0" w:color="000000"/>
              <w:bottom w:val="single" w:sz="4" w:space="0" w:color="000000"/>
              <w:right w:val="single" w:sz="4" w:space="0" w:color="000000"/>
            </w:tcBorders>
          </w:tcPr>
          <w:p w14:paraId="45939A11" w14:textId="77777777" w:rsidR="007B434C" w:rsidRDefault="00000000">
            <w:pPr>
              <w:jc w:val="center"/>
              <w:rPr>
                <w:sz w:val="18"/>
                <w:szCs w:val="18"/>
                <w:lang w:eastAsia="en-US"/>
              </w:rPr>
            </w:pPr>
            <w:r>
              <w:rPr>
                <w:sz w:val="18"/>
                <w:szCs w:val="18"/>
                <w:lang w:eastAsia="en-US"/>
              </w:rPr>
              <w:t>1762</w:t>
            </w:r>
          </w:p>
          <w:p w14:paraId="4A8A67C0" w14:textId="77777777" w:rsidR="007B434C" w:rsidRDefault="00000000">
            <w:pPr>
              <w:jc w:val="center"/>
              <w:rPr>
                <w:sz w:val="18"/>
                <w:szCs w:val="18"/>
                <w:lang w:eastAsia="en-US"/>
              </w:rPr>
            </w:pPr>
            <w:r>
              <w:rPr>
                <w:sz w:val="18"/>
                <w:szCs w:val="18"/>
                <w:lang w:eastAsia="en-US"/>
              </w:rPr>
              <w:t>1163</w:t>
            </w:r>
          </w:p>
          <w:p w14:paraId="3ABB07F8" w14:textId="77777777" w:rsidR="007B434C" w:rsidRDefault="00000000">
            <w:pPr>
              <w:jc w:val="center"/>
              <w:rPr>
                <w:sz w:val="18"/>
                <w:szCs w:val="18"/>
                <w:lang w:eastAsia="en-US"/>
              </w:rPr>
            </w:pPr>
            <w:r>
              <w:rPr>
                <w:sz w:val="18"/>
                <w:szCs w:val="18"/>
                <w:lang w:eastAsia="en-US"/>
              </w:rPr>
              <w:t>599</w:t>
            </w:r>
          </w:p>
        </w:tc>
        <w:tc>
          <w:tcPr>
            <w:tcW w:w="908" w:type="dxa"/>
            <w:tcBorders>
              <w:top w:val="single" w:sz="4" w:space="0" w:color="000000"/>
              <w:left w:val="single" w:sz="4" w:space="0" w:color="000000"/>
              <w:bottom w:val="single" w:sz="4" w:space="0" w:color="000000"/>
              <w:right w:val="single" w:sz="4" w:space="0" w:color="000000"/>
            </w:tcBorders>
          </w:tcPr>
          <w:p w14:paraId="342D790E" w14:textId="77777777" w:rsidR="007B434C" w:rsidRDefault="00000000">
            <w:pPr>
              <w:jc w:val="center"/>
              <w:rPr>
                <w:sz w:val="18"/>
                <w:szCs w:val="18"/>
                <w:lang w:eastAsia="en-US"/>
              </w:rPr>
            </w:pPr>
            <w:r>
              <w:rPr>
                <w:sz w:val="18"/>
                <w:szCs w:val="18"/>
                <w:lang w:eastAsia="en-US"/>
              </w:rPr>
              <w:t>1789</w:t>
            </w:r>
          </w:p>
          <w:p w14:paraId="4F89DE42" w14:textId="77777777" w:rsidR="007B434C" w:rsidRDefault="00000000">
            <w:pPr>
              <w:jc w:val="center"/>
              <w:rPr>
                <w:sz w:val="18"/>
                <w:szCs w:val="18"/>
                <w:lang w:eastAsia="en-US"/>
              </w:rPr>
            </w:pPr>
            <w:r>
              <w:rPr>
                <w:sz w:val="18"/>
                <w:szCs w:val="18"/>
                <w:lang w:eastAsia="en-US"/>
              </w:rPr>
              <w:t>1190</w:t>
            </w:r>
          </w:p>
          <w:p w14:paraId="77207173" w14:textId="77777777" w:rsidR="007B434C" w:rsidRDefault="00000000">
            <w:pPr>
              <w:jc w:val="center"/>
              <w:rPr>
                <w:sz w:val="18"/>
                <w:szCs w:val="18"/>
                <w:lang w:eastAsia="en-US"/>
              </w:rPr>
            </w:pPr>
            <w:r>
              <w:rPr>
                <w:sz w:val="18"/>
                <w:szCs w:val="18"/>
                <w:lang w:eastAsia="en-US"/>
              </w:rPr>
              <w:t>599</w:t>
            </w:r>
          </w:p>
        </w:tc>
        <w:tc>
          <w:tcPr>
            <w:tcW w:w="1014" w:type="dxa"/>
            <w:tcBorders>
              <w:top w:val="single" w:sz="4" w:space="0" w:color="000000"/>
              <w:left w:val="single" w:sz="4" w:space="0" w:color="000000"/>
              <w:bottom w:val="single" w:sz="4" w:space="0" w:color="000000"/>
              <w:right w:val="single" w:sz="4" w:space="0" w:color="000000"/>
            </w:tcBorders>
          </w:tcPr>
          <w:p w14:paraId="32AD4310" w14:textId="77777777" w:rsidR="007B434C" w:rsidRDefault="00000000">
            <w:pPr>
              <w:jc w:val="center"/>
              <w:rPr>
                <w:sz w:val="18"/>
                <w:szCs w:val="18"/>
                <w:lang w:eastAsia="en-US"/>
              </w:rPr>
            </w:pPr>
            <w:r>
              <w:rPr>
                <w:sz w:val="18"/>
                <w:szCs w:val="18"/>
                <w:lang w:eastAsia="en-US"/>
              </w:rPr>
              <w:t>1761</w:t>
            </w:r>
          </w:p>
          <w:p w14:paraId="3BF28113" w14:textId="77777777" w:rsidR="007B434C" w:rsidRDefault="00000000">
            <w:pPr>
              <w:jc w:val="center"/>
              <w:rPr>
                <w:sz w:val="18"/>
                <w:szCs w:val="18"/>
                <w:lang w:eastAsia="en-US"/>
              </w:rPr>
            </w:pPr>
            <w:r>
              <w:rPr>
                <w:sz w:val="18"/>
                <w:szCs w:val="18"/>
                <w:lang w:eastAsia="en-US"/>
              </w:rPr>
              <w:t>1165</w:t>
            </w:r>
          </w:p>
          <w:p w14:paraId="614E7B95" w14:textId="77777777" w:rsidR="007B434C" w:rsidRDefault="00000000">
            <w:pPr>
              <w:jc w:val="center"/>
              <w:rPr>
                <w:sz w:val="18"/>
                <w:szCs w:val="18"/>
                <w:lang w:eastAsia="en-US"/>
              </w:rPr>
            </w:pPr>
            <w:r>
              <w:rPr>
                <w:sz w:val="18"/>
                <w:szCs w:val="18"/>
                <w:lang w:eastAsia="en-US"/>
              </w:rPr>
              <w:t>596</w:t>
            </w:r>
          </w:p>
        </w:tc>
        <w:tc>
          <w:tcPr>
            <w:tcW w:w="668" w:type="dxa"/>
            <w:tcBorders>
              <w:top w:val="single" w:sz="4" w:space="0" w:color="000000"/>
              <w:left w:val="single" w:sz="4" w:space="0" w:color="000000"/>
              <w:bottom w:val="single" w:sz="4" w:space="0" w:color="000000"/>
              <w:right w:val="single" w:sz="4" w:space="0" w:color="000000"/>
            </w:tcBorders>
          </w:tcPr>
          <w:p w14:paraId="1AE8007D" w14:textId="77777777" w:rsidR="007B434C" w:rsidRDefault="00000000">
            <w:pPr>
              <w:jc w:val="center"/>
              <w:rPr>
                <w:sz w:val="18"/>
                <w:szCs w:val="18"/>
                <w:lang w:eastAsia="en-US"/>
              </w:rPr>
            </w:pPr>
            <w:r>
              <w:rPr>
                <w:sz w:val="18"/>
                <w:szCs w:val="18"/>
                <w:lang w:eastAsia="en-US"/>
              </w:rPr>
              <w:t>1790</w:t>
            </w:r>
          </w:p>
          <w:p w14:paraId="51676A77" w14:textId="77777777" w:rsidR="007B434C" w:rsidRDefault="00000000">
            <w:pPr>
              <w:jc w:val="center"/>
              <w:rPr>
                <w:sz w:val="18"/>
                <w:szCs w:val="18"/>
                <w:lang w:eastAsia="en-US"/>
              </w:rPr>
            </w:pPr>
            <w:r>
              <w:rPr>
                <w:sz w:val="18"/>
                <w:szCs w:val="18"/>
                <w:lang w:eastAsia="en-US"/>
              </w:rPr>
              <w:t>1169</w:t>
            </w:r>
          </w:p>
          <w:p w14:paraId="076C33C5" w14:textId="77777777" w:rsidR="007B434C" w:rsidRDefault="00000000">
            <w:pPr>
              <w:jc w:val="center"/>
              <w:rPr>
                <w:sz w:val="18"/>
                <w:szCs w:val="18"/>
                <w:lang w:eastAsia="en-US"/>
              </w:rPr>
            </w:pPr>
            <w:r>
              <w:rPr>
                <w:sz w:val="18"/>
                <w:szCs w:val="18"/>
                <w:lang w:eastAsia="en-US"/>
              </w:rPr>
              <w:t>621</w:t>
            </w:r>
          </w:p>
        </w:tc>
        <w:tc>
          <w:tcPr>
            <w:tcW w:w="665" w:type="dxa"/>
            <w:tcBorders>
              <w:top w:val="single" w:sz="4" w:space="0" w:color="000000"/>
              <w:left w:val="single" w:sz="4" w:space="0" w:color="000000"/>
              <w:bottom w:val="single" w:sz="4" w:space="0" w:color="000000"/>
              <w:right w:val="single" w:sz="4" w:space="0" w:color="000000"/>
            </w:tcBorders>
          </w:tcPr>
          <w:p w14:paraId="5D0ACC8E" w14:textId="77777777" w:rsidR="007B434C" w:rsidRDefault="00000000">
            <w:pPr>
              <w:jc w:val="center"/>
              <w:rPr>
                <w:sz w:val="18"/>
                <w:szCs w:val="18"/>
                <w:lang w:eastAsia="en-US"/>
              </w:rPr>
            </w:pPr>
            <w:r>
              <w:rPr>
                <w:sz w:val="18"/>
                <w:szCs w:val="18"/>
                <w:lang w:eastAsia="en-US"/>
              </w:rPr>
              <w:t>1761</w:t>
            </w:r>
          </w:p>
          <w:p w14:paraId="02564213" w14:textId="77777777" w:rsidR="007B434C" w:rsidRDefault="00000000">
            <w:pPr>
              <w:jc w:val="center"/>
              <w:rPr>
                <w:sz w:val="18"/>
                <w:szCs w:val="18"/>
                <w:lang w:eastAsia="en-US"/>
              </w:rPr>
            </w:pPr>
            <w:r>
              <w:rPr>
                <w:sz w:val="18"/>
                <w:szCs w:val="18"/>
                <w:lang w:eastAsia="en-US"/>
              </w:rPr>
              <w:t>1169</w:t>
            </w:r>
          </w:p>
          <w:p w14:paraId="42318840" w14:textId="77777777" w:rsidR="007B434C" w:rsidRDefault="00000000">
            <w:pPr>
              <w:jc w:val="center"/>
              <w:rPr>
                <w:sz w:val="18"/>
                <w:szCs w:val="18"/>
                <w:lang w:eastAsia="en-US"/>
              </w:rPr>
            </w:pPr>
            <w:r>
              <w:rPr>
                <w:sz w:val="18"/>
                <w:szCs w:val="18"/>
                <w:lang w:eastAsia="en-US"/>
              </w:rPr>
              <w:t>592</w:t>
            </w:r>
          </w:p>
        </w:tc>
        <w:tc>
          <w:tcPr>
            <w:tcW w:w="936" w:type="dxa"/>
            <w:tcBorders>
              <w:top w:val="single" w:sz="4" w:space="0" w:color="000000"/>
              <w:left w:val="single" w:sz="4" w:space="0" w:color="000000"/>
              <w:bottom w:val="single" w:sz="4" w:space="0" w:color="000000"/>
              <w:right w:val="single" w:sz="4" w:space="0" w:color="000000"/>
            </w:tcBorders>
          </w:tcPr>
          <w:p w14:paraId="0144E5AF" w14:textId="77777777" w:rsidR="007B434C" w:rsidRDefault="00000000">
            <w:pPr>
              <w:jc w:val="center"/>
              <w:rPr>
                <w:sz w:val="18"/>
                <w:szCs w:val="18"/>
                <w:lang w:eastAsia="en-US"/>
              </w:rPr>
            </w:pPr>
            <w:r>
              <w:rPr>
                <w:sz w:val="18"/>
                <w:szCs w:val="18"/>
                <w:lang w:eastAsia="en-US"/>
              </w:rPr>
              <w:t>1784</w:t>
            </w:r>
          </w:p>
          <w:p w14:paraId="4B2C1A4E" w14:textId="77777777" w:rsidR="007B434C" w:rsidRDefault="00000000">
            <w:pPr>
              <w:jc w:val="center"/>
              <w:rPr>
                <w:sz w:val="18"/>
                <w:szCs w:val="18"/>
                <w:lang w:eastAsia="en-US"/>
              </w:rPr>
            </w:pPr>
            <w:r>
              <w:rPr>
                <w:sz w:val="18"/>
                <w:szCs w:val="18"/>
                <w:lang w:eastAsia="en-US"/>
              </w:rPr>
              <w:t>1177</w:t>
            </w:r>
          </w:p>
          <w:p w14:paraId="75F9F0DC" w14:textId="77777777" w:rsidR="007B434C" w:rsidRDefault="00000000">
            <w:pPr>
              <w:jc w:val="center"/>
              <w:rPr>
                <w:sz w:val="18"/>
                <w:szCs w:val="18"/>
                <w:lang w:eastAsia="en-US"/>
              </w:rPr>
            </w:pPr>
            <w:r>
              <w:rPr>
                <w:sz w:val="18"/>
                <w:szCs w:val="18"/>
                <w:lang w:eastAsia="en-US"/>
              </w:rPr>
              <w:t>607</w:t>
            </w:r>
          </w:p>
        </w:tc>
        <w:tc>
          <w:tcPr>
            <w:tcW w:w="756" w:type="dxa"/>
            <w:tcBorders>
              <w:top w:val="single" w:sz="4" w:space="0" w:color="000000"/>
              <w:left w:val="single" w:sz="4" w:space="0" w:color="000000"/>
              <w:bottom w:val="single" w:sz="4" w:space="0" w:color="000000"/>
              <w:right w:val="single" w:sz="4" w:space="0" w:color="000000"/>
            </w:tcBorders>
          </w:tcPr>
          <w:p w14:paraId="109A1B04" w14:textId="77777777" w:rsidR="007B434C" w:rsidRDefault="00000000">
            <w:pPr>
              <w:jc w:val="center"/>
              <w:rPr>
                <w:sz w:val="18"/>
                <w:szCs w:val="18"/>
                <w:lang w:eastAsia="en-US"/>
              </w:rPr>
            </w:pPr>
            <w:r>
              <w:rPr>
                <w:sz w:val="18"/>
                <w:szCs w:val="18"/>
                <w:lang w:eastAsia="en-US"/>
              </w:rPr>
              <w:t>1750</w:t>
            </w:r>
          </w:p>
          <w:p w14:paraId="030B1BEF" w14:textId="77777777" w:rsidR="007B434C" w:rsidRDefault="00000000">
            <w:pPr>
              <w:jc w:val="center"/>
              <w:rPr>
                <w:sz w:val="18"/>
                <w:szCs w:val="18"/>
                <w:lang w:eastAsia="en-US"/>
              </w:rPr>
            </w:pPr>
            <w:r>
              <w:rPr>
                <w:sz w:val="18"/>
                <w:szCs w:val="18"/>
                <w:lang w:eastAsia="en-US"/>
              </w:rPr>
              <w:t>1157</w:t>
            </w:r>
          </w:p>
          <w:p w14:paraId="5C3B4B22" w14:textId="77777777" w:rsidR="007B434C" w:rsidRDefault="00000000">
            <w:pPr>
              <w:jc w:val="center"/>
              <w:rPr>
                <w:sz w:val="18"/>
                <w:szCs w:val="18"/>
                <w:lang w:eastAsia="en-US"/>
              </w:rPr>
            </w:pPr>
            <w:r>
              <w:rPr>
                <w:sz w:val="18"/>
                <w:szCs w:val="18"/>
                <w:lang w:eastAsia="en-US"/>
              </w:rPr>
              <w:t>593</w:t>
            </w:r>
          </w:p>
        </w:tc>
        <w:tc>
          <w:tcPr>
            <w:tcW w:w="668" w:type="dxa"/>
            <w:tcBorders>
              <w:top w:val="single" w:sz="4" w:space="0" w:color="000000"/>
              <w:left w:val="single" w:sz="4" w:space="0" w:color="000000"/>
              <w:bottom w:val="single" w:sz="4" w:space="0" w:color="000000"/>
              <w:right w:val="single" w:sz="4" w:space="0" w:color="000000"/>
            </w:tcBorders>
          </w:tcPr>
          <w:p w14:paraId="69BE30BE" w14:textId="77777777" w:rsidR="007B434C" w:rsidRDefault="00000000">
            <w:pPr>
              <w:jc w:val="center"/>
              <w:rPr>
                <w:sz w:val="18"/>
                <w:szCs w:val="18"/>
                <w:lang w:eastAsia="en-US"/>
              </w:rPr>
            </w:pPr>
            <w:r>
              <w:rPr>
                <w:sz w:val="18"/>
                <w:szCs w:val="18"/>
                <w:lang w:eastAsia="en-US"/>
              </w:rPr>
              <w:t>1787</w:t>
            </w:r>
          </w:p>
          <w:p w14:paraId="4060CE40" w14:textId="77777777" w:rsidR="007B434C" w:rsidRDefault="00000000">
            <w:pPr>
              <w:jc w:val="center"/>
              <w:rPr>
                <w:sz w:val="18"/>
                <w:szCs w:val="18"/>
                <w:lang w:eastAsia="en-US"/>
              </w:rPr>
            </w:pPr>
            <w:r>
              <w:rPr>
                <w:sz w:val="18"/>
                <w:szCs w:val="18"/>
                <w:lang w:eastAsia="en-US"/>
              </w:rPr>
              <w:t>1195</w:t>
            </w:r>
          </w:p>
          <w:p w14:paraId="5CD5564C" w14:textId="77777777" w:rsidR="007B434C" w:rsidRDefault="00000000">
            <w:pPr>
              <w:jc w:val="center"/>
              <w:rPr>
                <w:sz w:val="18"/>
                <w:szCs w:val="18"/>
                <w:lang w:eastAsia="en-US"/>
              </w:rPr>
            </w:pPr>
            <w:r>
              <w:rPr>
                <w:sz w:val="18"/>
                <w:szCs w:val="18"/>
                <w:lang w:eastAsia="en-US"/>
              </w:rPr>
              <w:t>592</w:t>
            </w:r>
          </w:p>
        </w:tc>
        <w:tc>
          <w:tcPr>
            <w:tcW w:w="684" w:type="dxa"/>
            <w:tcBorders>
              <w:top w:val="single" w:sz="4" w:space="0" w:color="000000"/>
              <w:left w:val="single" w:sz="4" w:space="0" w:color="000000"/>
              <w:bottom w:val="single" w:sz="4" w:space="0" w:color="000000"/>
              <w:right w:val="single" w:sz="4" w:space="0" w:color="000000"/>
            </w:tcBorders>
          </w:tcPr>
          <w:p w14:paraId="7F5C94C5" w14:textId="77777777" w:rsidR="007B434C" w:rsidRDefault="00000000">
            <w:pPr>
              <w:jc w:val="center"/>
              <w:rPr>
                <w:sz w:val="18"/>
                <w:szCs w:val="18"/>
                <w:lang w:eastAsia="en-US"/>
              </w:rPr>
            </w:pPr>
            <w:r>
              <w:rPr>
                <w:sz w:val="18"/>
                <w:szCs w:val="18"/>
                <w:lang w:eastAsia="en-US"/>
              </w:rPr>
              <w:t>1791</w:t>
            </w:r>
          </w:p>
          <w:p w14:paraId="1DC450BD" w14:textId="77777777" w:rsidR="007B434C" w:rsidRDefault="00000000">
            <w:pPr>
              <w:jc w:val="center"/>
              <w:rPr>
                <w:sz w:val="18"/>
                <w:szCs w:val="18"/>
                <w:lang w:eastAsia="en-US"/>
              </w:rPr>
            </w:pPr>
            <w:r>
              <w:rPr>
                <w:sz w:val="18"/>
                <w:szCs w:val="18"/>
                <w:lang w:eastAsia="en-US"/>
              </w:rPr>
              <w:t>1190</w:t>
            </w:r>
          </w:p>
          <w:p w14:paraId="0F5A3037" w14:textId="77777777" w:rsidR="007B434C" w:rsidRDefault="00000000">
            <w:pPr>
              <w:jc w:val="center"/>
              <w:rPr>
                <w:sz w:val="18"/>
                <w:szCs w:val="18"/>
                <w:lang w:eastAsia="en-US"/>
              </w:rPr>
            </w:pPr>
            <w:r>
              <w:rPr>
                <w:sz w:val="18"/>
                <w:szCs w:val="18"/>
                <w:lang w:eastAsia="en-US"/>
              </w:rPr>
              <w:t>601</w:t>
            </w:r>
          </w:p>
        </w:tc>
        <w:tc>
          <w:tcPr>
            <w:tcW w:w="1123" w:type="dxa"/>
            <w:tcBorders>
              <w:top w:val="single" w:sz="4" w:space="0" w:color="000000"/>
              <w:left w:val="single" w:sz="4" w:space="0" w:color="000000"/>
              <w:bottom w:val="single" w:sz="4" w:space="0" w:color="000000"/>
              <w:right w:val="single" w:sz="4" w:space="0" w:color="000000"/>
            </w:tcBorders>
          </w:tcPr>
          <w:p w14:paraId="11F86162" w14:textId="77777777" w:rsidR="007B434C" w:rsidRDefault="00000000">
            <w:pPr>
              <w:jc w:val="center"/>
              <w:rPr>
                <w:sz w:val="18"/>
                <w:szCs w:val="18"/>
                <w:lang w:eastAsia="en-US"/>
              </w:rPr>
            </w:pPr>
            <w:r>
              <w:rPr>
                <w:sz w:val="18"/>
                <w:szCs w:val="18"/>
                <w:lang w:eastAsia="en-US"/>
              </w:rPr>
              <w:t>01/02/2022 até 08/02/2022 00:00 às 23:55</w:t>
            </w:r>
          </w:p>
        </w:tc>
      </w:tr>
      <w:tr w:rsidR="007B434C" w14:paraId="05B90C5F" w14:textId="77777777">
        <w:trPr>
          <w:trHeight w:val="1313"/>
        </w:trPr>
        <w:tc>
          <w:tcPr>
            <w:tcW w:w="996" w:type="dxa"/>
            <w:tcBorders>
              <w:top w:val="single" w:sz="4" w:space="0" w:color="000000"/>
              <w:left w:val="single" w:sz="4" w:space="0" w:color="000000"/>
              <w:bottom w:val="single" w:sz="4" w:space="0" w:color="000000"/>
              <w:right w:val="single" w:sz="4" w:space="0" w:color="000000"/>
            </w:tcBorders>
          </w:tcPr>
          <w:p w14:paraId="62D108D8" w14:textId="77777777" w:rsidR="007B434C" w:rsidRDefault="00000000">
            <w:pPr>
              <w:jc w:val="center"/>
              <w:rPr>
                <w:sz w:val="18"/>
                <w:szCs w:val="18"/>
                <w:lang w:eastAsia="en-US"/>
              </w:rPr>
            </w:pPr>
            <w:r>
              <w:rPr>
                <w:sz w:val="18"/>
                <w:szCs w:val="18"/>
                <w:lang w:eastAsia="en-US"/>
              </w:rPr>
              <w:t>Março</w:t>
            </w:r>
          </w:p>
          <w:p w14:paraId="084D3AB0" w14:textId="77777777" w:rsidR="007B434C" w:rsidRDefault="00000000">
            <w:pPr>
              <w:jc w:val="center"/>
              <w:rPr>
                <w:b/>
                <w:bCs/>
                <w:sz w:val="18"/>
                <w:szCs w:val="18"/>
                <w:lang w:eastAsia="en-US"/>
              </w:rPr>
            </w:pPr>
            <w:r>
              <w:rPr>
                <w:b/>
                <w:bCs/>
                <w:sz w:val="18"/>
                <w:szCs w:val="18"/>
                <w:lang w:eastAsia="en-US"/>
              </w:rPr>
              <w:t>*(5min)</w:t>
            </w:r>
          </w:p>
          <w:p w14:paraId="15D12651"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13B7A3A1" w14:textId="77777777" w:rsidR="007B434C" w:rsidRDefault="00000000">
            <w:pPr>
              <w:jc w:val="center"/>
              <w:rPr>
                <w:sz w:val="18"/>
                <w:szCs w:val="18"/>
                <w:lang w:eastAsia="en-US"/>
              </w:rPr>
            </w:pPr>
            <w:r>
              <w:rPr>
                <w:sz w:val="18"/>
                <w:szCs w:val="18"/>
                <w:lang w:eastAsia="en-US"/>
              </w:rPr>
              <w:t>42163</w:t>
            </w:r>
          </w:p>
          <w:p w14:paraId="070D25CB" w14:textId="77777777" w:rsidR="007B434C" w:rsidRDefault="00000000">
            <w:pPr>
              <w:jc w:val="center"/>
              <w:rPr>
                <w:sz w:val="18"/>
                <w:szCs w:val="18"/>
                <w:lang w:eastAsia="en-US"/>
              </w:rPr>
            </w:pPr>
            <w:r>
              <w:rPr>
                <w:sz w:val="18"/>
                <w:szCs w:val="18"/>
                <w:lang w:eastAsia="en-US"/>
              </w:rPr>
              <w:t>28166</w:t>
            </w:r>
          </w:p>
          <w:p w14:paraId="1E6F891B" w14:textId="77777777" w:rsidR="007B434C" w:rsidRDefault="00000000">
            <w:pPr>
              <w:jc w:val="center"/>
              <w:rPr>
                <w:sz w:val="18"/>
                <w:szCs w:val="18"/>
                <w:lang w:eastAsia="en-US"/>
              </w:rPr>
            </w:pPr>
            <w:r>
              <w:rPr>
                <w:sz w:val="18"/>
                <w:szCs w:val="18"/>
                <w:lang w:eastAsia="en-US"/>
              </w:rPr>
              <w:t>13997</w:t>
            </w:r>
          </w:p>
        </w:tc>
        <w:tc>
          <w:tcPr>
            <w:tcW w:w="664" w:type="dxa"/>
            <w:tcBorders>
              <w:top w:val="single" w:sz="4" w:space="0" w:color="000000"/>
              <w:left w:val="single" w:sz="4" w:space="0" w:color="000000"/>
              <w:bottom w:val="single" w:sz="4" w:space="0" w:color="000000"/>
              <w:right w:val="single" w:sz="4" w:space="0" w:color="000000"/>
            </w:tcBorders>
          </w:tcPr>
          <w:p w14:paraId="37EB98AA" w14:textId="77777777" w:rsidR="007B434C" w:rsidRDefault="00000000">
            <w:pPr>
              <w:jc w:val="center"/>
              <w:rPr>
                <w:sz w:val="18"/>
                <w:szCs w:val="18"/>
                <w:lang w:eastAsia="en-US"/>
              </w:rPr>
            </w:pPr>
            <w:r>
              <w:rPr>
                <w:sz w:val="18"/>
                <w:szCs w:val="18"/>
                <w:lang w:eastAsia="en-US"/>
              </w:rPr>
              <w:t>3826</w:t>
            </w:r>
          </w:p>
          <w:p w14:paraId="644C9303" w14:textId="77777777" w:rsidR="007B434C" w:rsidRDefault="00000000">
            <w:pPr>
              <w:jc w:val="center"/>
              <w:rPr>
                <w:sz w:val="18"/>
                <w:szCs w:val="18"/>
                <w:lang w:eastAsia="en-US"/>
              </w:rPr>
            </w:pPr>
            <w:r>
              <w:rPr>
                <w:sz w:val="18"/>
                <w:szCs w:val="18"/>
                <w:lang w:eastAsia="en-US"/>
              </w:rPr>
              <w:t>2568</w:t>
            </w:r>
          </w:p>
          <w:p w14:paraId="68B0D173" w14:textId="77777777" w:rsidR="007B434C" w:rsidRDefault="00000000">
            <w:pPr>
              <w:jc w:val="center"/>
              <w:rPr>
                <w:sz w:val="18"/>
                <w:szCs w:val="18"/>
                <w:lang w:eastAsia="en-US"/>
              </w:rPr>
            </w:pPr>
            <w:r>
              <w:rPr>
                <w:sz w:val="18"/>
                <w:szCs w:val="18"/>
                <w:lang w:eastAsia="en-US"/>
              </w:rPr>
              <w:t>1258</w:t>
            </w:r>
          </w:p>
        </w:tc>
        <w:tc>
          <w:tcPr>
            <w:tcW w:w="662" w:type="dxa"/>
            <w:tcBorders>
              <w:top w:val="single" w:sz="4" w:space="0" w:color="000000"/>
              <w:left w:val="single" w:sz="4" w:space="0" w:color="000000"/>
              <w:bottom w:val="single" w:sz="4" w:space="0" w:color="000000"/>
              <w:right w:val="single" w:sz="4" w:space="0" w:color="000000"/>
            </w:tcBorders>
          </w:tcPr>
          <w:p w14:paraId="6260102D" w14:textId="77777777" w:rsidR="007B434C" w:rsidRDefault="00000000">
            <w:pPr>
              <w:jc w:val="center"/>
              <w:rPr>
                <w:sz w:val="18"/>
                <w:szCs w:val="18"/>
                <w:lang w:eastAsia="en-US"/>
              </w:rPr>
            </w:pPr>
            <w:r>
              <w:rPr>
                <w:sz w:val="18"/>
                <w:szCs w:val="18"/>
                <w:lang w:eastAsia="en-US"/>
              </w:rPr>
              <w:t>3844</w:t>
            </w:r>
          </w:p>
          <w:p w14:paraId="1A5981AA" w14:textId="77777777" w:rsidR="007B434C" w:rsidRDefault="00000000">
            <w:pPr>
              <w:jc w:val="center"/>
              <w:rPr>
                <w:sz w:val="18"/>
                <w:szCs w:val="18"/>
                <w:lang w:eastAsia="en-US"/>
              </w:rPr>
            </w:pPr>
            <w:r>
              <w:rPr>
                <w:sz w:val="18"/>
                <w:szCs w:val="18"/>
                <w:lang w:eastAsia="en-US"/>
              </w:rPr>
              <w:t>2567</w:t>
            </w:r>
          </w:p>
          <w:p w14:paraId="76D01F23" w14:textId="77777777" w:rsidR="007B434C" w:rsidRDefault="00000000">
            <w:pPr>
              <w:jc w:val="center"/>
              <w:rPr>
                <w:sz w:val="18"/>
                <w:szCs w:val="18"/>
                <w:lang w:eastAsia="en-US"/>
              </w:rPr>
            </w:pPr>
            <w:r>
              <w:rPr>
                <w:sz w:val="18"/>
                <w:szCs w:val="18"/>
                <w:lang w:eastAsia="en-US"/>
              </w:rPr>
              <w:t>1277</w:t>
            </w:r>
          </w:p>
        </w:tc>
        <w:tc>
          <w:tcPr>
            <w:tcW w:w="667" w:type="dxa"/>
            <w:tcBorders>
              <w:top w:val="single" w:sz="4" w:space="0" w:color="000000"/>
              <w:left w:val="single" w:sz="4" w:space="0" w:color="000000"/>
              <w:bottom w:val="single" w:sz="4" w:space="0" w:color="000000"/>
              <w:right w:val="single" w:sz="4" w:space="0" w:color="000000"/>
            </w:tcBorders>
          </w:tcPr>
          <w:p w14:paraId="29476D63" w14:textId="77777777" w:rsidR="007B434C" w:rsidRDefault="00000000">
            <w:pPr>
              <w:jc w:val="center"/>
              <w:rPr>
                <w:sz w:val="18"/>
                <w:szCs w:val="18"/>
                <w:lang w:eastAsia="en-US"/>
              </w:rPr>
            </w:pPr>
            <w:r>
              <w:rPr>
                <w:sz w:val="18"/>
                <w:szCs w:val="18"/>
                <w:lang w:eastAsia="en-US"/>
              </w:rPr>
              <w:t>3802</w:t>
            </w:r>
          </w:p>
          <w:p w14:paraId="343C498E" w14:textId="77777777" w:rsidR="007B434C" w:rsidRDefault="00000000">
            <w:pPr>
              <w:jc w:val="center"/>
              <w:rPr>
                <w:sz w:val="18"/>
                <w:szCs w:val="18"/>
                <w:lang w:eastAsia="en-US"/>
              </w:rPr>
            </w:pPr>
            <w:r>
              <w:rPr>
                <w:sz w:val="18"/>
                <w:szCs w:val="18"/>
                <w:lang w:eastAsia="en-US"/>
              </w:rPr>
              <w:t>2561</w:t>
            </w:r>
          </w:p>
          <w:p w14:paraId="07DE9738" w14:textId="77777777" w:rsidR="007B434C" w:rsidRDefault="00000000">
            <w:pPr>
              <w:jc w:val="center"/>
              <w:rPr>
                <w:sz w:val="18"/>
                <w:szCs w:val="18"/>
                <w:lang w:eastAsia="en-US"/>
              </w:rPr>
            </w:pPr>
            <w:r>
              <w:rPr>
                <w:sz w:val="18"/>
                <w:szCs w:val="18"/>
                <w:lang w:eastAsia="en-US"/>
              </w:rPr>
              <w:t>1241</w:t>
            </w:r>
          </w:p>
        </w:tc>
        <w:tc>
          <w:tcPr>
            <w:tcW w:w="908" w:type="dxa"/>
            <w:tcBorders>
              <w:top w:val="single" w:sz="4" w:space="0" w:color="000000"/>
              <w:left w:val="single" w:sz="4" w:space="0" w:color="000000"/>
              <w:bottom w:val="single" w:sz="4" w:space="0" w:color="000000"/>
              <w:right w:val="single" w:sz="4" w:space="0" w:color="000000"/>
            </w:tcBorders>
          </w:tcPr>
          <w:p w14:paraId="015BEF87" w14:textId="77777777" w:rsidR="007B434C" w:rsidRDefault="00000000">
            <w:pPr>
              <w:jc w:val="center"/>
              <w:rPr>
                <w:sz w:val="18"/>
                <w:szCs w:val="18"/>
                <w:lang w:eastAsia="en-US"/>
              </w:rPr>
            </w:pPr>
            <w:r>
              <w:rPr>
                <w:sz w:val="18"/>
                <w:szCs w:val="18"/>
                <w:lang w:eastAsia="en-US"/>
              </w:rPr>
              <w:t>3849</w:t>
            </w:r>
          </w:p>
          <w:p w14:paraId="3F00B9A7" w14:textId="77777777" w:rsidR="007B434C" w:rsidRDefault="00000000">
            <w:pPr>
              <w:jc w:val="center"/>
              <w:rPr>
                <w:sz w:val="18"/>
                <w:szCs w:val="18"/>
                <w:lang w:eastAsia="en-US"/>
              </w:rPr>
            </w:pPr>
            <w:r>
              <w:rPr>
                <w:sz w:val="18"/>
                <w:szCs w:val="18"/>
                <w:lang w:eastAsia="en-US"/>
              </w:rPr>
              <w:t>2548</w:t>
            </w:r>
          </w:p>
          <w:p w14:paraId="19DF0A92" w14:textId="77777777" w:rsidR="007B434C" w:rsidRDefault="00000000">
            <w:pPr>
              <w:jc w:val="center"/>
              <w:rPr>
                <w:sz w:val="18"/>
                <w:szCs w:val="18"/>
                <w:lang w:eastAsia="en-US"/>
              </w:rPr>
            </w:pPr>
            <w:r>
              <w:rPr>
                <w:sz w:val="18"/>
                <w:szCs w:val="18"/>
                <w:lang w:eastAsia="en-US"/>
              </w:rPr>
              <w:t>1301</w:t>
            </w:r>
          </w:p>
        </w:tc>
        <w:tc>
          <w:tcPr>
            <w:tcW w:w="1014" w:type="dxa"/>
            <w:tcBorders>
              <w:top w:val="single" w:sz="4" w:space="0" w:color="000000"/>
              <w:left w:val="single" w:sz="4" w:space="0" w:color="000000"/>
              <w:bottom w:val="single" w:sz="4" w:space="0" w:color="000000"/>
              <w:right w:val="single" w:sz="4" w:space="0" w:color="000000"/>
            </w:tcBorders>
          </w:tcPr>
          <w:p w14:paraId="1CA54C3F" w14:textId="77777777" w:rsidR="007B434C" w:rsidRDefault="00000000">
            <w:pPr>
              <w:jc w:val="center"/>
              <w:rPr>
                <w:sz w:val="18"/>
                <w:szCs w:val="18"/>
                <w:lang w:eastAsia="en-US"/>
              </w:rPr>
            </w:pPr>
            <w:r>
              <w:rPr>
                <w:sz w:val="18"/>
                <w:szCs w:val="18"/>
                <w:lang w:eastAsia="en-US"/>
              </w:rPr>
              <w:t>3845</w:t>
            </w:r>
          </w:p>
          <w:p w14:paraId="0C6AD220" w14:textId="77777777" w:rsidR="007B434C" w:rsidRDefault="00000000">
            <w:pPr>
              <w:jc w:val="center"/>
              <w:rPr>
                <w:sz w:val="18"/>
                <w:szCs w:val="18"/>
                <w:lang w:eastAsia="en-US"/>
              </w:rPr>
            </w:pPr>
            <w:r>
              <w:rPr>
                <w:sz w:val="18"/>
                <w:szCs w:val="18"/>
                <w:lang w:eastAsia="en-US"/>
              </w:rPr>
              <w:t>2553</w:t>
            </w:r>
          </w:p>
          <w:p w14:paraId="790BC2CE" w14:textId="77777777" w:rsidR="007B434C" w:rsidRDefault="00000000">
            <w:pPr>
              <w:jc w:val="center"/>
              <w:rPr>
                <w:sz w:val="18"/>
                <w:szCs w:val="18"/>
                <w:lang w:eastAsia="en-US"/>
              </w:rPr>
            </w:pPr>
            <w:r>
              <w:rPr>
                <w:sz w:val="18"/>
                <w:szCs w:val="18"/>
                <w:lang w:eastAsia="en-US"/>
              </w:rPr>
              <w:t>1292</w:t>
            </w:r>
          </w:p>
        </w:tc>
        <w:tc>
          <w:tcPr>
            <w:tcW w:w="668" w:type="dxa"/>
            <w:tcBorders>
              <w:top w:val="single" w:sz="4" w:space="0" w:color="000000"/>
              <w:left w:val="single" w:sz="4" w:space="0" w:color="000000"/>
              <w:bottom w:val="single" w:sz="4" w:space="0" w:color="000000"/>
              <w:right w:val="single" w:sz="4" w:space="0" w:color="000000"/>
            </w:tcBorders>
          </w:tcPr>
          <w:p w14:paraId="533D46FB" w14:textId="77777777" w:rsidR="007B434C" w:rsidRDefault="00000000">
            <w:pPr>
              <w:jc w:val="center"/>
              <w:rPr>
                <w:sz w:val="18"/>
                <w:szCs w:val="18"/>
                <w:lang w:eastAsia="en-US"/>
              </w:rPr>
            </w:pPr>
            <w:r>
              <w:rPr>
                <w:sz w:val="18"/>
                <w:szCs w:val="18"/>
                <w:lang w:eastAsia="en-US"/>
              </w:rPr>
              <w:t>3867</w:t>
            </w:r>
          </w:p>
          <w:p w14:paraId="70D8E59F" w14:textId="77777777" w:rsidR="007B434C" w:rsidRDefault="00000000">
            <w:pPr>
              <w:jc w:val="center"/>
              <w:rPr>
                <w:sz w:val="18"/>
                <w:szCs w:val="18"/>
                <w:lang w:eastAsia="en-US"/>
              </w:rPr>
            </w:pPr>
            <w:r>
              <w:rPr>
                <w:sz w:val="18"/>
                <w:szCs w:val="18"/>
                <w:lang w:eastAsia="en-US"/>
              </w:rPr>
              <w:t>2567</w:t>
            </w:r>
          </w:p>
          <w:p w14:paraId="4BEDE7D1" w14:textId="77777777" w:rsidR="007B434C" w:rsidRDefault="00000000">
            <w:pPr>
              <w:jc w:val="center"/>
              <w:rPr>
                <w:sz w:val="18"/>
                <w:szCs w:val="18"/>
                <w:lang w:eastAsia="en-US"/>
              </w:rPr>
            </w:pPr>
            <w:r>
              <w:rPr>
                <w:sz w:val="18"/>
                <w:szCs w:val="18"/>
                <w:lang w:eastAsia="en-US"/>
              </w:rPr>
              <w:t>1300</w:t>
            </w:r>
          </w:p>
        </w:tc>
        <w:tc>
          <w:tcPr>
            <w:tcW w:w="665" w:type="dxa"/>
            <w:tcBorders>
              <w:top w:val="single" w:sz="4" w:space="0" w:color="000000"/>
              <w:left w:val="single" w:sz="4" w:space="0" w:color="000000"/>
              <w:bottom w:val="single" w:sz="4" w:space="0" w:color="000000"/>
              <w:right w:val="single" w:sz="4" w:space="0" w:color="000000"/>
            </w:tcBorders>
          </w:tcPr>
          <w:p w14:paraId="00E31BDD" w14:textId="77777777" w:rsidR="007B434C" w:rsidRDefault="00000000">
            <w:pPr>
              <w:jc w:val="center"/>
              <w:rPr>
                <w:sz w:val="18"/>
                <w:szCs w:val="18"/>
                <w:lang w:eastAsia="en-US"/>
              </w:rPr>
            </w:pPr>
            <w:r>
              <w:rPr>
                <w:sz w:val="18"/>
                <w:szCs w:val="18"/>
                <w:lang w:eastAsia="en-US"/>
              </w:rPr>
              <w:t>3888</w:t>
            </w:r>
          </w:p>
          <w:p w14:paraId="23B0A615" w14:textId="77777777" w:rsidR="007B434C" w:rsidRDefault="00000000">
            <w:pPr>
              <w:jc w:val="center"/>
              <w:rPr>
                <w:sz w:val="18"/>
                <w:szCs w:val="18"/>
                <w:lang w:eastAsia="en-US"/>
              </w:rPr>
            </w:pPr>
            <w:r>
              <w:rPr>
                <w:sz w:val="18"/>
                <w:szCs w:val="18"/>
                <w:lang w:eastAsia="en-US"/>
              </w:rPr>
              <w:t>2603</w:t>
            </w:r>
          </w:p>
          <w:p w14:paraId="4AE04155" w14:textId="77777777" w:rsidR="007B434C" w:rsidRDefault="00000000">
            <w:pPr>
              <w:jc w:val="center"/>
              <w:rPr>
                <w:sz w:val="18"/>
                <w:szCs w:val="18"/>
                <w:lang w:eastAsia="en-US"/>
              </w:rPr>
            </w:pPr>
            <w:r>
              <w:rPr>
                <w:sz w:val="18"/>
                <w:szCs w:val="18"/>
                <w:lang w:eastAsia="en-US"/>
              </w:rPr>
              <w:t>1285</w:t>
            </w:r>
          </w:p>
        </w:tc>
        <w:tc>
          <w:tcPr>
            <w:tcW w:w="936" w:type="dxa"/>
            <w:tcBorders>
              <w:top w:val="single" w:sz="4" w:space="0" w:color="000000"/>
              <w:left w:val="single" w:sz="4" w:space="0" w:color="000000"/>
              <w:bottom w:val="single" w:sz="4" w:space="0" w:color="000000"/>
              <w:right w:val="single" w:sz="4" w:space="0" w:color="000000"/>
            </w:tcBorders>
          </w:tcPr>
          <w:p w14:paraId="183726B8" w14:textId="77777777" w:rsidR="007B434C" w:rsidRDefault="00000000">
            <w:pPr>
              <w:jc w:val="center"/>
              <w:rPr>
                <w:sz w:val="18"/>
                <w:szCs w:val="18"/>
                <w:lang w:eastAsia="en-US"/>
              </w:rPr>
            </w:pPr>
            <w:r>
              <w:rPr>
                <w:sz w:val="18"/>
                <w:szCs w:val="18"/>
                <w:lang w:eastAsia="en-US"/>
              </w:rPr>
              <w:t>3796</w:t>
            </w:r>
          </w:p>
          <w:p w14:paraId="16D531EB" w14:textId="77777777" w:rsidR="007B434C" w:rsidRDefault="00000000">
            <w:pPr>
              <w:jc w:val="center"/>
              <w:rPr>
                <w:sz w:val="18"/>
                <w:szCs w:val="18"/>
                <w:lang w:eastAsia="en-US"/>
              </w:rPr>
            </w:pPr>
            <w:r>
              <w:rPr>
                <w:sz w:val="18"/>
                <w:szCs w:val="18"/>
                <w:lang w:eastAsia="en-US"/>
              </w:rPr>
              <w:t>2495</w:t>
            </w:r>
          </w:p>
          <w:p w14:paraId="0BE8CC61" w14:textId="77777777" w:rsidR="007B434C" w:rsidRDefault="00000000">
            <w:pPr>
              <w:jc w:val="center"/>
              <w:rPr>
                <w:sz w:val="18"/>
                <w:szCs w:val="18"/>
                <w:lang w:eastAsia="en-US"/>
              </w:rPr>
            </w:pPr>
            <w:r>
              <w:rPr>
                <w:sz w:val="18"/>
                <w:szCs w:val="18"/>
                <w:lang w:eastAsia="en-US"/>
              </w:rPr>
              <w:t>1301</w:t>
            </w:r>
          </w:p>
        </w:tc>
        <w:tc>
          <w:tcPr>
            <w:tcW w:w="756" w:type="dxa"/>
            <w:tcBorders>
              <w:top w:val="single" w:sz="4" w:space="0" w:color="000000"/>
              <w:left w:val="single" w:sz="4" w:space="0" w:color="000000"/>
              <w:bottom w:val="single" w:sz="4" w:space="0" w:color="000000"/>
              <w:right w:val="single" w:sz="4" w:space="0" w:color="000000"/>
            </w:tcBorders>
          </w:tcPr>
          <w:p w14:paraId="7CF56E11" w14:textId="77777777" w:rsidR="007B434C" w:rsidRDefault="00000000">
            <w:pPr>
              <w:jc w:val="center"/>
              <w:rPr>
                <w:sz w:val="18"/>
                <w:szCs w:val="18"/>
                <w:lang w:eastAsia="en-US"/>
              </w:rPr>
            </w:pPr>
            <w:r>
              <w:rPr>
                <w:sz w:val="18"/>
                <w:szCs w:val="18"/>
                <w:lang w:eastAsia="en-US"/>
              </w:rPr>
              <w:t>3812</w:t>
            </w:r>
          </w:p>
          <w:p w14:paraId="6E8C714B" w14:textId="77777777" w:rsidR="007B434C" w:rsidRDefault="00000000">
            <w:pPr>
              <w:jc w:val="center"/>
              <w:rPr>
                <w:sz w:val="18"/>
                <w:szCs w:val="18"/>
                <w:lang w:eastAsia="en-US"/>
              </w:rPr>
            </w:pPr>
            <w:r>
              <w:rPr>
                <w:sz w:val="18"/>
                <w:szCs w:val="18"/>
                <w:lang w:eastAsia="en-US"/>
              </w:rPr>
              <w:t>2573</w:t>
            </w:r>
          </w:p>
          <w:p w14:paraId="1CE33279" w14:textId="77777777" w:rsidR="007B434C" w:rsidRDefault="00000000">
            <w:pPr>
              <w:jc w:val="center"/>
              <w:rPr>
                <w:sz w:val="18"/>
                <w:szCs w:val="18"/>
                <w:lang w:eastAsia="en-US"/>
              </w:rPr>
            </w:pPr>
            <w:r>
              <w:rPr>
                <w:sz w:val="18"/>
                <w:szCs w:val="18"/>
                <w:lang w:eastAsia="en-US"/>
              </w:rPr>
              <w:t>1239</w:t>
            </w:r>
          </w:p>
        </w:tc>
        <w:tc>
          <w:tcPr>
            <w:tcW w:w="668" w:type="dxa"/>
            <w:tcBorders>
              <w:top w:val="single" w:sz="4" w:space="0" w:color="000000"/>
              <w:left w:val="single" w:sz="4" w:space="0" w:color="000000"/>
              <w:bottom w:val="single" w:sz="4" w:space="0" w:color="000000"/>
              <w:right w:val="single" w:sz="4" w:space="0" w:color="000000"/>
            </w:tcBorders>
          </w:tcPr>
          <w:p w14:paraId="531418E8" w14:textId="77777777" w:rsidR="007B434C" w:rsidRDefault="00000000">
            <w:pPr>
              <w:jc w:val="center"/>
              <w:rPr>
                <w:sz w:val="18"/>
                <w:szCs w:val="18"/>
                <w:lang w:eastAsia="en-US"/>
              </w:rPr>
            </w:pPr>
            <w:r>
              <w:rPr>
                <w:sz w:val="18"/>
                <w:szCs w:val="18"/>
                <w:lang w:eastAsia="en-US"/>
              </w:rPr>
              <w:t>3833</w:t>
            </w:r>
          </w:p>
          <w:p w14:paraId="450C6B06" w14:textId="77777777" w:rsidR="007B434C" w:rsidRDefault="00000000">
            <w:pPr>
              <w:jc w:val="center"/>
              <w:rPr>
                <w:sz w:val="18"/>
                <w:szCs w:val="18"/>
                <w:lang w:eastAsia="en-US"/>
              </w:rPr>
            </w:pPr>
            <w:r>
              <w:rPr>
                <w:sz w:val="18"/>
                <w:szCs w:val="18"/>
                <w:lang w:eastAsia="en-US"/>
              </w:rPr>
              <w:t>2572</w:t>
            </w:r>
          </w:p>
          <w:p w14:paraId="0872B0DB" w14:textId="77777777" w:rsidR="007B434C" w:rsidRDefault="00000000">
            <w:pPr>
              <w:jc w:val="center"/>
              <w:rPr>
                <w:sz w:val="18"/>
                <w:szCs w:val="18"/>
                <w:lang w:eastAsia="en-US"/>
              </w:rPr>
            </w:pPr>
            <w:r>
              <w:rPr>
                <w:sz w:val="18"/>
                <w:szCs w:val="18"/>
                <w:lang w:eastAsia="en-US"/>
              </w:rPr>
              <w:t>1261</w:t>
            </w:r>
          </w:p>
        </w:tc>
        <w:tc>
          <w:tcPr>
            <w:tcW w:w="684" w:type="dxa"/>
            <w:tcBorders>
              <w:top w:val="single" w:sz="4" w:space="0" w:color="000000"/>
              <w:left w:val="single" w:sz="4" w:space="0" w:color="000000"/>
              <w:bottom w:val="single" w:sz="4" w:space="0" w:color="000000"/>
              <w:right w:val="single" w:sz="4" w:space="0" w:color="000000"/>
            </w:tcBorders>
          </w:tcPr>
          <w:p w14:paraId="32F775B6" w14:textId="77777777" w:rsidR="007B434C" w:rsidRDefault="00000000">
            <w:pPr>
              <w:jc w:val="center"/>
              <w:rPr>
                <w:sz w:val="18"/>
                <w:szCs w:val="18"/>
                <w:lang w:eastAsia="en-US"/>
              </w:rPr>
            </w:pPr>
            <w:r>
              <w:rPr>
                <w:sz w:val="18"/>
                <w:szCs w:val="18"/>
                <w:lang w:eastAsia="en-US"/>
              </w:rPr>
              <w:t>3801</w:t>
            </w:r>
          </w:p>
          <w:p w14:paraId="5A6B8AC7" w14:textId="77777777" w:rsidR="007B434C" w:rsidRDefault="00000000">
            <w:pPr>
              <w:jc w:val="center"/>
              <w:rPr>
                <w:sz w:val="18"/>
                <w:szCs w:val="18"/>
                <w:lang w:eastAsia="en-US"/>
              </w:rPr>
            </w:pPr>
            <w:r>
              <w:rPr>
                <w:sz w:val="18"/>
                <w:szCs w:val="18"/>
                <w:lang w:eastAsia="en-US"/>
              </w:rPr>
              <w:t>2559</w:t>
            </w:r>
          </w:p>
          <w:p w14:paraId="6AB7CEF4" w14:textId="77777777" w:rsidR="007B434C" w:rsidRDefault="00000000">
            <w:pPr>
              <w:jc w:val="center"/>
              <w:rPr>
                <w:sz w:val="18"/>
                <w:szCs w:val="18"/>
                <w:lang w:eastAsia="en-US"/>
              </w:rPr>
            </w:pPr>
            <w:r>
              <w:rPr>
                <w:sz w:val="18"/>
                <w:szCs w:val="18"/>
                <w:lang w:eastAsia="en-US"/>
              </w:rPr>
              <w:t>1242</w:t>
            </w:r>
          </w:p>
        </w:tc>
        <w:tc>
          <w:tcPr>
            <w:tcW w:w="1123" w:type="dxa"/>
            <w:tcBorders>
              <w:top w:val="single" w:sz="4" w:space="0" w:color="000000"/>
              <w:left w:val="single" w:sz="4" w:space="0" w:color="000000"/>
              <w:bottom w:val="single" w:sz="4" w:space="0" w:color="000000"/>
              <w:right w:val="single" w:sz="4" w:space="0" w:color="000000"/>
            </w:tcBorders>
          </w:tcPr>
          <w:p w14:paraId="288B5E9A" w14:textId="77777777" w:rsidR="007B434C" w:rsidRDefault="00000000">
            <w:pPr>
              <w:jc w:val="center"/>
              <w:rPr>
                <w:sz w:val="18"/>
                <w:szCs w:val="18"/>
                <w:lang w:eastAsia="en-US"/>
              </w:rPr>
            </w:pPr>
            <w:r>
              <w:rPr>
                <w:sz w:val="18"/>
                <w:szCs w:val="18"/>
                <w:lang w:eastAsia="en-US"/>
              </w:rPr>
              <w:t>18/03/2022 10:45 até 31/02/2022 00:00 às 23:55</w:t>
            </w:r>
          </w:p>
        </w:tc>
      </w:tr>
      <w:tr w:rsidR="007B434C" w14:paraId="4E743D03" w14:textId="77777777">
        <w:trPr>
          <w:trHeight w:val="1237"/>
        </w:trPr>
        <w:tc>
          <w:tcPr>
            <w:tcW w:w="996" w:type="dxa"/>
            <w:tcBorders>
              <w:top w:val="single" w:sz="4" w:space="0" w:color="000000"/>
              <w:left w:val="single" w:sz="4" w:space="0" w:color="000000"/>
              <w:bottom w:val="single" w:sz="4" w:space="0" w:color="000000"/>
              <w:right w:val="single" w:sz="4" w:space="0" w:color="000000"/>
            </w:tcBorders>
          </w:tcPr>
          <w:p w14:paraId="271C447F" w14:textId="77777777" w:rsidR="007B434C" w:rsidRDefault="00000000">
            <w:pPr>
              <w:jc w:val="center"/>
              <w:rPr>
                <w:sz w:val="18"/>
                <w:szCs w:val="18"/>
                <w:lang w:eastAsia="en-US"/>
              </w:rPr>
            </w:pPr>
            <w:r>
              <w:rPr>
                <w:sz w:val="18"/>
                <w:szCs w:val="18"/>
                <w:lang w:eastAsia="en-US"/>
              </w:rPr>
              <w:lastRenderedPageBreak/>
              <w:t>Abril</w:t>
            </w:r>
          </w:p>
          <w:p w14:paraId="027C8785" w14:textId="77777777" w:rsidR="007B434C" w:rsidRDefault="00000000">
            <w:pPr>
              <w:jc w:val="center"/>
              <w:rPr>
                <w:b/>
                <w:bCs/>
                <w:sz w:val="18"/>
                <w:szCs w:val="18"/>
                <w:lang w:eastAsia="en-US"/>
              </w:rPr>
            </w:pPr>
            <w:r>
              <w:rPr>
                <w:b/>
                <w:bCs/>
                <w:sz w:val="18"/>
                <w:szCs w:val="18"/>
                <w:lang w:eastAsia="en-US"/>
              </w:rPr>
              <w:t>*(5min)</w:t>
            </w:r>
          </w:p>
          <w:p w14:paraId="7E67A273"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68D00B44" w14:textId="77777777" w:rsidR="007B434C" w:rsidRDefault="00000000">
            <w:pPr>
              <w:jc w:val="center"/>
              <w:rPr>
                <w:sz w:val="18"/>
                <w:szCs w:val="18"/>
                <w:lang w:eastAsia="en-US"/>
              </w:rPr>
            </w:pPr>
            <w:r>
              <w:rPr>
                <w:sz w:val="18"/>
                <w:szCs w:val="18"/>
                <w:lang w:eastAsia="en-US"/>
              </w:rPr>
              <w:t>31328</w:t>
            </w:r>
          </w:p>
          <w:p w14:paraId="104D196E" w14:textId="77777777" w:rsidR="007B434C" w:rsidRDefault="00000000">
            <w:pPr>
              <w:jc w:val="center"/>
              <w:rPr>
                <w:sz w:val="18"/>
                <w:szCs w:val="18"/>
                <w:lang w:eastAsia="en-US"/>
              </w:rPr>
            </w:pPr>
            <w:r>
              <w:rPr>
                <w:sz w:val="18"/>
                <w:szCs w:val="18"/>
                <w:lang w:eastAsia="en-US"/>
              </w:rPr>
              <w:t>-</w:t>
            </w:r>
          </w:p>
          <w:p w14:paraId="78D54FBF" w14:textId="77777777" w:rsidR="007B434C" w:rsidRDefault="00000000">
            <w:pPr>
              <w:jc w:val="center"/>
              <w:rPr>
                <w:sz w:val="18"/>
                <w:szCs w:val="18"/>
                <w:lang w:eastAsia="en-US"/>
              </w:rPr>
            </w:pPr>
            <w:r>
              <w:rPr>
                <w:sz w:val="18"/>
                <w:szCs w:val="18"/>
                <w:lang w:eastAsia="en-US"/>
              </w:rPr>
              <w:t>31328</w:t>
            </w:r>
          </w:p>
        </w:tc>
        <w:tc>
          <w:tcPr>
            <w:tcW w:w="664" w:type="dxa"/>
            <w:tcBorders>
              <w:top w:val="single" w:sz="4" w:space="0" w:color="000000"/>
              <w:left w:val="single" w:sz="4" w:space="0" w:color="000000"/>
              <w:bottom w:val="single" w:sz="4" w:space="0" w:color="000000"/>
              <w:right w:val="single" w:sz="4" w:space="0" w:color="000000"/>
            </w:tcBorders>
          </w:tcPr>
          <w:p w14:paraId="2A615AD5" w14:textId="77777777" w:rsidR="007B434C" w:rsidRDefault="00000000">
            <w:pPr>
              <w:jc w:val="center"/>
              <w:rPr>
                <w:sz w:val="18"/>
                <w:szCs w:val="18"/>
                <w:lang w:eastAsia="en-US"/>
              </w:rPr>
            </w:pPr>
            <w:r>
              <w:rPr>
                <w:sz w:val="18"/>
                <w:szCs w:val="18"/>
                <w:lang w:eastAsia="en-US"/>
              </w:rPr>
              <w:t>2848</w:t>
            </w:r>
          </w:p>
          <w:p w14:paraId="73E66E60" w14:textId="77777777" w:rsidR="007B434C" w:rsidRDefault="00000000">
            <w:pPr>
              <w:jc w:val="center"/>
              <w:rPr>
                <w:sz w:val="18"/>
                <w:szCs w:val="18"/>
                <w:lang w:eastAsia="en-US"/>
              </w:rPr>
            </w:pPr>
            <w:r>
              <w:rPr>
                <w:sz w:val="18"/>
                <w:szCs w:val="18"/>
                <w:lang w:eastAsia="en-US"/>
              </w:rPr>
              <w:t>-</w:t>
            </w:r>
          </w:p>
          <w:p w14:paraId="6A254046" w14:textId="77777777" w:rsidR="007B434C" w:rsidRDefault="00000000">
            <w:pPr>
              <w:jc w:val="center"/>
              <w:rPr>
                <w:sz w:val="18"/>
                <w:szCs w:val="18"/>
                <w:lang w:eastAsia="en-US"/>
              </w:rPr>
            </w:pPr>
            <w:r>
              <w:rPr>
                <w:sz w:val="18"/>
                <w:szCs w:val="18"/>
                <w:lang w:eastAsia="en-US"/>
              </w:rPr>
              <w:t>2848</w:t>
            </w:r>
          </w:p>
        </w:tc>
        <w:tc>
          <w:tcPr>
            <w:tcW w:w="662" w:type="dxa"/>
            <w:tcBorders>
              <w:top w:val="single" w:sz="4" w:space="0" w:color="000000"/>
              <w:left w:val="single" w:sz="4" w:space="0" w:color="000000"/>
              <w:bottom w:val="single" w:sz="4" w:space="0" w:color="000000"/>
              <w:right w:val="single" w:sz="4" w:space="0" w:color="000000"/>
            </w:tcBorders>
          </w:tcPr>
          <w:p w14:paraId="321FB0BF" w14:textId="77777777" w:rsidR="007B434C" w:rsidRDefault="00000000">
            <w:pPr>
              <w:jc w:val="center"/>
              <w:rPr>
                <w:sz w:val="18"/>
                <w:szCs w:val="18"/>
                <w:lang w:eastAsia="en-US"/>
              </w:rPr>
            </w:pPr>
            <w:r>
              <w:rPr>
                <w:sz w:val="18"/>
                <w:szCs w:val="18"/>
                <w:lang w:eastAsia="en-US"/>
              </w:rPr>
              <w:t>2848</w:t>
            </w:r>
          </w:p>
          <w:p w14:paraId="04CC57C5" w14:textId="77777777" w:rsidR="007B434C" w:rsidRDefault="00000000">
            <w:pPr>
              <w:jc w:val="center"/>
              <w:rPr>
                <w:sz w:val="18"/>
                <w:szCs w:val="18"/>
                <w:lang w:eastAsia="en-US"/>
              </w:rPr>
            </w:pPr>
            <w:r>
              <w:rPr>
                <w:sz w:val="18"/>
                <w:szCs w:val="18"/>
                <w:lang w:eastAsia="en-US"/>
              </w:rPr>
              <w:t>-</w:t>
            </w:r>
          </w:p>
          <w:p w14:paraId="2E4FE5E0" w14:textId="77777777" w:rsidR="007B434C" w:rsidRDefault="00000000">
            <w:pPr>
              <w:jc w:val="center"/>
              <w:rPr>
                <w:sz w:val="18"/>
                <w:szCs w:val="18"/>
                <w:lang w:eastAsia="en-US"/>
              </w:rPr>
            </w:pPr>
            <w:r>
              <w:rPr>
                <w:sz w:val="18"/>
                <w:szCs w:val="18"/>
                <w:lang w:eastAsia="en-US"/>
              </w:rPr>
              <w:t>2848</w:t>
            </w:r>
          </w:p>
        </w:tc>
        <w:tc>
          <w:tcPr>
            <w:tcW w:w="667" w:type="dxa"/>
            <w:tcBorders>
              <w:top w:val="single" w:sz="4" w:space="0" w:color="000000"/>
              <w:left w:val="single" w:sz="4" w:space="0" w:color="000000"/>
              <w:bottom w:val="single" w:sz="4" w:space="0" w:color="000000"/>
              <w:right w:val="single" w:sz="4" w:space="0" w:color="000000"/>
            </w:tcBorders>
          </w:tcPr>
          <w:p w14:paraId="4A329CE3" w14:textId="77777777" w:rsidR="007B434C" w:rsidRDefault="00000000">
            <w:pPr>
              <w:jc w:val="center"/>
              <w:rPr>
                <w:sz w:val="18"/>
                <w:szCs w:val="18"/>
                <w:lang w:eastAsia="en-US"/>
              </w:rPr>
            </w:pPr>
            <w:r>
              <w:rPr>
                <w:sz w:val="18"/>
                <w:szCs w:val="18"/>
                <w:lang w:eastAsia="en-US"/>
              </w:rPr>
              <w:t>2848</w:t>
            </w:r>
          </w:p>
          <w:p w14:paraId="12B99A7E" w14:textId="77777777" w:rsidR="007B434C" w:rsidRDefault="00000000">
            <w:pPr>
              <w:jc w:val="center"/>
              <w:rPr>
                <w:sz w:val="18"/>
                <w:szCs w:val="18"/>
                <w:lang w:eastAsia="en-US"/>
              </w:rPr>
            </w:pPr>
            <w:r>
              <w:rPr>
                <w:sz w:val="18"/>
                <w:szCs w:val="18"/>
                <w:lang w:eastAsia="en-US"/>
              </w:rPr>
              <w:t>-</w:t>
            </w:r>
          </w:p>
          <w:p w14:paraId="75688812" w14:textId="77777777" w:rsidR="007B434C" w:rsidRDefault="00000000">
            <w:pPr>
              <w:jc w:val="center"/>
              <w:rPr>
                <w:sz w:val="18"/>
                <w:szCs w:val="18"/>
                <w:lang w:eastAsia="en-US"/>
              </w:rPr>
            </w:pPr>
            <w:r>
              <w:rPr>
                <w:sz w:val="18"/>
                <w:szCs w:val="18"/>
                <w:lang w:eastAsia="en-US"/>
              </w:rPr>
              <w:t>2848</w:t>
            </w:r>
          </w:p>
        </w:tc>
        <w:tc>
          <w:tcPr>
            <w:tcW w:w="908" w:type="dxa"/>
            <w:tcBorders>
              <w:top w:val="single" w:sz="4" w:space="0" w:color="000000"/>
              <w:left w:val="single" w:sz="4" w:space="0" w:color="000000"/>
              <w:bottom w:val="single" w:sz="4" w:space="0" w:color="000000"/>
              <w:right w:val="single" w:sz="4" w:space="0" w:color="000000"/>
            </w:tcBorders>
          </w:tcPr>
          <w:p w14:paraId="46391280" w14:textId="77777777" w:rsidR="007B434C" w:rsidRDefault="00000000">
            <w:pPr>
              <w:jc w:val="center"/>
              <w:rPr>
                <w:sz w:val="18"/>
                <w:szCs w:val="18"/>
                <w:lang w:eastAsia="en-US"/>
              </w:rPr>
            </w:pPr>
            <w:r>
              <w:rPr>
                <w:sz w:val="18"/>
                <w:szCs w:val="18"/>
                <w:lang w:eastAsia="en-US"/>
              </w:rPr>
              <w:t>2848</w:t>
            </w:r>
          </w:p>
          <w:p w14:paraId="16878B00" w14:textId="77777777" w:rsidR="007B434C" w:rsidRDefault="00000000">
            <w:pPr>
              <w:jc w:val="center"/>
              <w:rPr>
                <w:sz w:val="18"/>
                <w:szCs w:val="18"/>
                <w:lang w:eastAsia="en-US"/>
              </w:rPr>
            </w:pPr>
            <w:r>
              <w:rPr>
                <w:sz w:val="18"/>
                <w:szCs w:val="18"/>
                <w:lang w:eastAsia="en-US"/>
              </w:rPr>
              <w:t>-</w:t>
            </w:r>
          </w:p>
          <w:p w14:paraId="68EC31F3" w14:textId="77777777" w:rsidR="007B434C" w:rsidRDefault="00000000">
            <w:pPr>
              <w:jc w:val="center"/>
              <w:rPr>
                <w:sz w:val="18"/>
                <w:szCs w:val="18"/>
                <w:lang w:eastAsia="en-US"/>
              </w:rPr>
            </w:pPr>
            <w:r>
              <w:rPr>
                <w:sz w:val="18"/>
                <w:szCs w:val="18"/>
                <w:lang w:eastAsia="en-US"/>
              </w:rPr>
              <w:t>2848</w:t>
            </w:r>
          </w:p>
        </w:tc>
        <w:tc>
          <w:tcPr>
            <w:tcW w:w="1014" w:type="dxa"/>
            <w:tcBorders>
              <w:top w:val="single" w:sz="4" w:space="0" w:color="000000"/>
              <w:left w:val="single" w:sz="4" w:space="0" w:color="000000"/>
              <w:bottom w:val="single" w:sz="4" w:space="0" w:color="000000"/>
              <w:right w:val="single" w:sz="4" w:space="0" w:color="000000"/>
            </w:tcBorders>
          </w:tcPr>
          <w:p w14:paraId="484524E6" w14:textId="77777777" w:rsidR="007B434C" w:rsidRDefault="00000000">
            <w:pPr>
              <w:jc w:val="center"/>
              <w:rPr>
                <w:sz w:val="18"/>
                <w:szCs w:val="18"/>
                <w:lang w:eastAsia="en-US"/>
              </w:rPr>
            </w:pPr>
            <w:r>
              <w:rPr>
                <w:sz w:val="18"/>
                <w:szCs w:val="18"/>
                <w:lang w:eastAsia="en-US"/>
              </w:rPr>
              <w:t>2848</w:t>
            </w:r>
          </w:p>
          <w:p w14:paraId="1FA55B6E" w14:textId="77777777" w:rsidR="007B434C" w:rsidRDefault="00000000">
            <w:pPr>
              <w:jc w:val="center"/>
              <w:rPr>
                <w:sz w:val="18"/>
                <w:szCs w:val="18"/>
                <w:lang w:eastAsia="en-US"/>
              </w:rPr>
            </w:pPr>
            <w:r>
              <w:rPr>
                <w:sz w:val="18"/>
                <w:szCs w:val="18"/>
                <w:lang w:eastAsia="en-US"/>
              </w:rPr>
              <w:t>-</w:t>
            </w:r>
          </w:p>
          <w:p w14:paraId="25B15691" w14:textId="77777777" w:rsidR="007B434C" w:rsidRDefault="00000000">
            <w:pPr>
              <w:jc w:val="center"/>
              <w:rPr>
                <w:sz w:val="18"/>
                <w:szCs w:val="18"/>
                <w:lang w:eastAsia="en-US"/>
              </w:rPr>
            </w:pPr>
            <w:r>
              <w:rPr>
                <w:sz w:val="18"/>
                <w:szCs w:val="18"/>
                <w:lang w:eastAsia="en-US"/>
              </w:rPr>
              <w:t>2848</w:t>
            </w:r>
          </w:p>
        </w:tc>
        <w:tc>
          <w:tcPr>
            <w:tcW w:w="668" w:type="dxa"/>
            <w:tcBorders>
              <w:top w:val="single" w:sz="4" w:space="0" w:color="000000"/>
              <w:left w:val="single" w:sz="4" w:space="0" w:color="000000"/>
              <w:bottom w:val="single" w:sz="4" w:space="0" w:color="000000"/>
              <w:right w:val="single" w:sz="4" w:space="0" w:color="000000"/>
            </w:tcBorders>
          </w:tcPr>
          <w:p w14:paraId="1F52B6B8" w14:textId="77777777" w:rsidR="007B434C" w:rsidRDefault="00000000">
            <w:pPr>
              <w:jc w:val="center"/>
              <w:rPr>
                <w:sz w:val="18"/>
                <w:szCs w:val="18"/>
                <w:lang w:eastAsia="en-US"/>
              </w:rPr>
            </w:pPr>
            <w:r>
              <w:rPr>
                <w:sz w:val="18"/>
                <w:szCs w:val="18"/>
                <w:lang w:eastAsia="en-US"/>
              </w:rPr>
              <w:t>2848</w:t>
            </w:r>
          </w:p>
          <w:p w14:paraId="4338739B" w14:textId="77777777" w:rsidR="007B434C" w:rsidRDefault="00000000">
            <w:pPr>
              <w:jc w:val="center"/>
              <w:rPr>
                <w:sz w:val="18"/>
                <w:szCs w:val="18"/>
                <w:lang w:eastAsia="en-US"/>
              </w:rPr>
            </w:pPr>
            <w:r>
              <w:rPr>
                <w:sz w:val="18"/>
                <w:szCs w:val="18"/>
                <w:lang w:eastAsia="en-US"/>
              </w:rPr>
              <w:t>-</w:t>
            </w:r>
          </w:p>
          <w:p w14:paraId="67B7D514" w14:textId="77777777" w:rsidR="007B434C" w:rsidRDefault="00000000">
            <w:pPr>
              <w:jc w:val="center"/>
              <w:rPr>
                <w:sz w:val="18"/>
                <w:szCs w:val="18"/>
                <w:lang w:eastAsia="en-US"/>
              </w:rPr>
            </w:pPr>
            <w:r>
              <w:rPr>
                <w:sz w:val="18"/>
                <w:szCs w:val="18"/>
                <w:lang w:eastAsia="en-US"/>
              </w:rPr>
              <w:t>2848</w:t>
            </w:r>
          </w:p>
        </w:tc>
        <w:tc>
          <w:tcPr>
            <w:tcW w:w="665" w:type="dxa"/>
            <w:tcBorders>
              <w:top w:val="single" w:sz="4" w:space="0" w:color="000000"/>
              <w:left w:val="single" w:sz="4" w:space="0" w:color="000000"/>
              <w:bottom w:val="single" w:sz="4" w:space="0" w:color="000000"/>
              <w:right w:val="single" w:sz="4" w:space="0" w:color="000000"/>
            </w:tcBorders>
          </w:tcPr>
          <w:p w14:paraId="12763CF4" w14:textId="77777777" w:rsidR="007B434C" w:rsidRDefault="00000000">
            <w:pPr>
              <w:jc w:val="center"/>
              <w:rPr>
                <w:sz w:val="18"/>
                <w:szCs w:val="18"/>
                <w:lang w:eastAsia="en-US"/>
              </w:rPr>
            </w:pPr>
            <w:r>
              <w:rPr>
                <w:sz w:val="18"/>
                <w:szCs w:val="18"/>
                <w:lang w:eastAsia="en-US"/>
              </w:rPr>
              <w:t>2848</w:t>
            </w:r>
          </w:p>
          <w:p w14:paraId="5D0D2A91" w14:textId="77777777" w:rsidR="007B434C" w:rsidRDefault="00000000">
            <w:pPr>
              <w:jc w:val="center"/>
              <w:rPr>
                <w:sz w:val="18"/>
                <w:szCs w:val="18"/>
                <w:lang w:eastAsia="en-US"/>
              </w:rPr>
            </w:pPr>
            <w:r>
              <w:rPr>
                <w:sz w:val="18"/>
                <w:szCs w:val="18"/>
                <w:lang w:eastAsia="en-US"/>
              </w:rPr>
              <w:t>-</w:t>
            </w:r>
          </w:p>
          <w:p w14:paraId="5D26D2EB" w14:textId="77777777" w:rsidR="007B434C" w:rsidRDefault="00000000">
            <w:pPr>
              <w:jc w:val="center"/>
              <w:rPr>
                <w:sz w:val="18"/>
                <w:szCs w:val="18"/>
                <w:lang w:eastAsia="en-US"/>
              </w:rPr>
            </w:pPr>
            <w:r>
              <w:rPr>
                <w:sz w:val="18"/>
                <w:szCs w:val="18"/>
                <w:lang w:eastAsia="en-US"/>
              </w:rPr>
              <w:t>2848</w:t>
            </w:r>
          </w:p>
        </w:tc>
        <w:tc>
          <w:tcPr>
            <w:tcW w:w="936" w:type="dxa"/>
            <w:tcBorders>
              <w:top w:val="single" w:sz="4" w:space="0" w:color="000000"/>
              <w:left w:val="single" w:sz="4" w:space="0" w:color="000000"/>
              <w:bottom w:val="single" w:sz="4" w:space="0" w:color="000000"/>
              <w:right w:val="single" w:sz="4" w:space="0" w:color="000000"/>
            </w:tcBorders>
          </w:tcPr>
          <w:p w14:paraId="35765DD5" w14:textId="77777777" w:rsidR="007B434C" w:rsidRDefault="00000000">
            <w:pPr>
              <w:jc w:val="center"/>
              <w:rPr>
                <w:sz w:val="18"/>
                <w:szCs w:val="18"/>
                <w:lang w:eastAsia="en-US"/>
              </w:rPr>
            </w:pPr>
            <w:r>
              <w:rPr>
                <w:sz w:val="18"/>
                <w:szCs w:val="18"/>
                <w:lang w:eastAsia="en-US"/>
              </w:rPr>
              <w:t>2848</w:t>
            </w:r>
          </w:p>
          <w:p w14:paraId="18FA93C4" w14:textId="77777777" w:rsidR="007B434C" w:rsidRDefault="00000000">
            <w:pPr>
              <w:jc w:val="center"/>
              <w:rPr>
                <w:sz w:val="18"/>
                <w:szCs w:val="18"/>
                <w:lang w:eastAsia="en-US"/>
              </w:rPr>
            </w:pPr>
            <w:r>
              <w:rPr>
                <w:sz w:val="18"/>
                <w:szCs w:val="18"/>
                <w:lang w:eastAsia="en-US"/>
              </w:rPr>
              <w:t>-</w:t>
            </w:r>
          </w:p>
          <w:p w14:paraId="60038272" w14:textId="77777777" w:rsidR="007B434C" w:rsidRDefault="00000000">
            <w:pPr>
              <w:jc w:val="center"/>
              <w:rPr>
                <w:sz w:val="18"/>
                <w:szCs w:val="18"/>
                <w:lang w:eastAsia="en-US"/>
              </w:rPr>
            </w:pPr>
            <w:r>
              <w:rPr>
                <w:sz w:val="18"/>
                <w:szCs w:val="18"/>
                <w:lang w:eastAsia="en-US"/>
              </w:rPr>
              <w:t>2848</w:t>
            </w:r>
          </w:p>
        </w:tc>
        <w:tc>
          <w:tcPr>
            <w:tcW w:w="756" w:type="dxa"/>
            <w:tcBorders>
              <w:top w:val="single" w:sz="4" w:space="0" w:color="000000"/>
              <w:left w:val="single" w:sz="4" w:space="0" w:color="000000"/>
              <w:bottom w:val="single" w:sz="4" w:space="0" w:color="000000"/>
              <w:right w:val="single" w:sz="4" w:space="0" w:color="000000"/>
            </w:tcBorders>
          </w:tcPr>
          <w:p w14:paraId="01B02AC1" w14:textId="77777777" w:rsidR="007B434C" w:rsidRDefault="00000000">
            <w:pPr>
              <w:jc w:val="center"/>
              <w:rPr>
                <w:sz w:val="18"/>
                <w:szCs w:val="18"/>
                <w:lang w:eastAsia="en-US"/>
              </w:rPr>
            </w:pPr>
            <w:r>
              <w:rPr>
                <w:sz w:val="18"/>
                <w:szCs w:val="18"/>
                <w:lang w:eastAsia="en-US"/>
              </w:rPr>
              <w:t>2848</w:t>
            </w:r>
          </w:p>
          <w:p w14:paraId="5E64F1B2" w14:textId="77777777" w:rsidR="007B434C" w:rsidRDefault="00000000">
            <w:pPr>
              <w:jc w:val="center"/>
              <w:rPr>
                <w:sz w:val="18"/>
                <w:szCs w:val="18"/>
                <w:lang w:eastAsia="en-US"/>
              </w:rPr>
            </w:pPr>
            <w:r>
              <w:rPr>
                <w:sz w:val="18"/>
                <w:szCs w:val="18"/>
                <w:lang w:eastAsia="en-US"/>
              </w:rPr>
              <w:t>-</w:t>
            </w:r>
          </w:p>
          <w:p w14:paraId="619933B9" w14:textId="77777777" w:rsidR="007B434C" w:rsidRDefault="00000000">
            <w:pPr>
              <w:jc w:val="center"/>
              <w:rPr>
                <w:sz w:val="18"/>
                <w:szCs w:val="18"/>
                <w:lang w:eastAsia="en-US"/>
              </w:rPr>
            </w:pPr>
            <w:r>
              <w:rPr>
                <w:sz w:val="18"/>
                <w:szCs w:val="18"/>
                <w:lang w:eastAsia="en-US"/>
              </w:rPr>
              <w:t>2848</w:t>
            </w:r>
          </w:p>
        </w:tc>
        <w:tc>
          <w:tcPr>
            <w:tcW w:w="668" w:type="dxa"/>
            <w:tcBorders>
              <w:top w:val="single" w:sz="4" w:space="0" w:color="000000"/>
              <w:left w:val="single" w:sz="4" w:space="0" w:color="000000"/>
              <w:bottom w:val="single" w:sz="4" w:space="0" w:color="000000"/>
              <w:right w:val="single" w:sz="4" w:space="0" w:color="000000"/>
            </w:tcBorders>
          </w:tcPr>
          <w:p w14:paraId="4D622CED" w14:textId="77777777" w:rsidR="007B434C" w:rsidRDefault="00000000">
            <w:pPr>
              <w:jc w:val="center"/>
              <w:rPr>
                <w:sz w:val="18"/>
                <w:szCs w:val="18"/>
                <w:lang w:eastAsia="en-US"/>
              </w:rPr>
            </w:pPr>
            <w:r>
              <w:rPr>
                <w:sz w:val="18"/>
                <w:szCs w:val="18"/>
                <w:lang w:eastAsia="en-US"/>
              </w:rPr>
              <w:t>2848</w:t>
            </w:r>
          </w:p>
          <w:p w14:paraId="4A626F71" w14:textId="77777777" w:rsidR="007B434C" w:rsidRDefault="00000000">
            <w:pPr>
              <w:jc w:val="center"/>
              <w:rPr>
                <w:sz w:val="18"/>
                <w:szCs w:val="18"/>
                <w:lang w:eastAsia="en-US"/>
              </w:rPr>
            </w:pPr>
            <w:r>
              <w:rPr>
                <w:sz w:val="18"/>
                <w:szCs w:val="18"/>
                <w:lang w:eastAsia="en-US"/>
              </w:rPr>
              <w:t>-</w:t>
            </w:r>
          </w:p>
          <w:p w14:paraId="3D5A18BE" w14:textId="77777777" w:rsidR="007B434C" w:rsidRDefault="00000000">
            <w:pPr>
              <w:jc w:val="center"/>
              <w:rPr>
                <w:sz w:val="18"/>
                <w:szCs w:val="18"/>
                <w:lang w:eastAsia="en-US"/>
              </w:rPr>
            </w:pPr>
            <w:r>
              <w:rPr>
                <w:sz w:val="18"/>
                <w:szCs w:val="18"/>
                <w:lang w:eastAsia="en-US"/>
              </w:rPr>
              <w:t>2848</w:t>
            </w:r>
          </w:p>
        </w:tc>
        <w:tc>
          <w:tcPr>
            <w:tcW w:w="684" w:type="dxa"/>
            <w:tcBorders>
              <w:top w:val="single" w:sz="4" w:space="0" w:color="000000"/>
              <w:left w:val="single" w:sz="4" w:space="0" w:color="000000"/>
              <w:bottom w:val="single" w:sz="4" w:space="0" w:color="000000"/>
              <w:right w:val="single" w:sz="4" w:space="0" w:color="000000"/>
            </w:tcBorders>
          </w:tcPr>
          <w:p w14:paraId="447410EF" w14:textId="77777777" w:rsidR="007B434C" w:rsidRDefault="00000000">
            <w:pPr>
              <w:jc w:val="center"/>
              <w:rPr>
                <w:sz w:val="18"/>
                <w:szCs w:val="18"/>
                <w:lang w:eastAsia="en-US"/>
              </w:rPr>
            </w:pPr>
            <w:r>
              <w:rPr>
                <w:sz w:val="18"/>
                <w:szCs w:val="18"/>
                <w:lang w:eastAsia="en-US"/>
              </w:rPr>
              <w:t>2848</w:t>
            </w:r>
          </w:p>
          <w:p w14:paraId="33BA677C" w14:textId="77777777" w:rsidR="007B434C" w:rsidRDefault="00000000">
            <w:pPr>
              <w:jc w:val="center"/>
              <w:rPr>
                <w:sz w:val="18"/>
                <w:szCs w:val="18"/>
                <w:lang w:eastAsia="en-US"/>
              </w:rPr>
            </w:pPr>
            <w:r>
              <w:rPr>
                <w:sz w:val="18"/>
                <w:szCs w:val="18"/>
                <w:lang w:eastAsia="en-US"/>
              </w:rPr>
              <w:t>-</w:t>
            </w:r>
          </w:p>
          <w:p w14:paraId="1120BE8A" w14:textId="77777777" w:rsidR="007B434C" w:rsidRDefault="00000000">
            <w:pPr>
              <w:jc w:val="center"/>
              <w:rPr>
                <w:sz w:val="18"/>
                <w:szCs w:val="18"/>
                <w:lang w:eastAsia="en-US"/>
              </w:rPr>
            </w:pPr>
            <w:r>
              <w:rPr>
                <w:sz w:val="18"/>
                <w:szCs w:val="18"/>
                <w:lang w:eastAsia="en-US"/>
              </w:rPr>
              <w:t>2848</w:t>
            </w:r>
          </w:p>
        </w:tc>
        <w:tc>
          <w:tcPr>
            <w:tcW w:w="1123" w:type="dxa"/>
            <w:tcBorders>
              <w:top w:val="single" w:sz="4" w:space="0" w:color="000000"/>
              <w:left w:val="single" w:sz="4" w:space="0" w:color="000000"/>
              <w:bottom w:val="single" w:sz="4" w:space="0" w:color="000000"/>
              <w:right w:val="single" w:sz="4" w:space="0" w:color="000000"/>
            </w:tcBorders>
          </w:tcPr>
          <w:p w14:paraId="303A7A58" w14:textId="77777777" w:rsidR="007B434C" w:rsidRDefault="00000000">
            <w:pPr>
              <w:jc w:val="center"/>
              <w:rPr>
                <w:sz w:val="18"/>
                <w:szCs w:val="18"/>
                <w:lang w:eastAsia="en-US"/>
              </w:rPr>
            </w:pPr>
            <w:r>
              <w:rPr>
                <w:sz w:val="18"/>
                <w:szCs w:val="18"/>
                <w:lang w:eastAsia="en-US"/>
              </w:rPr>
              <w:t>01/04/2022 até 30/04/2022 00:00 às 23:55</w:t>
            </w:r>
          </w:p>
        </w:tc>
      </w:tr>
      <w:tr w:rsidR="007B434C" w14:paraId="788239D3" w14:textId="77777777">
        <w:trPr>
          <w:trHeight w:val="1237"/>
        </w:trPr>
        <w:tc>
          <w:tcPr>
            <w:tcW w:w="996" w:type="dxa"/>
            <w:tcBorders>
              <w:top w:val="single" w:sz="4" w:space="0" w:color="000000"/>
              <w:left w:val="single" w:sz="4" w:space="0" w:color="000000"/>
              <w:bottom w:val="single" w:sz="4" w:space="0" w:color="000000"/>
              <w:right w:val="single" w:sz="4" w:space="0" w:color="000000"/>
            </w:tcBorders>
          </w:tcPr>
          <w:p w14:paraId="5C557B06" w14:textId="77777777" w:rsidR="007B434C" w:rsidRDefault="00000000">
            <w:pPr>
              <w:jc w:val="center"/>
              <w:rPr>
                <w:sz w:val="18"/>
                <w:szCs w:val="18"/>
                <w:lang w:eastAsia="en-US"/>
              </w:rPr>
            </w:pPr>
            <w:r>
              <w:rPr>
                <w:sz w:val="18"/>
                <w:szCs w:val="18"/>
                <w:lang w:eastAsia="en-US"/>
              </w:rPr>
              <w:t>Maio</w:t>
            </w:r>
          </w:p>
          <w:p w14:paraId="565D7456" w14:textId="77777777" w:rsidR="007B434C" w:rsidRDefault="00000000">
            <w:pPr>
              <w:jc w:val="center"/>
              <w:rPr>
                <w:b/>
                <w:bCs/>
                <w:sz w:val="18"/>
                <w:szCs w:val="18"/>
                <w:lang w:eastAsia="en-US"/>
              </w:rPr>
            </w:pPr>
            <w:r>
              <w:rPr>
                <w:b/>
                <w:bCs/>
                <w:sz w:val="18"/>
                <w:szCs w:val="18"/>
                <w:lang w:eastAsia="en-US"/>
              </w:rPr>
              <w:t>*(5min)</w:t>
            </w:r>
          </w:p>
          <w:p w14:paraId="5A44FB4E"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2369C70A" w14:textId="77777777" w:rsidR="007B434C" w:rsidRDefault="00000000">
            <w:pPr>
              <w:jc w:val="center"/>
              <w:rPr>
                <w:sz w:val="18"/>
                <w:szCs w:val="18"/>
                <w:lang w:eastAsia="en-US"/>
              </w:rPr>
            </w:pPr>
            <w:r>
              <w:rPr>
                <w:sz w:val="18"/>
                <w:szCs w:val="18"/>
                <w:lang w:eastAsia="en-US"/>
              </w:rPr>
              <w:t>31713</w:t>
            </w:r>
          </w:p>
          <w:p w14:paraId="2C058D19" w14:textId="77777777" w:rsidR="007B434C" w:rsidRDefault="00000000">
            <w:pPr>
              <w:jc w:val="center"/>
              <w:rPr>
                <w:sz w:val="18"/>
                <w:szCs w:val="18"/>
                <w:lang w:eastAsia="en-US"/>
              </w:rPr>
            </w:pPr>
            <w:r>
              <w:rPr>
                <w:sz w:val="18"/>
                <w:szCs w:val="18"/>
                <w:lang w:eastAsia="en-US"/>
              </w:rPr>
              <w:t>-</w:t>
            </w:r>
          </w:p>
          <w:p w14:paraId="6C02AFFA" w14:textId="77777777" w:rsidR="007B434C" w:rsidRDefault="00000000">
            <w:pPr>
              <w:jc w:val="center"/>
              <w:rPr>
                <w:sz w:val="18"/>
                <w:szCs w:val="18"/>
                <w:lang w:eastAsia="en-US"/>
              </w:rPr>
            </w:pPr>
            <w:r>
              <w:rPr>
                <w:sz w:val="18"/>
                <w:szCs w:val="18"/>
                <w:lang w:eastAsia="en-US"/>
              </w:rPr>
              <w:t>31713</w:t>
            </w:r>
          </w:p>
        </w:tc>
        <w:tc>
          <w:tcPr>
            <w:tcW w:w="664" w:type="dxa"/>
            <w:tcBorders>
              <w:top w:val="single" w:sz="4" w:space="0" w:color="000000"/>
              <w:left w:val="single" w:sz="4" w:space="0" w:color="000000"/>
              <w:bottom w:val="single" w:sz="4" w:space="0" w:color="000000"/>
              <w:right w:val="single" w:sz="4" w:space="0" w:color="000000"/>
            </w:tcBorders>
          </w:tcPr>
          <w:p w14:paraId="3E25F6FE" w14:textId="77777777" w:rsidR="007B434C" w:rsidRDefault="00000000">
            <w:pPr>
              <w:jc w:val="center"/>
              <w:rPr>
                <w:sz w:val="18"/>
                <w:szCs w:val="18"/>
                <w:lang w:eastAsia="en-US"/>
              </w:rPr>
            </w:pPr>
            <w:r>
              <w:rPr>
                <w:sz w:val="18"/>
                <w:szCs w:val="18"/>
                <w:lang w:eastAsia="en-US"/>
              </w:rPr>
              <w:t>2883</w:t>
            </w:r>
          </w:p>
          <w:p w14:paraId="51813AC6" w14:textId="77777777" w:rsidR="007B434C" w:rsidRDefault="00000000">
            <w:pPr>
              <w:jc w:val="center"/>
              <w:rPr>
                <w:sz w:val="18"/>
                <w:szCs w:val="18"/>
                <w:lang w:eastAsia="en-US"/>
              </w:rPr>
            </w:pPr>
            <w:r>
              <w:rPr>
                <w:sz w:val="18"/>
                <w:szCs w:val="18"/>
                <w:lang w:eastAsia="en-US"/>
              </w:rPr>
              <w:t>-</w:t>
            </w:r>
          </w:p>
          <w:p w14:paraId="65B8A93A" w14:textId="77777777" w:rsidR="007B434C" w:rsidRDefault="00000000">
            <w:pPr>
              <w:jc w:val="center"/>
              <w:rPr>
                <w:sz w:val="18"/>
                <w:szCs w:val="18"/>
                <w:lang w:eastAsia="en-US"/>
              </w:rPr>
            </w:pPr>
            <w:r>
              <w:rPr>
                <w:sz w:val="18"/>
                <w:szCs w:val="18"/>
                <w:lang w:eastAsia="en-US"/>
              </w:rPr>
              <w:t>2883</w:t>
            </w:r>
          </w:p>
        </w:tc>
        <w:tc>
          <w:tcPr>
            <w:tcW w:w="662" w:type="dxa"/>
            <w:tcBorders>
              <w:top w:val="single" w:sz="4" w:space="0" w:color="000000"/>
              <w:left w:val="single" w:sz="4" w:space="0" w:color="000000"/>
              <w:bottom w:val="single" w:sz="4" w:space="0" w:color="000000"/>
              <w:right w:val="single" w:sz="4" w:space="0" w:color="000000"/>
            </w:tcBorders>
          </w:tcPr>
          <w:p w14:paraId="7840F41A" w14:textId="77777777" w:rsidR="007B434C" w:rsidRDefault="00000000">
            <w:pPr>
              <w:jc w:val="center"/>
              <w:rPr>
                <w:sz w:val="18"/>
                <w:szCs w:val="18"/>
                <w:lang w:eastAsia="en-US"/>
              </w:rPr>
            </w:pPr>
            <w:r>
              <w:rPr>
                <w:sz w:val="18"/>
                <w:szCs w:val="18"/>
                <w:lang w:eastAsia="en-US"/>
              </w:rPr>
              <w:t>2883</w:t>
            </w:r>
          </w:p>
          <w:p w14:paraId="6EE18812" w14:textId="77777777" w:rsidR="007B434C" w:rsidRDefault="00000000">
            <w:pPr>
              <w:jc w:val="center"/>
              <w:rPr>
                <w:sz w:val="18"/>
                <w:szCs w:val="18"/>
                <w:lang w:eastAsia="en-US"/>
              </w:rPr>
            </w:pPr>
            <w:r>
              <w:rPr>
                <w:sz w:val="18"/>
                <w:szCs w:val="18"/>
                <w:lang w:eastAsia="en-US"/>
              </w:rPr>
              <w:t>-</w:t>
            </w:r>
          </w:p>
          <w:p w14:paraId="5D2E19D7" w14:textId="77777777" w:rsidR="007B434C" w:rsidRDefault="00000000">
            <w:pPr>
              <w:jc w:val="center"/>
              <w:rPr>
                <w:sz w:val="18"/>
                <w:szCs w:val="18"/>
                <w:lang w:eastAsia="en-US"/>
              </w:rPr>
            </w:pPr>
            <w:r>
              <w:rPr>
                <w:sz w:val="18"/>
                <w:szCs w:val="18"/>
                <w:lang w:eastAsia="en-US"/>
              </w:rPr>
              <w:t>2883</w:t>
            </w:r>
          </w:p>
        </w:tc>
        <w:tc>
          <w:tcPr>
            <w:tcW w:w="667" w:type="dxa"/>
            <w:tcBorders>
              <w:top w:val="single" w:sz="4" w:space="0" w:color="000000"/>
              <w:left w:val="single" w:sz="4" w:space="0" w:color="000000"/>
              <w:bottom w:val="single" w:sz="4" w:space="0" w:color="000000"/>
              <w:right w:val="single" w:sz="4" w:space="0" w:color="000000"/>
            </w:tcBorders>
          </w:tcPr>
          <w:p w14:paraId="4CA23E52" w14:textId="77777777" w:rsidR="007B434C" w:rsidRDefault="00000000">
            <w:pPr>
              <w:jc w:val="center"/>
              <w:rPr>
                <w:sz w:val="18"/>
                <w:szCs w:val="18"/>
                <w:lang w:eastAsia="en-US"/>
              </w:rPr>
            </w:pPr>
            <w:r>
              <w:rPr>
                <w:sz w:val="18"/>
                <w:szCs w:val="18"/>
                <w:lang w:eastAsia="en-US"/>
              </w:rPr>
              <w:t>2883</w:t>
            </w:r>
          </w:p>
          <w:p w14:paraId="073DBB3D" w14:textId="77777777" w:rsidR="007B434C" w:rsidRDefault="00000000">
            <w:pPr>
              <w:jc w:val="center"/>
              <w:rPr>
                <w:sz w:val="18"/>
                <w:szCs w:val="18"/>
                <w:lang w:eastAsia="en-US"/>
              </w:rPr>
            </w:pPr>
            <w:r>
              <w:rPr>
                <w:sz w:val="18"/>
                <w:szCs w:val="18"/>
                <w:lang w:eastAsia="en-US"/>
              </w:rPr>
              <w:t>-</w:t>
            </w:r>
          </w:p>
          <w:p w14:paraId="6644D8C4" w14:textId="77777777" w:rsidR="007B434C" w:rsidRDefault="00000000">
            <w:pPr>
              <w:jc w:val="center"/>
              <w:rPr>
                <w:sz w:val="18"/>
                <w:szCs w:val="18"/>
                <w:lang w:eastAsia="en-US"/>
              </w:rPr>
            </w:pPr>
            <w:r>
              <w:rPr>
                <w:sz w:val="18"/>
                <w:szCs w:val="18"/>
                <w:lang w:eastAsia="en-US"/>
              </w:rPr>
              <w:t>2883</w:t>
            </w:r>
          </w:p>
        </w:tc>
        <w:tc>
          <w:tcPr>
            <w:tcW w:w="908" w:type="dxa"/>
            <w:tcBorders>
              <w:top w:val="single" w:sz="4" w:space="0" w:color="000000"/>
              <w:left w:val="single" w:sz="4" w:space="0" w:color="000000"/>
              <w:bottom w:val="single" w:sz="4" w:space="0" w:color="000000"/>
              <w:right w:val="single" w:sz="4" w:space="0" w:color="000000"/>
            </w:tcBorders>
          </w:tcPr>
          <w:p w14:paraId="7A3CCD96" w14:textId="77777777" w:rsidR="007B434C" w:rsidRDefault="00000000">
            <w:pPr>
              <w:jc w:val="center"/>
              <w:rPr>
                <w:sz w:val="18"/>
                <w:szCs w:val="18"/>
                <w:lang w:eastAsia="en-US"/>
              </w:rPr>
            </w:pPr>
            <w:r>
              <w:rPr>
                <w:sz w:val="18"/>
                <w:szCs w:val="18"/>
                <w:lang w:eastAsia="en-US"/>
              </w:rPr>
              <w:t>2883</w:t>
            </w:r>
          </w:p>
          <w:p w14:paraId="09A7F366" w14:textId="77777777" w:rsidR="007B434C" w:rsidRDefault="00000000">
            <w:pPr>
              <w:jc w:val="center"/>
              <w:rPr>
                <w:sz w:val="18"/>
                <w:szCs w:val="18"/>
                <w:lang w:eastAsia="en-US"/>
              </w:rPr>
            </w:pPr>
            <w:r>
              <w:rPr>
                <w:sz w:val="18"/>
                <w:szCs w:val="18"/>
                <w:lang w:eastAsia="en-US"/>
              </w:rPr>
              <w:t>-</w:t>
            </w:r>
          </w:p>
          <w:p w14:paraId="0B3145EF" w14:textId="77777777" w:rsidR="007B434C" w:rsidRDefault="00000000">
            <w:pPr>
              <w:jc w:val="center"/>
              <w:rPr>
                <w:sz w:val="18"/>
                <w:szCs w:val="18"/>
                <w:lang w:eastAsia="en-US"/>
              </w:rPr>
            </w:pPr>
            <w:r>
              <w:rPr>
                <w:sz w:val="18"/>
                <w:szCs w:val="18"/>
                <w:lang w:eastAsia="en-US"/>
              </w:rPr>
              <w:t>2883</w:t>
            </w:r>
          </w:p>
        </w:tc>
        <w:tc>
          <w:tcPr>
            <w:tcW w:w="1014" w:type="dxa"/>
            <w:tcBorders>
              <w:top w:val="single" w:sz="4" w:space="0" w:color="000000"/>
              <w:left w:val="single" w:sz="4" w:space="0" w:color="000000"/>
              <w:bottom w:val="single" w:sz="4" w:space="0" w:color="000000"/>
              <w:right w:val="single" w:sz="4" w:space="0" w:color="000000"/>
            </w:tcBorders>
          </w:tcPr>
          <w:p w14:paraId="7C5485F0" w14:textId="77777777" w:rsidR="007B434C" w:rsidRDefault="00000000">
            <w:pPr>
              <w:jc w:val="center"/>
              <w:rPr>
                <w:sz w:val="18"/>
                <w:szCs w:val="18"/>
                <w:lang w:eastAsia="en-US"/>
              </w:rPr>
            </w:pPr>
            <w:r>
              <w:rPr>
                <w:sz w:val="18"/>
                <w:szCs w:val="18"/>
                <w:lang w:eastAsia="en-US"/>
              </w:rPr>
              <w:t>2883</w:t>
            </w:r>
          </w:p>
          <w:p w14:paraId="51A33728" w14:textId="77777777" w:rsidR="007B434C" w:rsidRDefault="00000000">
            <w:pPr>
              <w:jc w:val="center"/>
              <w:rPr>
                <w:sz w:val="18"/>
                <w:szCs w:val="18"/>
                <w:lang w:eastAsia="en-US"/>
              </w:rPr>
            </w:pPr>
            <w:r>
              <w:rPr>
                <w:sz w:val="18"/>
                <w:szCs w:val="18"/>
                <w:lang w:eastAsia="en-US"/>
              </w:rPr>
              <w:t>-</w:t>
            </w:r>
          </w:p>
          <w:p w14:paraId="7D87D3D1" w14:textId="77777777" w:rsidR="007B434C" w:rsidRDefault="00000000">
            <w:pPr>
              <w:jc w:val="center"/>
              <w:rPr>
                <w:sz w:val="18"/>
                <w:szCs w:val="18"/>
                <w:lang w:eastAsia="en-US"/>
              </w:rPr>
            </w:pPr>
            <w:r>
              <w:rPr>
                <w:sz w:val="18"/>
                <w:szCs w:val="18"/>
                <w:lang w:eastAsia="en-US"/>
              </w:rPr>
              <w:t>2883</w:t>
            </w:r>
          </w:p>
        </w:tc>
        <w:tc>
          <w:tcPr>
            <w:tcW w:w="668" w:type="dxa"/>
            <w:tcBorders>
              <w:top w:val="single" w:sz="4" w:space="0" w:color="000000"/>
              <w:left w:val="single" w:sz="4" w:space="0" w:color="000000"/>
              <w:bottom w:val="single" w:sz="4" w:space="0" w:color="000000"/>
              <w:right w:val="single" w:sz="4" w:space="0" w:color="000000"/>
            </w:tcBorders>
          </w:tcPr>
          <w:p w14:paraId="5ED5F468" w14:textId="77777777" w:rsidR="007B434C" w:rsidRDefault="00000000">
            <w:pPr>
              <w:jc w:val="center"/>
              <w:rPr>
                <w:sz w:val="18"/>
                <w:szCs w:val="18"/>
                <w:lang w:eastAsia="en-US"/>
              </w:rPr>
            </w:pPr>
            <w:r>
              <w:rPr>
                <w:sz w:val="18"/>
                <w:szCs w:val="18"/>
                <w:lang w:eastAsia="en-US"/>
              </w:rPr>
              <w:t>2883</w:t>
            </w:r>
          </w:p>
          <w:p w14:paraId="510E20CF" w14:textId="77777777" w:rsidR="007B434C" w:rsidRDefault="00000000">
            <w:pPr>
              <w:jc w:val="center"/>
              <w:rPr>
                <w:sz w:val="18"/>
                <w:szCs w:val="18"/>
                <w:lang w:eastAsia="en-US"/>
              </w:rPr>
            </w:pPr>
            <w:r>
              <w:rPr>
                <w:sz w:val="18"/>
                <w:szCs w:val="18"/>
                <w:lang w:eastAsia="en-US"/>
              </w:rPr>
              <w:t>-</w:t>
            </w:r>
          </w:p>
          <w:p w14:paraId="260D75AD" w14:textId="77777777" w:rsidR="007B434C" w:rsidRDefault="00000000">
            <w:pPr>
              <w:jc w:val="center"/>
              <w:rPr>
                <w:sz w:val="18"/>
                <w:szCs w:val="18"/>
                <w:lang w:eastAsia="en-US"/>
              </w:rPr>
            </w:pPr>
            <w:r>
              <w:rPr>
                <w:sz w:val="18"/>
                <w:szCs w:val="18"/>
                <w:lang w:eastAsia="en-US"/>
              </w:rPr>
              <w:t>2883</w:t>
            </w:r>
          </w:p>
        </w:tc>
        <w:tc>
          <w:tcPr>
            <w:tcW w:w="665" w:type="dxa"/>
            <w:tcBorders>
              <w:top w:val="single" w:sz="4" w:space="0" w:color="000000"/>
              <w:left w:val="single" w:sz="4" w:space="0" w:color="000000"/>
              <w:bottom w:val="single" w:sz="4" w:space="0" w:color="000000"/>
              <w:right w:val="single" w:sz="4" w:space="0" w:color="000000"/>
            </w:tcBorders>
          </w:tcPr>
          <w:p w14:paraId="6D682478" w14:textId="77777777" w:rsidR="007B434C" w:rsidRDefault="00000000">
            <w:pPr>
              <w:jc w:val="center"/>
              <w:rPr>
                <w:sz w:val="18"/>
                <w:szCs w:val="18"/>
                <w:lang w:eastAsia="en-US"/>
              </w:rPr>
            </w:pPr>
            <w:r>
              <w:rPr>
                <w:sz w:val="18"/>
                <w:szCs w:val="18"/>
                <w:lang w:eastAsia="en-US"/>
              </w:rPr>
              <w:t>2883</w:t>
            </w:r>
          </w:p>
          <w:p w14:paraId="4F4BF964" w14:textId="77777777" w:rsidR="007B434C" w:rsidRDefault="00000000">
            <w:pPr>
              <w:jc w:val="center"/>
              <w:rPr>
                <w:sz w:val="18"/>
                <w:szCs w:val="18"/>
                <w:lang w:eastAsia="en-US"/>
              </w:rPr>
            </w:pPr>
            <w:r>
              <w:rPr>
                <w:sz w:val="18"/>
                <w:szCs w:val="18"/>
                <w:lang w:eastAsia="en-US"/>
              </w:rPr>
              <w:t>-</w:t>
            </w:r>
          </w:p>
          <w:p w14:paraId="30AB5D73" w14:textId="77777777" w:rsidR="007B434C" w:rsidRDefault="00000000">
            <w:pPr>
              <w:jc w:val="center"/>
              <w:rPr>
                <w:sz w:val="18"/>
                <w:szCs w:val="18"/>
                <w:lang w:eastAsia="en-US"/>
              </w:rPr>
            </w:pPr>
            <w:r>
              <w:rPr>
                <w:sz w:val="18"/>
                <w:szCs w:val="18"/>
                <w:lang w:eastAsia="en-US"/>
              </w:rPr>
              <w:t>2883</w:t>
            </w:r>
          </w:p>
        </w:tc>
        <w:tc>
          <w:tcPr>
            <w:tcW w:w="936" w:type="dxa"/>
            <w:tcBorders>
              <w:top w:val="single" w:sz="4" w:space="0" w:color="000000"/>
              <w:left w:val="single" w:sz="4" w:space="0" w:color="000000"/>
              <w:bottom w:val="single" w:sz="4" w:space="0" w:color="000000"/>
              <w:right w:val="single" w:sz="4" w:space="0" w:color="000000"/>
            </w:tcBorders>
          </w:tcPr>
          <w:p w14:paraId="392CE2BD" w14:textId="77777777" w:rsidR="007B434C" w:rsidRDefault="00000000">
            <w:pPr>
              <w:jc w:val="center"/>
              <w:rPr>
                <w:sz w:val="18"/>
                <w:szCs w:val="18"/>
                <w:lang w:eastAsia="en-US"/>
              </w:rPr>
            </w:pPr>
            <w:r>
              <w:rPr>
                <w:sz w:val="18"/>
                <w:szCs w:val="18"/>
                <w:lang w:eastAsia="en-US"/>
              </w:rPr>
              <w:t>2883</w:t>
            </w:r>
          </w:p>
          <w:p w14:paraId="0A033DF6" w14:textId="77777777" w:rsidR="007B434C" w:rsidRDefault="00000000">
            <w:pPr>
              <w:jc w:val="center"/>
              <w:rPr>
                <w:sz w:val="18"/>
                <w:szCs w:val="18"/>
                <w:lang w:eastAsia="en-US"/>
              </w:rPr>
            </w:pPr>
            <w:r>
              <w:rPr>
                <w:sz w:val="18"/>
                <w:szCs w:val="18"/>
                <w:lang w:eastAsia="en-US"/>
              </w:rPr>
              <w:t>-</w:t>
            </w:r>
          </w:p>
          <w:p w14:paraId="396CBCEA" w14:textId="77777777" w:rsidR="007B434C" w:rsidRDefault="00000000">
            <w:pPr>
              <w:jc w:val="center"/>
              <w:rPr>
                <w:sz w:val="18"/>
                <w:szCs w:val="18"/>
                <w:lang w:eastAsia="en-US"/>
              </w:rPr>
            </w:pPr>
            <w:r>
              <w:rPr>
                <w:sz w:val="18"/>
                <w:szCs w:val="18"/>
                <w:lang w:eastAsia="en-US"/>
              </w:rPr>
              <w:t>2883</w:t>
            </w:r>
          </w:p>
        </w:tc>
        <w:tc>
          <w:tcPr>
            <w:tcW w:w="756" w:type="dxa"/>
            <w:tcBorders>
              <w:top w:val="single" w:sz="4" w:space="0" w:color="000000"/>
              <w:left w:val="single" w:sz="4" w:space="0" w:color="000000"/>
              <w:bottom w:val="single" w:sz="4" w:space="0" w:color="000000"/>
              <w:right w:val="single" w:sz="4" w:space="0" w:color="000000"/>
            </w:tcBorders>
          </w:tcPr>
          <w:p w14:paraId="1B983FD7" w14:textId="77777777" w:rsidR="007B434C" w:rsidRDefault="00000000">
            <w:pPr>
              <w:jc w:val="center"/>
              <w:rPr>
                <w:sz w:val="18"/>
                <w:szCs w:val="18"/>
                <w:lang w:eastAsia="en-US"/>
              </w:rPr>
            </w:pPr>
            <w:r>
              <w:rPr>
                <w:sz w:val="18"/>
                <w:szCs w:val="18"/>
                <w:lang w:eastAsia="en-US"/>
              </w:rPr>
              <w:t>2883</w:t>
            </w:r>
          </w:p>
          <w:p w14:paraId="3AD5E4FC" w14:textId="77777777" w:rsidR="007B434C" w:rsidRDefault="00000000">
            <w:pPr>
              <w:jc w:val="center"/>
              <w:rPr>
                <w:sz w:val="18"/>
                <w:szCs w:val="18"/>
                <w:lang w:eastAsia="en-US"/>
              </w:rPr>
            </w:pPr>
            <w:r>
              <w:rPr>
                <w:sz w:val="18"/>
                <w:szCs w:val="18"/>
                <w:lang w:eastAsia="en-US"/>
              </w:rPr>
              <w:t>-</w:t>
            </w:r>
          </w:p>
          <w:p w14:paraId="3ABE7522" w14:textId="77777777" w:rsidR="007B434C" w:rsidRDefault="00000000">
            <w:pPr>
              <w:jc w:val="center"/>
              <w:rPr>
                <w:sz w:val="18"/>
                <w:szCs w:val="18"/>
                <w:lang w:eastAsia="en-US"/>
              </w:rPr>
            </w:pPr>
            <w:r>
              <w:rPr>
                <w:sz w:val="18"/>
                <w:szCs w:val="18"/>
                <w:lang w:eastAsia="en-US"/>
              </w:rPr>
              <w:t>2883</w:t>
            </w:r>
          </w:p>
        </w:tc>
        <w:tc>
          <w:tcPr>
            <w:tcW w:w="668" w:type="dxa"/>
            <w:tcBorders>
              <w:top w:val="single" w:sz="4" w:space="0" w:color="000000"/>
              <w:left w:val="single" w:sz="4" w:space="0" w:color="000000"/>
              <w:bottom w:val="single" w:sz="4" w:space="0" w:color="000000"/>
              <w:right w:val="single" w:sz="4" w:space="0" w:color="000000"/>
            </w:tcBorders>
          </w:tcPr>
          <w:p w14:paraId="37A06E2C" w14:textId="77777777" w:rsidR="007B434C" w:rsidRDefault="00000000">
            <w:pPr>
              <w:jc w:val="center"/>
              <w:rPr>
                <w:sz w:val="18"/>
                <w:szCs w:val="18"/>
                <w:lang w:eastAsia="en-US"/>
              </w:rPr>
            </w:pPr>
            <w:r>
              <w:rPr>
                <w:sz w:val="18"/>
                <w:szCs w:val="18"/>
                <w:lang w:eastAsia="en-US"/>
              </w:rPr>
              <w:t>2883</w:t>
            </w:r>
          </w:p>
          <w:p w14:paraId="20AF5924" w14:textId="77777777" w:rsidR="007B434C" w:rsidRDefault="00000000">
            <w:pPr>
              <w:jc w:val="center"/>
              <w:rPr>
                <w:sz w:val="18"/>
                <w:szCs w:val="18"/>
                <w:lang w:eastAsia="en-US"/>
              </w:rPr>
            </w:pPr>
            <w:r>
              <w:rPr>
                <w:sz w:val="18"/>
                <w:szCs w:val="18"/>
                <w:lang w:eastAsia="en-US"/>
              </w:rPr>
              <w:t>-</w:t>
            </w:r>
          </w:p>
          <w:p w14:paraId="01FB74AD" w14:textId="77777777" w:rsidR="007B434C" w:rsidRDefault="00000000">
            <w:pPr>
              <w:jc w:val="center"/>
              <w:rPr>
                <w:sz w:val="18"/>
                <w:szCs w:val="18"/>
                <w:lang w:eastAsia="en-US"/>
              </w:rPr>
            </w:pPr>
            <w:r>
              <w:rPr>
                <w:sz w:val="18"/>
                <w:szCs w:val="18"/>
                <w:lang w:eastAsia="en-US"/>
              </w:rPr>
              <w:t>2883</w:t>
            </w:r>
          </w:p>
        </w:tc>
        <w:tc>
          <w:tcPr>
            <w:tcW w:w="684" w:type="dxa"/>
            <w:tcBorders>
              <w:top w:val="single" w:sz="4" w:space="0" w:color="000000"/>
              <w:left w:val="single" w:sz="4" w:space="0" w:color="000000"/>
              <w:bottom w:val="single" w:sz="4" w:space="0" w:color="000000"/>
              <w:right w:val="single" w:sz="4" w:space="0" w:color="000000"/>
            </w:tcBorders>
          </w:tcPr>
          <w:p w14:paraId="26B7C5F9" w14:textId="77777777" w:rsidR="007B434C" w:rsidRDefault="00000000">
            <w:pPr>
              <w:jc w:val="center"/>
              <w:rPr>
                <w:sz w:val="18"/>
                <w:szCs w:val="18"/>
                <w:lang w:eastAsia="en-US"/>
              </w:rPr>
            </w:pPr>
            <w:r>
              <w:rPr>
                <w:sz w:val="18"/>
                <w:szCs w:val="18"/>
                <w:lang w:eastAsia="en-US"/>
              </w:rPr>
              <w:t>2883</w:t>
            </w:r>
          </w:p>
          <w:p w14:paraId="7332B2FB" w14:textId="77777777" w:rsidR="007B434C" w:rsidRDefault="00000000">
            <w:pPr>
              <w:jc w:val="center"/>
              <w:rPr>
                <w:sz w:val="18"/>
                <w:szCs w:val="18"/>
                <w:lang w:eastAsia="en-US"/>
              </w:rPr>
            </w:pPr>
            <w:r>
              <w:rPr>
                <w:sz w:val="18"/>
                <w:szCs w:val="18"/>
                <w:lang w:eastAsia="en-US"/>
              </w:rPr>
              <w:t>-</w:t>
            </w:r>
          </w:p>
          <w:p w14:paraId="7B0929A3" w14:textId="77777777" w:rsidR="007B434C" w:rsidRDefault="00000000">
            <w:pPr>
              <w:jc w:val="center"/>
              <w:rPr>
                <w:sz w:val="18"/>
                <w:szCs w:val="18"/>
                <w:lang w:eastAsia="en-US"/>
              </w:rPr>
            </w:pPr>
            <w:r>
              <w:rPr>
                <w:sz w:val="18"/>
                <w:szCs w:val="18"/>
                <w:lang w:eastAsia="en-US"/>
              </w:rPr>
              <w:t>2883</w:t>
            </w:r>
          </w:p>
        </w:tc>
        <w:tc>
          <w:tcPr>
            <w:tcW w:w="1123" w:type="dxa"/>
            <w:tcBorders>
              <w:top w:val="single" w:sz="4" w:space="0" w:color="000000"/>
              <w:left w:val="single" w:sz="4" w:space="0" w:color="000000"/>
              <w:bottom w:val="single" w:sz="4" w:space="0" w:color="000000"/>
              <w:right w:val="single" w:sz="4" w:space="0" w:color="000000"/>
            </w:tcBorders>
          </w:tcPr>
          <w:p w14:paraId="298F4621" w14:textId="77777777" w:rsidR="007B434C" w:rsidRDefault="00000000">
            <w:pPr>
              <w:jc w:val="center"/>
              <w:rPr>
                <w:sz w:val="18"/>
                <w:szCs w:val="18"/>
                <w:lang w:eastAsia="en-US"/>
              </w:rPr>
            </w:pPr>
            <w:r>
              <w:rPr>
                <w:sz w:val="18"/>
                <w:szCs w:val="18"/>
                <w:lang w:eastAsia="en-US"/>
              </w:rPr>
              <w:t>01/05/2022 até 31/05/2022 00:00 às 23:55</w:t>
            </w:r>
          </w:p>
        </w:tc>
      </w:tr>
      <w:tr w:rsidR="007B434C" w14:paraId="5A6A8CD1" w14:textId="77777777">
        <w:trPr>
          <w:trHeight w:val="937"/>
        </w:trPr>
        <w:tc>
          <w:tcPr>
            <w:tcW w:w="996" w:type="dxa"/>
            <w:tcBorders>
              <w:top w:val="single" w:sz="4" w:space="0" w:color="000000"/>
              <w:left w:val="single" w:sz="4" w:space="0" w:color="000000"/>
              <w:bottom w:val="single" w:sz="4" w:space="0" w:color="000000"/>
              <w:right w:val="single" w:sz="4" w:space="0" w:color="000000"/>
            </w:tcBorders>
          </w:tcPr>
          <w:p w14:paraId="36F14BB0" w14:textId="77777777" w:rsidR="007B434C" w:rsidRDefault="00000000">
            <w:pPr>
              <w:jc w:val="center"/>
              <w:rPr>
                <w:sz w:val="18"/>
                <w:szCs w:val="18"/>
                <w:lang w:eastAsia="en-US"/>
              </w:rPr>
            </w:pPr>
            <w:r>
              <w:rPr>
                <w:sz w:val="18"/>
                <w:szCs w:val="18"/>
                <w:lang w:eastAsia="en-US"/>
              </w:rPr>
              <w:t>Junho</w:t>
            </w:r>
          </w:p>
          <w:p w14:paraId="61F1787A" w14:textId="77777777" w:rsidR="007B434C" w:rsidRDefault="00000000">
            <w:pPr>
              <w:jc w:val="center"/>
              <w:rPr>
                <w:b/>
                <w:bCs/>
                <w:sz w:val="18"/>
                <w:szCs w:val="18"/>
                <w:lang w:eastAsia="en-US"/>
              </w:rPr>
            </w:pPr>
            <w:r>
              <w:rPr>
                <w:b/>
                <w:bCs/>
                <w:sz w:val="18"/>
                <w:szCs w:val="18"/>
                <w:lang w:eastAsia="en-US"/>
              </w:rPr>
              <w:t>*(5min)</w:t>
            </w:r>
          </w:p>
          <w:p w14:paraId="07A7BC7C"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48F6A48F" w14:textId="77777777" w:rsidR="007B434C" w:rsidRDefault="00000000">
            <w:pPr>
              <w:jc w:val="center"/>
              <w:rPr>
                <w:sz w:val="18"/>
                <w:szCs w:val="18"/>
                <w:lang w:eastAsia="en-US"/>
              </w:rPr>
            </w:pPr>
            <w:r>
              <w:rPr>
                <w:sz w:val="18"/>
                <w:szCs w:val="18"/>
                <w:lang w:eastAsia="en-US"/>
              </w:rPr>
              <w:t>31680</w:t>
            </w:r>
          </w:p>
          <w:p w14:paraId="3913CEAD" w14:textId="77777777" w:rsidR="007B434C" w:rsidRDefault="00000000">
            <w:pPr>
              <w:jc w:val="center"/>
              <w:rPr>
                <w:sz w:val="18"/>
                <w:szCs w:val="18"/>
                <w:lang w:eastAsia="en-US"/>
              </w:rPr>
            </w:pPr>
            <w:r>
              <w:rPr>
                <w:sz w:val="18"/>
                <w:szCs w:val="18"/>
                <w:lang w:eastAsia="en-US"/>
              </w:rPr>
              <w:t>-</w:t>
            </w:r>
          </w:p>
          <w:p w14:paraId="47EC9CB0" w14:textId="77777777" w:rsidR="007B434C" w:rsidRDefault="00000000">
            <w:pPr>
              <w:jc w:val="center"/>
              <w:rPr>
                <w:sz w:val="18"/>
                <w:szCs w:val="18"/>
                <w:lang w:eastAsia="en-US"/>
              </w:rPr>
            </w:pPr>
            <w:r>
              <w:rPr>
                <w:sz w:val="18"/>
                <w:szCs w:val="18"/>
                <w:lang w:eastAsia="en-US"/>
              </w:rPr>
              <w:t>31680</w:t>
            </w:r>
          </w:p>
        </w:tc>
        <w:tc>
          <w:tcPr>
            <w:tcW w:w="664" w:type="dxa"/>
            <w:tcBorders>
              <w:top w:val="single" w:sz="4" w:space="0" w:color="000000"/>
              <w:left w:val="single" w:sz="4" w:space="0" w:color="000000"/>
              <w:bottom w:val="single" w:sz="4" w:space="0" w:color="000000"/>
              <w:right w:val="single" w:sz="4" w:space="0" w:color="000000"/>
            </w:tcBorders>
          </w:tcPr>
          <w:p w14:paraId="5B43DD9C" w14:textId="77777777" w:rsidR="007B434C" w:rsidRDefault="00000000">
            <w:pPr>
              <w:jc w:val="center"/>
              <w:rPr>
                <w:sz w:val="18"/>
                <w:szCs w:val="18"/>
                <w:lang w:eastAsia="en-US"/>
              </w:rPr>
            </w:pPr>
            <w:r>
              <w:rPr>
                <w:sz w:val="18"/>
                <w:szCs w:val="18"/>
                <w:lang w:eastAsia="en-US"/>
              </w:rPr>
              <w:t>2880</w:t>
            </w:r>
          </w:p>
          <w:p w14:paraId="5599830F" w14:textId="77777777" w:rsidR="007B434C" w:rsidRDefault="00000000">
            <w:pPr>
              <w:jc w:val="center"/>
              <w:rPr>
                <w:sz w:val="18"/>
                <w:szCs w:val="18"/>
                <w:lang w:eastAsia="en-US"/>
              </w:rPr>
            </w:pPr>
            <w:r>
              <w:rPr>
                <w:sz w:val="18"/>
                <w:szCs w:val="18"/>
                <w:lang w:eastAsia="en-US"/>
              </w:rPr>
              <w:t>-</w:t>
            </w:r>
          </w:p>
          <w:p w14:paraId="7D45CB09" w14:textId="77777777" w:rsidR="007B434C" w:rsidRDefault="00000000">
            <w:pPr>
              <w:jc w:val="center"/>
              <w:rPr>
                <w:sz w:val="18"/>
                <w:szCs w:val="18"/>
                <w:lang w:eastAsia="en-US"/>
              </w:rPr>
            </w:pPr>
            <w:r>
              <w:rPr>
                <w:sz w:val="18"/>
                <w:szCs w:val="18"/>
                <w:lang w:eastAsia="en-US"/>
              </w:rPr>
              <w:t>2880</w:t>
            </w:r>
          </w:p>
        </w:tc>
        <w:tc>
          <w:tcPr>
            <w:tcW w:w="662" w:type="dxa"/>
            <w:tcBorders>
              <w:top w:val="single" w:sz="4" w:space="0" w:color="000000"/>
              <w:left w:val="single" w:sz="4" w:space="0" w:color="000000"/>
              <w:bottom w:val="single" w:sz="4" w:space="0" w:color="000000"/>
              <w:right w:val="single" w:sz="4" w:space="0" w:color="000000"/>
            </w:tcBorders>
          </w:tcPr>
          <w:p w14:paraId="798B0A62" w14:textId="77777777" w:rsidR="007B434C" w:rsidRDefault="00000000">
            <w:pPr>
              <w:jc w:val="center"/>
              <w:rPr>
                <w:sz w:val="18"/>
                <w:szCs w:val="18"/>
                <w:lang w:eastAsia="en-US"/>
              </w:rPr>
            </w:pPr>
            <w:r>
              <w:rPr>
                <w:sz w:val="18"/>
                <w:szCs w:val="18"/>
                <w:lang w:eastAsia="en-US"/>
              </w:rPr>
              <w:t>2880</w:t>
            </w:r>
          </w:p>
          <w:p w14:paraId="661A4404" w14:textId="77777777" w:rsidR="007B434C" w:rsidRDefault="00000000">
            <w:pPr>
              <w:jc w:val="center"/>
              <w:rPr>
                <w:sz w:val="18"/>
                <w:szCs w:val="18"/>
                <w:lang w:eastAsia="en-US"/>
              </w:rPr>
            </w:pPr>
            <w:r>
              <w:rPr>
                <w:sz w:val="18"/>
                <w:szCs w:val="18"/>
                <w:lang w:eastAsia="en-US"/>
              </w:rPr>
              <w:t>-</w:t>
            </w:r>
          </w:p>
          <w:p w14:paraId="18B03562" w14:textId="77777777" w:rsidR="007B434C" w:rsidRDefault="00000000">
            <w:pPr>
              <w:jc w:val="center"/>
              <w:rPr>
                <w:sz w:val="18"/>
                <w:szCs w:val="18"/>
                <w:lang w:eastAsia="en-US"/>
              </w:rPr>
            </w:pPr>
            <w:r>
              <w:rPr>
                <w:sz w:val="18"/>
                <w:szCs w:val="18"/>
                <w:lang w:eastAsia="en-US"/>
              </w:rPr>
              <w:t>2880</w:t>
            </w:r>
          </w:p>
        </w:tc>
        <w:tc>
          <w:tcPr>
            <w:tcW w:w="667" w:type="dxa"/>
            <w:tcBorders>
              <w:top w:val="single" w:sz="4" w:space="0" w:color="000000"/>
              <w:left w:val="single" w:sz="4" w:space="0" w:color="000000"/>
              <w:bottom w:val="single" w:sz="4" w:space="0" w:color="000000"/>
              <w:right w:val="single" w:sz="4" w:space="0" w:color="000000"/>
            </w:tcBorders>
          </w:tcPr>
          <w:p w14:paraId="3AFCA19B" w14:textId="77777777" w:rsidR="007B434C" w:rsidRDefault="00000000">
            <w:pPr>
              <w:jc w:val="center"/>
              <w:rPr>
                <w:sz w:val="18"/>
                <w:szCs w:val="18"/>
                <w:lang w:eastAsia="en-US"/>
              </w:rPr>
            </w:pPr>
            <w:r>
              <w:rPr>
                <w:sz w:val="18"/>
                <w:szCs w:val="18"/>
                <w:lang w:eastAsia="en-US"/>
              </w:rPr>
              <w:t>2880</w:t>
            </w:r>
          </w:p>
          <w:p w14:paraId="08D08935" w14:textId="77777777" w:rsidR="007B434C" w:rsidRDefault="00000000">
            <w:pPr>
              <w:jc w:val="center"/>
              <w:rPr>
                <w:sz w:val="18"/>
                <w:szCs w:val="18"/>
                <w:lang w:eastAsia="en-US"/>
              </w:rPr>
            </w:pPr>
            <w:r>
              <w:rPr>
                <w:sz w:val="18"/>
                <w:szCs w:val="18"/>
                <w:lang w:eastAsia="en-US"/>
              </w:rPr>
              <w:t>-</w:t>
            </w:r>
          </w:p>
          <w:p w14:paraId="432C7E2F" w14:textId="77777777" w:rsidR="007B434C" w:rsidRDefault="00000000">
            <w:pPr>
              <w:jc w:val="center"/>
              <w:rPr>
                <w:sz w:val="18"/>
                <w:szCs w:val="18"/>
                <w:lang w:eastAsia="en-US"/>
              </w:rPr>
            </w:pPr>
            <w:r>
              <w:rPr>
                <w:sz w:val="18"/>
                <w:szCs w:val="18"/>
                <w:lang w:eastAsia="en-US"/>
              </w:rPr>
              <w:t>2880</w:t>
            </w:r>
          </w:p>
        </w:tc>
        <w:tc>
          <w:tcPr>
            <w:tcW w:w="908" w:type="dxa"/>
            <w:tcBorders>
              <w:top w:val="single" w:sz="4" w:space="0" w:color="000000"/>
              <w:left w:val="single" w:sz="4" w:space="0" w:color="000000"/>
              <w:bottom w:val="single" w:sz="4" w:space="0" w:color="000000"/>
              <w:right w:val="single" w:sz="4" w:space="0" w:color="000000"/>
            </w:tcBorders>
          </w:tcPr>
          <w:p w14:paraId="1CF1B94D" w14:textId="77777777" w:rsidR="007B434C" w:rsidRDefault="00000000">
            <w:pPr>
              <w:jc w:val="center"/>
              <w:rPr>
                <w:sz w:val="18"/>
                <w:szCs w:val="18"/>
                <w:lang w:eastAsia="en-US"/>
              </w:rPr>
            </w:pPr>
            <w:r>
              <w:rPr>
                <w:sz w:val="18"/>
                <w:szCs w:val="18"/>
                <w:lang w:eastAsia="en-US"/>
              </w:rPr>
              <w:t>2880</w:t>
            </w:r>
          </w:p>
          <w:p w14:paraId="005E8BDA" w14:textId="77777777" w:rsidR="007B434C" w:rsidRDefault="00000000">
            <w:pPr>
              <w:jc w:val="center"/>
              <w:rPr>
                <w:sz w:val="18"/>
                <w:szCs w:val="18"/>
                <w:lang w:eastAsia="en-US"/>
              </w:rPr>
            </w:pPr>
            <w:r>
              <w:rPr>
                <w:sz w:val="18"/>
                <w:szCs w:val="18"/>
                <w:lang w:eastAsia="en-US"/>
              </w:rPr>
              <w:t>-</w:t>
            </w:r>
          </w:p>
          <w:p w14:paraId="4627EB9C" w14:textId="77777777" w:rsidR="007B434C" w:rsidRDefault="00000000">
            <w:pPr>
              <w:jc w:val="center"/>
              <w:rPr>
                <w:sz w:val="18"/>
                <w:szCs w:val="18"/>
                <w:lang w:eastAsia="en-US"/>
              </w:rPr>
            </w:pPr>
            <w:r>
              <w:rPr>
                <w:sz w:val="18"/>
                <w:szCs w:val="18"/>
                <w:lang w:eastAsia="en-US"/>
              </w:rPr>
              <w:t>2880</w:t>
            </w:r>
          </w:p>
        </w:tc>
        <w:tc>
          <w:tcPr>
            <w:tcW w:w="1014" w:type="dxa"/>
            <w:tcBorders>
              <w:top w:val="single" w:sz="4" w:space="0" w:color="000000"/>
              <w:left w:val="single" w:sz="4" w:space="0" w:color="000000"/>
              <w:bottom w:val="single" w:sz="4" w:space="0" w:color="000000"/>
              <w:right w:val="single" w:sz="4" w:space="0" w:color="000000"/>
            </w:tcBorders>
          </w:tcPr>
          <w:p w14:paraId="0486891B" w14:textId="77777777" w:rsidR="007B434C" w:rsidRDefault="00000000">
            <w:pPr>
              <w:jc w:val="center"/>
              <w:rPr>
                <w:sz w:val="18"/>
                <w:szCs w:val="18"/>
                <w:lang w:eastAsia="en-US"/>
              </w:rPr>
            </w:pPr>
            <w:r>
              <w:rPr>
                <w:sz w:val="18"/>
                <w:szCs w:val="18"/>
                <w:lang w:eastAsia="en-US"/>
              </w:rPr>
              <w:t>2880</w:t>
            </w:r>
          </w:p>
          <w:p w14:paraId="384692F9" w14:textId="77777777" w:rsidR="007B434C" w:rsidRDefault="00000000">
            <w:pPr>
              <w:jc w:val="center"/>
              <w:rPr>
                <w:sz w:val="18"/>
                <w:szCs w:val="18"/>
                <w:lang w:eastAsia="en-US"/>
              </w:rPr>
            </w:pPr>
            <w:r>
              <w:rPr>
                <w:sz w:val="18"/>
                <w:szCs w:val="18"/>
                <w:lang w:eastAsia="en-US"/>
              </w:rPr>
              <w:t>-</w:t>
            </w:r>
          </w:p>
          <w:p w14:paraId="06811CD9" w14:textId="77777777" w:rsidR="007B434C" w:rsidRDefault="00000000">
            <w:pPr>
              <w:jc w:val="center"/>
              <w:rPr>
                <w:sz w:val="18"/>
                <w:szCs w:val="18"/>
                <w:lang w:eastAsia="en-US"/>
              </w:rPr>
            </w:pPr>
            <w:r>
              <w:rPr>
                <w:sz w:val="18"/>
                <w:szCs w:val="18"/>
                <w:lang w:eastAsia="en-US"/>
              </w:rPr>
              <w:t>2880</w:t>
            </w:r>
          </w:p>
        </w:tc>
        <w:tc>
          <w:tcPr>
            <w:tcW w:w="668" w:type="dxa"/>
            <w:tcBorders>
              <w:top w:val="single" w:sz="4" w:space="0" w:color="000000"/>
              <w:left w:val="single" w:sz="4" w:space="0" w:color="000000"/>
              <w:bottom w:val="single" w:sz="4" w:space="0" w:color="000000"/>
              <w:right w:val="single" w:sz="4" w:space="0" w:color="000000"/>
            </w:tcBorders>
          </w:tcPr>
          <w:p w14:paraId="223C61C3" w14:textId="77777777" w:rsidR="007B434C" w:rsidRDefault="00000000">
            <w:pPr>
              <w:jc w:val="center"/>
              <w:rPr>
                <w:sz w:val="18"/>
                <w:szCs w:val="18"/>
                <w:lang w:eastAsia="en-US"/>
              </w:rPr>
            </w:pPr>
            <w:r>
              <w:rPr>
                <w:sz w:val="18"/>
                <w:szCs w:val="18"/>
                <w:lang w:eastAsia="en-US"/>
              </w:rPr>
              <w:t>2880</w:t>
            </w:r>
          </w:p>
          <w:p w14:paraId="017F40C6" w14:textId="77777777" w:rsidR="007B434C" w:rsidRDefault="00000000">
            <w:pPr>
              <w:jc w:val="center"/>
              <w:rPr>
                <w:sz w:val="18"/>
                <w:szCs w:val="18"/>
                <w:lang w:eastAsia="en-US"/>
              </w:rPr>
            </w:pPr>
            <w:r>
              <w:rPr>
                <w:sz w:val="18"/>
                <w:szCs w:val="18"/>
                <w:lang w:eastAsia="en-US"/>
              </w:rPr>
              <w:t>-</w:t>
            </w:r>
          </w:p>
          <w:p w14:paraId="09E4919F" w14:textId="77777777" w:rsidR="007B434C" w:rsidRDefault="00000000">
            <w:pPr>
              <w:jc w:val="center"/>
              <w:rPr>
                <w:sz w:val="18"/>
                <w:szCs w:val="18"/>
                <w:lang w:eastAsia="en-US"/>
              </w:rPr>
            </w:pPr>
            <w:r>
              <w:rPr>
                <w:sz w:val="18"/>
                <w:szCs w:val="18"/>
                <w:lang w:eastAsia="en-US"/>
              </w:rPr>
              <w:t>2880</w:t>
            </w:r>
          </w:p>
        </w:tc>
        <w:tc>
          <w:tcPr>
            <w:tcW w:w="665" w:type="dxa"/>
            <w:tcBorders>
              <w:top w:val="single" w:sz="4" w:space="0" w:color="000000"/>
              <w:left w:val="single" w:sz="4" w:space="0" w:color="000000"/>
              <w:bottom w:val="single" w:sz="4" w:space="0" w:color="000000"/>
              <w:right w:val="single" w:sz="4" w:space="0" w:color="000000"/>
            </w:tcBorders>
          </w:tcPr>
          <w:p w14:paraId="20B34241" w14:textId="77777777" w:rsidR="007B434C" w:rsidRDefault="00000000">
            <w:pPr>
              <w:jc w:val="center"/>
              <w:rPr>
                <w:sz w:val="18"/>
                <w:szCs w:val="18"/>
                <w:lang w:eastAsia="en-US"/>
              </w:rPr>
            </w:pPr>
            <w:r>
              <w:rPr>
                <w:sz w:val="18"/>
                <w:szCs w:val="18"/>
                <w:lang w:eastAsia="en-US"/>
              </w:rPr>
              <w:t>2880</w:t>
            </w:r>
          </w:p>
          <w:p w14:paraId="18016D27" w14:textId="77777777" w:rsidR="007B434C" w:rsidRDefault="00000000">
            <w:pPr>
              <w:jc w:val="center"/>
              <w:rPr>
                <w:sz w:val="18"/>
                <w:szCs w:val="18"/>
                <w:lang w:eastAsia="en-US"/>
              </w:rPr>
            </w:pPr>
            <w:r>
              <w:rPr>
                <w:sz w:val="18"/>
                <w:szCs w:val="18"/>
                <w:lang w:eastAsia="en-US"/>
              </w:rPr>
              <w:t>-</w:t>
            </w:r>
          </w:p>
          <w:p w14:paraId="09C52F79" w14:textId="77777777" w:rsidR="007B434C" w:rsidRDefault="00000000">
            <w:pPr>
              <w:jc w:val="center"/>
              <w:rPr>
                <w:sz w:val="18"/>
                <w:szCs w:val="18"/>
                <w:lang w:eastAsia="en-US"/>
              </w:rPr>
            </w:pPr>
            <w:r>
              <w:rPr>
                <w:sz w:val="18"/>
                <w:szCs w:val="18"/>
                <w:lang w:eastAsia="en-US"/>
              </w:rPr>
              <w:t>2880</w:t>
            </w:r>
          </w:p>
        </w:tc>
        <w:tc>
          <w:tcPr>
            <w:tcW w:w="936" w:type="dxa"/>
            <w:tcBorders>
              <w:top w:val="single" w:sz="4" w:space="0" w:color="000000"/>
              <w:left w:val="single" w:sz="4" w:space="0" w:color="000000"/>
              <w:bottom w:val="single" w:sz="4" w:space="0" w:color="000000"/>
              <w:right w:val="single" w:sz="4" w:space="0" w:color="000000"/>
            </w:tcBorders>
          </w:tcPr>
          <w:p w14:paraId="6CBAFCEC" w14:textId="77777777" w:rsidR="007B434C" w:rsidRDefault="00000000">
            <w:pPr>
              <w:jc w:val="center"/>
              <w:rPr>
                <w:sz w:val="18"/>
                <w:szCs w:val="18"/>
                <w:lang w:eastAsia="en-US"/>
              </w:rPr>
            </w:pPr>
            <w:r>
              <w:rPr>
                <w:sz w:val="18"/>
                <w:szCs w:val="18"/>
                <w:lang w:eastAsia="en-US"/>
              </w:rPr>
              <w:t>2880</w:t>
            </w:r>
          </w:p>
          <w:p w14:paraId="5C85E8A0" w14:textId="77777777" w:rsidR="007B434C" w:rsidRDefault="00000000">
            <w:pPr>
              <w:jc w:val="center"/>
              <w:rPr>
                <w:sz w:val="18"/>
                <w:szCs w:val="18"/>
                <w:lang w:eastAsia="en-US"/>
              </w:rPr>
            </w:pPr>
            <w:r>
              <w:rPr>
                <w:sz w:val="18"/>
                <w:szCs w:val="18"/>
                <w:lang w:eastAsia="en-US"/>
              </w:rPr>
              <w:t>-</w:t>
            </w:r>
          </w:p>
          <w:p w14:paraId="183A202A" w14:textId="77777777" w:rsidR="007B434C" w:rsidRDefault="00000000">
            <w:pPr>
              <w:jc w:val="center"/>
              <w:rPr>
                <w:sz w:val="18"/>
                <w:szCs w:val="18"/>
                <w:lang w:eastAsia="en-US"/>
              </w:rPr>
            </w:pPr>
            <w:r>
              <w:rPr>
                <w:sz w:val="18"/>
                <w:szCs w:val="18"/>
                <w:lang w:eastAsia="en-US"/>
              </w:rPr>
              <w:t>2880</w:t>
            </w:r>
          </w:p>
        </w:tc>
        <w:tc>
          <w:tcPr>
            <w:tcW w:w="756" w:type="dxa"/>
            <w:tcBorders>
              <w:top w:val="single" w:sz="4" w:space="0" w:color="000000"/>
              <w:left w:val="single" w:sz="4" w:space="0" w:color="000000"/>
              <w:bottom w:val="single" w:sz="4" w:space="0" w:color="000000"/>
              <w:right w:val="single" w:sz="4" w:space="0" w:color="000000"/>
            </w:tcBorders>
          </w:tcPr>
          <w:p w14:paraId="08F09D2A" w14:textId="77777777" w:rsidR="007B434C" w:rsidRDefault="00000000">
            <w:pPr>
              <w:jc w:val="center"/>
              <w:rPr>
                <w:sz w:val="18"/>
                <w:szCs w:val="18"/>
                <w:lang w:eastAsia="en-US"/>
              </w:rPr>
            </w:pPr>
            <w:r>
              <w:rPr>
                <w:sz w:val="18"/>
                <w:szCs w:val="18"/>
                <w:lang w:eastAsia="en-US"/>
              </w:rPr>
              <w:t>2880</w:t>
            </w:r>
          </w:p>
          <w:p w14:paraId="11CA06B0" w14:textId="77777777" w:rsidR="007B434C" w:rsidRDefault="00000000">
            <w:pPr>
              <w:jc w:val="center"/>
              <w:rPr>
                <w:sz w:val="18"/>
                <w:szCs w:val="18"/>
                <w:lang w:eastAsia="en-US"/>
              </w:rPr>
            </w:pPr>
            <w:r>
              <w:rPr>
                <w:sz w:val="18"/>
                <w:szCs w:val="18"/>
                <w:lang w:eastAsia="en-US"/>
              </w:rPr>
              <w:t>-</w:t>
            </w:r>
          </w:p>
          <w:p w14:paraId="0E6F4AC8" w14:textId="77777777" w:rsidR="007B434C" w:rsidRDefault="00000000">
            <w:pPr>
              <w:jc w:val="center"/>
              <w:rPr>
                <w:sz w:val="18"/>
                <w:szCs w:val="18"/>
                <w:lang w:eastAsia="en-US"/>
              </w:rPr>
            </w:pPr>
            <w:r>
              <w:rPr>
                <w:sz w:val="18"/>
                <w:szCs w:val="18"/>
                <w:lang w:eastAsia="en-US"/>
              </w:rPr>
              <w:t>2880</w:t>
            </w:r>
          </w:p>
        </w:tc>
        <w:tc>
          <w:tcPr>
            <w:tcW w:w="668" w:type="dxa"/>
            <w:tcBorders>
              <w:top w:val="single" w:sz="4" w:space="0" w:color="000000"/>
              <w:left w:val="single" w:sz="4" w:space="0" w:color="000000"/>
              <w:bottom w:val="single" w:sz="4" w:space="0" w:color="000000"/>
              <w:right w:val="single" w:sz="4" w:space="0" w:color="000000"/>
            </w:tcBorders>
          </w:tcPr>
          <w:p w14:paraId="5E94A103" w14:textId="77777777" w:rsidR="007B434C" w:rsidRDefault="00000000">
            <w:pPr>
              <w:jc w:val="center"/>
              <w:rPr>
                <w:sz w:val="18"/>
                <w:szCs w:val="18"/>
                <w:lang w:eastAsia="en-US"/>
              </w:rPr>
            </w:pPr>
            <w:r>
              <w:rPr>
                <w:sz w:val="18"/>
                <w:szCs w:val="18"/>
                <w:lang w:eastAsia="en-US"/>
              </w:rPr>
              <w:t>2880</w:t>
            </w:r>
          </w:p>
          <w:p w14:paraId="06F1DF70" w14:textId="77777777" w:rsidR="007B434C" w:rsidRDefault="00000000">
            <w:pPr>
              <w:jc w:val="center"/>
              <w:rPr>
                <w:sz w:val="18"/>
                <w:szCs w:val="18"/>
                <w:lang w:eastAsia="en-US"/>
              </w:rPr>
            </w:pPr>
            <w:r>
              <w:rPr>
                <w:sz w:val="18"/>
                <w:szCs w:val="18"/>
                <w:lang w:eastAsia="en-US"/>
              </w:rPr>
              <w:t>-</w:t>
            </w:r>
          </w:p>
          <w:p w14:paraId="08157C05" w14:textId="77777777" w:rsidR="007B434C" w:rsidRDefault="00000000">
            <w:pPr>
              <w:jc w:val="center"/>
              <w:rPr>
                <w:sz w:val="18"/>
                <w:szCs w:val="18"/>
                <w:lang w:eastAsia="en-US"/>
              </w:rPr>
            </w:pPr>
            <w:r>
              <w:rPr>
                <w:sz w:val="18"/>
                <w:szCs w:val="18"/>
                <w:lang w:eastAsia="en-US"/>
              </w:rPr>
              <w:t>2880</w:t>
            </w:r>
          </w:p>
        </w:tc>
        <w:tc>
          <w:tcPr>
            <w:tcW w:w="684" w:type="dxa"/>
            <w:tcBorders>
              <w:top w:val="single" w:sz="4" w:space="0" w:color="000000"/>
              <w:left w:val="single" w:sz="4" w:space="0" w:color="000000"/>
              <w:bottom w:val="single" w:sz="4" w:space="0" w:color="000000"/>
              <w:right w:val="single" w:sz="4" w:space="0" w:color="000000"/>
            </w:tcBorders>
          </w:tcPr>
          <w:p w14:paraId="3B43855D" w14:textId="77777777" w:rsidR="007B434C" w:rsidRDefault="00000000">
            <w:pPr>
              <w:jc w:val="center"/>
              <w:rPr>
                <w:sz w:val="18"/>
                <w:szCs w:val="18"/>
                <w:lang w:eastAsia="en-US"/>
              </w:rPr>
            </w:pPr>
            <w:r>
              <w:rPr>
                <w:sz w:val="18"/>
                <w:szCs w:val="18"/>
                <w:lang w:eastAsia="en-US"/>
              </w:rPr>
              <w:t>2880</w:t>
            </w:r>
          </w:p>
          <w:p w14:paraId="28600772" w14:textId="77777777" w:rsidR="007B434C" w:rsidRDefault="00000000">
            <w:pPr>
              <w:jc w:val="center"/>
              <w:rPr>
                <w:sz w:val="18"/>
                <w:szCs w:val="18"/>
                <w:lang w:eastAsia="en-US"/>
              </w:rPr>
            </w:pPr>
            <w:r>
              <w:rPr>
                <w:sz w:val="18"/>
                <w:szCs w:val="18"/>
                <w:lang w:eastAsia="en-US"/>
              </w:rPr>
              <w:t>-</w:t>
            </w:r>
          </w:p>
          <w:p w14:paraId="070A5EE8" w14:textId="77777777" w:rsidR="007B434C" w:rsidRDefault="00000000">
            <w:pPr>
              <w:jc w:val="center"/>
              <w:rPr>
                <w:sz w:val="18"/>
                <w:szCs w:val="18"/>
                <w:lang w:eastAsia="en-US"/>
              </w:rPr>
            </w:pPr>
            <w:r>
              <w:rPr>
                <w:sz w:val="18"/>
                <w:szCs w:val="18"/>
                <w:lang w:eastAsia="en-US"/>
              </w:rPr>
              <w:t>2880</w:t>
            </w:r>
          </w:p>
        </w:tc>
        <w:tc>
          <w:tcPr>
            <w:tcW w:w="1123" w:type="dxa"/>
            <w:tcBorders>
              <w:top w:val="single" w:sz="4" w:space="0" w:color="000000"/>
              <w:left w:val="single" w:sz="4" w:space="0" w:color="000000"/>
              <w:bottom w:val="single" w:sz="4" w:space="0" w:color="000000"/>
              <w:right w:val="single" w:sz="4" w:space="0" w:color="000000"/>
            </w:tcBorders>
          </w:tcPr>
          <w:p w14:paraId="33E7B07D" w14:textId="77777777" w:rsidR="007B434C" w:rsidRDefault="00000000">
            <w:pPr>
              <w:jc w:val="center"/>
              <w:rPr>
                <w:sz w:val="18"/>
                <w:szCs w:val="18"/>
                <w:lang w:eastAsia="en-US"/>
              </w:rPr>
            </w:pPr>
            <w:r>
              <w:rPr>
                <w:sz w:val="18"/>
                <w:szCs w:val="18"/>
                <w:lang w:eastAsia="en-US"/>
              </w:rPr>
              <w:t>01/06/2022 até 30/06/2022 00:00 às 23:55</w:t>
            </w:r>
          </w:p>
        </w:tc>
      </w:tr>
      <w:tr w:rsidR="007B434C" w14:paraId="30990386" w14:textId="77777777">
        <w:trPr>
          <w:trHeight w:val="928"/>
        </w:trPr>
        <w:tc>
          <w:tcPr>
            <w:tcW w:w="996" w:type="dxa"/>
            <w:tcBorders>
              <w:top w:val="single" w:sz="4" w:space="0" w:color="000000"/>
              <w:left w:val="single" w:sz="4" w:space="0" w:color="000000"/>
              <w:bottom w:val="single" w:sz="4" w:space="0" w:color="000000"/>
              <w:right w:val="single" w:sz="4" w:space="0" w:color="000000"/>
            </w:tcBorders>
          </w:tcPr>
          <w:p w14:paraId="44A90CDC" w14:textId="77777777" w:rsidR="007B434C" w:rsidRDefault="00000000">
            <w:pPr>
              <w:jc w:val="center"/>
              <w:rPr>
                <w:sz w:val="18"/>
                <w:szCs w:val="18"/>
                <w:lang w:eastAsia="en-US"/>
              </w:rPr>
            </w:pPr>
            <w:r>
              <w:rPr>
                <w:sz w:val="18"/>
                <w:szCs w:val="18"/>
                <w:lang w:eastAsia="en-US"/>
              </w:rPr>
              <w:t>Julho</w:t>
            </w:r>
          </w:p>
          <w:p w14:paraId="245F3315" w14:textId="77777777" w:rsidR="007B434C" w:rsidRDefault="00000000">
            <w:pPr>
              <w:jc w:val="center"/>
              <w:rPr>
                <w:b/>
                <w:bCs/>
                <w:sz w:val="18"/>
                <w:szCs w:val="18"/>
                <w:lang w:eastAsia="en-US"/>
              </w:rPr>
            </w:pPr>
            <w:r>
              <w:rPr>
                <w:b/>
                <w:bCs/>
                <w:sz w:val="18"/>
                <w:szCs w:val="18"/>
                <w:lang w:eastAsia="en-US"/>
              </w:rPr>
              <w:t>*(5min)</w:t>
            </w:r>
          </w:p>
          <w:p w14:paraId="73377A54"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325CD038" w14:textId="77777777" w:rsidR="007B434C" w:rsidRDefault="00000000">
            <w:pPr>
              <w:jc w:val="center"/>
              <w:rPr>
                <w:sz w:val="18"/>
                <w:szCs w:val="18"/>
                <w:lang w:eastAsia="en-US"/>
              </w:rPr>
            </w:pPr>
            <w:r>
              <w:rPr>
                <w:sz w:val="18"/>
                <w:szCs w:val="18"/>
                <w:lang w:eastAsia="en-US"/>
              </w:rPr>
              <w:t>32736</w:t>
            </w:r>
          </w:p>
          <w:p w14:paraId="2DACB6CE" w14:textId="77777777" w:rsidR="007B434C" w:rsidRDefault="00000000">
            <w:pPr>
              <w:jc w:val="center"/>
              <w:rPr>
                <w:sz w:val="18"/>
                <w:szCs w:val="18"/>
                <w:lang w:eastAsia="en-US"/>
              </w:rPr>
            </w:pPr>
            <w:r>
              <w:rPr>
                <w:sz w:val="18"/>
                <w:szCs w:val="18"/>
                <w:lang w:eastAsia="en-US"/>
              </w:rPr>
              <w:t>-</w:t>
            </w:r>
          </w:p>
          <w:p w14:paraId="55EDDB18" w14:textId="77777777" w:rsidR="007B434C" w:rsidRDefault="00000000">
            <w:pPr>
              <w:jc w:val="center"/>
              <w:rPr>
                <w:sz w:val="18"/>
                <w:szCs w:val="18"/>
                <w:lang w:eastAsia="en-US"/>
              </w:rPr>
            </w:pPr>
            <w:r>
              <w:rPr>
                <w:sz w:val="18"/>
                <w:szCs w:val="18"/>
                <w:lang w:eastAsia="en-US"/>
              </w:rPr>
              <w:t>32736</w:t>
            </w:r>
          </w:p>
        </w:tc>
        <w:tc>
          <w:tcPr>
            <w:tcW w:w="664" w:type="dxa"/>
            <w:tcBorders>
              <w:top w:val="single" w:sz="4" w:space="0" w:color="000000"/>
              <w:left w:val="single" w:sz="4" w:space="0" w:color="000000"/>
              <w:bottom w:val="single" w:sz="4" w:space="0" w:color="000000"/>
              <w:right w:val="single" w:sz="4" w:space="0" w:color="000000"/>
            </w:tcBorders>
          </w:tcPr>
          <w:p w14:paraId="20FB14E4" w14:textId="77777777" w:rsidR="007B434C" w:rsidRDefault="00000000">
            <w:pPr>
              <w:jc w:val="center"/>
              <w:rPr>
                <w:sz w:val="18"/>
                <w:szCs w:val="18"/>
                <w:lang w:eastAsia="en-US"/>
              </w:rPr>
            </w:pPr>
            <w:r>
              <w:rPr>
                <w:sz w:val="18"/>
                <w:szCs w:val="18"/>
                <w:lang w:eastAsia="en-US"/>
              </w:rPr>
              <w:t>2976</w:t>
            </w:r>
          </w:p>
          <w:p w14:paraId="5B5D3B41" w14:textId="77777777" w:rsidR="007B434C" w:rsidRDefault="00000000">
            <w:pPr>
              <w:jc w:val="center"/>
              <w:rPr>
                <w:sz w:val="18"/>
                <w:szCs w:val="18"/>
                <w:lang w:eastAsia="en-US"/>
              </w:rPr>
            </w:pPr>
            <w:r>
              <w:rPr>
                <w:sz w:val="18"/>
                <w:szCs w:val="18"/>
                <w:lang w:eastAsia="en-US"/>
              </w:rPr>
              <w:t>-</w:t>
            </w:r>
          </w:p>
          <w:p w14:paraId="22B710F2" w14:textId="77777777" w:rsidR="007B434C" w:rsidRDefault="00000000">
            <w:pPr>
              <w:jc w:val="center"/>
              <w:rPr>
                <w:sz w:val="18"/>
                <w:szCs w:val="18"/>
                <w:lang w:eastAsia="en-US"/>
              </w:rPr>
            </w:pPr>
            <w:r>
              <w:rPr>
                <w:sz w:val="18"/>
                <w:szCs w:val="18"/>
                <w:lang w:eastAsia="en-US"/>
              </w:rPr>
              <w:t>2976</w:t>
            </w:r>
          </w:p>
        </w:tc>
        <w:tc>
          <w:tcPr>
            <w:tcW w:w="662" w:type="dxa"/>
            <w:tcBorders>
              <w:top w:val="single" w:sz="4" w:space="0" w:color="000000"/>
              <w:left w:val="single" w:sz="4" w:space="0" w:color="000000"/>
              <w:bottom w:val="single" w:sz="4" w:space="0" w:color="000000"/>
              <w:right w:val="single" w:sz="4" w:space="0" w:color="000000"/>
            </w:tcBorders>
          </w:tcPr>
          <w:p w14:paraId="6411CFB4" w14:textId="77777777" w:rsidR="007B434C" w:rsidRDefault="00000000">
            <w:pPr>
              <w:jc w:val="center"/>
              <w:rPr>
                <w:sz w:val="18"/>
                <w:szCs w:val="18"/>
                <w:lang w:eastAsia="en-US"/>
              </w:rPr>
            </w:pPr>
            <w:r>
              <w:rPr>
                <w:sz w:val="18"/>
                <w:szCs w:val="18"/>
                <w:lang w:eastAsia="en-US"/>
              </w:rPr>
              <w:t>2976</w:t>
            </w:r>
          </w:p>
          <w:p w14:paraId="1A5A2AA6" w14:textId="77777777" w:rsidR="007B434C" w:rsidRDefault="00000000">
            <w:pPr>
              <w:jc w:val="center"/>
              <w:rPr>
                <w:sz w:val="18"/>
                <w:szCs w:val="18"/>
                <w:lang w:eastAsia="en-US"/>
              </w:rPr>
            </w:pPr>
            <w:r>
              <w:rPr>
                <w:sz w:val="18"/>
                <w:szCs w:val="18"/>
                <w:lang w:eastAsia="en-US"/>
              </w:rPr>
              <w:t>-</w:t>
            </w:r>
          </w:p>
          <w:p w14:paraId="1022D842" w14:textId="77777777" w:rsidR="007B434C" w:rsidRDefault="00000000">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23CF0710" w14:textId="77777777" w:rsidR="007B434C" w:rsidRDefault="00000000">
            <w:pPr>
              <w:jc w:val="center"/>
              <w:rPr>
                <w:sz w:val="18"/>
                <w:szCs w:val="18"/>
                <w:lang w:eastAsia="en-US"/>
              </w:rPr>
            </w:pPr>
            <w:r>
              <w:rPr>
                <w:sz w:val="18"/>
                <w:szCs w:val="18"/>
                <w:lang w:eastAsia="en-US"/>
              </w:rPr>
              <w:t>2976</w:t>
            </w:r>
          </w:p>
          <w:p w14:paraId="584EB54C" w14:textId="77777777" w:rsidR="007B434C" w:rsidRDefault="00000000">
            <w:pPr>
              <w:jc w:val="center"/>
              <w:rPr>
                <w:sz w:val="18"/>
                <w:szCs w:val="18"/>
                <w:lang w:eastAsia="en-US"/>
              </w:rPr>
            </w:pPr>
            <w:r>
              <w:rPr>
                <w:sz w:val="18"/>
                <w:szCs w:val="18"/>
                <w:lang w:eastAsia="en-US"/>
              </w:rPr>
              <w:t>-</w:t>
            </w:r>
          </w:p>
          <w:p w14:paraId="5E8DFF32" w14:textId="77777777" w:rsidR="007B434C" w:rsidRDefault="00000000">
            <w:pPr>
              <w:jc w:val="center"/>
              <w:rPr>
                <w:sz w:val="18"/>
                <w:szCs w:val="18"/>
                <w:lang w:eastAsia="en-US"/>
              </w:rPr>
            </w:pPr>
            <w:r>
              <w:rPr>
                <w:sz w:val="18"/>
                <w:szCs w:val="18"/>
                <w:lang w:eastAsia="en-US"/>
              </w:rPr>
              <w:t>2976</w:t>
            </w:r>
          </w:p>
        </w:tc>
        <w:tc>
          <w:tcPr>
            <w:tcW w:w="908" w:type="dxa"/>
            <w:tcBorders>
              <w:top w:val="single" w:sz="4" w:space="0" w:color="000000"/>
              <w:left w:val="single" w:sz="4" w:space="0" w:color="000000"/>
              <w:bottom w:val="single" w:sz="4" w:space="0" w:color="000000"/>
              <w:right w:val="single" w:sz="4" w:space="0" w:color="000000"/>
            </w:tcBorders>
          </w:tcPr>
          <w:p w14:paraId="08841229" w14:textId="77777777" w:rsidR="007B434C" w:rsidRDefault="00000000">
            <w:pPr>
              <w:jc w:val="center"/>
              <w:rPr>
                <w:sz w:val="18"/>
                <w:szCs w:val="18"/>
                <w:lang w:eastAsia="en-US"/>
              </w:rPr>
            </w:pPr>
            <w:r>
              <w:rPr>
                <w:sz w:val="18"/>
                <w:szCs w:val="18"/>
                <w:lang w:eastAsia="en-US"/>
              </w:rPr>
              <w:t>2976</w:t>
            </w:r>
          </w:p>
          <w:p w14:paraId="4DB95F13" w14:textId="77777777" w:rsidR="007B434C" w:rsidRDefault="00000000">
            <w:pPr>
              <w:jc w:val="center"/>
              <w:rPr>
                <w:sz w:val="18"/>
                <w:szCs w:val="18"/>
                <w:lang w:eastAsia="en-US"/>
              </w:rPr>
            </w:pPr>
            <w:r>
              <w:rPr>
                <w:sz w:val="18"/>
                <w:szCs w:val="18"/>
                <w:lang w:eastAsia="en-US"/>
              </w:rPr>
              <w:t>-</w:t>
            </w:r>
          </w:p>
          <w:p w14:paraId="5B812DDF" w14:textId="77777777" w:rsidR="007B434C" w:rsidRDefault="00000000">
            <w:pPr>
              <w:jc w:val="center"/>
              <w:rPr>
                <w:sz w:val="18"/>
                <w:szCs w:val="18"/>
                <w:lang w:eastAsia="en-US"/>
              </w:rPr>
            </w:pPr>
            <w:r>
              <w:rPr>
                <w:sz w:val="18"/>
                <w:szCs w:val="18"/>
                <w:lang w:eastAsia="en-US"/>
              </w:rPr>
              <w:t>2976</w:t>
            </w:r>
          </w:p>
        </w:tc>
        <w:tc>
          <w:tcPr>
            <w:tcW w:w="1014" w:type="dxa"/>
            <w:tcBorders>
              <w:top w:val="single" w:sz="4" w:space="0" w:color="000000"/>
              <w:left w:val="single" w:sz="4" w:space="0" w:color="000000"/>
              <w:bottom w:val="single" w:sz="4" w:space="0" w:color="000000"/>
              <w:right w:val="single" w:sz="4" w:space="0" w:color="000000"/>
            </w:tcBorders>
          </w:tcPr>
          <w:p w14:paraId="05C9B947" w14:textId="77777777" w:rsidR="007B434C" w:rsidRDefault="00000000">
            <w:pPr>
              <w:jc w:val="center"/>
              <w:rPr>
                <w:sz w:val="18"/>
                <w:szCs w:val="18"/>
                <w:lang w:eastAsia="en-US"/>
              </w:rPr>
            </w:pPr>
            <w:r>
              <w:rPr>
                <w:sz w:val="18"/>
                <w:szCs w:val="18"/>
                <w:lang w:eastAsia="en-US"/>
              </w:rPr>
              <w:t>2976</w:t>
            </w:r>
          </w:p>
          <w:p w14:paraId="26D59689" w14:textId="77777777" w:rsidR="007B434C" w:rsidRDefault="00000000">
            <w:pPr>
              <w:jc w:val="center"/>
              <w:rPr>
                <w:sz w:val="18"/>
                <w:szCs w:val="18"/>
                <w:lang w:eastAsia="en-US"/>
              </w:rPr>
            </w:pPr>
            <w:r>
              <w:rPr>
                <w:sz w:val="18"/>
                <w:szCs w:val="18"/>
                <w:lang w:eastAsia="en-US"/>
              </w:rPr>
              <w:t>-</w:t>
            </w:r>
          </w:p>
          <w:p w14:paraId="6AFCD305" w14:textId="77777777" w:rsidR="007B434C" w:rsidRDefault="00000000">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00384B13" w14:textId="77777777" w:rsidR="007B434C" w:rsidRDefault="00000000">
            <w:pPr>
              <w:jc w:val="center"/>
              <w:rPr>
                <w:sz w:val="18"/>
                <w:szCs w:val="18"/>
                <w:lang w:eastAsia="en-US"/>
              </w:rPr>
            </w:pPr>
            <w:r>
              <w:rPr>
                <w:sz w:val="18"/>
                <w:szCs w:val="18"/>
                <w:lang w:eastAsia="en-US"/>
              </w:rPr>
              <w:t>2976</w:t>
            </w:r>
          </w:p>
          <w:p w14:paraId="0AA4CCE1" w14:textId="77777777" w:rsidR="007B434C" w:rsidRDefault="00000000">
            <w:pPr>
              <w:jc w:val="center"/>
              <w:rPr>
                <w:sz w:val="18"/>
                <w:szCs w:val="18"/>
                <w:lang w:eastAsia="en-US"/>
              </w:rPr>
            </w:pPr>
            <w:r>
              <w:rPr>
                <w:sz w:val="18"/>
                <w:szCs w:val="18"/>
                <w:lang w:eastAsia="en-US"/>
              </w:rPr>
              <w:t>-</w:t>
            </w:r>
          </w:p>
          <w:p w14:paraId="6F549753" w14:textId="77777777" w:rsidR="007B434C" w:rsidRDefault="00000000">
            <w:pPr>
              <w:jc w:val="center"/>
              <w:rPr>
                <w:sz w:val="18"/>
                <w:szCs w:val="18"/>
                <w:lang w:eastAsia="en-US"/>
              </w:rPr>
            </w:pPr>
            <w:r>
              <w:rPr>
                <w:sz w:val="18"/>
                <w:szCs w:val="18"/>
                <w:lang w:eastAsia="en-US"/>
              </w:rPr>
              <w:t>2976</w:t>
            </w:r>
          </w:p>
        </w:tc>
        <w:tc>
          <w:tcPr>
            <w:tcW w:w="665" w:type="dxa"/>
            <w:tcBorders>
              <w:top w:val="single" w:sz="4" w:space="0" w:color="000000"/>
              <w:left w:val="single" w:sz="4" w:space="0" w:color="000000"/>
              <w:bottom w:val="single" w:sz="4" w:space="0" w:color="000000"/>
              <w:right w:val="single" w:sz="4" w:space="0" w:color="000000"/>
            </w:tcBorders>
          </w:tcPr>
          <w:p w14:paraId="1B3E2D3A" w14:textId="77777777" w:rsidR="007B434C" w:rsidRDefault="00000000">
            <w:pPr>
              <w:jc w:val="center"/>
              <w:rPr>
                <w:sz w:val="18"/>
                <w:szCs w:val="18"/>
                <w:lang w:eastAsia="en-US"/>
              </w:rPr>
            </w:pPr>
            <w:r>
              <w:rPr>
                <w:sz w:val="18"/>
                <w:szCs w:val="18"/>
                <w:lang w:eastAsia="en-US"/>
              </w:rPr>
              <w:t>2976</w:t>
            </w:r>
          </w:p>
          <w:p w14:paraId="3B59CBC8" w14:textId="77777777" w:rsidR="007B434C" w:rsidRDefault="00000000">
            <w:pPr>
              <w:jc w:val="center"/>
              <w:rPr>
                <w:sz w:val="18"/>
                <w:szCs w:val="18"/>
                <w:lang w:eastAsia="en-US"/>
              </w:rPr>
            </w:pPr>
            <w:r>
              <w:rPr>
                <w:sz w:val="18"/>
                <w:szCs w:val="18"/>
                <w:lang w:eastAsia="en-US"/>
              </w:rPr>
              <w:t>-</w:t>
            </w:r>
          </w:p>
          <w:p w14:paraId="7EEB9CF5" w14:textId="77777777" w:rsidR="007B434C" w:rsidRDefault="00000000">
            <w:pPr>
              <w:jc w:val="center"/>
              <w:rPr>
                <w:sz w:val="18"/>
                <w:szCs w:val="18"/>
                <w:lang w:eastAsia="en-US"/>
              </w:rPr>
            </w:pPr>
            <w:r>
              <w:rPr>
                <w:sz w:val="18"/>
                <w:szCs w:val="18"/>
                <w:lang w:eastAsia="en-US"/>
              </w:rPr>
              <w:t>2976</w:t>
            </w:r>
          </w:p>
        </w:tc>
        <w:tc>
          <w:tcPr>
            <w:tcW w:w="936" w:type="dxa"/>
            <w:tcBorders>
              <w:top w:val="single" w:sz="4" w:space="0" w:color="000000"/>
              <w:left w:val="single" w:sz="4" w:space="0" w:color="000000"/>
              <w:bottom w:val="single" w:sz="4" w:space="0" w:color="000000"/>
              <w:right w:val="single" w:sz="4" w:space="0" w:color="000000"/>
            </w:tcBorders>
          </w:tcPr>
          <w:p w14:paraId="2FF15306" w14:textId="77777777" w:rsidR="007B434C" w:rsidRDefault="00000000">
            <w:pPr>
              <w:jc w:val="center"/>
              <w:rPr>
                <w:sz w:val="18"/>
                <w:szCs w:val="18"/>
                <w:lang w:eastAsia="en-US"/>
              </w:rPr>
            </w:pPr>
            <w:r>
              <w:rPr>
                <w:sz w:val="18"/>
                <w:szCs w:val="18"/>
                <w:lang w:eastAsia="en-US"/>
              </w:rPr>
              <w:t>2976</w:t>
            </w:r>
          </w:p>
          <w:p w14:paraId="580AD5EF" w14:textId="77777777" w:rsidR="007B434C" w:rsidRDefault="00000000">
            <w:pPr>
              <w:jc w:val="center"/>
              <w:rPr>
                <w:sz w:val="18"/>
                <w:szCs w:val="18"/>
                <w:lang w:eastAsia="en-US"/>
              </w:rPr>
            </w:pPr>
            <w:r>
              <w:rPr>
                <w:sz w:val="18"/>
                <w:szCs w:val="18"/>
                <w:lang w:eastAsia="en-US"/>
              </w:rPr>
              <w:t>-</w:t>
            </w:r>
          </w:p>
          <w:p w14:paraId="32BE19FA" w14:textId="77777777" w:rsidR="007B434C" w:rsidRDefault="00000000">
            <w:pPr>
              <w:jc w:val="center"/>
              <w:rPr>
                <w:sz w:val="18"/>
                <w:szCs w:val="18"/>
                <w:lang w:eastAsia="en-US"/>
              </w:rPr>
            </w:pPr>
            <w:r>
              <w:rPr>
                <w:sz w:val="18"/>
                <w:szCs w:val="18"/>
                <w:lang w:eastAsia="en-US"/>
              </w:rPr>
              <w:t>2976</w:t>
            </w:r>
          </w:p>
        </w:tc>
        <w:tc>
          <w:tcPr>
            <w:tcW w:w="756" w:type="dxa"/>
            <w:tcBorders>
              <w:top w:val="single" w:sz="4" w:space="0" w:color="000000"/>
              <w:left w:val="single" w:sz="4" w:space="0" w:color="000000"/>
              <w:bottom w:val="single" w:sz="4" w:space="0" w:color="000000"/>
              <w:right w:val="single" w:sz="4" w:space="0" w:color="000000"/>
            </w:tcBorders>
          </w:tcPr>
          <w:p w14:paraId="41F751BB" w14:textId="77777777" w:rsidR="007B434C" w:rsidRDefault="00000000">
            <w:pPr>
              <w:jc w:val="center"/>
              <w:rPr>
                <w:sz w:val="18"/>
                <w:szCs w:val="18"/>
                <w:lang w:eastAsia="en-US"/>
              </w:rPr>
            </w:pPr>
            <w:r>
              <w:rPr>
                <w:sz w:val="18"/>
                <w:szCs w:val="18"/>
                <w:lang w:eastAsia="en-US"/>
              </w:rPr>
              <w:t>2976</w:t>
            </w:r>
          </w:p>
          <w:p w14:paraId="48073878" w14:textId="77777777" w:rsidR="007B434C" w:rsidRDefault="00000000">
            <w:pPr>
              <w:jc w:val="center"/>
              <w:rPr>
                <w:sz w:val="18"/>
                <w:szCs w:val="18"/>
                <w:lang w:eastAsia="en-US"/>
              </w:rPr>
            </w:pPr>
            <w:r>
              <w:rPr>
                <w:sz w:val="18"/>
                <w:szCs w:val="18"/>
                <w:lang w:eastAsia="en-US"/>
              </w:rPr>
              <w:t>-</w:t>
            </w:r>
          </w:p>
          <w:p w14:paraId="580E1CA6" w14:textId="77777777" w:rsidR="007B434C" w:rsidRDefault="00000000">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306DE9F7" w14:textId="77777777" w:rsidR="007B434C" w:rsidRDefault="00000000">
            <w:pPr>
              <w:jc w:val="center"/>
              <w:rPr>
                <w:sz w:val="18"/>
                <w:szCs w:val="18"/>
                <w:lang w:eastAsia="en-US"/>
              </w:rPr>
            </w:pPr>
            <w:r>
              <w:rPr>
                <w:sz w:val="18"/>
                <w:szCs w:val="18"/>
                <w:lang w:eastAsia="en-US"/>
              </w:rPr>
              <w:t>2976</w:t>
            </w:r>
          </w:p>
          <w:p w14:paraId="03B58486" w14:textId="77777777" w:rsidR="007B434C" w:rsidRDefault="00000000">
            <w:pPr>
              <w:jc w:val="center"/>
              <w:rPr>
                <w:sz w:val="18"/>
                <w:szCs w:val="18"/>
                <w:lang w:eastAsia="en-US"/>
              </w:rPr>
            </w:pPr>
            <w:r>
              <w:rPr>
                <w:sz w:val="18"/>
                <w:szCs w:val="18"/>
                <w:lang w:eastAsia="en-US"/>
              </w:rPr>
              <w:t>-</w:t>
            </w:r>
          </w:p>
          <w:p w14:paraId="65A9A959" w14:textId="77777777" w:rsidR="007B434C" w:rsidRDefault="00000000">
            <w:pPr>
              <w:jc w:val="center"/>
              <w:rPr>
                <w:sz w:val="18"/>
                <w:szCs w:val="18"/>
                <w:lang w:eastAsia="en-US"/>
              </w:rPr>
            </w:pPr>
            <w:r>
              <w:rPr>
                <w:sz w:val="18"/>
                <w:szCs w:val="18"/>
                <w:lang w:eastAsia="en-US"/>
              </w:rPr>
              <w:t>2976</w:t>
            </w:r>
          </w:p>
        </w:tc>
        <w:tc>
          <w:tcPr>
            <w:tcW w:w="684" w:type="dxa"/>
            <w:tcBorders>
              <w:top w:val="single" w:sz="4" w:space="0" w:color="000000"/>
              <w:left w:val="single" w:sz="4" w:space="0" w:color="000000"/>
              <w:bottom w:val="single" w:sz="4" w:space="0" w:color="000000"/>
              <w:right w:val="single" w:sz="4" w:space="0" w:color="000000"/>
            </w:tcBorders>
          </w:tcPr>
          <w:p w14:paraId="38D29CAA" w14:textId="77777777" w:rsidR="007B434C" w:rsidRDefault="00000000">
            <w:pPr>
              <w:jc w:val="center"/>
              <w:rPr>
                <w:sz w:val="18"/>
                <w:szCs w:val="18"/>
                <w:lang w:eastAsia="en-US"/>
              </w:rPr>
            </w:pPr>
            <w:r>
              <w:rPr>
                <w:sz w:val="18"/>
                <w:szCs w:val="18"/>
                <w:lang w:eastAsia="en-US"/>
              </w:rPr>
              <w:t>2976</w:t>
            </w:r>
          </w:p>
          <w:p w14:paraId="02D0FDBA" w14:textId="77777777" w:rsidR="007B434C" w:rsidRDefault="00000000">
            <w:pPr>
              <w:jc w:val="center"/>
              <w:rPr>
                <w:sz w:val="18"/>
                <w:szCs w:val="18"/>
                <w:lang w:eastAsia="en-US"/>
              </w:rPr>
            </w:pPr>
            <w:r>
              <w:rPr>
                <w:sz w:val="18"/>
                <w:szCs w:val="18"/>
                <w:lang w:eastAsia="en-US"/>
              </w:rPr>
              <w:t>-</w:t>
            </w:r>
          </w:p>
          <w:p w14:paraId="26A2857D" w14:textId="77777777" w:rsidR="007B434C" w:rsidRDefault="00000000">
            <w:pPr>
              <w:jc w:val="center"/>
              <w:rPr>
                <w:sz w:val="18"/>
                <w:szCs w:val="18"/>
                <w:lang w:eastAsia="en-US"/>
              </w:rPr>
            </w:pPr>
            <w:r>
              <w:rPr>
                <w:sz w:val="18"/>
                <w:szCs w:val="18"/>
                <w:lang w:eastAsia="en-US"/>
              </w:rPr>
              <w:t>2976</w:t>
            </w:r>
          </w:p>
        </w:tc>
        <w:tc>
          <w:tcPr>
            <w:tcW w:w="1123" w:type="dxa"/>
            <w:tcBorders>
              <w:top w:val="single" w:sz="4" w:space="0" w:color="000000"/>
              <w:left w:val="single" w:sz="4" w:space="0" w:color="000000"/>
              <w:bottom w:val="single" w:sz="4" w:space="0" w:color="000000"/>
              <w:right w:val="single" w:sz="4" w:space="0" w:color="000000"/>
            </w:tcBorders>
          </w:tcPr>
          <w:p w14:paraId="43E7D9BD" w14:textId="77777777" w:rsidR="007B434C" w:rsidRDefault="00000000">
            <w:pPr>
              <w:jc w:val="center"/>
              <w:rPr>
                <w:sz w:val="18"/>
                <w:szCs w:val="18"/>
                <w:lang w:eastAsia="en-US"/>
              </w:rPr>
            </w:pPr>
            <w:r>
              <w:rPr>
                <w:sz w:val="18"/>
                <w:szCs w:val="18"/>
                <w:lang w:eastAsia="en-US"/>
              </w:rPr>
              <w:t>01/07/2022 até 31/07/2022 00:00 às 23:55</w:t>
            </w:r>
          </w:p>
        </w:tc>
      </w:tr>
      <w:tr w:rsidR="007B434C" w14:paraId="6E3B1484" w14:textId="77777777">
        <w:trPr>
          <w:trHeight w:val="1189"/>
        </w:trPr>
        <w:tc>
          <w:tcPr>
            <w:tcW w:w="996" w:type="dxa"/>
            <w:tcBorders>
              <w:top w:val="single" w:sz="4" w:space="0" w:color="000000"/>
              <w:left w:val="single" w:sz="4" w:space="0" w:color="000000"/>
              <w:bottom w:val="single" w:sz="4" w:space="0" w:color="000000"/>
              <w:right w:val="single" w:sz="4" w:space="0" w:color="000000"/>
            </w:tcBorders>
          </w:tcPr>
          <w:p w14:paraId="7928F9AD" w14:textId="77777777" w:rsidR="007B434C" w:rsidRDefault="00000000">
            <w:pPr>
              <w:jc w:val="center"/>
              <w:rPr>
                <w:sz w:val="18"/>
                <w:szCs w:val="18"/>
                <w:lang w:eastAsia="en-US"/>
              </w:rPr>
            </w:pPr>
            <w:r>
              <w:rPr>
                <w:sz w:val="18"/>
                <w:szCs w:val="18"/>
                <w:lang w:eastAsia="en-US"/>
              </w:rPr>
              <w:t>Agosto</w:t>
            </w:r>
          </w:p>
          <w:p w14:paraId="33FF656C" w14:textId="77777777" w:rsidR="007B434C" w:rsidRDefault="00000000">
            <w:pPr>
              <w:jc w:val="center"/>
              <w:rPr>
                <w:b/>
                <w:bCs/>
                <w:sz w:val="18"/>
                <w:szCs w:val="18"/>
                <w:lang w:eastAsia="en-US"/>
              </w:rPr>
            </w:pPr>
            <w:r>
              <w:rPr>
                <w:b/>
                <w:bCs/>
                <w:sz w:val="18"/>
                <w:szCs w:val="18"/>
                <w:lang w:eastAsia="en-US"/>
              </w:rPr>
              <w:t>*(5min)</w:t>
            </w:r>
          </w:p>
          <w:p w14:paraId="67E2B893"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7FCFBF28" w14:textId="77777777" w:rsidR="007B434C" w:rsidRDefault="00000000">
            <w:pPr>
              <w:jc w:val="center"/>
              <w:rPr>
                <w:sz w:val="18"/>
                <w:szCs w:val="18"/>
                <w:lang w:eastAsia="en-US"/>
              </w:rPr>
            </w:pPr>
            <w:r>
              <w:rPr>
                <w:sz w:val="18"/>
                <w:szCs w:val="18"/>
                <w:lang w:eastAsia="en-US"/>
              </w:rPr>
              <w:t>32736</w:t>
            </w:r>
          </w:p>
          <w:p w14:paraId="5FE566FA" w14:textId="77777777" w:rsidR="007B434C" w:rsidRDefault="00000000">
            <w:pPr>
              <w:jc w:val="center"/>
              <w:rPr>
                <w:sz w:val="18"/>
                <w:szCs w:val="18"/>
                <w:lang w:eastAsia="en-US"/>
              </w:rPr>
            </w:pPr>
            <w:r>
              <w:rPr>
                <w:sz w:val="18"/>
                <w:szCs w:val="18"/>
                <w:lang w:eastAsia="en-US"/>
              </w:rPr>
              <w:t>-</w:t>
            </w:r>
          </w:p>
          <w:p w14:paraId="7EAC71FD" w14:textId="77777777" w:rsidR="007B434C" w:rsidRDefault="00000000">
            <w:pPr>
              <w:jc w:val="center"/>
              <w:rPr>
                <w:sz w:val="18"/>
                <w:szCs w:val="18"/>
                <w:lang w:eastAsia="en-US"/>
              </w:rPr>
            </w:pPr>
            <w:r>
              <w:rPr>
                <w:sz w:val="18"/>
                <w:szCs w:val="18"/>
                <w:lang w:eastAsia="en-US"/>
              </w:rPr>
              <w:t>32736</w:t>
            </w:r>
          </w:p>
        </w:tc>
        <w:tc>
          <w:tcPr>
            <w:tcW w:w="664" w:type="dxa"/>
            <w:tcBorders>
              <w:top w:val="single" w:sz="4" w:space="0" w:color="000000"/>
              <w:left w:val="single" w:sz="4" w:space="0" w:color="000000"/>
              <w:bottom w:val="single" w:sz="4" w:space="0" w:color="000000"/>
              <w:right w:val="single" w:sz="4" w:space="0" w:color="000000"/>
            </w:tcBorders>
          </w:tcPr>
          <w:p w14:paraId="389DE9B3" w14:textId="77777777" w:rsidR="007B434C" w:rsidRDefault="00000000">
            <w:pPr>
              <w:jc w:val="center"/>
              <w:rPr>
                <w:sz w:val="18"/>
                <w:szCs w:val="18"/>
                <w:lang w:eastAsia="en-US"/>
              </w:rPr>
            </w:pPr>
            <w:r>
              <w:rPr>
                <w:sz w:val="18"/>
                <w:szCs w:val="18"/>
                <w:lang w:eastAsia="en-US"/>
              </w:rPr>
              <w:t>2976</w:t>
            </w:r>
          </w:p>
          <w:p w14:paraId="1D1B5C5C" w14:textId="77777777" w:rsidR="007B434C" w:rsidRDefault="00000000">
            <w:pPr>
              <w:jc w:val="center"/>
              <w:rPr>
                <w:sz w:val="18"/>
                <w:szCs w:val="18"/>
                <w:lang w:eastAsia="en-US"/>
              </w:rPr>
            </w:pPr>
            <w:r>
              <w:rPr>
                <w:sz w:val="18"/>
                <w:szCs w:val="18"/>
                <w:lang w:eastAsia="en-US"/>
              </w:rPr>
              <w:t>-</w:t>
            </w:r>
          </w:p>
          <w:p w14:paraId="3DB2F137" w14:textId="77777777" w:rsidR="007B434C" w:rsidRDefault="00000000">
            <w:pPr>
              <w:jc w:val="center"/>
              <w:rPr>
                <w:sz w:val="18"/>
                <w:szCs w:val="18"/>
                <w:lang w:eastAsia="en-US"/>
              </w:rPr>
            </w:pPr>
            <w:r>
              <w:rPr>
                <w:sz w:val="18"/>
                <w:szCs w:val="18"/>
                <w:lang w:eastAsia="en-US"/>
              </w:rPr>
              <w:t>2976</w:t>
            </w:r>
          </w:p>
        </w:tc>
        <w:tc>
          <w:tcPr>
            <w:tcW w:w="662" w:type="dxa"/>
            <w:tcBorders>
              <w:top w:val="single" w:sz="4" w:space="0" w:color="000000"/>
              <w:left w:val="single" w:sz="4" w:space="0" w:color="000000"/>
              <w:bottom w:val="single" w:sz="4" w:space="0" w:color="000000"/>
              <w:right w:val="single" w:sz="4" w:space="0" w:color="000000"/>
            </w:tcBorders>
          </w:tcPr>
          <w:p w14:paraId="14DCA2E0" w14:textId="77777777" w:rsidR="007B434C" w:rsidRDefault="00000000">
            <w:pPr>
              <w:jc w:val="center"/>
              <w:rPr>
                <w:sz w:val="18"/>
                <w:szCs w:val="18"/>
                <w:lang w:eastAsia="en-US"/>
              </w:rPr>
            </w:pPr>
            <w:r>
              <w:rPr>
                <w:sz w:val="18"/>
                <w:szCs w:val="18"/>
                <w:lang w:eastAsia="en-US"/>
              </w:rPr>
              <w:t>2976</w:t>
            </w:r>
          </w:p>
          <w:p w14:paraId="6F612152" w14:textId="77777777" w:rsidR="007B434C" w:rsidRDefault="00000000">
            <w:pPr>
              <w:jc w:val="center"/>
              <w:rPr>
                <w:sz w:val="18"/>
                <w:szCs w:val="18"/>
                <w:lang w:eastAsia="en-US"/>
              </w:rPr>
            </w:pPr>
            <w:r>
              <w:rPr>
                <w:sz w:val="18"/>
                <w:szCs w:val="18"/>
                <w:lang w:eastAsia="en-US"/>
              </w:rPr>
              <w:t>-</w:t>
            </w:r>
          </w:p>
          <w:p w14:paraId="7C483E99" w14:textId="77777777" w:rsidR="007B434C" w:rsidRDefault="00000000">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7A965E80" w14:textId="77777777" w:rsidR="007B434C" w:rsidRDefault="00000000">
            <w:pPr>
              <w:jc w:val="center"/>
              <w:rPr>
                <w:sz w:val="18"/>
                <w:szCs w:val="18"/>
                <w:lang w:eastAsia="en-US"/>
              </w:rPr>
            </w:pPr>
            <w:r>
              <w:rPr>
                <w:sz w:val="18"/>
                <w:szCs w:val="18"/>
                <w:lang w:eastAsia="en-US"/>
              </w:rPr>
              <w:t>2976</w:t>
            </w:r>
          </w:p>
          <w:p w14:paraId="75B45C7E" w14:textId="77777777" w:rsidR="007B434C" w:rsidRDefault="00000000">
            <w:pPr>
              <w:jc w:val="center"/>
              <w:rPr>
                <w:sz w:val="18"/>
                <w:szCs w:val="18"/>
                <w:lang w:eastAsia="en-US"/>
              </w:rPr>
            </w:pPr>
            <w:r>
              <w:rPr>
                <w:sz w:val="18"/>
                <w:szCs w:val="18"/>
                <w:lang w:eastAsia="en-US"/>
              </w:rPr>
              <w:t>-</w:t>
            </w:r>
          </w:p>
          <w:p w14:paraId="234D41B1" w14:textId="77777777" w:rsidR="007B434C" w:rsidRDefault="00000000">
            <w:pPr>
              <w:jc w:val="center"/>
              <w:rPr>
                <w:sz w:val="18"/>
                <w:szCs w:val="18"/>
                <w:lang w:eastAsia="en-US"/>
              </w:rPr>
            </w:pPr>
            <w:r>
              <w:rPr>
                <w:sz w:val="18"/>
                <w:szCs w:val="18"/>
                <w:lang w:eastAsia="en-US"/>
              </w:rPr>
              <w:t>2976</w:t>
            </w:r>
          </w:p>
        </w:tc>
        <w:tc>
          <w:tcPr>
            <w:tcW w:w="908" w:type="dxa"/>
            <w:tcBorders>
              <w:top w:val="single" w:sz="4" w:space="0" w:color="000000"/>
              <w:left w:val="single" w:sz="4" w:space="0" w:color="000000"/>
              <w:bottom w:val="single" w:sz="4" w:space="0" w:color="000000"/>
              <w:right w:val="single" w:sz="4" w:space="0" w:color="000000"/>
            </w:tcBorders>
          </w:tcPr>
          <w:p w14:paraId="65DDD6C6" w14:textId="77777777" w:rsidR="007B434C" w:rsidRDefault="00000000">
            <w:pPr>
              <w:jc w:val="center"/>
              <w:rPr>
                <w:sz w:val="18"/>
                <w:szCs w:val="18"/>
                <w:lang w:eastAsia="en-US"/>
              </w:rPr>
            </w:pPr>
            <w:r>
              <w:rPr>
                <w:sz w:val="18"/>
                <w:szCs w:val="18"/>
                <w:lang w:eastAsia="en-US"/>
              </w:rPr>
              <w:t>2976</w:t>
            </w:r>
          </w:p>
          <w:p w14:paraId="0A8561F8" w14:textId="77777777" w:rsidR="007B434C" w:rsidRDefault="00000000">
            <w:pPr>
              <w:jc w:val="center"/>
              <w:rPr>
                <w:sz w:val="18"/>
                <w:szCs w:val="18"/>
                <w:lang w:eastAsia="en-US"/>
              </w:rPr>
            </w:pPr>
            <w:r>
              <w:rPr>
                <w:sz w:val="18"/>
                <w:szCs w:val="18"/>
                <w:lang w:eastAsia="en-US"/>
              </w:rPr>
              <w:t>-</w:t>
            </w:r>
          </w:p>
          <w:p w14:paraId="3A0C1A1F" w14:textId="77777777" w:rsidR="007B434C" w:rsidRDefault="00000000">
            <w:pPr>
              <w:jc w:val="center"/>
              <w:rPr>
                <w:sz w:val="18"/>
                <w:szCs w:val="18"/>
                <w:lang w:eastAsia="en-US"/>
              </w:rPr>
            </w:pPr>
            <w:r>
              <w:rPr>
                <w:sz w:val="18"/>
                <w:szCs w:val="18"/>
                <w:lang w:eastAsia="en-US"/>
              </w:rPr>
              <w:t>2976</w:t>
            </w:r>
          </w:p>
        </w:tc>
        <w:tc>
          <w:tcPr>
            <w:tcW w:w="1014" w:type="dxa"/>
            <w:tcBorders>
              <w:top w:val="single" w:sz="4" w:space="0" w:color="000000"/>
              <w:left w:val="single" w:sz="4" w:space="0" w:color="000000"/>
              <w:bottom w:val="single" w:sz="4" w:space="0" w:color="000000"/>
              <w:right w:val="single" w:sz="4" w:space="0" w:color="000000"/>
            </w:tcBorders>
          </w:tcPr>
          <w:p w14:paraId="7D52E57C" w14:textId="77777777" w:rsidR="007B434C" w:rsidRDefault="00000000">
            <w:pPr>
              <w:jc w:val="center"/>
              <w:rPr>
                <w:sz w:val="18"/>
                <w:szCs w:val="18"/>
                <w:lang w:eastAsia="en-US"/>
              </w:rPr>
            </w:pPr>
            <w:r>
              <w:rPr>
                <w:sz w:val="18"/>
                <w:szCs w:val="18"/>
                <w:lang w:eastAsia="en-US"/>
              </w:rPr>
              <w:t>2976</w:t>
            </w:r>
          </w:p>
          <w:p w14:paraId="703AB829" w14:textId="77777777" w:rsidR="007B434C" w:rsidRDefault="00000000">
            <w:pPr>
              <w:jc w:val="center"/>
              <w:rPr>
                <w:sz w:val="18"/>
                <w:szCs w:val="18"/>
                <w:lang w:eastAsia="en-US"/>
              </w:rPr>
            </w:pPr>
            <w:r>
              <w:rPr>
                <w:sz w:val="18"/>
                <w:szCs w:val="18"/>
                <w:lang w:eastAsia="en-US"/>
              </w:rPr>
              <w:t>-</w:t>
            </w:r>
          </w:p>
          <w:p w14:paraId="17B7EF50" w14:textId="77777777" w:rsidR="007B434C" w:rsidRDefault="00000000">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066491A1" w14:textId="77777777" w:rsidR="007B434C" w:rsidRDefault="00000000">
            <w:pPr>
              <w:jc w:val="center"/>
              <w:rPr>
                <w:sz w:val="18"/>
                <w:szCs w:val="18"/>
                <w:lang w:eastAsia="en-US"/>
              </w:rPr>
            </w:pPr>
            <w:r>
              <w:rPr>
                <w:sz w:val="18"/>
                <w:szCs w:val="18"/>
                <w:lang w:eastAsia="en-US"/>
              </w:rPr>
              <w:t>2976</w:t>
            </w:r>
          </w:p>
          <w:p w14:paraId="5B337E7D" w14:textId="77777777" w:rsidR="007B434C" w:rsidRDefault="00000000">
            <w:pPr>
              <w:jc w:val="center"/>
              <w:rPr>
                <w:sz w:val="18"/>
                <w:szCs w:val="18"/>
                <w:lang w:eastAsia="en-US"/>
              </w:rPr>
            </w:pPr>
            <w:r>
              <w:rPr>
                <w:sz w:val="18"/>
                <w:szCs w:val="18"/>
                <w:lang w:eastAsia="en-US"/>
              </w:rPr>
              <w:t>-</w:t>
            </w:r>
          </w:p>
          <w:p w14:paraId="618879AB" w14:textId="77777777" w:rsidR="007B434C" w:rsidRDefault="00000000">
            <w:pPr>
              <w:jc w:val="center"/>
              <w:rPr>
                <w:sz w:val="18"/>
                <w:szCs w:val="18"/>
                <w:lang w:eastAsia="en-US"/>
              </w:rPr>
            </w:pPr>
            <w:r>
              <w:rPr>
                <w:sz w:val="18"/>
                <w:szCs w:val="18"/>
                <w:lang w:eastAsia="en-US"/>
              </w:rPr>
              <w:t>2976</w:t>
            </w:r>
          </w:p>
        </w:tc>
        <w:tc>
          <w:tcPr>
            <w:tcW w:w="665" w:type="dxa"/>
            <w:tcBorders>
              <w:top w:val="single" w:sz="4" w:space="0" w:color="000000"/>
              <w:left w:val="single" w:sz="4" w:space="0" w:color="000000"/>
              <w:bottom w:val="single" w:sz="4" w:space="0" w:color="000000"/>
              <w:right w:val="single" w:sz="4" w:space="0" w:color="000000"/>
            </w:tcBorders>
          </w:tcPr>
          <w:p w14:paraId="4BB0836A" w14:textId="77777777" w:rsidR="007B434C" w:rsidRDefault="00000000">
            <w:pPr>
              <w:jc w:val="center"/>
              <w:rPr>
                <w:sz w:val="18"/>
                <w:szCs w:val="18"/>
                <w:lang w:eastAsia="en-US"/>
              </w:rPr>
            </w:pPr>
            <w:r>
              <w:rPr>
                <w:sz w:val="18"/>
                <w:szCs w:val="18"/>
                <w:lang w:eastAsia="en-US"/>
              </w:rPr>
              <w:t>2976</w:t>
            </w:r>
          </w:p>
          <w:p w14:paraId="4DAE61BC" w14:textId="77777777" w:rsidR="007B434C" w:rsidRDefault="00000000">
            <w:pPr>
              <w:jc w:val="center"/>
              <w:rPr>
                <w:sz w:val="18"/>
                <w:szCs w:val="18"/>
                <w:lang w:eastAsia="en-US"/>
              </w:rPr>
            </w:pPr>
            <w:r>
              <w:rPr>
                <w:sz w:val="18"/>
                <w:szCs w:val="18"/>
                <w:lang w:eastAsia="en-US"/>
              </w:rPr>
              <w:t>-</w:t>
            </w:r>
          </w:p>
          <w:p w14:paraId="35E8362D" w14:textId="77777777" w:rsidR="007B434C" w:rsidRDefault="00000000">
            <w:pPr>
              <w:jc w:val="center"/>
              <w:rPr>
                <w:sz w:val="18"/>
                <w:szCs w:val="18"/>
                <w:lang w:eastAsia="en-US"/>
              </w:rPr>
            </w:pPr>
            <w:r>
              <w:rPr>
                <w:sz w:val="18"/>
                <w:szCs w:val="18"/>
                <w:lang w:eastAsia="en-US"/>
              </w:rPr>
              <w:t>2976</w:t>
            </w:r>
          </w:p>
        </w:tc>
        <w:tc>
          <w:tcPr>
            <w:tcW w:w="936" w:type="dxa"/>
            <w:tcBorders>
              <w:top w:val="single" w:sz="4" w:space="0" w:color="000000"/>
              <w:left w:val="single" w:sz="4" w:space="0" w:color="000000"/>
              <w:bottom w:val="single" w:sz="4" w:space="0" w:color="000000"/>
              <w:right w:val="single" w:sz="4" w:space="0" w:color="000000"/>
            </w:tcBorders>
          </w:tcPr>
          <w:p w14:paraId="28731DC3" w14:textId="77777777" w:rsidR="007B434C" w:rsidRDefault="00000000">
            <w:pPr>
              <w:jc w:val="center"/>
              <w:rPr>
                <w:sz w:val="18"/>
                <w:szCs w:val="18"/>
                <w:lang w:eastAsia="en-US"/>
              </w:rPr>
            </w:pPr>
            <w:r>
              <w:rPr>
                <w:sz w:val="18"/>
                <w:szCs w:val="18"/>
                <w:lang w:eastAsia="en-US"/>
              </w:rPr>
              <w:t>2976</w:t>
            </w:r>
          </w:p>
          <w:p w14:paraId="63498B45" w14:textId="77777777" w:rsidR="007B434C" w:rsidRDefault="00000000">
            <w:pPr>
              <w:jc w:val="center"/>
              <w:rPr>
                <w:sz w:val="18"/>
                <w:szCs w:val="18"/>
                <w:lang w:eastAsia="en-US"/>
              </w:rPr>
            </w:pPr>
            <w:r>
              <w:rPr>
                <w:sz w:val="18"/>
                <w:szCs w:val="18"/>
                <w:lang w:eastAsia="en-US"/>
              </w:rPr>
              <w:t>-</w:t>
            </w:r>
          </w:p>
          <w:p w14:paraId="1770B035" w14:textId="77777777" w:rsidR="007B434C" w:rsidRDefault="00000000">
            <w:pPr>
              <w:jc w:val="center"/>
              <w:rPr>
                <w:sz w:val="18"/>
                <w:szCs w:val="18"/>
                <w:lang w:eastAsia="en-US"/>
              </w:rPr>
            </w:pPr>
            <w:r>
              <w:rPr>
                <w:sz w:val="18"/>
                <w:szCs w:val="18"/>
                <w:lang w:eastAsia="en-US"/>
              </w:rPr>
              <w:t>2976</w:t>
            </w:r>
          </w:p>
        </w:tc>
        <w:tc>
          <w:tcPr>
            <w:tcW w:w="756" w:type="dxa"/>
            <w:tcBorders>
              <w:top w:val="single" w:sz="4" w:space="0" w:color="000000"/>
              <w:left w:val="single" w:sz="4" w:space="0" w:color="000000"/>
              <w:bottom w:val="single" w:sz="4" w:space="0" w:color="000000"/>
              <w:right w:val="single" w:sz="4" w:space="0" w:color="000000"/>
            </w:tcBorders>
          </w:tcPr>
          <w:p w14:paraId="5924A86F" w14:textId="77777777" w:rsidR="007B434C" w:rsidRDefault="00000000">
            <w:pPr>
              <w:jc w:val="center"/>
              <w:rPr>
                <w:sz w:val="18"/>
                <w:szCs w:val="18"/>
                <w:lang w:eastAsia="en-US"/>
              </w:rPr>
            </w:pPr>
            <w:r>
              <w:rPr>
                <w:sz w:val="18"/>
                <w:szCs w:val="18"/>
                <w:lang w:eastAsia="en-US"/>
              </w:rPr>
              <w:t>2976</w:t>
            </w:r>
          </w:p>
          <w:p w14:paraId="6E5E9997" w14:textId="77777777" w:rsidR="007B434C" w:rsidRDefault="00000000">
            <w:pPr>
              <w:jc w:val="center"/>
              <w:rPr>
                <w:sz w:val="18"/>
                <w:szCs w:val="18"/>
                <w:lang w:eastAsia="en-US"/>
              </w:rPr>
            </w:pPr>
            <w:r>
              <w:rPr>
                <w:sz w:val="18"/>
                <w:szCs w:val="18"/>
                <w:lang w:eastAsia="en-US"/>
              </w:rPr>
              <w:t>-</w:t>
            </w:r>
          </w:p>
          <w:p w14:paraId="3E372BF1" w14:textId="77777777" w:rsidR="007B434C" w:rsidRDefault="00000000">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659DA094" w14:textId="77777777" w:rsidR="007B434C" w:rsidRDefault="00000000">
            <w:pPr>
              <w:jc w:val="center"/>
              <w:rPr>
                <w:sz w:val="18"/>
                <w:szCs w:val="18"/>
                <w:lang w:eastAsia="en-US"/>
              </w:rPr>
            </w:pPr>
            <w:r>
              <w:rPr>
                <w:sz w:val="18"/>
                <w:szCs w:val="18"/>
                <w:lang w:eastAsia="en-US"/>
              </w:rPr>
              <w:t>2976</w:t>
            </w:r>
          </w:p>
          <w:p w14:paraId="6B263A69" w14:textId="77777777" w:rsidR="007B434C" w:rsidRDefault="00000000">
            <w:pPr>
              <w:jc w:val="center"/>
              <w:rPr>
                <w:sz w:val="18"/>
                <w:szCs w:val="18"/>
                <w:lang w:eastAsia="en-US"/>
              </w:rPr>
            </w:pPr>
            <w:r>
              <w:rPr>
                <w:sz w:val="18"/>
                <w:szCs w:val="18"/>
                <w:lang w:eastAsia="en-US"/>
              </w:rPr>
              <w:t>-</w:t>
            </w:r>
          </w:p>
          <w:p w14:paraId="349BB685" w14:textId="77777777" w:rsidR="007B434C" w:rsidRDefault="00000000">
            <w:pPr>
              <w:jc w:val="center"/>
              <w:rPr>
                <w:sz w:val="18"/>
                <w:szCs w:val="18"/>
                <w:lang w:eastAsia="en-US"/>
              </w:rPr>
            </w:pPr>
            <w:r>
              <w:rPr>
                <w:sz w:val="18"/>
                <w:szCs w:val="18"/>
                <w:lang w:eastAsia="en-US"/>
              </w:rPr>
              <w:t>2976</w:t>
            </w:r>
          </w:p>
        </w:tc>
        <w:tc>
          <w:tcPr>
            <w:tcW w:w="684" w:type="dxa"/>
            <w:tcBorders>
              <w:top w:val="single" w:sz="4" w:space="0" w:color="000000"/>
              <w:left w:val="single" w:sz="4" w:space="0" w:color="000000"/>
              <w:bottom w:val="single" w:sz="4" w:space="0" w:color="000000"/>
              <w:right w:val="single" w:sz="4" w:space="0" w:color="000000"/>
            </w:tcBorders>
          </w:tcPr>
          <w:p w14:paraId="54B5E734" w14:textId="77777777" w:rsidR="007B434C" w:rsidRDefault="00000000">
            <w:pPr>
              <w:jc w:val="center"/>
              <w:rPr>
                <w:sz w:val="18"/>
                <w:szCs w:val="18"/>
                <w:lang w:eastAsia="en-US"/>
              </w:rPr>
            </w:pPr>
            <w:r>
              <w:rPr>
                <w:sz w:val="18"/>
                <w:szCs w:val="18"/>
                <w:lang w:eastAsia="en-US"/>
              </w:rPr>
              <w:t>2976</w:t>
            </w:r>
          </w:p>
          <w:p w14:paraId="61739C64" w14:textId="77777777" w:rsidR="007B434C" w:rsidRDefault="00000000">
            <w:pPr>
              <w:jc w:val="center"/>
              <w:rPr>
                <w:sz w:val="18"/>
                <w:szCs w:val="18"/>
                <w:lang w:eastAsia="en-US"/>
              </w:rPr>
            </w:pPr>
            <w:r>
              <w:rPr>
                <w:sz w:val="18"/>
                <w:szCs w:val="18"/>
                <w:lang w:eastAsia="en-US"/>
              </w:rPr>
              <w:t>-</w:t>
            </w:r>
          </w:p>
          <w:p w14:paraId="2B4394C0" w14:textId="77777777" w:rsidR="007B434C" w:rsidRDefault="00000000">
            <w:pPr>
              <w:jc w:val="center"/>
              <w:rPr>
                <w:sz w:val="18"/>
                <w:szCs w:val="18"/>
                <w:lang w:eastAsia="en-US"/>
              </w:rPr>
            </w:pPr>
            <w:r>
              <w:rPr>
                <w:sz w:val="18"/>
                <w:szCs w:val="18"/>
                <w:lang w:eastAsia="en-US"/>
              </w:rPr>
              <w:t>2976</w:t>
            </w:r>
          </w:p>
        </w:tc>
        <w:tc>
          <w:tcPr>
            <w:tcW w:w="1123" w:type="dxa"/>
            <w:tcBorders>
              <w:top w:val="single" w:sz="4" w:space="0" w:color="000000"/>
              <w:left w:val="single" w:sz="4" w:space="0" w:color="000000"/>
              <w:bottom w:val="single" w:sz="4" w:space="0" w:color="000000"/>
              <w:right w:val="single" w:sz="4" w:space="0" w:color="000000"/>
            </w:tcBorders>
          </w:tcPr>
          <w:p w14:paraId="5AAE5D38" w14:textId="77777777" w:rsidR="007B434C" w:rsidRDefault="00000000">
            <w:pPr>
              <w:jc w:val="center"/>
              <w:rPr>
                <w:sz w:val="18"/>
                <w:szCs w:val="18"/>
                <w:lang w:eastAsia="en-US"/>
              </w:rPr>
            </w:pPr>
            <w:r>
              <w:rPr>
                <w:sz w:val="18"/>
                <w:szCs w:val="18"/>
                <w:lang w:eastAsia="en-US"/>
              </w:rPr>
              <w:t>01/08/2022 até 31/08/2022 00:00 às 23:55</w:t>
            </w:r>
          </w:p>
        </w:tc>
      </w:tr>
      <w:tr w:rsidR="007B434C" w14:paraId="0D120EC0" w14:textId="77777777">
        <w:trPr>
          <w:trHeight w:val="1182"/>
        </w:trPr>
        <w:tc>
          <w:tcPr>
            <w:tcW w:w="996" w:type="dxa"/>
            <w:tcBorders>
              <w:top w:val="single" w:sz="4" w:space="0" w:color="000000"/>
              <w:left w:val="single" w:sz="4" w:space="0" w:color="000000"/>
              <w:bottom w:val="single" w:sz="4" w:space="0" w:color="000000"/>
              <w:right w:val="single" w:sz="4" w:space="0" w:color="000000"/>
            </w:tcBorders>
          </w:tcPr>
          <w:p w14:paraId="6B8F10B9" w14:textId="77777777" w:rsidR="007B434C" w:rsidRDefault="00000000">
            <w:pPr>
              <w:jc w:val="center"/>
              <w:rPr>
                <w:sz w:val="18"/>
                <w:szCs w:val="18"/>
                <w:lang w:eastAsia="en-US"/>
              </w:rPr>
            </w:pPr>
            <w:r>
              <w:rPr>
                <w:sz w:val="18"/>
                <w:szCs w:val="18"/>
                <w:lang w:eastAsia="en-US"/>
              </w:rPr>
              <w:t>Setembro</w:t>
            </w:r>
          </w:p>
          <w:p w14:paraId="6A818450" w14:textId="77777777" w:rsidR="007B434C" w:rsidRDefault="00000000">
            <w:pPr>
              <w:jc w:val="center"/>
              <w:rPr>
                <w:b/>
                <w:bCs/>
                <w:sz w:val="18"/>
                <w:szCs w:val="18"/>
                <w:lang w:eastAsia="en-US"/>
              </w:rPr>
            </w:pPr>
            <w:r>
              <w:rPr>
                <w:b/>
                <w:bCs/>
                <w:sz w:val="18"/>
                <w:szCs w:val="18"/>
                <w:lang w:eastAsia="en-US"/>
              </w:rPr>
              <w:t>*(5min)</w:t>
            </w:r>
          </w:p>
          <w:p w14:paraId="05BDDBB0"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5FA1B49F" w14:textId="77777777" w:rsidR="007B434C" w:rsidRDefault="00000000">
            <w:pPr>
              <w:jc w:val="center"/>
              <w:rPr>
                <w:sz w:val="18"/>
                <w:szCs w:val="18"/>
                <w:lang w:eastAsia="en-US"/>
              </w:rPr>
            </w:pPr>
            <w:r>
              <w:rPr>
                <w:sz w:val="18"/>
                <w:szCs w:val="18"/>
                <w:lang w:eastAsia="en-US"/>
              </w:rPr>
              <w:t>31152</w:t>
            </w:r>
          </w:p>
          <w:p w14:paraId="599B0EC1" w14:textId="77777777" w:rsidR="007B434C" w:rsidRDefault="00000000">
            <w:pPr>
              <w:jc w:val="center"/>
              <w:rPr>
                <w:sz w:val="18"/>
                <w:szCs w:val="18"/>
                <w:lang w:eastAsia="en-US"/>
              </w:rPr>
            </w:pPr>
            <w:r>
              <w:rPr>
                <w:sz w:val="18"/>
                <w:szCs w:val="18"/>
                <w:lang w:eastAsia="en-US"/>
              </w:rPr>
              <w:t>-</w:t>
            </w:r>
          </w:p>
          <w:p w14:paraId="2C91D788" w14:textId="77777777" w:rsidR="007B434C" w:rsidRDefault="00000000">
            <w:pPr>
              <w:jc w:val="center"/>
              <w:rPr>
                <w:sz w:val="18"/>
                <w:szCs w:val="18"/>
                <w:lang w:eastAsia="en-US"/>
              </w:rPr>
            </w:pPr>
            <w:r>
              <w:rPr>
                <w:sz w:val="18"/>
                <w:szCs w:val="18"/>
                <w:lang w:eastAsia="en-US"/>
              </w:rPr>
              <w:t>31152</w:t>
            </w:r>
          </w:p>
        </w:tc>
        <w:tc>
          <w:tcPr>
            <w:tcW w:w="664" w:type="dxa"/>
            <w:tcBorders>
              <w:top w:val="single" w:sz="4" w:space="0" w:color="000000"/>
              <w:left w:val="single" w:sz="4" w:space="0" w:color="000000"/>
              <w:bottom w:val="single" w:sz="4" w:space="0" w:color="000000"/>
              <w:right w:val="single" w:sz="4" w:space="0" w:color="000000"/>
            </w:tcBorders>
          </w:tcPr>
          <w:p w14:paraId="720658F1" w14:textId="77777777" w:rsidR="007B434C" w:rsidRDefault="00000000">
            <w:pPr>
              <w:jc w:val="center"/>
              <w:rPr>
                <w:sz w:val="18"/>
                <w:szCs w:val="18"/>
                <w:lang w:eastAsia="en-US"/>
              </w:rPr>
            </w:pPr>
            <w:r>
              <w:rPr>
                <w:sz w:val="18"/>
                <w:szCs w:val="18"/>
                <w:lang w:eastAsia="en-US"/>
              </w:rPr>
              <w:t>2832</w:t>
            </w:r>
          </w:p>
          <w:p w14:paraId="788EFBE6" w14:textId="77777777" w:rsidR="007B434C" w:rsidRDefault="00000000">
            <w:pPr>
              <w:jc w:val="center"/>
              <w:rPr>
                <w:sz w:val="18"/>
                <w:szCs w:val="18"/>
                <w:lang w:eastAsia="en-US"/>
              </w:rPr>
            </w:pPr>
            <w:r>
              <w:rPr>
                <w:sz w:val="18"/>
                <w:szCs w:val="18"/>
                <w:lang w:eastAsia="en-US"/>
              </w:rPr>
              <w:t>-</w:t>
            </w:r>
          </w:p>
          <w:p w14:paraId="2062AB8E" w14:textId="77777777" w:rsidR="007B434C" w:rsidRDefault="00000000">
            <w:pPr>
              <w:jc w:val="center"/>
              <w:rPr>
                <w:sz w:val="18"/>
                <w:szCs w:val="18"/>
                <w:lang w:eastAsia="en-US"/>
              </w:rPr>
            </w:pPr>
            <w:r>
              <w:rPr>
                <w:sz w:val="18"/>
                <w:szCs w:val="18"/>
                <w:lang w:eastAsia="en-US"/>
              </w:rPr>
              <w:t>2832</w:t>
            </w:r>
          </w:p>
        </w:tc>
        <w:tc>
          <w:tcPr>
            <w:tcW w:w="662" w:type="dxa"/>
            <w:tcBorders>
              <w:top w:val="single" w:sz="4" w:space="0" w:color="000000"/>
              <w:left w:val="single" w:sz="4" w:space="0" w:color="000000"/>
              <w:bottom w:val="single" w:sz="4" w:space="0" w:color="000000"/>
              <w:right w:val="single" w:sz="4" w:space="0" w:color="000000"/>
            </w:tcBorders>
          </w:tcPr>
          <w:p w14:paraId="045C29F3" w14:textId="77777777" w:rsidR="007B434C" w:rsidRDefault="00000000">
            <w:pPr>
              <w:jc w:val="center"/>
              <w:rPr>
                <w:sz w:val="18"/>
                <w:szCs w:val="18"/>
                <w:lang w:eastAsia="en-US"/>
              </w:rPr>
            </w:pPr>
            <w:r>
              <w:rPr>
                <w:sz w:val="18"/>
                <w:szCs w:val="18"/>
                <w:lang w:eastAsia="en-US"/>
              </w:rPr>
              <w:t>2832</w:t>
            </w:r>
          </w:p>
          <w:p w14:paraId="5EC20E11" w14:textId="77777777" w:rsidR="007B434C" w:rsidRDefault="00000000">
            <w:pPr>
              <w:jc w:val="center"/>
              <w:rPr>
                <w:sz w:val="18"/>
                <w:szCs w:val="18"/>
                <w:lang w:eastAsia="en-US"/>
              </w:rPr>
            </w:pPr>
            <w:r>
              <w:rPr>
                <w:sz w:val="18"/>
                <w:szCs w:val="18"/>
                <w:lang w:eastAsia="en-US"/>
              </w:rPr>
              <w:t>-</w:t>
            </w:r>
          </w:p>
          <w:p w14:paraId="55A28442" w14:textId="77777777" w:rsidR="007B434C" w:rsidRDefault="00000000">
            <w:pPr>
              <w:jc w:val="center"/>
              <w:rPr>
                <w:sz w:val="18"/>
                <w:szCs w:val="18"/>
                <w:lang w:eastAsia="en-US"/>
              </w:rPr>
            </w:pPr>
            <w:r>
              <w:rPr>
                <w:sz w:val="18"/>
                <w:szCs w:val="18"/>
                <w:lang w:eastAsia="en-US"/>
              </w:rPr>
              <w:t>2832</w:t>
            </w:r>
          </w:p>
        </w:tc>
        <w:tc>
          <w:tcPr>
            <w:tcW w:w="667" w:type="dxa"/>
            <w:tcBorders>
              <w:top w:val="single" w:sz="4" w:space="0" w:color="000000"/>
              <w:left w:val="single" w:sz="4" w:space="0" w:color="000000"/>
              <w:bottom w:val="single" w:sz="4" w:space="0" w:color="000000"/>
              <w:right w:val="single" w:sz="4" w:space="0" w:color="000000"/>
            </w:tcBorders>
          </w:tcPr>
          <w:p w14:paraId="56B8A8E6" w14:textId="77777777" w:rsidR="007B434C" w:rsidRDefault="00000000">
            <w:pPr>
              <w:jc w:val="center"/>
              <w:rPr>
                <w:sz w:val="18"/>
                <w:szCs w:val="18"/>
                <w:lang w:eastAsia="en-US"/>
              </w:rPr>
            </w:pPr>
            <w:r>
              <w:rPr>
                <w:sz w:val="18"/>
                <w:szCs w:val="18"/>
                <w:lang w:eastAsia="en-US"/>
              </w:rPr>
              <w:t>2832</w:t>
            </w:r>
          </w:p>
          <w:p w14:paraId="05345FFE" w14:textId="77777777" w:rsidR="007B434C" w:rsidRDefault="00000000">
            <w:pPr>
              <w:jc w:val="center"/>
              <w:rPr>
                <w:sz w:val="18"/>
                <w:szCs w:val="18"/>
                <w:lang w:eastAsia="en-US"/>
              </w:rPr>
            </w:pPr>
            <w:r>
              <w:rPr>
                <w:sz w:val="18"/>
                <w:szCs w:val="18"/>
                <w:lang w:eastAsia="en-US"/>
              </w:rPr>
              <w:t>-</w:t>
            </w:r>
          </w:p>
          <w:p w14:paraId="45533DFC" w14:textId="77777777" w:rsidR="007B434C" w:rsidRDefault="00000000">
            <w:pPr>
              <w:jc w:val="center"/>
              <w:rPr>
                <w:sz w:val="18"/>
                <w:szCs w:val="18"/>
                <w:lang w:eastAsia="en-US"/>
              </w:rPr>
            </w:pPr>
            <w:r>
              <w:rPr>
                <w:sz w:val="18"/>
                <w:szCs w:val="18"/>
                <w:lang w:eastAsia="en-US"/>
              </w:rPr>
              <w:t>2832</w:t>
            </w:r>
          </w:p>
        </w:tc>
        <w:tc>
          <w:tcPr>
            <w:tcW w:w="908" w:type="dxa"/>
            <w:tcBorders>
              <w:top w:val="single" w:sz="4" w:space="0" w:color="000000"/>
              <w:left w:val="single" w:sz="4" w:space="0" w:color="000000"/>
              <w:bottom w:val="single" w:sz="4" w:space="0" w:color="000000"/>
              <w:right w:val="single" w:sz="4" w:space="0" w:color="000000"/>
            </w:tcBorders>
          </w:tcPr>
          <w:p w14:paraId="257DB48E" w14:textId="77777777" w:rsidR="007B434C" w:rsidRDefault="00000000">
            <w:pPr>
              <w:jc w:val="center"/>
              <w:rPr>
                <w:sz w:val="18"/>
                <w:szCs w:val="18"/>
                <w:lang w:eastAsia="en-US"/>
              </w:rPr>
            </w:pPr>
            <w:r>
              <w:rPr>
                <w:sz w:val="18"/>
                <w:szCs w:val="18"/>
                <w:lang w:eastAsia="en-US"/>
              </w:rPr>
              <w:t>2832</w:t>
            </w:r>
          </w:p>
          <w:p w14:paraId="6284746A" w14:textId="77777777" w:rsidR="007B434C" w:rsidRDefault="00000000">
            <w:pPr>
              <w:jc w:val="center"/>
              <w:rPr>
                <w:sz w:val="18"/>
                <w:szCs w:val="18"/>
                <w:lang w:eastAsia="en-US"/>
              </w:rPr>
            </w:pPr>
            <w:r>
              <w:rPr>
                <w:sz w:val="18"/>
                <w:szCs w:val="18"/>
                <w:lang w:eastAsia="en-US"/>
              </w:rPr>
              <w:t>-</w:t>
            </w:r>
          </w:p>
          <w:p w14:paraId="0E72F5A1" w14:textId="77777777" w:rsidR="007B434C" w:rsidRDefault="00000000">
            <w:pPr>
              <w:jc w:val="center"/>
              <w:rPr>
                <w:sz w:val="18"/>
                <w:szCs w:val="18"/>
                <w:lang w:eastAsia="en-US"/>
              </w:rPr>
            </w:pPr>
            <w:r>
              <w:rPr>
                <w:sz w:val="18"/>
                <w:szCs w:val="18"/>
                <w:lang w:eastAsia="en-US"/>
              </w:rPr>
              <w:t>2832</w:t>
            </w:r>
          </w:p>
        </w:tc>
        <w:tc>
          <w:tcPr>
            <w:tcW w:w="1014" w:type="dxa"/>
            <w:tcBorders>
              <w:top w:val="single" w:sz="4" w:space="0" w:color="000000"/>
              <w:left w:val="single" w:sz="4" w:space="0" w:color="000000"/>
              <w:bottom w:val="single" w:sz="4" w:space="0" w:color="000000"/>
              <w:right w:val="single" w:sz="4" w:space="0" w:color="000000"/>
            </w:tcBorders>
          </w:tcPr>
          <w:p w14:paraId="6B45E346" w14:textId="77777777" w:rsidR="007B434C" w:rsidRDefault="00000000">
            <w:pPr>
              <w:jc w:val="center"/>
              <w:rPr>
                <w:sz w:val="18"/>
                <w:szCs w:val="18"/>
                <w:lang w:eastAsia="en-US"/>
              </w:rPr>
            </w:pPr>
            <w:r>
              <w:rPr>
                <w:sz w:val="18"/>
                <w:szCs w:val="18"/>
                <w:lang w:eastAsia="en-US"/>
              </w:rPr>
              <w:t>2832</w:t>
            </w:r>
          </w:p>
          <w:p w14:paraId="732CE0B3" w14:textId="77777777" w:rsidR="007B434C" w:rsidRDefault="00000000">
            <w:pPr>
              <w:jc w:val="center"/>
              <w:rPr>
                <w:sz w:val="18"/>
                <w:szCs w:val="18"/>
                <w:lang w:eastAsia="en-US"/>
              </w:rPr>
            </w:pPr>
            <w:r>
              <w:rPr>
                <w:sz w:val="18"/>
                <w:szCs w:val="18"/>
                <w:lang w:eastAsia="en-US"/>
              </w:rPr>
              <w:t>-</w:t>
            </w:r>
          </w:p>
          <w:p w14:paraId="1BB51F00" w14:textId="77777777" w:rsidR="007B434C" w:rsidRDefault="00000000">
            <w:pPr>
              <w:jc w:val="center"/>
              <w:rPr>
                <w:sz w:val="18"/>
                <w:szCs w:val="18"/>
                <w:lang w:eastAsia="en-US"/>
              </w:rPr>
            </w:pPr>
            <w:r>
              <w:rPr>
                <w:sz w:val="18"/>
                <w:szCs w:val="18"/>
                <w:lang w:eastAsia="en-US"/>
              </w:rPr>
              <w:t>2832</w:t>
            </w:r>
          </w:p>
        </w:tc>
        <w:tc>
          <w:tcPr>
            <w:tcW w:w="668" w:type="dxa"/>
            <w:tcBorders>
              <w:top w:val="single" w:sz="4" w:space="0" w:color="000000"/>
              <w:left w:val="single" w:sz="4" w:space="0" w:color="000000"/>
              <w:bottom w:val="single" w:sz="4" w:space="0" w:color="000000"/>
              <w:right w:val="single" w:sz="4" w:space="0" w:color="000000"/>
            </w:tcBorders>
          </w:tcPr>
          <w:p w14:paraId="0E73131A" w14:textId="77777777" w:rsidR="007B434C" w:rsidRDefault="00000000">
            <w:pPr>
              <w:jc w:val="center"/>
              <w:rPr>
                <w:sz w:val="18"/>
                <w:szCs w:val="18"/>
                <w:lang w:eastAsia="en-US"/>
              </w:rPr>
            </w:pPr>
            <w:r>
              <w:rPr>
                <w:sz w:val="18"/>
                <w:szCs w:val="18"/>
                <w:lang w:eastAsia="en-US"/>
              </w:rPr>
              <w:t>2832</w:t>
            </w:r>
          </w:p>
          <w:p w14:paraId="6FB08696" w14:textId="77777777" w:rsidR="007B434C" w:rsidRDefault="00000000">
            <w:pPr>
              <w:jc w:val="center"/>
              <w:rPr>
                <w:sz w:val="18"/>
                <w:szCs w:val="18"/>
                <w:lang w:eastAsia="en-US"/>
              </w:rPr>
            </w:pPr>
            <w:r>
              <w:rPr>
                <w:sz w:val="18"/>
                <w:szCs w:val="18"/>
                <w:lang w:eastAsia="en-US"/>
              </w:rPr>
              <w:t>-</w:t>
            </w:r>
          </w:p>
          <w:p w14:paraId="622826E5" w14:textId="77777777" w:rsidR="007B434C" w:rsidRDefault="00000000">
            <w:pPr>
              <w:jc w:val="center"/>
              <w:rPr>
                <w:sz w:val="18"/>
                <w:szCs w:val="18"/>
                <w:lang w:eastAsia="en-US"/>
              </w:rPr>
            </w:pPr>
            <w:r>
              <w:rPr>
                <w:sz w:val="18"/>
                <w:szCs w:val="18"/>
                <w:lang w:eastAsia="en-US"/>
              </w:rPr>
              <w:t>2832</w:t>
            </w:r>
          </w:p>
        </w:tc>
        <w:tc>
          <w:tcPr>
            <w:tcW w:w="665" w:type="dxa"/>
            <w:tcBorders>
              <w:top w:val="single" w:sz="4" w:space="0" w:color="000000"/>
              <w:left w:val="single" w:sz="4" w:space="0" w:color="000000"/>
              <w:bottom w:val="single" w:sz="4" w:space="0" w:color="000000"/>
              <w:right w:val="single" w:sz="4" w:space="0" w:color="000000"/>
            </w:tcBorders>
          </w:tcPr>
          <w:p w14:paraId="39690984" w14:textId="77777777" w:rsidR="007B434C" w:rsidRDefault="00000000">
            <w:pPr>
              <w:jc w:val="center"/>
              <w:rPr>
                <w:sz w:val="18"/>
                <w:szCs w:val="18"/>
                <w:lang w:eastAsia="en-US"/>
              </w:rPr>
            </w:pPr>
            <w:r>
              <w:rPr>
                <w:sz w:val="18"/>
                <w:szCs w:val="18"/>
                <w:lang w:eastAsia="en-US"/>
              </w:rPr>
              <w:t>2832</w:t>
            </w:r>
          </w:p>
          <w:p w14:paraId="0D9EDD21" w14:textId="77777777" w:rsidR="007B434C" w:rsidRDefault="00000000">
            <w:pPr>
              <w:jc w:val="center"/>
              <w:rPr>
                <w:sz w:val="18"/>
                <w:szCs w:val="18"/>
                <w:lang w:eastAsia="en-US"/>
              </w:rPr>
            </w:pPr>
            <w:r>
              <w:rPr>
                <w:sz w:val="18"/>
                <w:szCs w:val="18"/>
                <w:lang w:eastAsia="en-US"/>
              </w:rPr>
              <w:t>-</w:t>
            </w:r>
          </w:p>
          <w:p w14:paraId="2295FC1A" w14:textId="77777777" w:rsidR="007B434C" w:rsidRDefault="00000000">
            <w:pPr>
              <w:jc w:val="center"/>
              <w:rPr>
                <w:sz w:val="18"/>
                <w:szCs w:val="18"/>
                <w:lang w:eastAsia="en-US"/>
              </w:rPr>
            </w:pPr>
            <w:r>
              <w:rPr>
                <w:sz w:val="18"/>
                <w:szCs w:val="18"/>
                <w:lang w:eastAsia="en-US"/>
              </w:rPr>
              <w:t>2832</w:t>
            </w:r>
          </w:p>
        </w:tc>
        <w:tc>
          <w:tcPr>
            <w:tcW w:w="936" w:type="dxa"/>
            <w:tcBorders>
              <w:top w:val="single" w:sz="4" w:space="0" w:color="000000"/>
              <w:left w:val="single" w:sz="4" w:space="0" w:color="000000"/>
              <w:bottom w:val="single" w:sz="4" w:space="0" w:color="000000"/>
              <w:right w:val="single" w:sz="4" w:space="0" w:color="000000"/>
            </w:tcBorders>
          </w:tcPr>
          <w:p w14:paraId="6EF5455D" w14:textId="77777777" w:rsidR="007B434C" w:rsidRDefault="00000000">
            <w:pPr>
              <w:jc w:val="center"/>
              <w:rPr>
                <w:sz w:val="18"/>
                <w:szCs w:val="18"/>
                <w:lang w:eastAsia="en-US"/>
              </w:rPr>
            </w:pPr>
            <w:r>
              <w:rPr>
                <w:sz w:val="18"/>
                <w:szCs w:val="18"/>
                <w:lang w:eastAsia="en-US"/>
              </w:rPr>
              <w:t>2832</w:t>
            </w:r>
          </w:p>
          <w:p w14:paraId="5272EB68" w14:textId="77777777" w:rsidR="007B434C" w:rsidRDefault="00000000">
            <w:pPr>
              <w:jc w:val="center"/>
              <w:rPr>
                <w:sz w:val="18"/>
                <w:szCs w:val="18"/>
                <w:lang w:eastAsia="en-US"/>
              </w:rPr>
            </w:pPr>
            <w:r>
              <w:rPr>
                <w:sz w:val="18"/>
                <w:szCs w:val="18"/>
                <w:lang w:eastAsia="en-US"/>
              </w:rPr>
              <w:t>-</w:t>
            </w:r>
          </w:p>
          <w:p w14:paraId="1DBDE0E8" w14:textId="77777777" w:rsidR="007B434C" w:rsidRDefault="00000000">
            <w:pPr>
              <w:jc w:val="center"/>
              <w:rPr>
                <w:sz w:val="18"/>
                <w:szCs w:val="18"/>
                <w:lang w:eastAsia="en-US"/>
              </w:rPr>
            </w:pPr>
            <w:r>
              <w:rPr>
                <w:sz w:val="18"/>
                <w:szCs w:val="18"/>
                <w:lang w:eastAsia="en-US"/>
              </w:rPr>
              <w:t>2832</w:t>
            </w:r>
          </w:p>
        </w:tc>
        <w:tc>
          <w:tcPr>
            <w:tcW w:w="756" w:type="dxa"/>
            <w:tcBorders>
              <w:top w:val="single" w:sz="4" w:space="0" w:color="000000"/>
              <w:left w:val="single" w:sz="4" w:space="0" w:color="000000"/>
              <w:bottom w:val="single" w:sz="4" w:space="0" w:color="000000"/>
              <w:right w:val="single" w:sz="4" w:space="0" w:color="000000"/>
            </w:tcBorders>
          </w:tcPr>
          <w:p w14:paraId="1869DBE1" w14:textId="77777777" w:rsidR="007B434C" w:rsidRDefault="00000000">
            <w:pPr>
              <w:jc w:val="center"/>
              <w:rPr>
                <w:sz w:val="18"/>
                <w:szCs w:val="18"/>
                <w:lang w:eastAsia="en-US"/>
              </w:rPr>
            </w:pPr>
            <w:r>
              <w:rPr>
                <w:sz w:val="18"/>
                <w:szCs w:val="18"/>
                <w:lang w:eastAsia="en-US"/>
              </w:rPr>
              <w:t>2832</w:t>
            </w:r>
          </w:p>
          <w:p w14:paraId="30251809" w14:textId="77777777" w:rsidR="007B434C" w:rsidRDefault="00000000">
            <w:pPr>
              <w:jc w:val="center"/>
              <w:rPr>
                <w:sz w:val="18"/>
                <w:szCs w:val="18"/>
                <w:lang w:eastAsia="en-US"/>
              </w:rPr>
            </w:pPr>
            <w:r>
              <w:rPr>
                <w:sz w:val="18"/>
                <w:szCs w:val="18"/>
                <w:lang w:eastAsia="en-US"/>
              </w:rPr>
              <w:t>-</w:t>
            </w:r>
          </w:p>
          <w:p w14:paraId="1A17EE2F" w14:textId="77777777" w:rsidR="007B434C" w:rsidRDefault="00000000">
            <w:pPr>
              <w:jc w:val="center"/>
              <w:rPr>
                <w:sz w:val="18"/>
                <w:szCs w:val="18"/>
                <w:lang w:eastAsia="en-US"/>
              </w:rPr>
            </w:pPr>
            <w:r>
              <w:rPr>
                <w:sz w:val="18"/>
                <w:szCs w:val="18"/>
                <w:lang w:eastAsia="en-US"/>
              </w:rPr>
              <w:t>2832</w:t>
            </w:r>
          </w:p>
        </w:tc>
        <w:tc>
          <w:tcPr>
            <w:tcW w:w="668" w:type="dxa"/>
            <w:tcBorders>
              <w:top w:val="single" w:sz="4" w:space="0" w:color="000000"/>
              <w:left w:val="single" w:sz="4" w:space="0" w:color="000000"/>
              <w:bottom w:val="single" w:sz="4" w:space="0" w:color="000000"/>
              <w:right w:val="single" w:sz="4" w:space="0" w:color="000000"/>
            </w:tcBorders>
          </w:tcPr>
          <w:p w14:paraId="23193D8B" w14:textId="77777777" w:rsidR="007B434C" w:rsidRDefault="00000000">
            <w:pPr>
              <w:jc w:val="center"/>
              <w:rPr>
                <w:sz w:val="18"/>
                <w:szCs w:val="18"/>
                <w:lang w:eastAsia="en-US"/>
              </w:rPr>
            </w:pPr>
            <w:r>
              <w:rPr>
                <w:sz w:val="18"/>
                <w:szCs w:val="18"/>
                <w:lang w:eastAsia="en-US"/>
              </w:rPr>
              <w:t>2832</w:t>
            </w:r>
          </w:p>
          <w:p w14:paraId="1A5AC761" w14:textId="77777777" w:rsidR="007B434C" w:rsidRDefault="00000000">
            <w:pPr>
              <w:jc w:val="center"/>
              <w:rPr>
                <w:sz w:val="18"/>
                <w:szCs w:val="18"/>
                <w:lang w:eastAsia="en-US"/>
              </w:rPr>
            </w:pPr>
            <w:r>
              <w:rPr>
                <w:sz w:val="18"/>
                <w:szCs w:val="18"/>
                <w:lang w:eastAsia="en-US"/>
              </w:rPr>
              <w:t>-</w:t>
            </w:r>
          </w:p>
          <w:p w14:paraId="279F8B76" w14:textId="77777777" w:rsidR="007B434C" w:rsidRDefault="00000000">
            <w:pPr>
              <w:jc w:val="center"/>
              <w:rPr>
                <w:sz w:val="18"/>
                <w:szCs w:val="18"/>
                <w:lang w:eastAsia="en-US"/>
              </w:rPr>
            </w:pPr>
            <w:r>
              <w:rPr>
                <w:sz w:val="18"/>
                <w:szCs w:val="18"/>
                <w:lang w:eastAsia="en-US"/>
              </w:rPr>
              <w:t>2832</w:t>
            </w:r>
          </w:p>
        </w:tc>
        <w:tc>
          <w:tcPr>
            <w:tcW w:w="684" w:type="dxa"/>
            <w:tcBorders>
              <w:top w:val="single" w:sz="4" w:space="0" w:color="000000"/>
              <w:left w:val="single" w:sz="4" w:space="0" w:color="000000"/>
              <w:bottom w:val="single" w:sz="4" w:space="0" w:color="000000"/>
              <w:right w:val="single" w:sz="4" w:space="0" w:color="000000"/>
            </w:tcBorders>
          </w:tcPr>
          <w:p w14:paraId="2EB602B0" w14:textId="77777777" w:rsidR="007B434C" w:rsidRDefault="00000000">
            <w:pPr>
              <w:jc w:val="center"/>
              <w:rPr>
                <w:sz w:val="18"/>
                <w:szCs w:val="18"/>
                <w:lang w:eastAsia="en-US"/>
              </w:rPr>
            </w:pPr>
            <w:r>
              <w:rPr>
                <w:sz w:val="18"/>
                <w:szCs w:val="18"/>
                <w:lang w:eastAsia="en-US"/>
              </w:rPr>
              <w:t>2832</w:t>
            </w:r>
          </w:p>
          <w:p w14:paraId="1791E518" w14:textId="77777777" w:rsidR="007B434C" w:rsidRDefault="00000000">
            <w:pPr>
              <w:jc w:val="center"/>
              <w:rPr>
                <w:sz w:val="18"/>
                <w:szCs w:val="18"/>
                <w:lang w:eastAsia="en-US"/>
              </w:rPr>
            </w:pPr>
            <w:r>
              <w:rPr>
                <w:sz w:val="18"/>
                <w:szCs w:val="18"/>
                <w:lang w:eastAsia="en-US"/>
              </w:rPr>
              <w:t>-</w:t>
            </w:r>
          </w:p>
          <w:p w14:paraId="530E8450" w14:textId="77777777" w:rsidR="007B434C" w:rsidRDefault="00000000">
            <w:pPr>
              <w:jc w:val="center"/>
              <w:rPr>
                <w:sz w:val="18"/>
                <w:szCs w:val="18"/>
                <w:lang w:eastAsia="en-US"/>
              </w:rPr>
            </w:pPr>
            <w:r>
              <w:rPr>
                <w:sz w:val="18"/>
                <w:szCs w:val="18"/>
                <w:lang w:eastAsia="en-US"/>
              </w:rPr>
              <w:t>2832</w:t>
            </w:r>
          </w:p>
        </w:tc>
        <w:tc>
          <w:tcPr>
            <w:tcW w:w="1123" w:type="dxa"/>
            <w:tcBorders>
              <w:top w:val="single" w:sz="4" w:space="0" w:color="000000"/>
              <w:left w:val="single" w:sz="4" w:space="0" w:color="000000"/>
              <w:bottom w:val="single" w:sz="4" w:space="0" w:color="000000"/>
              <w:right w:val="single" w:sz="4" w:space="0" w:color="000000"/>
            </w:tcBorders>
          </w:tcPr>
          <w:p w14:paraId="6EF6CC8C" w14:textId="77777777" w:rsidR="007B434C" w:rsidRDefault="00000000">
            <w:pPr>
              <w:jc w:val="center"/>
              <w:rPr>
                <w:szCs w:val="22"/>
                <w:lang w:eastAsia="en-US"/>
              </w:rPr>
            </w:pPr>
            <w:r>
              <w:rPr>
                <w:sz w:val="18"/>
                <w:szCs w:val="18"/>
                <w:lang w:eastAsia="en-US"/>
              </w:rPr>
              <w:t>01/09/2022 até 30/09/2022 00:00 às 23:55</w:t>
            </w:r>
          </w:p>
        </w:tc>
      </w:tr>
      <w:tr w:rsidR="007B434C" w14:paraId="72B79027" w14:textId="77777777">
        <w:trPr>
          <w:trHeight w:val="892"/>
        </w:trPr>
        <w:tc>
          <w:tcPr>
            <w:tcW w:w="996" w:type="dxa"/>
            <w:tcBorders>
              <w:top w:val="single" w:sz="4" w:space="0" w:color="000000"/>
              <w:left w:val="single" w:sz="4" w:space="0" w:color="000000"/>
              <w:bottom w:val="single" w:sz="4" w:space="0" w:color="000000"/>
              <w:right w:val="single" w:sz="4" w:space="0" w:color="000000"/>
            </w:tcBorders>
          </w:tcPr>
          <w:p w14:paraId="08CC80D8" w14:textId="77777777" w:rsidR="007B434C" w:rsidRDefault="00000000">
            <w:pPr>
              <w:jc w:val="center"/>
              <w:rPr>
                <w:sz w:val="18"/>
                <w:szCs w:val="18"/>
                <w:lang w:eastAsia="en-US"/>
              </w:rPr>
            </w:pPr>
            <w:r>
              <w:rPr>
                <w:sz w:val="18"/>
                <w:szCs w:val="18"/>
                <w:lang w:eastAsia="en-US"/>
              </w:rPr>
              <w:t>Outubro</w:t>
            </w:r>
          </w:p>
          <w:p w14:paraId="28778E93" w14:textId="77777777" w:rsidR="007B434C" w:rsidRDefault="00000000">
            <w:pPr>
              <w:jc w:val="center"/>
              <w:rPr>
                <w:b/>
                <w:bCs/>
                <w:sz w:val="18"/>
                <w:szCs w:val="18"/>
                <w:lang w:eastAsia="en-US"/>
              </w:rPr>
            </w:pPr>
            <w:r>
              <w:rPr>
                <w:b/>
                <w:bCs/>
                <w:sz w:val="18"/>
                <w:szCs w:val="18"/>
                <w:lang w:eastAsia="en-US"/>
              </w:rPr>
              <w:t>*(5min)</w:t>
            </w:r>
          </w:p>
          <w:p w14:paraId="0DA56869"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1DA330CE" w14:textId="77777777" w:rsidR="007B434C" w:rsidRDefault="00000000">
            <w:pPr>
              <w:jc w:val="center"/>
              <w:rPr>
                <w:sz w:val="18"/>
                <w:szCs w:val="18"/>
                <w:lang w:eastAsia="en-US"/>
              </w:rPr>
            </w:pPr>
            <w:r>
              <w:rPr>
                <w:sz w:val="18"/>
                <w:szCs w:val="18"/>
                <w:lang w:eastAsia="en-US"/>
              </w:rPr>
              <w:t>29579</w:t>
            </w:r>
          </w:p>
          <w:p w14:paraId="18940C34" w14:textId="77777777" w:rsidR="007B434C" w:rsidRDefault="00000000">
            <w:pPr>
              <w:jc w:val="center"/>
              <w:rPr>
                <w:sz w:val="18"/>
                <w:szCs w:val="18"/>
                <w:lang w:eastAsia="en-US"/>
              </w:rPr>
            </w:pPr>
            <w:r>
              <w:rPr>
                <w:sz w:val="18"/>
                <w:szCs w:val="18"/>
                <w:lang w:eastAsia="en-US"/>
              </w:rPr>
              <w:t>-</w:t>
            </w:r>
          </w:p>
          <w:p w14:paraId="02A4F7AB" w14:textId="77777777" w:rsidR="007B434C" w:rsidRDefault="00000000">
            <w:pPr>
              <w:jc w:val="center"/>
              <w:rPr>
                <w:sz w:val="18"/>
                <w:szCs w:val="18"/>
                <w:lang w:eastAsia="en-US"/>
              </w:rPr>
            </w:pPr>
            <w:r>
              <w:rPr>
                <w:sz w:val="18"/>
                <w:szCs w:val="18"/>
                <w:lang w:eastAsia="en-US"/>
              </w:rPr>
              <w:t>29579</w:t>
            </w:r>
          </w:p>
        </w:tc>
        <w:tc>
          <w:tcPr>
            <w:tcW w:w="664" w:type="dxa"/>
            <w:tcBorders>
              <w:top w:val="single" w:sz="4" w:space="0" w:color="000000"/>
              <w:left w:val="single" w:sz="4" w:space="0" w:color="000000"/>
              <w:bottom w:val="single" w:sz="4" w:space="0" w:color="000000"/>
              <w:right w:val="single" w:sz="4" w:space="0" w:color="000000"/>
            </w:tcBorders>
          </w:tcPr>
          <w:p w14:paraId="0DBE0742" w14:textId="77777777" w:rsidR="007B434C" w:rsidRDefault="00000000">
            <w:pPr>
              <w:jc w:val="center"/>
              <w:rPr>
                <w:sz w:val="18"/>
                <w:szCs w:val="18"/>
                <w:lang w:eastAsia="en-US"/>
              </w:rPr>
            </w:pPr>
            <w:r>
              <w:rPr>
                <w:sz w:val="18"/>
                <w:szCs w:val="18"/>
                <w:lang w:eastAsia="en-US"/>
              </w:rPr>
              <w:t>2689</w:t>
            </w:r>
          </w:p>
          <w:p w14:paraId="4E2921EE" w14:textId="77777777" w:rsidR="007B434C" w:rsidRDefault="00000000">
            <w:pPr>
              <w:jc w:val="center"/>
              <w:rPr>
                <w:sz w:val="18"/>
                <w:szCs w:val="18"/>
                <w:lang w:eastAsia="en-US"/>
              </w:rPr>
            </w:pPr>
            <w:r>
              <w:rPr>
                <w:sz w:val="18"/>
                <w:szCs w:val="18"/>
                <w:lang w:eastAsia="en-US"/>
              </w:rPr>
              <w:t>-</w:t>
            </w:r>
          </w:p>
          <w:p w14:paraId="1B0785B9" w14:textId="77777777" w:rsidR="007B434C" w:rsidRDefault="00000000">
            <w:pPr>
              <w:jc w:val="center"/>
              <w:rPr>
                <w:sz w:val="18"/>
                <w:szCs w:val="18"/>
                <w:lang w:eastAsia="en-US"/>
              </w:rPr>
            </w:pPr>
            <w:r>
              <w:rPr>
                <w:sz w:val="18"/>
                <w:szCs w:val="18"/>
                <w:lang w:eastAsia="en-US"/>
              </w:rPr>
              <w:t>2689</w:t>
            </w:r>
          </w:p>
        </w:tc>
        <w:tc>
          <w:tcPr>
            <w:tcW w:w="662" w:type="dxa"/>
            <w:tcBorders>
              <w:top w:val="single" w:sz="4" w:space="0" w:color="000000"/>
              <w:left w:val="single" w:sz="4" w:space="0" w:color="000000"/>
              <w:bottom w:val="single" w:sz="4" w:space="0" w:color="000000"/>
              <w:right w:val="single" w:sz="4" w:space="0" w:color="000000"/>
            </w:tcBorders>
          </w:tcPr>
          <w:p w14:paraId="0AA1D105" w14:textId="77777777" w:rsidR="007B434C" w:rsidRDefault="00000000">
            <w:pPr>
              <w:jc w:val="center"/>
              <w:rPr>
                <w:sz w:val="18"/>
                <w:szCs w:val="18"/>
                <w:lang w:eastAsia="en-US"/>
              </w:rPr>
            </w:pPr>
            <w:r>
              <w:rPr>
                <w:sz w:val="18"/>
                <w:szCs w:val="18"/>
                <w:lang w:eastAsia="en-US"/>
              </w:rPr>
              <w:t>2689</w:t>
            </w:r>
          </w:p>
          <w:p w14:paraId="7CDC52E0" w14:textId="77777777" w:rsidR="007B434C" w:rsidRDefault="00000000">
            <w:pPr>
              <w:jc w:val="center"/>
              <w:rPr>
                <w:sz w:val="18"/>
                <w:szCs w:val="18"/>
                <w:lang w:eastAsia="en-US"/>
              </w:rPr>
            </w:pPr>
            <w:r>
              <w:rPr>
                <w:sz w:val="18"/>
                <w:szCs w:val="18"/>
                <w:lang w:eastAsia="en-US"/>
              </w:rPr>
              <w:t>-</w:t>
            </w:r>
          </w:p>
          <w:p w14:paraId="2B646612" w14:textId="77777777" w:rsidR="007B434C" w:rsidRDefault="00000000">
            <w:pPr>
              <w:jc w:val="center"/>
              <w:rPr>
                <w:sz w:val="18"/>
                <w:szCs w:val="18"/>
                <w:lang w:eastAsia="en-US"/>
              </w:rPr>
            </w:pPr>
            <w:r>
              <w:rPr>
                <w:sz w:val="18"/>
                <w:szCs w:val="18"/>
                <w:lang w:eastAsia="en-US"/>
              </w:rPr>
              <w:t>2689</w:t>
            </w:r>
          </w:p>
        </w:tc>
        <w:tc>
          <w:tcPr>
            <w:tcW w:w="667" w:type="dxa"/>
            <w:tcBorders>
              <w:top w:val="single" w:sz="4" w:space="0" w:color="000000"/>
              <w:left w:val="single" w:sz="4" w:space="0" w:color="000000"/>
              <w:bottom w:val="single" w:sz="4" w:space="0" w:color="000000"/>
              <w:right w:val="single" w:sz="4" w:space="0" w:color="000000"/>
            </w:tcBorders>
          </w:tcPr>
          <w:p w14:paraId="45AC7C68" w14:textId="77777777" w:rsidR="007B434C" w:rsidRDefault="00000000">
            <w:pPr>
              <w:jc w:val="center"/>
              <w:rPr>
                <w:sz w:val="18"/>
                <w:szCs w:val="18"/>
                <w:lang w:eastAsia="en-US"/>
              </w:rPr>
            </w:pPr>
            <w:r>
              <w:rPr>
                <w:sz w:val="18"/>
                <w:szCs w:val="18"/>
                <w:lang w:eastAsia="en-US"/>
              </w:rPr>
              <w:t>2689</w:t>
            </w:r>
          </w:p>
          <w:p w14:paraId="052D80A5" w14:textId="77777777" w:rsidR="007B434C" w:rsidRDefault="00000000">
            <w:pPr>
              <w:jc w:val="center"/>
              <w:rPr>
                <w:sz w:val="18"/>
                <w:szCs w:val="18"/>
                <w:lang w:eastAsia="en-US"/>
              </w:rPr>
            </w:pPr>
            <w:r>
              <w:rPr>
                <w:sz w:val="18"/>
                <w:szCs w:val="18"/>
                <w:lang w:eastAsia="en-US"/>
              </w:rPr>
              <w:t>-</w:t>
            </w:r>
          </w:p>
          <w:p w14:paraId="3DACEBC5" w14:textId="77777777" w:rsidR="007B434C" w:rsidRDefault="00000000">
            <w:pPr>
              <w:jc w:val="center"/>
              <w:rPr>
                <w:sz w:val="18"/>
                <w:szCs w:val="18"/>
                <w:lang w:eastAsia="en-US"/>
              </w:rPr>
            </w:pPr>
            <w:r>
              <w:rPr>
                <w:sz w:val="18"/>
                <w:szCs w:val="18"/>
                <w:lang w:eastAsia="en-US"/>
              </w:rPr>
              <w:t>2689</w:t>
            </w:r>
          </w:p>
        </w:tc>
        <w:tc>
          <w:tcPr>
            <w:tcW w:w="908" w:type="dxa"/>
            <w:tcBorders>
              <w:top w:val="single" w:sz="4" w:space="0" w:color="000000"/>
              <w:left w:val="single" w:sz="4" w:space="0" w:color="000000"/>
              <w:bottom w:val="single" w:sz="4" w:space="0" w:color="000000"/>
              <w:right w:val="single" w:sz="4" w:space="0" w:color="000000"/>
            </w:tcBorders>
          </w:tcPr>
          <w:p w14:paraId="2DDDB664" w14:textId="77777777" w:rsidR="007B434C" w:rsidRDefault="00000000">
            <w:pPr>
              <w:jc w:val="center"/>
              <w:rPr>
                <w:sz w:val="18"/>
                <w:szCs w:val="18"/>
                <w:lang w:eastAsia="en-US"/>
              </w:rPr>
            </w:pPr>
            <w:r>
              <w:rPr>
                <w:sz w:val="18"/>
                <w:szCs w:val="18"/>
                <w:lang w:eastAsia="en-US"/>
              </w:rPr>
              <w:t>2689</w:t>
            </w:r>
          </w:p>
          <w:p w14:paraId="2DAADB4B" w14:textId="77777777" w:rsidR="007B434C" w:rsidRDefault="00000000">
            <w:pPr>
              <w:jc w:val="center"/>
              <w:rPr>
                <w:sz w:val="18"/>
                <w:szCs w:val="18"/>
                <w:lang w:eastAsia="en-US"/>
              </w:rPr>
            </w:pPr>
            <w:r>
              <w:rPr>
                <w:sz w:val="18"/>
                <w:szCs w:val="18"/>
                <w:lang w:eastAsia="en-US"/>
              </w:rPr>
              <w:t>-</w:t>
            </w:r>
          </w:p>
          <w:p w14:paraId="0EAB923C" w14:textId="77777777" w:rsidR="007B434C" w:rsidRDefault="00000000">
            <w:pPr>
              <w:jc w:val="center"/>
              <w:rPr>
                <w:sz w:val="18"/>
                <w:szCs w:val="18"/>
                <w:lang w:eastAsia="en-US"/>
              </w:rPr>
            </w:pPr>
            <w:r>
              <w:rPr>
                <w:sz w:val="18"/>
                <w:szCs w:val="18"/>
                <w:lang w:eastAsia="en-US"/>
              </w:rPr>
              <w:t>2689</w:t>
            </w:r>
          </w:p>
        </w:tc>
        <w:tc>
          <w:tcPr>
            <w:tcW w:w="1014" w:type="dxa"/>
            <w:tcBorders>
              <w:top w:val="single" w:sz="4" w:space="0" w:color="000000"/>
              <w:left w:val="single" w:sz="4" w:space="0" w:color="000000"/>
              <w:bottom w:val="single" w:sz="4" w:space="0" w:color="000000"/>
              <w:right w:val="single" w:sz="4" w:space="0" w:color="000000"/>
            </w:tcBorders>
          </w:tcPr>
          <w:p w14:paraId="6715ADEF" w14:textId="77777777" w:rsidR="007B434C" w:rsidRDefault="00000000">
            <w:pPr>
              <w:jc w:val="center"/>
              <w:rPr>
                <w:sz w:val="18"/>
                <w:szCs w:val="18"/>
                <w:lang w:eastAsia="en-US"/>
              </w:rPr>
            </w:pPr>
            <w:r>
              <w:rPr>
                <w:sz w:val="18"/>
                <w:szCs w:val="18"/>
                <w:lang w:eastAsia="en-US"/>
              </w:rPr>
              <w:t>2689</w:t>
            </w:r>
          </w:p>
          <w:p w14:paraId="45BE951F" w14:textId="77777777" w:rsidR="007B434C" w:rsidRDefault="00000000">
            <w:pPr>
              <w:jc w:val="center"/>
              <w:rPr>
                <w:sz w:val="18"/>
                <w:szCs w:val="18"/>
                <w:lang w:eastAsia="en-US"/>
              </w:rPr>
            </w:pPr>
            <w:r>
              <w:rPr>
                <w:sz w:val="18"/>
                <w:szCs w:val="18"/>
                <w:lang w:eastAsia="en-US"/>
              </w:rPr>
              <w:t>-</w:t>
            </w:r>
          </w:p>
          <w:p w14:paraId="3B6BA44C" w14:textId="77777777" w:rsidR="007B434C" w:rsidRDefault="00000000">
            <w:pPr>
              <w:jc w:val="center"/>
              <w:rPr>
                <w:sz w:val="18"/>
                <w:szCs w:val="18"/>
                <w:lang w:eastAsia="en-US"/>
              </w:rPr>
            </w:pPr>
            <w:r>
              <w:rPr>
                <w:sz w:val="18"/>
                <w:szCs w:val="18"/>
                <w:lang w:eastAsia="en-US"/>
              </w:rPr>
              <w:t>2689</w:t>
            </w:r>
          </w:p>
        </w:tc>
        <w:tc>
          <w:tcPr>
            <w:tcW w:w="668" w:type="dxa"/>
            <w:tcBorders>
              <w:top w:val="single" w:sz="4" w:space="0" w:color="000000"/>
              <w:left w:val="single" w:sz="4" w:space="0" w:color="000000"/>
              <w:bottom w:val="single" w:sz="4" w:space="0" w:color="000000"/>
              <w:right w:val="single" w:sz="4" w:space="0" w:color="000000"/>
            </w:tcBorders>
          </w:tcPr>
          <w:p w14:paraId="2B8ACFE0" w14:textId="77777777" w:rsidR="007B434C" w:rsidRDefault="00000000">
            <w:pPr>
              <w:jc w:val="center"/>
              <w:rPr>
                <w:sz w:val="18"/>
                <w:szCs w:val="18"/>
                <w:lang w:eastAsia="en-US"/>
              </w:rPr>
            </w:pPr>
            <w:r>
              <w:rPr>
                <w:sz w:val="18"/>
                <w:szCs w:val="18"/>
                <w:lang w:eastAsia="en-US"/>
              </w:rPr>
              <w:t>2689</w:t>
            </w:r>
          </w:p>
          <w:p w14:paraId="07559D2B" w14:textId="77777777" w:rsidR="007B434C" w:rsidRDefault="00000000">
            <w:pPr>
              <w:jc w:val="center"/>
              <w:rPr>
                <w:sz w:val="18"/>
                <w:szCs w:val="18"/>
                <w:lang w:eastAsia="en-US"/>
              </w:rPr>
            </w:pPr>
            <w:r>
              <w:rPr>
                <w:sz w:val="18"/>
                <w:szCs w:val="18"/>
                <w:lang w:eastAsia="en-US"/>
              </w:rPr>
              <w:t>-</w:t>
            </w:r>
          </w:p>
          <w:p w14:paraId="7A7B3776" w14:textId="77777777" w:rsidR="007B434C" w:rsidRDefault="00000000">
            <w:pPr>
              <w:jc w:val="center"/>
              <w:rPr>
                <w:sz w:val="18"/>
                <w:szCs w:val="18"/>
                <w:lang w:eastAsia="en-US"/>
              </w:rPr>
            </w:pPr>
            <w:r>
              <w:rPr>
                <w:sz w:val="18"/>
                <w:szCs w:val="18"/>
                <w:lang w:eastAsia="en-US"/>
              </w:rPr>
              <w:t>2689</w:t>
            </w:r>
          </w:p>
        </w:tc>
        <w:tc>
          <w:tcPr>
            <w:tcW w:w="665" w:type="dxa"/>
            <w:tcBorders>
              <w:top w:val="single" w:sz="4" w:space="0" w:color="000000"/>
              <w:left w:val="single" w:sz="4" w:space="0" w:color="000000"/>
              <w:bottom w:val="single" w:sz="4" w:space="0" w:color="000000"/>
              <w:right w:val="single" w:sz="4" w:space="0" w:color="000000"/>
            </w:tcBorders>
          </w:tcPr>
          <w:p w14:paraId="640B9696" w14:textId="77777777" w:rsidR="007B434C" w:rsidRDefault="00000000">
            <w:pPr>
              <w:jc w:val="center"/>
              <w:rPr>
                <w:sz w:val="18"/>
                <w:szCs w:val="18"/>
                <w:lang w:eastAsia="en-US"/>
              </w:rPr>
            </w:pPr>
            <w:r>
              <w:rPr>
                <w:sz w:val="18"/>
                <w:szCs w:val="18"/>
                <w:lang w:eastAsia="en-US"/>
              </w:rPr>
              <w:t>2689</w:t>
            </w:r>
          </w:p>
          <w:p w14:paraId="2B9CE7EA" w14:textId="77777777" w:rsidR="007B434C" w:rsidRDefault="00000000">
            <w:pPr>
              <w:jc w:val="center"/>
              <w:rPr>
                <w:sz w:val="18"/>
                <w:szCs w:val="18"/>
                <w:lang w:eastAsia="en-US"/>
              </w:rPr>
            </w:pPr>
            <w:r>
              <w:rPr>
                <w:sz w:val="18"/>
                <w:szCs w:val="18"/>
                <w:lang w:eastAsia="en-US"/>
              </w:rPr>
              <w:t>-</w:t>
            </w:r>
          </w:p>
          <w:p w14:paraId="3D79B34E" w14:textId="77777777" w:rsidR="007B434C" w:rsidRDefault="00000000">
            <w:pPr>
              <w:jc w:val="center"/>
              <w:rPr>
                <w:sz w:val="18"/>
                <w:szCs w:val="18"/>
                <w:lang w:eastAsia="en-US"/>
              </w:rPr>
            </w:pPr>
            <w:r>
              <w:rPr>
                <w:sz w:val="18"/>
                <w:szCs w:val="18"/>
                <w:lang w:eastAsia="en-US"/>
              </w:rPr>
              <w:t>2689</w:t>
            </w:r>
          </w:p>
        </w:tc>
        <w:tc>
          <w:tcPr>
            <w:tcW w:w="936" w:type="dxa"/>
            <w:tcBorders>
              <w:top w:val="single" w:sz="4" w:space="0" w:color="000000"/>
              <w:left w:val="single" w:sz="4" w:space="0" w:color="000000"/>
              <w:bottom w:val="single" w:sz="4" w:space="0" w:color="000000"/>
              <w:right w:val="single" w:sz="4" w:space="0" w:color="000000"/>
            </w:tcBorders>
          </w:tcPr>
          <w:p w14:paraId="00E09321" w14:textId="77777777" w:rsidR="007B434C" w:rsidRDefault="00000000">
            <w:pPr>
              <w:jc w:val="center"/>
              <w:rPr>
                <w:sz w:val="18"/>
                <w:szCs w:val="18"/>
                <w:lang w:eastAsia="en-US"/>
              </w:rPr>
            </w:pPr>
            <w:r>
              <w:rPr>
                <w:sz w:val="18"/>
                <w:szCs w:val="18"/>
                <w:lang w:eastAsia="en-US"/>
              </w:rPr>
              <w:t>2689</w:t>
            </w:r>
          </w:p>
          <w:p w14:paraId="4278F9A8" w14:textId="77777777" w:rsidR="007B434C" w:rsidRDefault="00000000">
            <w:pPr>
              <w:jc w:val="center"/>
              <w:rPr>
                <w:sz w:val="18"/>
                <w:szCs w:val="18"/>
                <w:lang w:eastAsia="en-US"/>
              </w:rPr>
            </w:pPr>
            <w:r>
              <w:rPr>
                <w:sz w:val="18"/>
                <w:szCs w:val="18"/>
                <w:lang w:eastAsia="en-US"/>
              </w:rPr>
              <w:t>-</w:t>
            </w:r>
          </w:p>
          <w:p w14:paraId="360E835D" w14:textId="77777777" w:rsidR="007B434C" w:rsidRDefault="00000000">
            <w:pPr>
              <w:jc w:val="center"/>
              <w:rPr>
                <w:sz w:val="18"/>
                <w:szCs w:val="18"/>
                <w:lang w:eastAsia="en-US"/>
              </w:rPr>
            </w:pPr>
            <w:r>
              <w:rPr>
                <w:sz w:val="18"/>
                <w:szCs w:val="18"/>
                <w:lang w:eastAsia="en-US"/>
              </w:rPr>
              <w:t>2689</w:t>
            </w:r>
          </w:p>
        </w:tc>
        <w:tc>
          <w:tcPr>
            <w:tcW w:w="756" w:type="dxa"/>
            <w:tcBorders>
              <w:top w:val="single" w:sz="4" w:space="0" w:color="000000"/>
              <w:left w:val="single" w:sz="4" w:space="0" w:color="000000"/>
              <w:bottom w:val="single" w:sz="4" w:space="0" w:color="000000"/>
              <w:right w:val="single" w:sz="4" w:space="0" w:color="000000"/>
            </w:tcBorders>
          </w:tcPr>
          <w:p w14:paraId="65D26A37" w14:textId="77777777" w:rsidR="007B434C" w:rsidRDefault="00000000">
            <w:pPr>
              <w:jc w:val="center"/>
              <w:rPr>
                <w:sz w:val="18"/>
                <w:szCs w:val="18"/>
                <w:lang w:eastAsia="en-US"/>
              </w:rPr>
            </w:pPr>
            <w:r>
              <w:rPr>
                <w:sz w:val="18"/>
                <w:szCs w:val="18"/>
                <w:lang w:eastAsia="en-US"/>
              </w:rPr>
              <w:t>2689</w:t>
            </w:r>
          </w:p>
          <w:p w14:paraId="54419B3E" w14:textId="77777777" w:rsidR="007B434C" w:rsidRDefault="00000000">
            <w:pPr>
              <w:jc w:val="center"/>
              <w:rPr>
                <w:sz w:val="18"/>
                <w:szCs w:val="18"/>
                <w:lang w:eastAsia="en-US"/>
              </w:rPr>
            </w:pPr>
            <w:r>
              <w:rPr>
                <w:sz w:val="18"/>
                <w:szCs w:val="18"/>
                <w:lang w:eastAsia="en-US"/>
              </w:rPr>
              <w:t>-</w:t>
            </w:r>
          </w:p>
          <w:p w14:paraId="73ED7C80" w14:textId="77777777" w:rsidR="007B434C" w:rsidRDefault="00000000">
            <w:pPr>
              <w:jc w:val="center"/>
              <w:rPr>
                <w:sz w:val="18"/>
                <w:szCs w:val="18"/>
                <w:lang w:eastAsia="en-US"/>
              </w:rPr>
            </w:pPr>
            <w:r>
              <w:rPr>
                <w:sz w:val="18"/>
                <w:szCs w:val="18"/>
                <w:lang w:eastAsia="en-US"/>
              </w:rPr>
              <w:t>2689</w:t>
            </w:r>
          </w:p>
        </w:tc>
        <w:tc>
          <w:tcPr>
            <w:tcW w:w="668" w:type="dxa"/>
            <w:tcBorders>
              <w:top w:val="single" w:sz="4" w:space="0" w:color="000000"/>
              <w:left w:val="single" w:sz="4" w:space="0" w:color="000000"/>
              <w:bottom w:val="single" w:sz="4" w:space="0" w:color="000000"/>
              <w:right w:val="single" w:sz="4" w:space="0" w:color="000000"/>
            </w:tcBorders>
          </w:tcPr>
          <w:p w14:paraId="78CE38AD" w14:textId="77777777" w:rsidR="007B434C" w:rsidRDefault="00000000">
            <w:pPr>
              <w:jc w:val="center"/>
              <w:rPr>
                <w:sz w:val="18"/>
                <w:szCs w:val="18"/>
                <w:lang w:eastAsia="en-US"/>
              </w:rPr>
            </w:pPr>
            <w:r>
              <w:rPr>
                <w:sz w:val="18"/>
                <w:szCs w:val="18"/>
                <w:lang w:eastAsia="en-US"/>
              </w:rPr>
              <w:t>2689</w:t>
            </w:r>
          </w:p>
          <w:p w14:paraId="1A61408F" w14:textId="77777777" w:rsidR="007B434C" w:rsidRDefault="00000000">
            <w:pPr>
              <w:jc w:val="center"/>
              <w:rPr>
                <w:sz w:val="18"/>
                <w:szCs w:val="18"/>
                <w:lang w:eastAsia="en-US"/>
              </w:rPr>
            </w:pPr>
            <w:r>
              <w:rPr>
                <w:sz w:val="18"/>
                <w:szCs w:val="18"/>
                <w:lang w:eastAsia="en-US"/>
              </w:rPr>
              <w:t>-</w:t>
            </w:r>
          </w:p>
          <w:p w14:paraId="1FF65D3B" w14:textId="77777777" w:rsidR="007B434C" w:rsidRDefault="00000000">
            <w:pPr>
              <w:jc w:val="center"/>
              <w:rPr>
                <w:sz w:val="18"/>
                <w:szCs w:val="18"/>
                <w:lang w:eastAsia="en-US"/>
              </w:rPr>
            </w:pPr>
            <w:r>
              <w:rPr>
                <w:sz w:val="18"/>
                <w:szCs w:val="18"/>
                <w:lang w:eastAsia="en-US"/>
              </w:rPr>
              <w:t>2689</w:t>
            </w:r>
          </w:p>
        </w:tc>
        <w:tc>
          <w:tcPr>
            <w:tcW w:w="684" w:type="dxa"/>
            <w:tcBorders>
              <w:top w:val="single" w:sz="4" w:space="0" w:color="000000"/>
              <w:left w:val="single" w:sz="4" w:space="0" w:color="000000"/>
              <w:bottom w:val="single" w:sz="4" w:space="0" w:color="000000"/>
              <w:right w:val="single" w:sz="4" w:space="0" w:color="000000"/>
            </w:tcBorders>
          </w:tcPr>
          <w:p w14:paraId="49636B83" w14:textId="77777777" w:rsidR="007B434C" w:rsidRDefault="00000000">
            <w:pPr>
              <w:jc w:val="center"/>
              <w:rPr>
                <w:sz w:val="18"/>
                <w:szCs w:val="18"/>
                <w:lang w:eastAsia="en-US"/>
              </w:rPr>
            </w:pPr>
            <w:r>
              <w:rPr>
                <w:sz w:val="18"/>
                <w:szCs w:val="18"/>
                <w:lang w:eastAsia="en-US"/>
              </w:rPr>
              <w:t>2689</w:t>
            </w:r>
          </w:p>
          <w:p w14:paraId="06205A95" w14:textId="77777777" w:rsidR="007B434C" w:rsidRDefault="00000000">
            <w:pPr>
              <w:jc w:val="center"/>
              <w:rPr>
                <w:sz w:val="18"/>
                <w:szCs w:val="18"/>
                <w:lang w:eastAsia="en-US"/>
              </w:rPr>
            </w:pPr>
            <w:r>
              <w:rPr>
                <w:sz w:val="18"/>
                <w:szCs w:val="18"/>
                <w:lang w:eastAsia="en-US"/>
              </w:rPr>
              <w:t>-</w:t>
            </w:r>
          </w:p>
          <w:p w14:paraId="223FBF60" w14:textId="77777777" w:rsidR="007B434C" w:rsidRDefault="00000000">
            <w:pPr>
              <w:jc w:val="center"/>
              <w:rPr>
                <w:sz w:val="18"/>
                <w:szCs w:val="18"/>
                <w:lang w:eastAsia="en-US"/>
              </w:rPr>
            </w:pPr>
            <w:r>
              <w:rPr>
                <w:sz w:val="18"/>
                <w:szCs w:val="18"/>
                <w:lang w:eastAsia="en-US"/>
              </w:rPr>
              <w:t>2689</w:t>
            </w:r>
          </w:p>
        </w:tc>
        <w:tc>
          <w:tcPr>
            <w:tcW w:w="1123" w:type="dxa"/>
            <w:tcBorders>
              <w:top w:val="single" w:sz="4" w:space="0" w:color="000000"/>
              <w:left w:val="single" w:sz="4" w:space="0" w:color="000000"/>
              <w:bottom w:val="single" w:sz="4" w:space="0" w:color="000000"/>
              <w:right w:val="single" w:sz="4" w:space="0" w:color="000000"/>
            </w:tcBorders>
          </w:tcPr>
          <w:p w14:paraId="029D9707" w14:textId="77777777" w:rsidR="007B434C" w:rsidRDefault="00000000">
            <w:pPr>
              <w:jc w:val="center"/>
              <w:rPr>
                <w:sz w:val="18"/>
                <w:szCs w:val="18"/>
                <w:lang w:eastAsia="en-US"/>
              </w:rPr>
            </w:pPr>
            <w:r>
              <w:rPr>
                <w:sz w:val="18"/>
                <w:szCs w:val="18"/>
                <w:lang w:eastAsia="en-US"/>
              </w:rPr>
              <w:t>01/10/2022 até 31/10/2022 00:00 às 23:55</w:t>
            </w:r>
          </w:p>
        </w:tc>
      </w:tr>
      <w:tr w:rsidR="007B434C" w14:paraId="730D5C64" w14:textId="77777777">
        <w:trPr>
          <w:trHeight w:val="742"/>
        </w:trPr>
        <w:tc>
          <w:tcPr>
            <w:tcW w:w="996" w:type="dxa"/>
            <w:tcBorders>
              <w:top w:val="single" w:sz="4" w:space="0" w:color="000000"/>
              <w:left w:val="single" w:sz="4" w:space="0" w:color="000000"/>
              <w:bottom w:val="single" w:sz="4" w:space="0" w:color="000000"/>
              <w:right w:val="single" w:sz="4" w:space="0" w:color="000000"/>
            </w:tcBorders>
          </w:tcPr>
          <w:p w14:paraId="0722133F" w14:textId="77777777" w:rsidR="007B434C" w:rsidRDefault="00000000">
            <w:pPr>
              <w:jc w:val="center"/>
              <w:rPr>
                <w:sz w:val="18"/>
                <w:szCs w:val="18"/>
                <w:lang w:eastAsia="en-US"/>
              </w:rPr>
            </w:pPr>
            <w:r>
              <w:rPr>
                <w:sz w:val="18"/>
                <w:szCs w:val="18"/>
                <w:lang w:eastAsia="en-US"/>
              </w:rPr>
              <w:t>Novembro</w:t>
            </w:r>
          </w:p>
          <w:p w14:paraId="414911A8" w14:textId="77777777" w:rsidR="007B434C" w:rsidRDefault="00000000">
            <w:pPr>
              <w:jc w:val="center"/>
              <w:rPr>
                <w:b/>
                <w:bCs/>
                <w:sz w:val="18"/>
                <w:szCs w:val="18"/>
                <w:lang w:eastAsia="en-US"/>
              </w:rPr>
            </w:pPr>
            <w:r>
              <w:rPr>
                <w:b/>
                <w:bCs/>
                <w:sz w:val="18"/>
                <w:szCs w:val="18"/>
                <w:lang w:eastAsia="en-US"/>
              </w:rPr>
              <w:t>*(5min)</w:t>
            </w:r>
          </w:p>
          <w:p w14:paraId="2B373598"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00FE0B7" w14:textId="77777777" w:rsidR="007B434C" w:rsidRDefault="00000000">
            <w:pPr>
              <w:jc w:val="center"/>
              <w:rPr>
                <w:sz w:val="18"/>
                <w:szCs w:val="18"/>
                <w:lang w:eastAsia="en-US"/>
              </w:rPr>
            </w:pPr>
            <w:r>
              <w:rPr>
                <w:sz w:val="18"/>
                <w:szCs w:val="18"/>
                <w:lang w:eastAsia="en-US"/>
              </w:rPr>
              <w:t>30057</w:t>
            </w:r>
          </w:p>
          <w:p w14:paraId="7C2C6D72" w14:textId="77777777" w:rsidR="007B434C" w:rsidRDefault="00000000">
            <w:pPr>
              <w:jc w:val="center"/>
              <w:rPr>
                <w:sz w:val="18"/>
                <w:szCs w:val="18"/>
                <w:lang w:eastAsia="en-US"/>
              </w:rPr>
            </w:pPr>
            <w:r>
              <w:rPr>
                <w:sz w:val="18"/>
                <w:szCs w:val="18"/>
                <w:lang w:eastAsia="en-US"/>
              </w:rPr>
              <w:t>-</w:t>
            </w:r>
          </w:p>
          <w:p w14:paraId="4F6FAB9F" w14:textId="77777777" w:rsidR="007B434C" w:rsidRDefault="00000000">
            <w:pPr>
              <w:jc w:val="center"/>
              <w:rPr>
                <w:sz w:val="18"/>
                <w:szCs w:val="18"/>
                <w:lang w:eastAsia="en-US"/>
              </w:rPr>
            </w:pPr>
            <w:r>
              <w:rPr>
                <w:sz w:val="18"/>
                <w:szCs w:val="18"/>
                <w:lang w:eastAsia="en-US"/>
              </w:rPr>
              <w:t>30057</w:t>
            </w:r>
          </w:p>
        </w:tc>
        <w:tc>
          <w:tcPr>
            <w:tcW w:w="664" w:type="dxa"/>
            <w:tcBorders>
              <w:top w:val="single" w:sz="4" w:space="0" w:color="000000"/>
              <w:left w:val="single" w:sz="4" w:space="0" w:color="000000"/>
              <w:bottom w:val="single" w:sz="4" w:space="0" w:color="000000"/>
              <w:right w:val="single" w:sz="4" w:space="0" w:color="000000"/>
            </w:tcBorders>
          </w:tcPr>
          <w:p w14:paraId="0A17C7F5" w14:textId="77777777" w:rsidR="007B434C" w:rsidRDefault="00000000">
            <w:pPr>
              <w:jc w:val="center"/>
              <w:rPr>
                <w:sz w:val="18"/>
                <w:szCs w:val="18"/>
                <w:lang w:eastAsia="en-US"/>
              </w:rPr>
            </w:pPr>
            <w:r>
              <w:rPr>
                <w:sz w:val="18"/>
                <w:szCs w:val="18"/>
                <w:lang w:eastAsia="en-US"/>
              </w:rPr>
              <w:t>2732</w:t>
            </w:r>
          </w:p>
          <w:p w14:paraId="4D5EC9A3" w14:textId="77777777" w:rsidR="007B434C" w:rsidRDefault="00000000">
            <w:pPr>
              <w:jc w:val="center"/>
              <w:rPr>
                <w:sz w:val="18"/>
                <w:szCs w:val="18"/>
                <w:lang w:eastAsia="en-US"/>
              </w:rPr>
            </w:pPr>
            <w:r>
              <w:rPr>
                <w:sz w:val="18"/>
                <w:szCs w:val="18"/>
                <w:lang w:eastAsia="en-US"/>
              </w:rPr>
              <w:t>-</w:t>
            </w:r>
          </w:p>
          <w:p w14:paraId="486A3E91" w14:textId="77777777" w:rsidR="007B434C" w:rsidRDefault="00000000">
            <w:pPr>
              <w:jc w:val="center"/>
              <w:rPr>
                <w:sz w:val="18"/>
                <w:szCs w:val="18"/>
                <w:lang w:eastAsia="en-US"/>
              </w:rPr>
            </w:pPr>
            <w:r>
              <w:rPr>
                <w:sz w:val="18"/>
                <w:szCs w:val="18"/>
                <w:lang w:eastAsia="en-US"/>
              </w:rPr>
              <w:t>2732</w:t>
            </w:r>
          </w:p>
        </w:tc>
        <w:tc>
          <w:tcPr>
            <w:tcW w:w="662" w:type="dxa"/>
            <w:tcBorders>
              <w:top w:val="single" w:sz="4" w:space="0" w:color="000000"/>
              <w:left w:val="single" w:sz="4" w:space="0" w:color="000000"/>
              <w:bottom w:val="single" w:sz="4" w:space="0" w:color="000000"/>
              <w:right w:val="single" w:sz="4" w:space="0" w:color="000000"/>
            </w:tcBorders>
          </w:tcPr>
          <w:p w14:paraId="2EEF1E0A" w14:textId="77777777" w:rsidR="007B434C" w:rsidRDefault="00000000">
            <w:pPr>
              <w:jc w:val="center"/>
              <w:rPr>
                <w:sz w:val="18"/>
                <w:szCs w:val="18"/>
                <w:lang w:eastAsia="en-US"/>
              </w:rPr>
            </w:pPr>
            <w:r>
              <w:rPr>
                <w:sz w:val="18"/>
                <w:szCs w:val="18"/>
                <w:lang w:eastAsia="en-US"/>
              </w:rPr>
              <w:t>2733</w:t>
            </w:r>
          </w:p>
          <w:p w14:paraId="2660258C" w14:textId="77777777" w:rsidR="007B434C" w:rsidRDefault="00000000">
            <w:pPr>
              <w:jc w:val="center"/>
              <w:rPr>
                <w:sz w:val="18"/>
                <w:szCs w:val="18"/>
                <w:lang w:eastAsia="en-US"/>
              </w:rPr>
            </w:pPr>
            <w:r>
              <w:rPr>
                <w:sz w:val="18"/>
                <w:szCs w:val="18"/>
                <w:lang w:eastAsia="en-US"/>
              </w:rPr>
              <w:t>-</w:t>
            </w:r>
          </w:p>
          <w:p w14:paraId="518D4360" w14:textId="77777777" w:rsidR="007B434C" w:rsidRDefault="00000000">
            <w:pPr>
              <w:jc w:val="center"/>
              <w:rPr>
                <w:sz w:val="18"/>
                <w:szCs w:val="18"/>
                <w:lang w:eastAsia="en-US"/>
              </w:rPr>
            </w:pPr>
            <w:r>
              <w:rPr>
                <w:sz w:val="18"/>
                <w:szCs w:val="18"/>
                <w:lang w:eastAsia="en-US"/>
              </w:rPr>
              <w:t>2733</w:t>
            </w:r>
          </w:p>
        </w:tc>
        <w:tc>
          <w:tcPr>
            <w:tcW w:w="667" w:type="dxa"/>
            <w:tcBorders>
              <w:top w:val="single" w:sz="4" w:space="0" w:color="000000"/>
              <w:left w:val="single" w:sz="4" w:space="0" w:color="000000"/>
              <w:bottom w:val="single" w:sz="4" w:space="0" w:color="000000"/>
              <w:right w:val="single" w:sz="4" w:space="0" w:color="000000"/>
            </w:tcBorders>
          </w:tcPr>
          <w:p w14:paraId="335E99B6" w14:textId="77777777" w:rsidR="007B434C" w:rsidRDefault="00000000">
            <w:pPr>
              <w:jc w:val="center"/>
              <w:rPr>
                <w:sz w:val="18"/>
                <w:szCs w:val="18"/>
                <w:lang w:eastAsia="en-US"/>
              </w:rPr>
            </w:pPr>
            <w:r>
              <w:rPr>
                <w:sz w:val="18"/>
                <w:szCs w:val="18"/>
                <w:lang w:eastAsia="en-US"/>
              </w:rPr>
              <w:t>2733</w:t>
            </w:r>
          </w:p>
          <w:p w14:paraId="4F3B9ACE" w14:textId="77777777" w:rsidR="007B434C" w:rsidRDefault="00000000">
            <w:pPr>
              <w:jc w:val="center"/>
              <w:rPr>
                <w:sz w:val="18"/>
                <w:szCs w:val="18"/>
                <w:lang w:eastAsia="en-US"/>
              </w:rPr>
            </w:pPr>
            <w:r>
              <w:rPr>
                <w:sz w:val="18"/>
                <w:szCs w:val="18"/>
                <w:lang w:eastAsia="en-US"/>
              </w:rPr>
              <w:t>-</w:t>
            </w:r>
          </w:p>
          <w:p w14:paraId="3CAEB9D0" w14:textId="77777777" w:rsidR="007B434C" w:rsidRDefault="00000000">
            <w:pPr>
              <w:jc w:val="center"/>
              <w:rPr>
                <w:sz w:val="18"/>
                <w:szCs w:val="18"/>
                <w:lang w:eastAsia="en-US"/>
              </w:rPr>
            </w:pPr>
            <w:r>
              <w:rPr>
                <w:sz w:val="18"/>
                <w:szCs w:val="18"/>
                <w:lang w:eastAsia="en-US"/>
              </w:rPr>
              <w:t>2733</w:t>
            </w:r>
          </w:p>
        </w:tc>
        <w:tc>
          <w:tcPr>
            <w:tcW w:w="908" w:type="dxa"/>
            <w:tcBorders>
              <w:top w:val="single" w:sz="4" w:space="0" w:color="000000"/>
              <w:left w:val="single" w:sz="4" w:space="0" w:color="000000"/>
              <w:bottom w:val="single" w:sz="4" w:space="0" w:color="000000"/>
              <w:right w:val="single" w:sz="4" w:space="0" w:color="000000"/>
            </w:tcBorders>
          </w:tcPr>
          <w:p w14:paraId="161B2666" w14:textId="77777777" w:rsidR="007B434C" w:rsidRDefault="00000000">
            <w:pPr>
              <w:jc w:val="center"/>
              <w:rPr>
                <w:sz w:val="18"/>
                <w:szCs w:val="18"/>
                <w:lang w:eastAsia="en-US"/>
              </w:rPr>
            </w:pPr>
            <w:r>
              <w:rPr>
                <w:sz w:val="18"/>
                <w:szCs w:val="18"/>
                <w:lang w:eastAsia="en-US"/>
              </w:rPr>
              <w:t>2732</w:t>
            </w:r>
          </w:p>
          <w:p w14:paraId="2A9CD59F" w14:textId="77777777" w:rsidR="007B434C" w:rsidRDefault="00000000">
            <w:pPr>
              <w:jc w:val="center"/>
              <w:rPr>
                <w:sz w:val="18"/>
                <w:szCs w:val="18"/>
                <w:lang w:eastAsia="en-US"/>
              </w:rPr>
            </w:pPr>
            <w:r>
              <w:rPr>
                <w:sz w:val="18"/>
                <w:szCs w:val="18"/>
                <w:lang w:eastAsia="en-US"/>
              </w:rPr>
              <w:t>-</w:t>
            </w:r>
          </w:p>
          <w:p w14:paraId="5DBC01F0" w14:textId="77777777" w:rsidR="007B434C" w:rsidRDefault="00000000">
            <w:pPr>
              <w:jc w:val="center"/>
              <w:rPr>
                <w:sz w:val="18"/>
                <w:szCs w:val="18"/>
                <w:lang w:eastAsia="en-US"/>
              </w:rPr>
            </w:pPr>
            <w:r>
              <w:rPr>
                <w:sz w:val="18"/>
                <w:szCs w:val="18"/>
                <w:lang w:eastAsia="en-US"/>
              </w:rPr>
              <w:t>2732</w:t>
            </w:r>
          </w:p>
        </w:tc>
        <w:tc>
          <w:tcPr>
            <w:tcW w:w="1014" w:type="dxa"/>
            <w:tcBorders>
              <w:top w:val="single" w:sz="4" w:space="0" w:color="000000"/>
              <w:left w:val="single" w:sz="4" w:space="0" w:color="000000"/>
              <w:bottom w:val="single" w:sz="4" w:space="0" w:color="000000"/>
              <w:right w:val="single" w:sz="4" w:space="0" w:color="000000"/>
            </w:tcBorders>
          </w:tcPr>
          <w:p w14:paraId="10A3317A" w14:textId="77777777" w:rsidR="007B434C" w:rsidRDefault="00000000">
            <w:pPr>
              <w:jc w:val="center"/>
              <w:rPr>
                <w:sz w:val="18"/>
                <w:szCs w:val="18"/>
                <w:lang w:eastAsia="en-US"/>
              </w:rPr>
            </w:pPr>
            <w:r>
              <w:rPr>
                <w:sz w:val="18"/>
                <w:szCs w:val="18"/>
                <w:lang w:eastAsia="en-US"/>
              </w:rPr>
              <w:t>2733</w:t>
            </w:r>
          </w:p>
          <w:p w14:paraId="5FADCE44" w14:textId="77777777" w:rsidR="007B434C" w:rsidRDefault="00000000">
            <w:pPr>
              <w:jc w:val="center"/>
              <w:rPr>
                <w:sz w:val="18"/>
                <w:szCs w:val="18"/>
                <w:lang w:eastAsia="en-US"/>
              </w:rPr>
            </w:pPr>
            <w:r>
              <w:rPr>
                <w:sz w:val="18"/>
                <w:szCs w:val="18"/>
                <w:lang w:eastAsia="en-US"/>
              </w:rPr>
              <w:t>-</w:t>
            </w:r>
          </w:p>
          <w:p w14:paraId="29CEE258" w14:textId="77777777" w:rsidR="007B434C" w:rsidRDefault="00000000">
            <w:pPr>
              <w:jc w:val="center"/>
              <w:rPr>
                <w:sz w:val="18"/>
                <w:szCs w:val="18"/>
                <w:lang w:eastAsia="en-US"/>
              </w:rPr>
            </w:pPr>
            <w:r>
              <w:rPr>
                <w:sz w:val="18"/>
                <w:szCs w:val="18"/>
                <w:lang w:eastAsia="en-US"/>
              </w:rPr>
              <w:t>2733</w:t>
            </w:r>
          </w:p>
        </w:tc>
        <w:tc>
          <w:tcPr>
            <w:tcW w:w="668" w:type="dxa"/>
            <w:tcBorders>
              <w:top w:val="single" w:sz="4" w:space="0" w:color="000000"/>
              <w:left w:val="single" w:sz="4" w:space="0" w:color="000000"/>
              <w:bottom w:val="single" w:sz="4" w:space="0" w:color="000000"/>
              <w:right w:val="single" w:sz="4" w:space="0" w:color="000000"/>
            </w:tcBorders>
          </w:tcPr>
          <w:p w14:paraId="00CE0311" w14:textId="77777777" w:rsidR="007B434C" w:rsidRDefault="00000000">
            <w:pPr>
              <w:jc w:val="center"/>
              <w:rPr>
                <w:sz w:val="18"/>
                <w:szCs w:val="18"/>
                <w:lang w:eastAsia="en-US"/>
              </w:rPr>
            </w:pPr>
            <w:r>
              <w:rPr>
                <w:sz w:val="18"/>
                <w:szCs w:val="18"/>
                <w:lang w:eastAsia="en-US"/>
              </w:rPr>
              <w:t>2732</w:t>
            </w:r>
          </w:p>
          <w:p w14:paraId="7A586662" w14:textId="77777777" w:rsidR="007B434C" w:rsidRDefault="00000000">
            <w:pPr>
              <w:jc w:val="center"/>
              <w:rPr>
                <w:sz w:val="18"/>
                <w:szCs w:val="18"/>
                <w:lang w:eastAsia="en-US"/>
              </w:rPr>
            </w:pPr>
            <w:r>
              <w:rPr>
                <w:sz w:val="18"/>
                <w:szCs w:val="18"/>
                <w:lang w:eastAsia="en-US"/>
              </w:rPr>
              <w:t>-</w:t>
            </w:r>
          </w:p>
          <w:p w14:paraId="2C5CBB2F" w14:textId="77777777" w:rsidR="007B434C" w:rsidRDefault="00000000">
            <w:pPr>
              <w:jc w:val="center"/>
              <w:rPr>
                <w:sz w:val="18"/>
                <w:szCs w:val="18"/>
                <w:lang w:eastAsia="en-US"/>
              </w:rPr>
            </w:pPr>
            <w:r>
              <w:rPr>
                <w:sz w:val="18"/>
                <w:szCs w:val="18"/>
                <w:lang w:eastAsia="en-US"/>
              </w:rPr>
              <w:t>2732</w:t>
            </w:r>
          </w:p>
        </w:tc>
        <w:tc>
          <w:tcPr>
            <w:tcW w:w="665" w:type="dxa"/>
            <w:tcBorders>
              <w:top w:val="single" w:sz="4" w:space="0" w:color="000000"/>
              <w:left w:val="single" w:sz="4" w:space="0" w:color="000000"/>
              <w:bottom w:val="single" w:sz="4" w:space="0" w:color="000000"/>
              <w:right w:val="single" w:sz="4" w:space="0" w:color="000000"/>
            </w:tcBorders>
          </w:tcPr>
          <w:p w14:paraId="7C85C992" w14:textId="77777777" w:rsidR="007B434C" w:rsidRDefault="00000000">
            <w:pPr>
              <w:jc w:val="center"/>
              <w:rPr>
                <w:sz w:val="18"/>
                <w:szCs w:val="18"/>
                <w:lang w:eastAsia="en-US"/>
              </w:rPr>
            </w:pPr>
            <w:r>
              <w:rPr>
                <w:sz w:val="18"/>
                <w:szCs w:val="18"/>
                <w:lang w:eastAsia="en-US"/>
              </w:rPr>
              <w:t>2733</w:t>
            </w:r>
          </w:p>
          <w:p w14:paraId="3392DB87" w14:textId="77777777" w:rsidR="007B434C" w:rsidRDefault="00000000">
            <w:pPr>
              <w:jc w:val="center"/>
              <w:rPr>
                <w:sz w:val="18"/>
                <w:szCs w:val="18"/>
                <w:lang w:eastAsia="en-US"/>
              </w:rPr>
            </w:pPr>
            <w:r>
              <w:rPr>
                <w:sz w:val="18"/>
                <w:szCs w:val="18"/>
                <w:lang w:eastAsia="en-US"/>
              </w:rPr>
              <w:t>-</w:t>
            </w:r>
          </w:p>
          <w:p w14:paraId="23FC9CB1" w14:textId="77777777" w:rsidR="007B434C" w:rsidRDefault="00000000">
            <w:pPr>
              <w:jc w:val="center"/>
              <w:rPr>
                <w:sz w:val="18"/>
                <w:szCs w:val="18"/>
                <w:lang w:eastAsia="en-US"/>
              </w:rPr>
            </w:pPr>
            <w:r>
              <w:rPr>
                <w:sz w:val="18"/>
                <w:szCs w:val="18"/>
                <w:lang w:eastAsia="en-US"/>
              </w:rPr>
              <w:t>2733</w:t>
            </w:r>
          </w:p>
        </w:tc>
        <w:tc>
          <w:tcPr>
            <w:tcW w:w="936" w:type="dxa"/>
            <w:tcBorders>
              <w:top w:val="single" w:sz="4" w:space="0" w:color="000000"/>
              <w:left w:val="single" w:sz="4" w:space="0" w:color="000000"/>
              <w:bottom w:val="single" w:sz="4" w:space="0" w:color="000000"/>
              <w:right w:val="single" w:sz="4" w:space="0" w:color="000000"/>
            </w:tcBorders>
          </w:tcPr>
          <w:p w14:paraId="2D13F331" w14:textId="77777777" w:rsidR="007B434C" w:rsidRDefault="00000000">
            <w:pPr>
              <w:jc w:val="center"/>
              <w:rPr>
                <w:sz w:val="18"/>
                <w:szCs w:val="18"/>
                <w:lang w:eastAsia="en-US"/>
              </w:rPr>
            </w:pPr>
            <w:r>
              <w:rPr>
                <w:sz w:val="18"/>
                <w:szCs w:val="18"/>
                <w:lang w:eastAsia="en-US"/>
              </w:rPr>
              <w:t>2733</w:t>
            </w:r>
          </w:p>
          <w:p w14:paraId="71655DD0" w14:textId="77777777" w:rsidR="007B434C" w:rsidRDefault="00000000">
            <w:pPr>
              <w:jc w:val="center"/>
              <w:rPr>
                <w:sz w:val="18"/>
                <w:szCs w:val="18"/>
                <w:lang w:eastAsia="en-US"/>
              </w:rPr>
            </w:pPr>
            <w:r>
              <w:rPr>
                <w:sz w:val="18"/>
                <w:szCs w:val="18"/>
                <w:lang w:eastAsia="en-US"/>
              </w:rPr>
              <w:t>-</w:t>
            </w:r>
          </w:p>
          <w:p w14:paraId="58CCEB8C" w14:textId="77777777" w:rsidR="007B434C" w:rsidRDefault="00000000">
            <w:pPr>
              <w:jc w:val="center"/>
              <w:rPr>
                <w:sz w:val="18"/>
                <w:szCs w:val="18"/>
                <w:lang w:eastAsia="en-US"/>
              </w:rPr>
            </w:pPr>
            <w:r>
              <w:rPr>
                <w:sz w:val="18"/>
                <w:szCs w:val="18"/>
                <w:lang w:eastAsia="en-US"/>
              </w:rPr>
              <w:t>2733</w:t>
            </w:r>
          </w:p>
        </w:tc>
        <w:tc>
          <w:tcPr>
            <w:tcW w:w="756" w:type="dxa"/>
            <w:tcBorders>
              <w:top w:val="single" w:sz="4" w:space="0" w:color="000000"/>
              <w:left w:val="single" w:sz="4" w:space="0" w:color="000000"/>
              <w:bottom w:val="single" w:sz="4" w:space="0" w:color="000000"/>
              <w:right w:val="single" w:sz="4" w:space="0" w:color="000000"/>
            </w:tcBorders>
          </w:tcPr>
          <w:p w14:paraId="487544C8" w14:textId="77777777" w:rsidR="007B434C" w:rsidRDefault="00000000">
            <w:pPr>
              <w:jc w:val="center"/>
              <w:rPr>
                <w:sz w:val="18"/>
                <w:szCs w:val="18"/>
                <w:lang w:eastAsia="en-US"/>
              </w:rPr>
            </w:pPr>
            <w:r>
              <w:rPr>
                <w:sz w:val="18"/>
                <w:szCs w:val="18"/>
                <w:lang w:eastAsia="en-US"/>
              </w:rPr>
              <w:t>2733</w:t>
            </w:r>
          </w:p>
          <w:p w14:paraId="55DC8E36" w14:textId="77777777" w:rsidR="007B434C" w:rsidRDefault="00000000">
            <w:pPr>
              <w:jc w:val="center"/>
              <w:rPr>
                <w:sz w:val="18"/>
                <w:szCs w:val="18"/>
                <w:lang w:eastAsia="en-US"/>
              </w:rPr>
            </w:pPr>
            <w:r>
              <w:rPr>
                <w:sz w:val="18"/>
                <w:szCs w:val="18"/>
                <w:lang w:eastAsia="en-US"/>
              </w:rPr>
              <w:t>-</w:t>
            </w:r>
          </w:p>
          <w:p w14:paraId="09489A7E" w14:textId="77777777" w:rsidR="007B434C" w:rsidRDefault="00000000">
            <w:pPr>
              <w:jc w:val="center"/>
              <w:rPr>
                <w:sz w:val="18"/>
                <w:szCs w:val="18"/>
                <w:lang w:eastAsia="en-US"/>
              </w:rPr>
            </w:pPr>
            <w:r>
              <w:rPr>
                <w:sz w:val="18"/>
                <w:szCs w:val="18"/>
                <w:lang w:eastAsia="en-US"/>
              </w:rPr>
              <w:t>2733</w:t>
            </w:r>
          </w:p>
        </w:tc>
        <w:tc>
          <w:tcPr>
            <w:tcW w:w="668" w:type="dxa"/>
            <w:tcBorders>
              <w:top w:val="single" w:sz="4" w:space="0" w:color="000000"/>
              <w:left w:val="single" w:sz="4" w:space="0" w:color="000000"/>
              <w:bottom w:val="single" w:sz="4" w:space="0" w:color="000000"/>
              <w:right w:val="single" w:sz="4" w:space="0" w:color="000000"/>
            </w:tcBorders>
          </w:tcPr>
          <w:p w14:paraId="415B8454" w14:textId="77777777" w:rsidR="007B434C" w:rsidRDefault="00000000">
            <w:pPr>
              <w:jc w:val="center"/>
              <w:rPr>
                <w:sz w:val="18"/>
                <w:szCs w:val="18"/>
                <w:lang w:eastAsia="en-US"/>
              </w:rPr>
            </w:pPr>
            <w:r>
              <w:rPr>
                <w:sz w:val="18"/>
                <w:szCs w:val="18"/>
                <w:lang w:eastAsia="en-US"/>
              </w:rPr>
              <w:t>2733</w:t>
            </w:r>
          </w:p>
          <w:p w14:paraId="6EF058F7" w14:textId="77777777" w:rsidR="007B434C" w:rsidRDefault="00000000">
            <w:pPr>
              <w:jc w:val="center"/>
              <w:rPr>
                <w:sz w:val="18"/>
                <w:szCs w:val="18"/>
                <w:lang w:eastAsia="en-US"/>
              </w:rPr>
            </w:pPr>
            <w:r>
              <w:rPr>
                <w:sz w:val="18"/>
                <w:szCs w:val="18"/>
                <w:lang w:eastAsia="en-US"/>
              </w:rPr>
              <w:t>-</w:t>
            </w:r>
          </w:p>
          <w:p w14:paraId="1591DC64" w14:textId="77777777" w:rsidR="007B434C" w:rsidRDefault="00000000">
            <w:pPr>
              <w:jc w:val="center"/>
              <w:rPr>
                <w:sz w:val="18"/>
                <w:szCs w:val="18"/>
                <w:lang w:eastAsia="en-US"/>
              </w:rPr>
            </w:pPr>
            <w:r>
              <w:rPr>
                <w:sz w:val="18"/>
                <w:szCs w:val="18"/>
                <w:lang w:eastAsia="en-US"/>
              </w:rPr>
              <w:t>2733</w:t>
            </w:r>
          </w:p>
        </w:tc>
        <w:tc>
          <w:tcPr>
            <w:tcW w:w="684" w:type="dxa"/>
            <w:tcBorders>
              <w:top w:val="single" w:sz="4" w:space="0" w:color="000000"/>
              <w:left w:val="single" w:sz="4" w:space="0" w:color="000000"/>
              <w:bottom w:val="single" w:sz="4" w:space="0" w:color="000000"/>
              <w:right w:val="single" w:sz="4" w:space="0" w:color="000000"/>
            </w:tcBorders>
          </w:tcPr>
          <w:p w14:paraId="17C0A818" w14:textId="77777777" w:rsidR="007B434C" w:rsidRDefault="00000000">
            <w:pPr>
              <w:jc w:val="center"/>
              <w:rPr>
                <w:sz w:val="18"/>
                <w:szCs w:val="18"/>
                <w:lang w:eastAsia="en-US"/>
              </w:rPr>
            </w:pPr>
            <w:r>
              <w:rPr>
                <w:sz w:val="18"/>
                <w:szCs w:val="18"/>
                <w:lang w:eastAsia="en-US"/>
              </w:rPr>
              <w:t>2733</w:t>
            </w:r>
          </w:p>
          <w:p w14:paraId="54FD6A4C" w14:textId="77777777" w:rsidR="007B434C" w:rsidRDefault="00000000">
            <w:pPr>
              <w:jc w:val="center"/>
              <w:rPr>
                <w:sz w:val="18"/>
                <w:szCs w:val="18"/>
                <w:lang w:eastAsia="en-US"/>
              </w:rPr>
            </w:pPr>
            <w:r>
              <w:rPr>
                <w:sz w:val="18"/>
                <w:szCs w:val="18"/>
                <w:lang w:eastAsia="en-US"/>
              </w:rPr>
              <w:t>-</w:t>
            </w:r>
          </w:p>
          <w:p w14:paraId="18E3CDB0" w14:textId="77777777" w:rsidR="007B434C" w:rsidRDefault="00000000">
            <w:pPr>
              <w:jc w:val="center"/>
              <w:rPr>
                <w:sz w:val="18"/>
                <w:szCs w:val="18"/>
                <w:lang w:eastAsia="en-US"/>
              </w:rPr>
            </w:pPr>
            <w:r>
              <w:rPr>
                <w:sz w:val="18"/>
                <w:szCs w:val="18"/>
                <w:lang w:eastAsia="en-US"/>
              </w:rPr>
              <w:t>2733</w:t>
            </w:r>
          </w:p>
        </w:tc>
        <w:tc>
          <w:tcPr>
            <w:tcW w:w="1123" w:type="dxa"/>
            <w:tcBorders>
              <w:top w:val="single" w:sz="4" w:space="0" w:color="000000"/>
              <w:left w:val="single" w:sz="4" w:space="0" w:color="000000"/>
              <w:bottom w:val="single" w:sz="4" w:space="0" w:color="000000"/>
              <w:right w:val="single" w:sz="4" w:space="0" w:color="000000"/>
            </w:tcBorders>
          </w:tcPr>
          <w:p w14:paraId="765697E0" w14:textId="77777777" w:rsidR="007B434C" w:rsidRDefault="00000000">
            <w:pPr>
              <w:jc w:val="center"/>
              <w:rPr>
                <w:sz w:val="18"/>
                <w:szCs w:val="18"/>
                <w:lang w:eastAsia="en-US"/>
              </w:rPr>
            </w:pPr>
            <w:r>
              <w:rPr>
                <w:sz w:val="18"/>
                <w:szCs w:val="18"/>
                <w:lang w:eastAsia="en-US"/>
              </w:rPr>
              <w:t>01/11/2022 até 30/11/2022 00:00 às 23:55</w:t>
            </w:r>
          </w:p>
        </w:tc>
      </w:tr>
      <w:tr w:rsidR="007B434C" w14:paraId="4127A205" w14:textId="77777777">
        <w:trPr>
          <w:trHeight w:val="1003"/>
        </w:trPr>
        <w:tc>
          <w:tcPr>
            <w:tcW w:w="996" w:type="dxa"/>
            <w:tcBorders>
              <w:top w:val="single" w:sz="4" w:space="0" w:color="000000"/>
              <w:left w:val="single" w:sz="4" w:space="0" w:color="000000"/>
              <w:bottom w:val="single" w:sz="4" w:space="0" w:color="000000"/>
              <w:right w:val="single" w:sz="4" w:space="0" w:color="000000"/>
            </w:tcBorders>
          </w:tcPr>
          <w:p w14:paraId="629E5772" w14:textId="77777777" w:rsidR="007B434C" w:rsidRDefault="00000000">
            <w:pPr>
              <w:jc w:val="center"/>
              <w:rPr>
                <w:sz w:val="18"/>
                <w:szCs w:val="18"/>
                <w:lang w:eastAsia="en-US"/>
              </w:rPr>
            </w:pPr>
            <w:r>
              <w:rPr>
                <w:sz w:val="18"/>
                <w:szCs w:val="18"/>
                <w:lang w:eastAsia="en-US"/>
              </w:rPr>
              <w:t>Dezembro</w:t>
            </w:r>
          </w:p>
          <w:p w14:paraId="6F8D98A3" w14:textId="77777777" w:rsidR="007B434C" w:rsidRDefault="00000000">
            <w:pPr>
              <w:jc w:val="center"/>
              <w:rPr>
                <w:b/>
                <w:bCs/>
                <w:sz w:val="18"/>
                <w:szCs w:val="18"/>
                <w:lang w:eastAsia="en-US"/>
              </w:rPr>
            </w:pPr>
            <w:r>
              <w:rPr>
                <w:b/>
                <w:bCs/>
                <w:sz w:val="18"/>
                <w:szCs w:val="18"/>
                <w:lang w:eastAsia="en-US"/>
              </w:rPr>
              <w:t>*(5min)</w:t>
            </w:r>
          </w:p>
          <w:p w14:paraId="26259875" w14:textId="77777777" w:rsidR="007B434C" w:rsidRDefault="00000000">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B568212" w14:textId="77777777" w:rsidR="007B434C" w:rsidRDefault="00000000">
            <w:pPr>
              <w:jc w:val="center"/>
              <w:rPr>
                <w:sz w:val="18"/>
                <w:szCs w:val="18"/>
                <w:lang w:eastAsia="en-US"/>
              </w:rPr>
            </w:pPr>
            <w:r>
              <w:rPr>
                <w:sz w:val="18"/>
                <w:szCs w:val="18"/>
                <w:lang w:eastAsia="en-US"/>
              </w:rPr>
              <w:t>32725</w:t>
            </w:r>
          </w:p>
          <w:p w14:paraId="10C89D8C" w14:textId="77777777" w:rsidR="007B434C" w:rsidRDefault="00000000">
            <w:pPr>
              <w:jc w:val="center"/>
              <w:rPr>
                <w:sz w:val="18"/>
                <w:szCs w:val="18"/>
                <w:lang w:eastAsia="en-US"/>
              </w:rPr>
            </w:pPr>
            <w:r>
              <w:rPr>
                <w:sz w:val="18"/>
                <w:szCs w:val="18"/>
                <w:lang w:eastAsia="en-US"/>
              </w:rPr>
              <w:t>-</w:t>
            </w:r>
          </w:p>
          <w:p w14:paraId="7B50AF64" w14:textId="77777777" w:rsidR="007B434C" w:rsidRDefault="00000000">
            <w:pPr>
              <w:jc w:val="center"/>
              <w:rPr>
                <w:sz w:val="18"/>
                <w:szCs w:val="18"/>
                <w:lang w:eastAsia="en-US"/>
              </w:rPr>
            </w:pPr>
            <w:r>
              <w:rPr>
                <w:sz w:val="18"/>
                <w:szCs w:val="18"/>
                <w:lang w:eastAsia="en-US"/>
              </w:rPr>
              <w:t>32725</w:t>
            </w:r>
          </w:p>
        </w:tc>
        <w:tc>
          <w:tcPr>
            <w:tcW w:w="664" w:type="dxa"/>
            <w:tcBorders>
              <w:top w:val="single" w:sz="4" w:space="0" w:color="000000"/>
              <w:left w:val="single" w:sz="4" w:space="0" w:color="000000"/>
              <w:bottom w:val="single" w:sz="4" w:space="0" w:color="000000"/>
              <w:right w:val="single" w:sz="4" w:space="0" w:color="000000"/>
            </w:tcBorders>
          </w:tcPr>
          <w:p w14:paraId="61657D9F" w14:textId="77777777" w:rsidR="007B434C" w:rsidRDefault="00000000">
            <w:pPr>
              <w:jc w:val="center"/>
              <w:rPr>
                <w:sz w:val="18"/>
                <w:szCs w:val="18"/>
                <w:lang w:eastAsia="en-US"/>
              </w:rPr>
            </w:pPr>
            <w:r>
              <w:rPr>
                <w:sz w:val="18"/>
                <w:szCs w:val="18"/>
                <w:lang w:eastAsia="en-US"/>
              </w:rPr>
              <w:t>2975</w:t>
            </w:r>
          </w:p>
          <w:p w14:paraId="0D9124FE" w14:textId="77777777" w:rsidR="007B434C" w:rsidRDefault="00000000">
            <w:pPr>
              <w:jc w:val="center"/>
              <w:rPr>
                <w:sz w:val="18"/>
                <w:szCs w:val="18"/>
                <w:lang w:eastAsia="en-US"/>
              </w:rPr>
            </w:pPr>
            <w:r>
              <w:rPr>
                <w:sz w:val="18"/>
                <w:szCs w:val="18"/>
                <w:lang w:eastAsia="en-US"/>
              </w:rPr>
              <w:t>-</w:t>
            </w:r>
          </w:p>
          <w:p w14:paraId="1444CACA" w14:textId="77777777" w:rsidR="007B434C" w:rsidRDefault="00000000">
            <w:pPr>
              <w:jc w:val="center"/>
              <w:rPr>
                <w:sz w:val="18"/>
                <w:szCs w:val="18"/>
                <w:lang w:eastAsia="en-US"/>
              </w:rPr>
            </w:pPr>
            <w:r>
              <w:rPr>
                <w:sz w:val="18"/>
                <w:szCs w:val="18"/>
                <w:lang w:eastAsia="en-US"/>
              </w:rPr>
              <w:t>2975</w:t>
            </w:r>
          </w:p>
        </w:tc>
        <w:tc>
          <w:tcPr>
            <w:tcW w:w="662" w:type="dxa"/>
            <w:tcBorders>
              <w:top w:val="single" w:sz="4" w:space="0" w:color="000000"/>
              <w:left w:val="single" w:sz="4" w:space="0" w:color="000000"/>
              <w:bottom w:val="single" w:sz="4" w:space="0" w:color="000000"/>
              <w:right w:val="single" w:sz="4" w:space="0" w:color="000000"/>
            </w:tcBorders>
          </w:tcPr>
          <w:p w14:paraId="2E2468CC" w14:textId="77777777" w:rsidR="007B434C" w:rsidRDefault="00000000">
            <w:pPr>
              <w:jc w:val="center"/>
              <w:rPr>
                <w:sz w:val="18"/>
                <w:szCs w:val="18"/>
                <w:lang w:eastAsia="en-US"/>
              </w:rPr>
            </w:pPr>
            <w:r>
              <w:rPr>
                <w:sz w:val="18"/>
                <w:szCs w:val="18"/>
                <w:lang w:eastAsia="en-US"/>
              </w:rPr>
              <w:t>2975</w:t>
            </w:r>
          </w:p>
          <w:p w14:paraId="45D5238A" w14:textId="77777777" w:rsidR="007B434C" w:rsidRDefault="00000000">
            <w:pPr>
              <w:jc w:val="center"/>
              <w:rPr>
                <w:sz w:val="18"/>
                <w:szCs w:val="18"/>
                <w:lang w:eastAsia="en-US"/>
              </w:rPr>
            </w:pPr>
            <w:r>
              <w:rPr>
                <w:sz w:val="18"/>
                <w:szCs w:val="18"/>
                <w:lang w:eastAsia="en-US"/>
              </w:rPr>
              <w:t>-</w:t>
            </w:r>
          </w:p>
          <w:p w14:paraId="1CC13F46" w14:textId="77777777" w:rsidR="007B434C" w:rsidRDefault="00000000">
            <w:pPr>
              <w:jc w:val="center"/>
              <w:rPr>
                <w:sz w:val="18"/>
                <w:szCs w:val="18"/>
                <w:lang w:eastAsia="en-US"/>
              </w:rPr>
            </w:pPr>
            <w:r>
              <w:rPr>
                <w:sz w:val="18"/>
                <w:szCs w:val="18"/>
                <w:lang w:eastAsia="en-US"/>
              </w:rPr>
              <w:t>2975</w:t>
            </w:r>
          </w:p>
        </w:tc>
        <w:tc>
          <w:tcPr>
            <w:tcW w:w="667" w:type="dxa"/>
            <w:tcBorders>
              <w:top w:val="single" w:sz="4" w:space="0" w:color="000000"/>
              <w:left w:val="single" w:sz="4" w:space="0" w:color="000000"/>
              <w:bottom w:val="single" w:sz="4" w:space="0" w:color="000000"/>
              <w:right w:val="single" w:sz="4" w:space="0" w:color="000000"/>
            </w:tcBorders>
          </w:tcPr>
          <w:p w14:paraId="3CA5279D" w14:textId="77777777" w:rsidR="007B434C" w:rsidRDefault="00000000">
            <w:pPr>
              <w:jc w:val="center"/>
              <w:rPr>
                <w:sz w:val="18"/>
                <w:szCs w:val="18"/>
                <w:lang w:eastAsia="en-US"/>
              </w:rPr>
            </w:pPr>
            <w:r>
              <w:rPr>
                <w:sz w:val="18"/>
                <w:szCs w:val="18"/>
                <w:lang w:eastAsia="en-US"/>
              </w:rPr>
              <w:t>2975</w:t>
            </w:r>
          </w:p>
          <w:p w14:paraId="26ED7AF1" w14:textId="77777777" w:rsidR="007B434C" w:rsidRDefault="00000000">
            <w:pPr>
              <w:jc w:val="center"/>
              <w:rPr>
                <w:sz w:val="18"/>
                <w:szCs w:val="18"/>
                <w:lang w:eastAsia="en-US"/>
              </w:rPr>
            </w:pPr>
            <w:r>
              <w:rPr>
                <w:sz w:val="18"/>
                <w:szCs w:val="18"/>
                <w:lang w:eastAsia="en-US"/>
              </w:rPr>
              <w:t>-</w:t>
            </w:r>
          </w:p>
          <w:p w14:paraId="7F923F45" w14:textId="77777777" w:rsidR="007B434C" w:rsidRDefault="00000000">
            <w:pPr>
              <w:jc w:val="center"/>
              <w:rPr>
                <w:sz w:val="18"/>
                <w:szCs w:val="18"/>
                <w:lang w:eastAsia="en-US"/>
              </w:rPr>
            </w:pPr>
            <w:r>
              <w:rPr>
                <w:sz w:val="18"/>
                <w:szCs w:val="18"/>
                <w:lang w:eastAsia="en-US"/>
              </w:rPr>
              <w:t>2975</w:t>
            </w:r>
          </w:p>
        </w:tc>
        <w:tc>
          <w:tcPr>
            <w:tcW w:w="908" w:type="dxa"/>
            <w:tcBorders>
              <w:top w:val="single" w:sz="4" w:space="0" w:color="000000"/>
              <w:left w:val="single" w:sz="4" w:space="0" w:color="000000"/>
              <w:bottom w:val="single" w:sz="4" w:space="0" w:color="000000"/>
              <w:right w:val="single" w:sz="4" w:space="0" w:color="000000"/>
            </w:tcBorders>
          </w:tcPr>
          <w:p w14:paraId="28924476" w14:textId="77777777" w:rsidR="007B434C" w:rsidRDefault="00000000">
            <w:pPr>
              <w:jc w:val="center"/>
              <w:rPr>
                <w:sz w:val="18"/>
                <w:szCs w:val="18"/>
                <w:lang w:eastAsia="en-US"/>
              </w:rPr>
            </w:pPr>
            <w:r>
              <w:rPr>
                <w:sz w:val="18"/>
                <w:szCs w:val="18"/>
                <w:lang w:eastAsia="en-US"/>
              </w:rPr>
              <w:t>2975</w:t>
            </w:r>
          </w:p>
          <w:p w14:paraId="0E59293A" w14:textId="77777777" w:rsidR="007B434C" w:rsidRDefault="00000000">
            <w:pPr>
              <w:jc w:val="center"/>
              <w:rPr>
                <w:sz w:val="18"/>
                <w:szCs w:val="18"/>
                <w:lang w:eastAsia="en-US"/>
              </w:rPr>
            </w:pPr>
            <w:r>
              <w:rPr>
                <w:sz w:val="18"/>
                <w:szCs w:val="18"/>
                <w:lang w:eastAsia="en-US"/>
              </w:rPr>
              <w:t>-</w:t>
            </w:r>
          </w:p>
          <w:p w14:paraId="0D8F5F0E" w14:textId="77777777" w:rsidR="007B434C" w:rsidRDefault="00000000">
            <w:pPr>
              <w:jc w:val="center"/>
              <w:rPr>
                <w:sz w:val="18"/>
                <w:szCs w:val="18"/>
                <w:lang w:eastAsia="en-US"/>
              </w:rPr>
            </w:pPr>
            <w:r>
              <w:rPr>
                <w:sz w:val="18"/>
                <w:szCs w:val="18"/>
                <w:lang w:eastAsia="en-US"/>
              </w:rPr>
              <w:t>2975</w:t>
            </w:r>
          </w:p>
        </w:tc>
        <w:tc>
          <w:tcPr>
            <w:tcW w:w="1014" w:type="dxa"/>
            <w:tcBorders>
              <w:top w:val="single" w:sz="4" w:space="0" w:color="000000"/>
              <w:left w:val="single" w:sz="4" w:space="0" w:color="000000"/>
              <w:bottom w:val="single" w:sz="4" w:space="0" w:color="000000"/>
              <w:right w:val="single" w:sz="4" w:space="0" w:color="000000"/>
            </w:tcBorders>
          </w:tcPr>
          <w:p w14:paraId="503E4C6A" w14:textId="77777777" w:rsidR="007B434C" w:rsidRDefault="00000000">
            <w:pPr>
              <w:jc w:val="center"/>
              <w:rPr>
                <w:sz w:val="18"/>
                <w:szCs w:val="18"/>
                <w:lang w:eastAsia="en-US"/>
              </w:rPr>
            </w:pPr>
            <w:r>
              <w:rPr>
                <w:sz w:val="18"/>
                <w:szCs w:val="18"/>
                <w:lang w:eastAsia="en-US"/>
              </w:rPr>
              <w:t>2975</w:t>
            </w:r>
          </w:p>
          <w:p w14:paraId="01065E6C" w14:textId="77777777" w:rsidR="007B434C" w:rsidRDefault="00000000">
            <w:pPr>
              <w:jc w:val="center"/>
              <w:rPr>
                <w:sz w:val="18"/>
                <w:szCs w:val="18"/>
                <w:lang w:eastAsia="en-US"/>
              </w:rPr>
            </w:pPr>
            <w:r>
              <w:rPr>
                <w:sz w:val="18"/>
                <w:szCs w:val="18"/>
                <w:lang w:eastAsia="en-US"/>
              </w:rPr>
              <w:t>-</w:t>
            </w:r>
          </w:p>
          <w:p w14:paraId="6C60F587" w14:textId="77777777" w:rsidR="007B434C" w:rsidRDefault="00000000">
            <w:pPr>
              <w:jc w:val="center"/>
              <w:rPr>
                <w:sz w:val="18"/>
                <w:szCs w:val="18"/>
                <w:lang w:eastAsia="en-US"/>
              </w:rPr>
            </w:pPr>
            <w:r>
              <w:rPr>
                <w:sz w:val="18"/>
                <w:szCs w:val="18"/>
                <w:lang w:eastAsia="en-US"/>
              </w:rPr>
              <w:t>2975</w:t>
            </w:r>
          </w:p>
        </w:tc>
        <w:tc>
          <w:tcPr>
            <w:tcW w:w="668" w:type="dxa"/>
            <w:tcBorders>
              <w:top w:val="single" w:sz="4" w:space="0" w:color="000000"/>
              <w:left w:val="single" w:sz="4" w:space="0" w:color="000000"/>
              <w:bottom w:val="single" w:sz="4" w:space="0" w:color="000000"/>
              <w:right w:val="single" w:sz="4" w:space="0" w:color="000000"/>
            </w:tcBorders>
          </w:tcPr>
          <w:p w14:paraId="5EB820E5" w14:textId="77777777" w:rsidR="007B434C" w:rsidRDefault="00000000">
            <w:pPr>
              <w:jc w:val="center"/>
              <w:rPr>
                <w:sz w:val="18"/>
                <w:szCs w:val="18"/>
                <w:lang w:eastAsia="en-US"/>
              </w:rPr>
            </w:pPr>
            <w:r>
              <w:rPr>
                <w:sz w:val="18"/>
                <w:szCs w:val="18"/>
                <w:lang w:eastAsia="en-US"/>
              </w:rPr>
              <w:t>2975</w:t>
            </w:r>
          </w:p>
          <w:p w14:paraId="58D2E94D" w14:textId="77777777" w:rsidR="007B434C" w:rsidRDefault="00000000">
            <w:pPr>
              <w:jc w:val="center"/>
              <w:rPr>
                <w:sz w:val="18"/>
                <w:szCs w:val="18"/>
                <w:lang w:eastAsia="en-US"/>
              </w:rPr>
            </w:pPr>
            <w:r>
              <w:rPr>
                <w:sz w:val="18"/>
                <w:szCs w:val="18"/>
                <w:lang w:eastAsia="en-US"/>
              </w:rPr>
              <w:t>-</w:t>
            </w:r>
          </w:p>
          <w:p w14:paraId="2E4D0F55" w14:textId="77777777" w:rsidR="007B434C" w:rsidRDefault="00000000">
            <w:pPr>
              <w:jc w:val="center"/>
              <w:rPr>
                <w:sz w:val="18"/>
                <w:szCs w:val="18"/>
                <w:lang w:eastAsia="en-US"/>
              </w:rPr>
            </w:pPr>
            <w:r>
              <w:rPr>
                <w:sz w:val="18"/>
                <w:szCs w:val="18"/>
                <w:lang w:eastAsia="en-US"/>
              </w:rPr>
              <w:t>2975</w:t>
            </w:r>
          </w:p>
        </w:tc>
        <w:tc>
          <w:tcPr>
            <w:tcW w:w="665" w:type="dxa"/>
            <w:tcBorders>
              <w:top w:val="single" w:sz="4" w:space="0" w:color="000000"/>
              <w:left w:val="single" w:sz="4" w:space="0" w:color="000000"/>
              <w:bottom w:val="single" w:sz="4" w:space="0" w:color="000000"/>
              <w:right w:val="single" w:sz="4" w:space="0" w:color="000000"/>
            </w:tcBorders>
          </w:tcPr>
          <w:p w14:paraId="5D51F9FB" w14:textId="77777777" w:rsidR="007B434C" w:rsidRDefault="00000000">
            <w:pPr>
              <w:jc w:val="center"/>
              <w:rPr>
                <w:sz w:val="18"/>
                <w:szCs w:val="18"/>
                <w:lang w:eastAsia="en-US"/>
              </w:rPr>
            </w:pPr>
            <w:r>
              <w:rPr>
                <w:sz w:val="18"/>
                <w:szCs w:val="18"/>
                <w:lang w:eastAsia="en-US"/>
              </w:rPr>
              <w:t>2975</w:t>
            </w:r>
          </w:p>
          <w:p w14:paraId="2CF004AD" w14:textId="77777777" w:rsidR="007B434C" w:rsidRDefault="00000000">
            <w:pPr>
              <w:jc w:val="center"/>
              <w:rPr>
                <w:sz w:val="18"/>
                <w:szCs w:val="18"/>
                <w:lang w:eastAsia="en-US"/>
              </w:rPr>
            </w:pPr>
            <w:r>
              <w:rPr>
                <w:sz w:val="18"/>
                <w:szCs w:val="18"/>
                <w:lang w:eastAsia="en-US"/>
              </w:rPr>
              <w:t>-</w:t>
            </w:r>
          </w:p>
          <w:p w14:paraId="0EF0294E" w14:textId="77777777" w:rsidR="007B434C" w:rsidRDefault="00000000">
            <w:pPr>
              <w:jc w:val="center"/>
              <w:rPr>
                <w:sz w:val="18"/>
                <w:szCs w:val="18"/>
                <w:lang w:eastAsia="en-US"/>
              </w:rPr>
            </w:pPr>
            <w:r>
              <w:rPr>
                <w:sz w:val="18"/>
                <w:szCs w:val="18"/>
                <w:lang w:eastAsia="en-US"/>
              </w:rPr>
              <w:t>2975</w:t>
            </w:r>
          </w:p>
        </w:tc>
        <w:tc>
          <w:tcPr>
            <w:tcW w:w="936" w:type="dxa"/>
            <w:tcBorders>
              <w:top w:val="single" w:sz="4" w:space="0" w:color="000000"/>
              <w:left w:val="single" w:sz="4" w:space="0" w:color="000000"/>
              <w:bottom w:val="single" w:sz="4" w:space="0" w:color="000000"/>
              <w:right w:val="single" w:sz="4" w:space="0" w:color="000000"/>
            </w:tcBorders>
          </w:tcPr>
          <w:p w14:paraId="2E6D619D" w14:textId="77777777" w:rsidR="007B434C" w:rsidRDefault="00000000">
            <w:pPr>
              <w:jc w:val="center"/>
              <w:rPr>
                <w:sz w:val="18"/>
                <w:szCs w:val="18"/>
                <w:lang w:eastAsia="en-US"/>
              </w:rPr>
            </w:pPr>
            <w:r>
              <w:rPr>
                <w:sz w:val="18"/>
                <w:szCs w:val="18"/>
                <w:lang w:eastAsia="en-US"/>
              </w:rPr>
              <w:t>2975</w:t>
            </w:r>
          </w:p>
          <w:p w14:paraId="35469A6E" w14:textId="77777777" w:rsidR="007B434C" w:rsidRDefault="00000000">
            <w:pPr>
              <w:jc w:val="center"/>
              <w:rPr>
                <w:sz w:val="18"/>
                <w:szCs w:val="18"/>
                <w:lang w:eastAsia="en-US"/>
              </w:rPr>
            </w:pPr>
            <w:r>
              <w:rPr>
                <w:sz w:val="18"/>
                <w:szCs w:val="18"/>
                <w:lang w:eastAsia="en-US"/>
              </w:rPr>
              <w:t>-</w:t>
            </w:r>
          </w:p>
          <w:p w14:paraId="709F31FE" w14:textId="77777777" w:rsidR="007B434C" w:rsidRDefault="00000000">
            <w:pPr>
              <w:jc w:val="center"/>
              <w:rPr>
                <w:sz w:val="18"/>
                <w:szCs w:val="18"/>
                <w:lang w:eastAsia="en-US"/>
              </w:rPr>
            </w:pPr>
            <w:r>
              <w:rPr>
                <w:sz w:val="18"/>
                <w:szCs w:val="18"/>
                <w:lang w:eastAsia="en-US"/>
              </w:rPr>
              <w:t>2975</w:t>
            </w:r>
          </w:p>
        </w:tc>
        <w:tc>
          <w:tcPr>
            <w:tcW w:w="756" w:type="dxa"/>
            <w:tcBorders>
              <w:top w:val="single" w:sz="4" w:space="0" w:color="000000"/>
              <w:left w:val="single" w:sz="4" w:space="0" w:color="000000"/>
              <w:bottom w:val="single" w:sz="4" w:space="0" w:color="000000"/>
              <w:right w:val="single" w:sz="4" w:space="0" w:color="000000"/>
            </w:tcBorders>
          </w:tcPr>
          <w:p w14:paraId="264DDAC8" w14:textId="77777777" w:rsidR="007B434C" w:rsidRDefault="00000000">
            <w:pPr>
              <w:jc w:val="center"/>
              <w:rPr>
                <w:sz w:val="18"/>
                <w:szCs w:val="18"/>
                <w:lang w:eastAsia="en-US"/>
              </w:rPr>
            </w:pPr>
            <w:r>
              <w:rPr>
                <w:sz w:val="18"/>
                <w:szCs w:val="18"/>
                <w:lang w:eastAsia="en-US"/>
              </w:rPr>
              <w:t>2975</w:t>
            </w:r>
          </w:p>
          <w:p w14:paraId="13CEE7BA" w14:textId="77777777" w:rsidR="007B434C" w:rsidRDefault="00000000">
            <w:pPr>
              <w:jc w:val="center"/>
              <w:rPr>
                <w:sz w:val="18"/>
                <w:szCs w:val="18"/>
                <w:lang w:eastAsia="en-US"/>
              </w:rPr>
            </w:pPr>
            <w:r>
              <w:rPr>
                <w:sz w:val="18"/>
                <w:szCs w:val="18"/>
                <w:lang w:eastAsia="en-US"/>
              </w:rPr>
              <w:t>-</w:t>
            </w:r>
          </w:p>
          <w:p w14:paraId="039C7F79" w14:textId="77777777" w:rsidR="007B434C" w:rsidRDefault="00000000">
            <w:pPr>
              <w:jc w:val="center"/>
              <w:rPr>
                <w:sz w:val="18"/>
                <w:szCs w:val="18"/>
                <w:lang w:eastAsia="en-US"/>
              </w:rPr>
            </w:pPr>
            <w:r>
              <w:rPr>
                <w:sz w:val="18"/>
                <w:szCs w:val="18"/>
                <w:lang w:eastAsia="en-US"/>
              </w:rPr>
              <w:t>2975</w:t>
            </w:r>
          </w:p>
        </w:tc>
        <w:tc>
          <w:tcPr>
            <w:tcW w:w="668" w:type="dxa"/>
            <w:tcBorders>
              <w:top w:val="single" w:sz="4" w:space="0" w:color="000000"/>
              <w:left w:val="single" w:sz="4" w:space="0" w:color="000000"/>
              <w:bottom w:val="single" w:sz="4" w:space="0" w:color="000000"/>
              <w:right w:val="single" w:sz="4" w:space="0" w:color="000000"/>
            </w:tcBorders>
          </w:tcPr>
          <w:p w14:paraId="25D30193" w14:textId="77777777" w:rsidR="007B434C" w:rsidRDefault="00000000">
            <w:pPr>
              <w:jc w:val="center"/>
              <w:rPr>
                <w:sz w:val="18"/>
                <w:szCs w:val="18"/>
                <w:lang w:eastAsia="en-US"/>
              </w:rPr>
            </w:pPr>
            <w:r>
              <w:rPr>
                <w:sz w:val="18"/>
                <w:szCs w:val="18"/>
                <w:lang w:eastAsia="en-US"/>
              </w:rPr>
              <w:t>2975</w:t>
            </w:r>
          </w:p>
          <w:p w14:paraId="2AF03C38" w14:textId="77777777" w:rsidR="007B434C" w:rsidRDefault="00000000">
            <w:pPr>
              <w:jc w:val="center"/>
              <w:rPr>
                <w:sz w:val="18"/>
                <w:szCs w:val="18"/>
                <w:lang w:eastAsia="en-US"/>
              </w:rPr>
            </w:pPr>
            <w:r>
              <w:rPr>
                <w:sz w:val="18"/>
                <w:szCs w:val="18"/>
                <w:lang w:eastAsia="en-US"/>
              </w:rPr>
              <w:t>-</w:t>
            </w:r>
          </w:p>
          <w:p w14:paraId="5D4305B0" w14:textId="77777777" w:rsidR="007B434C" w:rsidRDefault="00000000">
            <w:pPr>
              <w:jc w:val="center"/>
              <w:rPr>
                <w:sz w:val="18"/>
                <w:szCs w:val="18"/>
                <w:lang w:eastAsia="en-US"/>
              </w:rPr>
            </w:pPr>
            <w:r>
              <w:rPr>
                <w:sz w:val="18"/>
                <w:szCs w:val="18"/>
                <w:lang w:eastAsia="en-US"/>
              </w:rPr>
              <w:t>2975</w:t>
            </w:r>
          </w:p>
        </w:tc>
        <w:tc>
          <w:tcPr>
            <w:tcW w:w="684" w:type="dxa"/>
            <w:tcBorders>
              <w:top w:val="single" w:sz="4" w:space="0" w:color="000000"/>
              <w:left w:val="single" w:sz="4" w:space="0" w:color="000000"/>
              <w:bottom w:val="single" w:sz="4" w:space="0" w:color="000000"/>
              <w:right w:val="single" w:sz="4" w:space="0" w:color="000000"/>
            </w:tcBorders>
          </w:tcPr>
          <w:p w14:paraId="6F3E0681" w14:textId="77777777" w:rsidR="007B434C" w:rsidRDefault="00000000">
            <w:pPr>
              <w:jc w:val="center"/>
              <w:rPr>
                <w:sz w:val="18"/>
                <w:szCs w:val="18"/>
                <w:lang w:eastAsia="en-US"/>
              </w:rPr>
            </w:pPr>
            <w:r>
              <w:rPr>
                <w:sz w:val="18"/>
                <w:szCs w:val="18"/>
                <w:lang w:eastAsia="en-US"/>
              </w:rPr>
              <w:t>2975</w:t>
            </w:r>
          </w:p>
          <w:p w14:paraId="398C6D56" w14:textId="77777777" w:rsidR="007B434C" w:rsidRDefault="00000000">
            <w:pPr>
              <w:jc w:val="center"/>
              <w:rPr>
                <w:sz w:val="18"/>
                <w:szCs w:val="18"/>
                <w:lang w:eastAsia="en-US"/>
              </w:rPr>
            </w:pPr>
            <w:r>
              <w:rPr>
                <w:sz w:val="18"/>
                <w:szCs w:val="18"/>
                <w:lang w:eastAsia="en-US"/>
              </w:rPr>
              <w:t>-</w:t>
            </w:r>
          </w:p>
          <w:p w14:paraId="5B4B5A6D" w14:textId="77777777" w:rsidR="007B434C" w:rsidRDefault="00000000">
            <w:pPr>
              <w:jc w:val="center"/>
              <w:rPr>
                <w:sz w:val="18"/>
                <w:szCs w:val="18"/>
                <w:lang w:eastAsia="en-US"/>
              </w:rPr>
            </w:pPr>
            <w:r>
              <w:rPr>
                <w:sz w:val="18"/>
                <w:szCs w:val="18"/>
                <w:lang w:eastAsia="en-US"/>
              </w:rPr>
              <w:t>2975</w:t>
            </w:r>
          </w:p>
        </w:tc>
        <w:tc>
          <w:tcPr>
            <w:tcW w:w="1123" w:type="dxa"/>
            <w:tcBorders>
              <w:top w:val="single" w:sz="4" w:space="0" w:color="000000"/>
              <w:left w:val="single" w:sz="4" w:space="0" w:color="000000"/>
              <w:bottom w:val="single" w:sz="4" w:space="0" w:color="000000"/>
              <w:right w:val="single" w:sz="4" w:space="0" w:color="000000"/>
            </w:tcBorders>
          </w:tcPr>
          <w:p w14:paraId="74D8EDCC" w14:textId="77777777" w:rsidR="007B434C" w:rsidRDefault="00000000">
            <w:pPr>
              <w:jc w:val="center"/>
              <w:rPr>
                <w:sz w:val="18"/>
                <w:szCs w:val="18"/>
                <w:lang w:eastAsia="en-US"/>
              </w:rPr>
            </w:pPr>
            <w:r>
              <w:rPr>
                <w:sz w:val="18"/>
                <w:szCs w:val="18"/>
                <w:lang w:eastAsia="en-US"/>
              </w:rPr>
              <w:t>01/12/2022 até 31/12/2022 00:00 às 23:55</w:t>
            </w:r>
          </w:p>
        </w:tc>
      </w:tr>
    </w:tbl>
    <w:p w14:paraId="287F7DD9" w14:textId="77777777" w:rsidR="007B434C" w:rsidRDefault="007B434C">
      <w:pPr>
        <w:rPr>
          <w:color w:val="000000"/>
        </w:rPr>
      </w:pPr>
    </w:p>
    <w:p w14:paraId="3E0BB41D" w14:textId="77777777" w:rsidR="007B434C" w:rsidRDefault="00000000">
      <w:pPr>
        <w:pStyle w:val="Ttulo2"/>
        <w:numPr>
          <w:ilvl w:val="0"/>
          <w:numId w:val="0"/>
        </w:numPr>
        <w:ind w:left="823"/>
        <w:rPr>
          <w:color w:val="000000"/>
        </w:rPr>
      </w:pPr>
      <w:bookmarkStart w:id="117" w:name="__RefHeading___Toc11221_3634989049"/>
      <w:bookmarkStart w:id="118" w:name="_Toc138324019"/>
      <w:bookmarkEnd w:id="117"/>
      <w:r>
        <w:rPr>
          <w:sz w:val="24"/>
          <w:szCs w:val="24"/>
        </w:rPr>
        <w:lastRenderedPageBreak/>
        <w:t xml:space="preserve">3.5.1.1. Análise </w:t>
      </w:r>
      <w:r>
        <w:rPr>
          <w:sz w:val="24"/>
          <w:szCs w:val="24"/>
        </w:rPr>
        <w:t xml:space="preserve">de </w:t>
      </w:r>
      <w:r>
        <w:rPr>
          <w:sz w:val="24"/>
          <w:szCs w:val="24"/>
        </w:rPr>
        <w:t>Registos</w:t>
      </w:r>
      <w:bookmarkEnd w:id="118"/>
      <w:r>
        <w:rPr>
          <w:sz w:val="24"/>
          <w:szCs w:val="24"/>
        </w:rPr>
        <w:t xml:space="preserve"> </w:t>
      </w:r>
    </w:p>
    <w:p w14:paraId="6209A4E9" w14:textId="47DC610D" w:rsidR="007B434C" w:rsidRDefault="00000000" w:rsidP="00527491">
      <w:pPr>
        <w:pStyle w:val="Legenda"/>
        <w:rPr>
          <w:color w:val="000000"/>
        </w:rPr>
      </w:pPr>
      <w:r>
        <w:t xml:space="preserve">Tabela </w:t>
      </w:r>
      <w:r w:rsidR="00C70B63">
        <w:t>7</w:t>
      </w:r>
      <w:r>
        <w:t xml:space="preserve"> - Registos Esperados vs. Registos Validados (15</w:t>
      </w:r>
      <w:ins w:id="119" w:author="Unknown Author" w:date="2023-07-01T22:29:00Z">
        <w:r>
          <w:t xml:space="preserve"> </w:t>
        </w:r>
      </w:ins>
      <w:r>
        <w:t>min)</w:t>
      </w:r>
    </w:p>
    <w:tbl>
      <w:tblPr>
        <w:tblW w:w="8720" w:type="dxa"/>
        <w:tblLook w:val="04A0" w:firstRow="1" w:lastRow="0" w:firstColumn="1" w:lastColumn="0" w:noHBand="0" w:noVBand="1"/>
      </w:tblPr>
      <w:tblGrid>
        <w:gridCol w:w="2130"/>
        <w:gridCol w:w="1615"/>
        <w:gridCol w:w="1739"/>
        <w:gridCol w:w="1723"/>
        <w:gridCol w:w="1513"/>
      </w:tblGrid>
      <w:tr w:rsidR="007B434C" w14:paraId="065CBD0B"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27085976" w14:textId="77777777" w:rsidR="007B434C" w:rsidRDefault="00000000">
            <w:pPr>
              <w:jc w:val="center"/>
              <w:rPr>
                <w:b/>
                <w:bCs/>
                <w:lang w:eastAsia="en-US"/>
              </w:rPr>
            </w:pPr>
            <w:r>
              <w:rPr>
                <w:b/>
                <w:bCs/>
                <w:lang w:eastAsia="en-US"/>
              </w:rPr>
              <w:t>Registos 15</w:t>
            </w:r>
            <w:r>
              <w:rPr>
                <w:b/>
                <w:bCs/>
                <w:lang w:eastAsia="en-US"/>
              </w:rPr>
              <w:t xml:space="preserve"> </w:t>
            </w:r>
            <w:r>
              <w:rPr>
                <w:b/>
                <w:bCs/>
                <w:lang w:eastAsia="en-US"/>
              </w:rPr>
              <w:t>min</w:t>
            </w:r>
          </w:p>
        </w:tc>
      </w:tr>
      <w:tr w:rsidR="007B434C" w14:paraId="0AB97BBB" w14:textId="77777777">
        <w:tc>
          <w:tcPr>
            <w:tcW w:w="2130" w:type="dxa"/>
            <w:tcBorders>
              <w:top w:val="single" w:sz="4" w:space="0" w:color="000000"/>
              <w:left w:val="single" w:sz="4" w:space="0" w:color="000000"/>
              <w:bottom w:val="single" w:sz="4" w:space="0" w:color="000000"/>
              <w:right w:val="single" w:sz="4" w:space="0" w:color="000000"/>
            </w:tcBorders>
          </w:tcPr>
          <w:p w14:paraId="2ECCF2D0" w14:textId="77777777" w:rsidR="007B434C" w:rsidRDefault="00000000">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078BE8A9" w14:textId="77777777" w:rsidR="007B434C" w:rsidRDefault="00000000">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1D695FBB" w14:textId="77777777" w:rsidR="007B434C" w:rsidRDefault="00000000">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6E8A5595" w14:textId="77777777" w:rsidR="007B434C" w:rsidRDefault="00000000">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4C022E5D" w14:textId="77777777" w:rsidR="007B434C" w:rsidRDefault="00000000">
            <w:pPr>
              <w:jc w:val="center"/>
              <w:rPr>
                <w:b/>
                <w:bCs/>
                <w:lang w:eastAsia="en-US"/>
              </w:rPr>
            </w:pPr>
            <w:r>
              <w:rPr>
                <w:b/>
                <w:bCs/>
                <w:lang w:eastAsia="en-US"/>
              </w:rPr>
              <w:t>%</w:t>
            </w:r>
            <w:r>
              <w:rPr>
                <w:b/>
                <w:bCs/>
                <w:lang w:eastAsia="en-US"/>
              </w:rPr>
              <w:t xml:space="preserve"> </w:t>
            </w:r>
            <w:r>
              <w:rPr>
                <w:b/>
                <w:bCs/>
                <w:lang w:eastAsia="en-US"/>
              </w:rPr>
              <w:t>Omissos</w:t>
            </w:r>
          </w:p>
        </w:tc>
      </w:tr>
      <w:tr w:rsidR="007B434C" w14:paraId="3D8E56C9" w14:textId="77777777">
        <w:tc>
          <w:tcPr>
            <w:tcW w:w="2130" w:type="dxa"/>
            <w:tcBorders>
              <w:top w:val="single" w:sz="4" w:space="0" w:color="000000"/>
              <w:left w:val="single" w:sz="4" w:space="0" w:color="000000"/>
              <w:bottom w:val="single" w:sz="4" w:space="0" w:color="000000"/>
              <w:right w:val="single" w:sz="4" w:space="0" w:color="000000"/>
            </w:tcBorders>
          </w:tcPr>
          <w:p w14:paraId="08CC7587"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26C55F30" w14:textId="77777777" w:rsidR="007B434C"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7CE16F2E"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6F732122" w14:textId="77777777" w:rsidR="007B434C" w:rsidRDefault="00000000">
            <w:pPr>
              <w:jc w:val="center"/>
              <w:rPr>
                <w:lang w:eastAsia="en-US"/>
              </w:rPr>
            </w:pPr>
            <w:r>
              <w:rPr>
                <w:lang w:eastAsia="en-US"/>
              </w:rPr>
              <w:t>17669</w:t>
            </w:r>
          </w:p>
        </w:tc>
        <w:tc>
          <w:tcPr>
            <w:tcW w:w="1513" w:type="dxa"/>
            <w:tcBorders>
              <w:top w:val="single" w:sz="4" w:space="0" w:color="000000"/>
              <w:left w:val="single" w:sz="4" w:space="0" w:color="000000"/>
              <w:bottom w:val="single" w:sz="4" w:space="0" w:color="000000"/>
              <w:right w:val="single" w:sz="4" w:space="0" w:color="000000"/>
            </w:tcBorders>
          </w:tcPr>
          <w:p w14:paraId="2ECB0512" w14:textId="77777777" w:rsidR="007B434C" w:rsidRDefault="00000000">
            <w:pPr>
              <w:jc w:val="center"/>
              <w:rPr>
                <w:lang w:eastAsia="en-US"/>
              </w:rPr>
            </w:pPr>
            <w:r>
              <w:rPr>
                <w:lang w:eastAsia="en-US"/>
              </w:rPr>
              <w:t>44.23</w:t>
            </w:r>
          </w:p>
        </w:tc>
      </w:tr>
      <w:tr w:rsidR="007B434C" w14:paraId="5ADBE920" w14:textId="77777777">
        <w:tc>
          <w:tcPr>
            <w:tcW w:w="2130" w:type="dxa"/>
            <w:tcBorders>
              <w:top w:val="single" w:sz="4" w:space="0" w:color="000000"/>
              <w:left w:val="single" w:sz="4" w:space="0" w:color="000000"/>
              <w:bottom w:val="single" w:sz="4" w:space="0" w:color="000000"/>
              <w:right w:val="single" w:sz="4" w:space="0" w:color="000000"/>
            </w:tcBorders>
          </w:tcPr>
          <w:p w14:paraId="18A42F4B"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6DB714A7" w14:textId="77777777" w:rsidR="007B434C"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23A044A7"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5676896B" w14:textId="77777777" w:rsidR="007B434C" w:rsidRDefault="00000000">
            <w:pPr>
              <w:jc w:val="center"/>
              <w:rPr>
                <w:lang w:eastAsia="en-US"/>
              </w:rPr>
            </w:pPr>
            <w:r>
              <w:rPr>
                <w:lang w:eastAsia="en-US"/>
              </w:rPr>
              <w:t>31031</w:t>
            </w:r>
          </w:p>
        </w:tc>
        <w:tc>
          <w:tcPr>
            <w:tcW w:w="1513" w:type="dxa"/>
            <w:tcBorders>
              <w:top w:val="single" w:sz="4" w:space="0" w:color="000000"/>
              <w:left w:val="single" w:sz="4" w:space="0" w:color="000000"/>
              <w:bottom w:val="single" w:sz="4" w:space="0" w:color="000000"/>
              <w:right w:val="single" w:sz="4" w:space="0" w:color="000000"/>
            </w:tcBorders>
          </w:tcPr>
          <w:p w14:paraId="1C82A40B" w14:textId="77777777" w:rsidR="007B434C" w:rsidRDefault="00000000">
            <w:pPr>
              <w:jc w:val="center"/>
              <w:rPr>
                <w:lang w:eastAsia="en-US"/>
              </w:rPr>
            </w:pPr>
            <w:r>
              <w:rPr>
                <w:lang w:eastAsia="en-US"/>
              </w:rPr>
              <w:t>5.20</w:t>
            </w:r>
          </w:p>
        </w:tc>
      </w:tr>
      <w:tr w:rsidR="007B434C" w14:paraId="2569001B" w14:textId="77777777">
        <w:tc>
          <w:tcPr>
            <w:tcW w:w="2130" w:type="dxa"/>
            <w:tcBorders>
              <w:top w:val="single" w:sz="4" w:space="0" w:color="000000"/>
              <w:left w:val="single" w:sz="4" w:space="0" w:color="000000"/>
              <w:bottom w:val="single" w:sz="4" w:space="0" w:color="000000"/>
              <w:right w:val="single" w:sz="4" w:space="0" w:color="000000"/>
            </w:tcBorders>
          </w:tcPr>
          <w:p w14:paraId="418B5421"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19275839" w14:textId="77777777" w:rsidR="007B434C"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15703B35"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0D9C1216" w14:textId="77777777" w:rsidR="007B434C" w:rsidRDefault="00000000">
            <w:pPr>
              <w:jc w:val="center"/>
              <w:rPr>
                <w:lang w:eastAsia="en-US"/>
              </w:rPr>
            </w:pPr>
            <w:r>
              <w:rPr>
                <w:lang w:eastAsia="en-US"/>
              </w:rPr>
              <w:t>25819</w:t>
            </w:r>
          </w:p>
        </w:tc>
        <w:tc>
          <w:tcPr>
            <w:tcW w:w="1513" w:type="dxa"/>
            <w:tcBorders>
              <w:top w:val="single" w:sz="4" w:space="0" w:color="000000"/>
              <w:left w:val="single" w:sz="4" w:space="0" w:color="000000"/>
              <w:bottom w:val="single" w:sz="4" w:space="0" w:color="000000"/>
              <w:right w:val="single" w:sz="4" w:space="0" w:color="000000"/>
            </w:tcBorders>
          </w:tcPr>
          <w:p w14:paraId="376E8174" w14:textId="77777777" w:rsidR="007B434C" w:rsidRDefault="00000000">
            <w:pPr>
              <w:jc w:val="center"/>
              <w:rPr>
                <w:lang w:eastAsia="en-US"/>
              </w:rPr>
            </w:pPr>
            <w:r>
              <w:rPr>
                <w:lang w:eastAsia="en-US"/>
              </w:rPr>
              <w:t>18.50</w:t>
            </w:r>
          </w:p>
        </w:tc>
      </w:tr>
      <w:tr w:rsidR="007B434C" w14:paraId="16E0357B" w14:textId="77777777">
        <w:tc>
          <w:tcPr>
            <w:tcW w:w="2130" w:type="dxa"/>
            <w:tcBorders>
              <w:top w:val="single" w:sz="4" w:space="0" w:color="000000"/>
              <w:left w:val="single" w:sz="4" w:space="0" w:color="000000"/>
              <w:bottom w:val="single" w:sz="4" w:space="0" w:color="000000"/>
              <w:right w:val="single" w:sz="4" w:space="0" w:color="000000"/>
            </w:tcBorders>
          </w:tcPr>
          <w:p w14:paraId="4835D1CB"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3BE253F" w14:textId="77777777" w:rsidR="007B434C"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40A7CD2F"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077621D" w14:textId="77777777" w:rsidR="007B434C" w:rsidRDefault="00000000">
            <w:pPr>
              <w:jc w:val="center"/>
              <w:rPr>
                <w:lang w:eastAsia="en-US"/>
              </w:rPr>
            </w:pPr>
            <w:r>
              <w:rPr>
                <w:lang w:eastAsia="en-US"/>
              </w:rPr>
              <w:t>31200</w:t>
            </w:r>
          </w:p>
        </w:tc>
        <w:tc>
          <w:tcPr>
            <w:tcW w:w="1513" w:type="dxa"/>
            <w:tcBorders>
              <w:top w:val="single" w:sz="4" w:space="0" w:color="000000"/>
              <w:left w:val="single" w:sz="4" w:space="0" w:color="000000"/>
              <w:bottom w:val="single" w:sz="4" w:space="0" w:color="000000"/>
              <w:right w:val="single" w:sz="4" w:space="0" w:color="000000"/>
            </w:tcBorders>
          </w:tcPr>
          <w:p w14:paraId="7EFBA46F" w14:textId="77777777" w:rsidR="007B434C" w:rsidRDefault="00000000">
            <w:pPr>
              <w:jc w:val="center"/>
              <w:rPr>
                <w:lang w:eastAsia="en-US"/>
              </w:rPr>
            </w:pPr>
            <w:r>
              <w:rPr>
                <w:lang w:eastAsia="en-US"/>
              </w:rPr>
              <w:t>4.69</w:t>
            </w:r>
          </w:p>
        </w:tc>
      </w:tr>
      <w:tr w:rsidR="007B434C" w14:paraId="16F10BC5" w14:textId="77777777">
        <w:tc>
          <w:tcPr>
            <w:tcW w:w="2130" w:type="dxa"/>
            <w:tcBorders>
              <w:top w:val="single" w:sz="4" w:space="0" w:color="000000"/>
              <w:left w:val="single" w:sz="4" w:space="0" w:color="000000"/>
              <w:bottom w:val="single" w:sz="4" w:space="0" w:color="000000"/>
              <w:right w:val="single" w:sz="4" w:space="0" w:color="000000"/>
            </w:tcBorders>
          </w:tcPr>
          <w:p w14:paraId="32707824"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FBDC95C" w14:textId="77777777" w:rsidR="007B434C" w:rsidRDefault="00000000">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4EE27E73"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6219EC2C" w14:textId="77777777" w:rsidR="007B434C" w:rsidRDefault="00000000">
            <w:pPr>
              <w:jc w:val="center"/>
              <w:rPr>
                <w:lang w:eastAsia="en-US"/>
              </w:rPr>
            </w:pPr>
            <w:r>
              <w:rPr>
                <w:lang w:eastAsia="en-US"/>
              </w:rPr>
              <w:t>32015</w:t>
            </w:r>
          </w:p>
        </w:tc>
        <w:tc>
          <w:tcPr>
            <w:tcW w:w="1513" w:type="dxa"/>
            <w:tcBorders>
              <w:top w:val="single" w:sz="4" w:space="0" w:color="000000"/>
              <w:left w:val="single" w:sz="4" w:space="0" w:color="000000"/>
              <w:bottom w:val="single" w:sz="4" w:space="0" w:color="000000"/>
              <w:right w:val="single" w:sz="4" w:space="0" w:color="000000"/>
            </w:tcBorders>
          </w:tcPr>
          <w:p w14:paraId="1786517E" w14:textId="77777777" w:rsidR="007B434C" w:rsidRDefault="00000000">
            <w:pPr>
              <w:jc w:val="center"/>
              <w:rPr>
                <w:lang w:eastAsia="en-US"/>
              </w:rPr>
            </w:pPr>
            <w:r>
              <w:rPr>
                <w:lang w:eastAsia="en-US"/>
              </w:rPr>
              <w:t>2.20</w:t>
            </w:r>
          </w:p>
        </w:tc>
      </w:tr>
      <w:tr w:rsidR="007B434C" w14:paraId="75BB941C" w14:textId="77777777">
        <w:tc>
          <w:tcPr>
            <w:tcW w:w="2130" w:type="dxa"/>
            <w:tcBorders>
              <w:top w:val="single" w:sz="4" w:space="0" w:color="000000"/>
              <w:left w:val="single" w:sz="4" w:space="0" w:color="000000"/>
              <w:bottom w:val="single" w:sz="4" w:space="0" w:color="000000"/>
              <w:right w:val="single" w:sz="4" w:space="0" w:color="000000"/>
            </w:tcBorders>
          </w:tcPr>
          <w:p w14:paraId="385D3280"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A67193C" w14:textId="77777777" w:rsidR="007B434C" w:rsidRDefault="00000000">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1040109B" w14:textId="77777777" w:rsidR="007B434C" w:rsidRDefault="00000000">
            <w:pPr>
              <w:jc w:val="center"/>
              <w:rPr>
                <w:lang w:eastAsia="en-US"/>
              </w:rPr>
            </w:pPr>
            <w:r>
              <w:rPr>
                <w:lang w:eastAsia="en-US"/>
              </w:rPr>
              <w:t>29568</w:t>
            </w:r>
          </w:p>
        </w:tc>
        <w:tc>
          <w:tcPr>
            <w:tcW w:w="1723" w:type="dxa"/>
            <w:tcBorders>
              <w:top w:val="single" w:sz="4" w:space="0" w:color="000000"/>
              <w:left w:val="single" w:sz="4" w:space="0" w:color="000000"/>
              <w:bottom w:val="single" w:sz="4" w:space="0" w:color="000000"/>
              <w:right w:val="single" w:sz="4" w:space="0" w:color="000000"/>
            </w:tcBorders>
          </w:tcPr>
          <w:p w14:paraId="04C9BCD0" w14:textId="77777777" w:rsidR="007B434C" w:rsidRDefault="00000000">
            <w:pPr>
              <w:jc w:val="center"/>
              <w:rPr>
                <w:lang w:eastAsia="en-US"/>
              </w:rPr>
            </w:pPr>
            <w:r>
              <w:rPr>
                <w:lang w:eastAsia="en-US"/>
              </w:rPr>
              <w:t>6503</w:t>
            </w:r>
          </w:p>
        </w:tc>
        <w:tc>
          <w:tcPr>
            <w:tcW w:w="1513" w:type="dxa"/>
            <w:tcBorders>
              <w:top w:val="single" w:sz="4" w:space="0" w:color="000000"/>
              <w:left w:val="single" w:sz="4" w:space="0" w:color="000000"/>
              <w:bottom w:val="single" w:sz="4" w:space="0" w:color="000000"/>
              <w:right w:val="single" w:sz="4" w:space="0" w:color="000000"/>
            </w:tcBorders>
          </w:tcPr>
          <w:p w14:paraId="4A5D3B5F" w14:textId="77777777" w:rsidR="007B434C" w:rsidRDefault="00000000">
            <w:pPr>
              <w:jc w:val="center"/>
              <w:rPr>
                <w:lang w:eastAsia="en-US"/>
              </w:rPr>
            </w:pPr>
            <w:r>
              <w:rPr>
                <w:lang w:eastAsia="en-US"/>
              </w:rPr>
              <w:t>78.00</w:t>
            </w:r>
          </w:p>
        </w:tc>
      </w:tr>
      <w:tr w:rsidR="007B434C" w14:paraId="44D6E3D5" w14:textId="77777777">
        <w:tc>
          <w:tcPr>
            <w:tcW w:w="2130" w:type="dxa"/>
            <w:tcBorders>
              <w:top w:val="single" w:sz="4" w:space="0" w:color="000000"/>
              <w:left w:val="single" w:sz="4" w:space="0" w:color="000000"/>
              <w:bottom w:val="single" w:sz="4" w:space="0" w:color="000000"/>
              <w:right w:val="single" w:sz="4" w:space="0" w:color="000000"/>
            </w:tcBorders>
          </w:tcPr>
          <w:p w14:paraId="382DE5E4"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3D92F13" w14:textId="77777777" w:rsidR="007B434C" w:rsidRDefault="00000000">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4DEFBE2C"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15F88C3" w14:textId="77777777" w:rsidR="007B434C" w:rsidRDefault="00000000">
            <w:pPr>
              <w:jc w:val="center"/>
              <w:rPr>
                <w:lang w:eastAsia="en-US"/>
              </w:rPr>
            </w:pPr>
            <w:r>
              <w:rPr>
                <w:lang w:eastAsia="en-US"/>
              </w:rPr>
              <w:t>13731</w:t>
            </w:r>
          </w:p>
        </w:tc>
        <w:tc>
          <w:tcPr>
            <w:tcW w:w="1513" w:type="dxa"/>
            <w:tcBorders>
              <w:top w:val="single" w:sz="4" w:space="0" w:color="000000"/>
              <w:left w:val="single" w:sz="4" w:space="0" w:color="000000"/>
              <w:bottom w:val="single" w:sz="4" w:space="0" w:color="000000"/>
              <w:right w:val="single" w:sz="4" w:space="0" w:color="000000"/>
            </w:tcBorders>
          </w:tcPr>
          <w:p w14:paraId="490E4E19" w14:textId="77777777" w:rsidR="007B434C" w:rsidRDefault="00000000">
            <w:pPr>
              <w:jc w:val="center"/>
              <w:rPr>
                <w:lang w:eastAsia="en-US"/>
              </w:rPr>
            </w:pPr>
            <w:r>
              <w:rPr>
                <w:lang w:eastAsia="en-US"/>
              </w:rPr>
              <w:t>58.05</w:t>
            </w:r>
          </w:p>
        </w:tc>
      </w:tr>
      <w:tr w:rsidR="007B434C" w14:paraId="131BFF8E" w14:textId="77777777">
        <w:tc>
          <w:tcPr>
            <w:tcW w:w="2130" w:type="dxa"/>
            <w:tcBorders>
              <w:top w:val="single" w:sz="4" w:space="0" w:color="000000"/>
              <w:left w:val="single" w:sz="4" w:space="0" w:color="000000"/>
              <w:bottom w:val="single" w:sz="4" w:space="0" w:color="000000"/>
              <w:right w:val="single" w:sz="4" w:space="0" w:color="000000"/>
            </w:tcBorders>
          </w:tcPr>
          <w:p w14:paraId="02EF4404"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010F491" w14:textId="77777777" w:rsidR="007B434C" w:rsidRDefault="00000000">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1583317A"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650DD4C8" w14:textId="77777777" w:rsidR="007B434C" w:rsidRDefault="00000000">
            <w:pPr>
              <w:jc w:val="center"/>
              <w:rPr>
                <w:lang w:eastAsia="en-US"/>
              </w:rPr>
            </w:pPr>
            <w:r>
              <w:rPr>
                <w:lang w:eastAsia="en-US"/>
              </w:rPr>
              <w:t>31328</w:t>
            </w:r>
          </w:p>
        </w:tc>
        <w:tc>
          <w:tcPr>
            <w:tcW w:w="1513" w:type="dxa"/>
            <w:tcBorders>
              <w:top w:val="single" w:sz="4" w:space="0" w:color="000000"/>
              <w:left w:val="single" w:sz="4" w:space="0" w:color="000000"/>
              <w:bottom w:val="single" w:sz="4" w:space="0" w:color="000000"/>
              <w:right w:val="single" w:sz="4" w:space="0" w:color="000000"/>
            </w:tcBorders>
          </w:tcPr>
          <w:p w14:paraId="5EA8F716" w14:textId="77777777" w:rsidR="007B434C" w:rsidRDefault="00000000">
            <w:pPr>
              <w:jc w:val="center"/>
              <w:rPr>
                <w:lang w:eastAsia="en-US"/>
              </w:rPr>
            </w:pPr>
            <w:r>
              <w:rPr>
                <w:lang w:eastAsia="en-US"/>
              </w:rPr>
              <w:t>1.11</w:t>
            </w:r>
          </w:p>
        </w:tc>
      </w:tr>
      <w:tr w:rsidR="007B434C" w14:paraId="36AAA028" w14:textId="77777777">
        <w:tc>
          <w:tcPr>
            <w:tcW w:w="2130" w:type="dxa"/>
            <w:tcBorders>
              <w:top w:val="single" w:sz="4" w:space="0" w:color="000000"/>
              <w:left w:val="single" w:sz="4" w:space="0" w:color="000000"/>
              <w:bottom w:val="single" w:sz="4" w:space="0" w:color="000000"/>
              <w:right w:val="single" w:sz="4" w:space="0" w:color="000000"/>
            </w:tcBorders>
          </w:tcPr>
          <w:p w14:paraId="3427A807"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065EC48" w14:textId="77777777" w:rsidR="007B434C" w:rsidRDefault="00000000">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11267AE6"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C457D09" w14:textId="77777777" w:rsidR="007B434C" w:rsidRDefault="00000000">
            <w:pPr>
              <w:jc w:val="center"/>
              <w:rPr>
                <w:lang w:eastAsia="en-US"/>
              </w:rPr>
            </w:pPr>
            <w:r>
              <w:rPr>
                <w:lang w:eastAsia="en-US"/>
              </w:rPr>
              <w:t>31713</w:t>
            </w:r>
          </w:p>
        </w:tc>
        <w:tc>
          <w:tcPr>
            <w:tcW w:w="1513" w:type="dxa"/>
            <w:tcBorders>
              <w:top w:val="single" w:sz="4" w:space="0" w:color="000000"/>
              <w:left w:val="single" w:sz="4" w:space="0" w:color="000000"/>
              <w:bottom w:val="single" w:sz="4" w:space="0" w:color="000000"/>
              <w:right w:val="single" w:sz="4" w:space="0" w:color="000000"/>
            </w:tcBorders>
          </w:tcPr>
          <w:p w14:paraId="60DA6D94" w14:textId="77777777" w:rsidR="007B434C" w:rsidRDefault="00000000">
            <w:pPr>
              <w:jc w:val="center"/>
              <w:rPr>
                <w:lang w:eastAsia="en-US"/>
              </w:rPr>
            </w:pPr>
            <w:r>
              <w:rPr>
                <w:lang w:eastAsia="en-US"/>
              </w:rPr>
              <w:t>3.12</w:t>
            </w:r>
          </w:p>
        </w:tc>
      </w:tr>
      <w:tr w:rsidR="007B434C" w14:paraId="1391FA3D" w14:textId="77777777">
        <w:tc>
          <w:tcPr>
            <w:tcW w:w="2130" w:type="dxa"/>
            <w:tcBorders>
              <w:top w:val="single" w:sz="4" w:space="0" w:color="000000"/>
              <w:left w:val="single" w:sz="4" w:space="0" w:color="000000"/>
              <w:bottom w:val="single" w:sz="4" w:space="0" w:color="000000"/>
              <w:right w:val="single" w:sz="4" w:space="0" w:color="000000"/>
            </w:tcBorders>
          </w:tcPr>
          <w:p w14:paraId="4ACEECC2"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F5D9A3A" w14:textId="77777777" w:rsidR="007B434C" w:rsidRDefault="00000000">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44F29569"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295ABE2E" w14:textId="77777777" w:rsidR="007B434C" w:rsidRDefault="00000000">
            <w:pPr>
              <w:jc w:val="center"/>
              <w:rPr>
                <w:lang w:eastAsia="en-US"/>
              </w:rPr>
            </w:pPr>
            <w:r>
              <w:rPr>
                <w:lang w:eastAsia="en-US"/>
              </w:rPr>
              <w:t>31680</w:t>
            </w:r>
          </w:p>
        </w:tc>
        <w:tc>
          <w:tcPr>
            <w:tcW w:w="1513" w:type="dxa"/>
            <w:tcBorders>
              <w:top w:val="single" w:sz="4" w:space="0" w:color="000000"/>
              <w:left w:val="single" w:sz="4" w:space="0" w:color="000000"/>
              <w:bottom w:val="single" w:sz="4" w:space="0" w:color="000000"/>
              <w:right w:val="single" w:sz="4" w:space="0" w:color="000000"/>
            </w:tcBorders>
          </w:tcPr>
          <w:p w14:paraId="193EA6CE" w14:textId="77777777" w:rsidR="007B434C" w:rsidRDefault="00000000">
            <w:pPr>
              <w:jc w:val="center"/>
              <w:rPr>
                <w:lang w:eastAsia="en-US"/>
              </w:rPr>
            </w:pPr>
            <w:r>
              <w:rPr>
                <w:lang w:eastAsia="en-US"/>
              </w:rPr>
              <w:t>0.00</w:t>
            </w:r>
          </w:p>
        </w:tc>
      </w:tr>
      <w:tr w:rsidR="007B434C" w14:paraId="3EEEA580" w14:textId="77777777">
        <w:tc>
          <w:tcPr>
            <w:tcW w:w="2130" w:type="dxa"/>
            <w:tcBorders>
              <w:top w:val="single" w:sz="4" w:space="0" w:color="000000"/>
              <w:left w:val="single" w:sz="4" w:space="0" w:color="000000"/>
              <w:bottom w:val="single" w:sz="4" w:space="0" w:color="000000"/>
              <w:right w:val="single" w:sz="4" w:space="0" w:color="000000"/>
            </w:tcBorders>
          </w:tcPr>
          <w:p w14:paraId="6239C1FC"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CD3D9DB" w14:textId="77777777" w:rsidR="007B434C" w:rsidRDefault="00000000">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46598352" w14:textId="77777777" w:rsidR="007B434C" w:rsidRDefault="00000000">
            <w:pPr>
              <w:tabs>
                <w:tab w:val="left" w:pos="1305"/>
              </w:tabs>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730FB5AE" w14:textId="77777777" w:rsidR="007B434C" w:rsidRDefault="00000000">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3CB9CCB2" w14:textId="77777777" w:rsidR="007B434C" w:rsidRDefault="00000000">
            <w:pPr>
              <w:jc w:val="center"/>
              <w:rPr>
                <w:lang w:eastAsia="en-US"/>
              </w:rPr>
            </w:pPr>
            <w:r>
              <w:rPr>
                <w:lang w:eastAsia="en-US"/>
              </w:rPr>
              <w:t>0.00</w:t>
            </w:r>
          </w:p>
        </w:tc>
      </w:tr>
      <w:tr w:rsidR="007B434C" w14:paraId="296CCAA9" w14:textId="77777777">
        <w:tc>
          <w:tcPr>
            <w:tcW w:w="2130" w:type="dxa"/>
            <w:tcBorders>
              <w:top w:val="single" w:sz="4" w:space="0" w:color="000000"/>
              <w:left w:val="single" w:sz="4" w:space="0" w:color="000000"/>
              <w:bottom w:val="single" w:sz="4" w:space="0" w:color="000000"/>
              <w:right w:val="single" w:sz="4" w:space="0" w:color="000000"/>
            </w:tcBorders>
          </w:tcPr>
          <w:p w14:paraId="644FFB5C"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B6AECC8" w14:textId="77777777" w:rsidR="007B434C" w:rsidRDefault="00000000">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000AB83C"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364A87C6" w14:textId="77777777" w:rsidR="007B434C" w:rsidRDefault="00000000">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644796B0" w14:textId="77777777" w:rsidR="007B434C" w:rsidRDefault="00000000">
            <w:pPr>
              <w:jc w:val="center"/>
              <w:rPr>
                <w:lang w:eastAsia="en-US"/>
              </w:rPr>
            </w:pPr>
            <w:r>
              <w:rPr>
                <w:lang w:eastAsia="en-US"/>
              </w:rPr>
              <w:t>0.00</w:t>
            </w:r>
          </w:p>
        </w:tc>
      </w:tr>
      <w:tr w:rsidR="007B434C" w14:paraId="4392D19A" w14:textId="77777777">
        <w:tc>
          <w:tcPr>
            <w:tcW w:w="2130" w:type="dxa"/>
            <w:tcBorders>
              <w:top w:val="single" w:sz="4" w:space="0" w:color="000000"/>
              <w:left w:val="single" w:sz="4" w:space="0" w:color="000000"/>
              <w:bottom w:val="single" w:sz="4" w:space="0" w:color="000000"/>
              <w:right w:val="single" w:sz="4" w:space="0" w:color="000000"/>
            </w:tcBorders>
          </w:tcPr>
          <w:p w14:paraId="4DA77E60"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DA7FF92" w14:textId="77777777" w:rsidR="007B434C"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21043D96"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3ABB6A26" w14:textId="77777777" w:rsidR="007B434C" w:rsidRDefault="00000000">
            <w:pPr>
              <w:jc w:val="center"/>
              <w:rPr>
                <w:lang w:eastAsia="en-US"/>
              </w:rPr>
            </w:pPr>
            <w:r>
              <w:rPr>
                <w:lang w:eastAsia="en-US"/>
              </w:rPr>
              <w:t>31152</w:t>
            </w:r>
          </w:p>
        </w:tc>
        <w:tc>
          <w:tcPr>
            <w:tcW w:w="1513" w:type="dxa"/>
            <w:tcBorders>
              <w:top w:val="single" w:sz="4" w:space="0" w:color="000000"/>
              <w:left w:val="single" w:sz="4" w:space="0" w:color="000000"/>
              <w:bottom w:val="single" w:sz="4" w:space="0" w:color="000000"/>
              <w:right w:val="single" w:sz="4" w:space="0" w:color="000000"/>
            </w:tcBorders>
          </w:tcPr>
          <w:p w14:paraId="42E418A9" w14:textId="77777777" w:rsidR="007B434C" w:rsidRDefault="00000000">
            <w:pPr>
              <w:jc w:val="center"/>
              <w:rPr>
                <w:lang w:eastAsia="en-US"/>
              </w:rPr>
            </w:pPr>
            <w:r>
              <w:rPr>
                <w:lang w:eastAsia="en-US"/>
              </w:rPr>
              <w:t>1.66</w:t>
            </w:r>
          </w:p>
        </w:tc>
      </w:tr>
      <w:tr w:rsidR="007B434C" w14:paraId="13A7D2D8" w14:textId="77777777">
        <w:tc>
          <w:tcPr>
            <w:tcW w:w="2130" w:type="dxa"/>
            <w:tcBorders>
              <w:top w:val="single" w:sz="4" w:space="0" w:color="000000"/>
              <w:left w:val="single" w:sz="4" w:space="0" w:color="000000"/>
              <w:bottom w:val="single" w:sz="4" w:space="0" w:color="000000"/>
              <w:right w:val="single" w:sz="4" w:space="0" w:color="000000"/>
            </w:tcBorders>
          </w:tcPr>
          <w:p w14:paraId="727FE259"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F1B75A1" w14:textId="77777777" w:rsidR="007B434C"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4B7C80B9"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2630DE1" w14:textId="77777777" w:rsidR="007B434C" w:rsidRDefault="00000000">
            <w:pPr>
              <w:jc w:val="center"/>
              <w:rPr>
                <w:lang w:eastAsia="en-US"/>
              </w:rPr>
            </w:pPr>
            <w:r>
              <w:rPr>
                <w:lang w:eastAsia="en-US"/>
              </w:rPr>
              <w:t>29579</w:t>
            </w:r>
          </w:p>
        </w:tc>
        <w:tc>
          <w:tcPr>
            <w:tcW w:w="1513" w:type="dxa"/>
            <w:tcBorders>
              <w:top w:val="single" w:sz="4" w:space="0" w:color="000000"/>
              <w:left w:val="single" w:sz="4" w:space="0" w:color="000000"/>
              <w:bottom w:val="single" w:sz="4" w:space="0" w:color="000000"/>
              <w:right w:val="single" w:sz="4" w:space="0" w:color="000000"/>
            </w:tcBorders>
          </w:tcPr>
          <w:p w14:paraId="2D182DF5" w14:textId="77777777" w:rsidR="007B434C" w:rsidRDefault="00000000">
            <w:pPr>
              <w:jc w:val="center"/>
              <w:rPr>
                <w:lang w:eastAsia="en-US"/>
              </w:rPr>
            </w:pPr>
            <w:r>
              <w:rPr>
                <w:lang w:eastAsia="en-US"/>
              </w:rPr>
              <w:t>9.64</w:t>
            </w:r>
          </w:p>
        </w:tc>
      </w:tr>
      <w:tr w:rsidR="007B434C" w14:paraId="5B302B32" w14:textId="77777777">
        <w:tc>
          <w:tcPr>
            <w:tcW w:w="2130" w:type="dxa"/>
            <w:tcBorders>
              <w:top w:val="single" w:sz="4" w:space="0" w:color="000000"/>
              <w:left w:val="single" w:sz="4" w:space="0" w:color="000000"/>
              <w:bottom w:val="single" w:sz="4" w:space="0" w:color="000000"/>
              <w:right w:val="single" w:sz="4" w:space="0" w:color="000000"/>
            </w:tcBorders>
          </w:tcPr>
          <w:p w14:paraId="285073D9"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1791B55" w14:textId="77777777" w:rsidR="007B434C"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0E1A5B02" w14:textId="77777777" w:rsidR="007B434C"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24220803" w14:textId="77777777" w:rsidR="007B434C" w:rsidRDefault="00000000">
            <w:pPr>
              <w:jc w:val="center"/>
              <w:rPr>
                <w:lang w:eastAsia="en-US"/>
              </w:rPr>
            </w:pPr>
            <w:r>
              <w:rPr>
                <w:lang w:eastAsia="en-US"/>
              </w:rPr>
              <w:t>30057</w:t>
            </w:r>
          </w:p>
        </w:tc>
        <w:tc>
          <w:tcPr>
            <w:tcW w:w="1513" w:type="dxa"/>
            <w:tcBorders>
              <w:top w:val="single" w:sz="4" w:space="0" w:color="000000"/>
              <w:left w:val="single" w:sz="4" w:space="0" w:color="000000"/>
              <w:bottom w:val="single" w:sz="4" w:space="0" w:color="000000"/>
              <w:right w:val="single" w:sz="4" w:space="0" w:color="000000"/>
            </w:tcBorders>
          </w:tcPr>
          <w:p w14:paraId="489A1BFA" w14:textId="77777777" w:rsidR="007B434C" w:rsidRDefault="00000000">
            <w:pPr>
              <w:jc w:val="center"/>
              <w:rPr>
                <w:lang w:eastAsia="en-US"/>
              </w:rPr>
            </w:pPr>
            <w:r>
              <w:rPr>
                <w:lang w:eastAsia="en-US"/>
              </w:rPr>
              <w:t>5.12</w:t>
            </w:r>
          </w:p>
        </w:tc>
      </w:tr>
      <w:tr w:rsidR="007B434C" w14:paraId="56880789" w14:textId="77777777">
        <w:trPr>
          <w:trHeight w:val="70"/>
        </w:trPr>
        <w:tc>
          <w:tcPr>
            <w:tcW w:w="2130" w:type="dxa"/>
            <w:tcBorders>
              <w:top w:val="single" w:sz="4" w:space="0" w:color="000000"/>
              <w:left w:val="single" w:sz="4" w:space="0" w:color="000000"/>
              <w:bottom w:val="single" w:sz="4" w:space="0" w:color="000000"/>
              <w:right w:val="single" w:sz="4" w:space="0" w:color="000000"/>
            </w:tcBorders>
          </w:tcPr>
          <w:p w14:paraId="61F61426"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86FE0BA" w14:textId="77777777" w:rsidR="007B434C"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370D2121" w14:textId="77777777" w:rsidR="007B434C"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DBCB580" w14:textId="77777777" w:rsidR="007B434C" w:rsidRDefault="00000000">
            <w:pPr>
              <w:jc w:val="center"/>
              <w:rPr>
                <w:lang w:eastAsia="en-US"/>
              </w:rPr>
            </w:pPr>
            <w:r>
              <w:rPr>
                <w:lang w:eastAsia="en-US"/>
              </w:rPr>
              <w:t>32725</w:t>
            </w:r>
          </w:p>
        </w:tc>
        <w:tc>
          <w:tcPr>
            <w:tcW w:w="1513" w:type="dxa"/>
            <w:tcBorders>
              <w:top w:val="single" w:sz="4" w:space="0" w:color="000000"/>
              <w:left w:val="single" w:sz="4" w:space="0" w:color="000000"/>
              <w:bottom w:val="single" w:sz="4" w:space="0" w:color="000000"/>
              <w:right w:val="single" w:sz="4" w:space="0" w:color="000000"/>
            </w:tcBorders>
          </w:tcPr>
          <w:p w14:paraId="1B8BA00E" w14:textId="77777777" w:rsidR="007B434C" w:rsidRDefault="00000000">
            <w:pPr>
              <w:jc w:val="center"/>
              <w:rPr>
                <w:lang w:eastAsia="en-US"/>
              </w:rPr>
            </w:pPr>
            <w:r>
              <w:rPr>
                <w:lang w:eastAsia="en-US"/>
              </w:rPr>
              <w:t>0.03</w:t>
            </w:r>
          </w:p>
        </w:tc>
      </w:tr>
    </w:tbl>
    <w:p w14:paraId="3B95F36D" w14:textId="77777777" w:rsidR="007B434C" w:rsidRDefault="007B434C">
      <w:pPr>
        <w:rPr>
          <w:color w:val="000000"/>
        </w:rPr>
      </w:pPr>
    </w:p>
    <w:p w14:paraId="46E5EDDF" w14:textId="77777777" w:rsidR="00845395" w:rsidRDefault="00845395">
      <w:pPr>
        <w:rPr>
          <w:color w:val="000000"/>
        </w:rPr>
      </w:pPr>
    </w:p>
    <w:p w14:paraId="24E7CE72" w14:textId="55245695" w:rsidR="0074160F" w:rsidRPr="0074160F" w:rsidRDefault="0074160F" w:rsidP="0074160F">
      <w:r w:rsidRPr="0074160F">
        <w:t xml:space="preserve">Para obter uma análise mais detalhada dos </w:t>
      </w:r>
      <w:r w:rsidRPr="0074160F">
        <w:t>registos</w:t>
      </w:r>
      <w:r w:rsidRPr="0074160F">
        <w:t>, procedemos com a consolidação dos arquivos CSV de todos os meses de 2021 e 2022 em um único. Esse processo foi realizado com o intuito de facilitar a análise e tornar os dados mais coerentes e consistentes.</w:t>
      </w:r>
    </w:p>
    <w:p w14:paraId="6BE7B631" w14:textId="3BBA33DF" w:rsidR="0074160F" w:rsidRPr="0074160F" w:rsidRDefault="0074160F" w:rsidP="0074160F">
      <w:r w:rsidRPr="0074160F">
        <w:t xml:space="preserve">Em seguida, aplicamos o </w:t>
      </w:r>
      <w:r w:rsidRPr="0074160F">
        <w:rPr>
          <w:i/>
          <w:iCs/>
        </w:rPr>
        <w:t>downsample</w:t>
      </w:r>
      <w:r w:rsidRPr="0074160F">
        <w:t xml:space="preserve"> dos dados para um intervalo de 15 min e, posteriormente, realizamos o </w:t>
      </w:r>
      <w:r w:rsidRPr="0074160F">
        <w:rPr>
          <w:i/>
          <w:iCs/>
        </w:rPr>
        <w:t>upsample</w:t>
      </w:r>
      <w:r w:rsidRPr="0074160F">
        <w:t xml:space="preserve"> para um intervalo de 1 h, </w:t>
      </w:r>
      <w:r>
        <w:t>através</w:t>
      </w:r>
      <w:r w:rsidRPr="0074160F">
        <w:t xml:space="preserve"> </w:t>
      </w:r>
      <w:r>
        <w:t>d</w:t>
      </w:r>
      <w:r w:rsidRPr="0074160F">
        <w:t xml:space="preserve">a função </w:t>
      </w:r>
      <w:r w:rsidRPr="0074160F">
        <w:rPr>
          <w:i/>
          <w:iCs/>
        </w:rPr>
        <w:lastRenderedPageBreak/>
        <w:t>resample</w:t>
      </w:r>
      <w:r w:rsidRPr="0074160F">
        <w:t>. Essa técnica permitiu representar os dados de maneira mais significativa e apropriada para as nossas análises, tornando-os mais fáceis de interpretar e comparar.</w:t>
      </w:r>
    </w:p>
    <w:p w14:paraId="33455A48" w14:textId="68948D4C" w:rsidR="0074160F" w:rsidRPr="0074160F" w:rsidRDefault="0074160F" w:rsidP="0074160F">
      <w:r>
        <w:t xml:space="preserve">Na verdade, nos </w:t>
      </w:r>
      <w:r w:rsidRPr="0074160F">
        <w:t>registos</w:t>
      </w:r>
      <w:r w:rsidRPr="0074160F">
        <w:t xml:space="preserve"> de 15 minutos, esperávamos encontrar 4 entradas a cada 15 min para cada </w:t>
      </w:r>
      <w:r w:rsidRPr="0074160F">
        <w:t>uma das 24 h</w:t>
      </w:r>
      <w:r w:rsidRPr="0074160F">
        <w:t xml:space="preserve"> do dia, multiplicado pelo número de dias em cada mês e pelos 11 eixos em consideração. De maneira </w:t>
      </w:r>
      <w:r>
        <w:t>semelhante</w:t>
      </w:r>
      <w:r w:rsidRPr="0074160F">
        <w:t xml:space="preserve">, para os </w:t>
      </w:r>
      <w:r w:rsidRPr="0074160F">
        <w:t>registos</w:t>
      </w:r>
      <w:r w:rsidRPr="0074160F">
        <w:t xml:space="preserve"> de 1 hora, aguardávamos encontrar 1 entrada para cada uma das 24 horas do dia, multiplicado pelo número de dias em cada mês e também pelos 11 eixos.</w:t>
      </w:r>
    </w:p>
    <w:p w14:paraId="06A545F7" w14:textId="70024331" w:rsidR="0074160F" w:rsidRPr="0074160F" w:rsidRDefault="0074160F" w:rsidP="0074160F">
      <w:r>
        <w:t xml:space="preserve">A </w:t>
      </w:r>
      <w:r w:rsidRPr="0074160F">
        <w:t xml:space="preserve">análise revela um padrão </w:t>
      </w:r>
      <w:r>
        <w:t>parecido</w:t>
      </w:r>
      <w:r w:rsidRPr="0074160F">
        <w:t xml:space="preserve"> de registos omissos</w:t>
      </w:r>
      <w:r>
        <w:t xml:space="preserve"> consistente</w:t>
      </w:r>
      <w:r w:rsidRPr="0074160F">
        <w:t xml:space="preserve"> tanto para a tabela [7] quanto para a tabela [8].</w:t>
      </w:r>
    </w:p>
    <w:p w14:paraId="16D38306" w14:textId="77777777" w:rsidR="00845395" w:rsidRDefault="00845395">
      <w:pPr>
        <w:rPr>
          <w:color w:val="000000"/>
        </w:rPr>
      </w:pPr>
    </w:p>
    <w:p w14:paraId="482D4552" w14:textId="77777777" w:rsidR="00845395" w:rsidRDefault="00845395">
      <w:pPr>
        <w:rPr>
          <w:color w:val="000000"/>
        </w:rPr>
      </w:pPr>
    </w:p>
    <w:p w14:paraId="02A88294" w14:textId="77777777" w:rsidR="007B434C" w:rsidRDefault="00000000" w:rsidP="00527491">
      <w:pPr>
        <w:pStyle w:val="Legenda"/>
        <w:rPr>
          <w:highlight w:val="yellow"/>
        </w:rPr>
      </w:pPr>
      <w:ins w:id="120" w:author="Unknown Author" w:date="2023-07-01T22:29:00Z">
        <w:r>
          <w:rPr>
            <w:highlight w:val="yellow"/>
          </w:rPr>
          <w:t>Explicar a diferença entre tabela anterior e esta tabela 7</w:t>
        </w:r>
      </w:ins>
    </w:p>
    <w:p w14:paraId="15A62369" w14:textId="1F1C7A3F" w:rsidR="007B434C" w:rsidRDefault="00000000" w:rsidP="00527491">
      <w:pPr>
        <w:pStyle w:val="Legenda"/>
        <w:rPr>
          <w:color w:val="000000"/>
        </w:rPr>
      </w:pPr>
      <w:r>
        <w:t xml:space="preserve">Tabela </w:t>
      </w:r>
      <w:r w:rsidR="00C70B63">
        <w:t>8</w:t>
      </w:r>
      <w:r>
        <w:t xml:space="preserve"> - Registos Esperados vs. Registos Validados (1</w:t>
      </w:r>
      <w:ins w:id="121" w:author="Unknown Author" w:date="2023-07-01T22:28:00Z">
        <w:r>
          <w:t xml:space="preserve"> </w:t>
        </w:r>
      </w:ins>
      <w:r>
        <w:t>h)</w:t>
      </w:r>
    </w:p>
    <w:tbl>
      <w:tblPr>
        <w:tblW w:w="8720" w:type="dxa"/>
        <w:tblLook w:val="04A0" w:firstRow="1" w:lastRow="0" w:firstColumn="1" w:lastColumn="0" w:noHBand="0" w:noVBand="1"/>
      </w:tblPr>
      <w:tblGrid>
        <w:gridCol w:w="2130"/>
        <w:gridCol w:w="1615"/>
        <w:gridCol w:w="1739"/>
        <w:gridCol w:w="1723"/>
        <w:gridCol w:w="1513"/>
      </w:tblGrid>
      <w:tr w:rsidR="007B434C" w14:paraId="7499E3A3"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21A93D1A" w14:textId="77777777" w:rsidR="007B434C" w:rsidRDefault="00000000">
            <w:pPr>
              <w:jc w:val="center"/>
              <w:rPr>
                <w:b/>
                <w:bCs/>
                <w:lang w:eastAsia="en-US"/>
              </w:rPr>
            </w:pPr>
            <w:r>
              <w:rPr>
                <w:b/>
                <w:bCs/>
                <w:lang w:eastAsia="en-US"/>
              </w:rPr>
              <w:t>Registos 1</w:t>
            </w:r>
            <w:r>
              <w:rPr>
                <w:b/>
                <w:bCs/>
                <w:lang w:eastAsia="en-US"/>
              </w:rPr>
              <w:t xml:space="preserve"> </w:t>
            </w:r>
            <w:r>
              <w:rPr>
                <w:b/>
                <w:bCs/>
                <w:lang w:eastAsia="en-US"/>
              </w:rPr>
              <w:t>h</w:t>
            </w:r>
          </w:p>
        </w:tc>
      </w:tr>
      <w:tr w:rsidR="007B434C" w14:paraId="267F5DAC" w14:textId="77777777">
        <w:tc>
          <w:tcPr>
            <w:tcW w:w="2130" w:type="dxa"/>
            <w:tcBorders>
              <w:top w:val="single" w:sz="4" w:space="0" w:color="000000"/>
              <w:left w:val="single" w:sz="4" w:space="0" w:color="000000"/>
              <w:bottom w:val="single" w:sz="4" w:space="0" w:color="000000"/>
              <w:right w:val="single" w:sz="4" w:space="0" w:color="000000"/>
            </w:tcBorders>
          </w:tcPr>
          <w:p w14:paraId="4EBED236" w14:textId="77777777" w:rsidR="007B434C" w:rsidRDefault="00000000">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09932DF9" w14:textId="77777777" w:rsidR="007B434C" w:rsidRDefault="00000000">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6E576074" w14:textId="77777777" w:rsidR="007B434C" w:rsidRDefault="00000000">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291C286B" w14:textId="77777777" w:rsidR="007B434C" w:rsidRDefault="00000000">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38476877" w14:textId="665CBB46" w:rsidR="007B434C" w:rsidRDefault="00000000">
            <w:pPr>
              <w:jc w:val="center"/>
              <w:rPr>
                <w:b/>
                <w:bCs/>
                <w:lang w:eastAsia="en-US"/>
              </w:rPr>
            </w:pPr>
            <w:r>
              <w:rPr>
                <w:b/>
                <w:bCs/>
                <w:lang w:eastAsia="en-US"/>
              </w:rPr>
              <w:t>%</w:t>
            </w:r>
            <w:r w:rsidR="00845395">
              <w:rPr>
                <w:b/>
                <w:bCs/>
                <w:lang w:eastAsia="en-US"/>
              </w:rPr>
              <w:t xml:space="preserve"> </w:t>
            </w:r>
            <w:r>
              <w:rPr>
                <w:b/>
                <w:bCs/>
                <w:lang w:eastAsia="en-US"/>
              </w:rPr>
              <w:t>Omissos</w:t>
            </w:r>
          </w:p>
        </w:tc>
      </w:tr>
      <w:tr w:rsidR="007B434C" w14:paraId="3D7C750C" w14:textId="77777777">
        <w:tc>
          <w:tcPr>
            <w:tcW w:w="2130" w:type="dxa"/>
            <w:tcBorders>
              <w:top w:val="single" w:sz="4" w:space="0" w:color="000000"/>
              <w:left w:val="single" w:sz="4" w:space="0" w:color="000000"/>
              <w:bottom w:val="single" w:sz="4" w:space="0" w:color="000000"/>
              <w:right w:val="single" w:sz="4" w:space="0" w:color="000000"/>
            </w:tcBorders>
          </w:tcPr>
          <w:p w14:paraId="7F394B0D"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4011B12" w14:textId="77777777" w:rsidR="007B434C"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49786A5D"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2B95500C" w14:textId="77777777" w:rsidR="007B434C" w:rsidRDefault="00000000">
            <w:pPr>
              <w:jc w:val="center"/>
              <w:rPr>
                <w:lang w:eastAsia="en-US"/>
              </w:rPr>
            </w:pPr>
            <w:r>
              <w:rPr>
                <w:lang w:eastAsia="en-US"/>
              </w:rPr>
              <w:t>4477</w:t>
            </w:r>
          </w:p>
        </w:tc>
        <w:tc>
          <w:tcPr>
            <w:tcW w:w="1513" w:type="dxa"/>
            <w:tcBorders>
              <w:top w:val="single" w:sz="4" w:space="0" w:color="000000"/>
              <w:left w:val="single" w:sz="4" w:space="0" w:color="000000"/>
              <w:bottom w:val="single" w:sz="4" w:space="0" w:color="000000"/>
              <w:right w:val="single" w:sz="4" w:space="0" w:color="000000"/>
            </w:tcBorders>
          </w:tcPr>
          <w:p w14:paraId="1A2CA32B" w14:textId="77777777" w:rsidR="007B434C" w:rsidRDefault="00000000">
            <w:pPr>
              <w:jc w:val="center"/>
              <w:rPr>
                <w:lang w:eastAsia="en-US"/>
              </w:rPr>
            </w:pPr>
            <w:r>
              <w:rPr>
                <w:lang w:eastAsia="en-US"/>
              </w:rPr>
              <w:t>43.48</w:t>
            </w:r>
          </w:p>
        </w:tc>
      </w:tr>
      <w:tr w:rsidR="007B434C" w14:paraId="16C74A20" w14:textId="77777777">
        <w:tc>
          <w:tcPr>
            <w:tcW w:w="2130" w:type="dxa"/>
            <w:tcBorders>
              <w:top w:val="single" w:sz="4" w:space="0" w:color="000000"/>
              <w:left w:val="single" w:sz="4" w:space="0" w:color="000000"/>
              <w:bottom w:val="single" w:sz="4" w:space="0" w:color="000000"/>
              <w:right w:val="single" w:sz="4" w:space="0" w:color="000000"/>
            </w:tcBorders>
          </w:tcPr>
          <w:p w14:paraId="6AA331B0"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11B60F19" w14:textId="77777777" w:rsidR="007B434C"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106DE39D"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2C1B3FB" w14:textId="77777777" w:rsidR="007B434C" w:rsidRDefault="00000000">
            <w:pPr>
              <w:jc w:val="center"/>
              <w:rPr>
                <w:lang w:eastAsia="en-US"/>
              </w:rPr>
            </w:pPr>
            <w:r>
              <w:rPr>
                <w:lang w:eastAsia="en-US"/>
              </w:rPr>
              <w:t>7997</w:t>
            </w:r>
          </w:p>
        </w:tc>
        <w:tc>
          <w:tcPr>
            <w:tcW w:w="1513" w:type="dxa"/>
            <w:tcBorders>
              <w:top w:val="single" w:sz="4" w:space="0" w:color="000000"/>
              <w:left w:val="single" w:sz="4" w:space="0" w:color="000000"/>
              <w:bottom w:val="single" w:sz="4" w:space="0" w:color="000000"/>
              <w:right w:val="single" w:sz="4" w:space="0" w:color="000000"/>
            </w:tcBorders>
          </w:tcPr>
          <w:p w14:paraId="3C229BFF" w14:textId="77777777" w:rsidR="007B434C" w:rsidRDefault="00000000">
            <w:pPr>
              <w:jc w:val="center"/>
              <w:rPr>
                <w:lang w:eastAsia="en-US"/>
              </w:rPr>
            </w:pPr>
            <w:r>
              <w:rPr>
                <w:lang w:eastAsia="en-US"/>
              </w:rPr>
              <w:t>2.28</w:t>
            </w:r>
          </w:p>
        </w:tc>
      </w:tr>
      <w:tr w:rsidR="007B434C" w14:paraId="2F268F24" w14:textId="77777777">
        <w:tc>
          <w:tcPr>
            <w:tcW w:w="2130" w:type="dxa"/>
            <w:tcBorders>
              <w:top w:val="single" w:sz="4" w:space="0" w:color="000000"/>
              <w:left w:val="single" w:sz="4" w:space="0" w:color="000000"/>
              <w:bottom w:val="single" w:sz="4" w:space="0" w:color="000000"/>
              <w:right w:val="single" w:sz="4" w:space="0" w:color="000000"/>
            </w:tcBorders>
          </w:tcPr>
          <w:p w14:paraId="767361D9"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437DB2D3" w14:textId="77777777" w:rsidR="007B434C"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48421F32"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2BB39323" w14:textId="77777777" w:rsidR="007B434C" w:rsidRDefault="00000000">
            <w:pPr>
              <w:jc w:val="center"/>
              <w:rPr>
                <w:lang w:eastAsia="en-US"/>
              </w:rPr>
            </w:pPr>
            <w:r>
              <w:rPr>
                <w:lang w:eastAsia="en-US"/>
              </w:rPr>
              <w:t>6729</w:t>
            </w:r>
          </w:p>
        </w:tc>
        <w:tc>
          <w:tcPr>
            <w:tcW w:w="1513" w:type="dxa"/>
            <w:tcBorders>
              <w:top w:val="single" w:sz="4" w:space="0" w:color="000000"/>
              <w:left w:val="single" w:sz="4" w:space="0" w:color="000000"/>
              <w:bottom w:val="single" w:sz="4" w:space="0" w:color="000000"/>
              <w:right w:val="single" w:sz="4" w:space="0" w:color="000000"/>
            </w:tcBorders>
          </w:tcPr>
          <w:p w14:paraId="2320749E" w14:textId="77777777" w:rsidR="007B434C" w:rsidRDefault="00000000">
            <w:pPr>
              <w:jc w:val="center"/>
              <w:rPr>
                <w:lang w:eastAsia="en-US"/>
              </w:rPr>
            </w:pPr>
            <w:r>
              <w:rPr>
                <w:lang w:eastAsia="en-US"/>
              </w:rPr>
              <w:t>15.04</w:t>
            </w:r>
          </w:p>
        </w:tc>
      </w:tr>
      <w:tr w:rsidR="007B434C" w14:paraId="7F9F77AF" w14:textId="77777777">
        <w:tc>
          <w:tcPr>
            <w:tcW w:w="2130" w:type="dxa"/>
            <w:tcBorders>
              <w:top w:val="single" w:sz="4" w:space="0" w:color="000000"/>
              <w:left w:val="single" w:sz="4" w:space="0" w:color="000000"/>
              <w:bottom w:val="single" w:sz="4" w:space="0" w:color="000000"/>
              <w:right w:val="single" w:sz="4" w:space="0" w:color="000000"/>
            </w:tcBorders>
          </w:tcPr>
          <w:p w14:paraId="754E2554" w14:textId="77777777" w:rsidR="007B434C"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1FAEBC5" w14:textId="77777777" w:rsidR="007B434C"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2233BFE8"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3655EADE" w14:textId="77777777" w:rsidR="007B434C" w:rsidRDefault="00000000">
            <w:pPr>
              <w:jc w:val="center"/>
              <w:rPr>
                <w:lang w:eastAsia="en-US"/>
              </w:rPr>
            </w:pPr>
            <w:r>
              <w:rPr>
                <w:lang w:eastAsia="en-US"/>
              </w:rPr>
              <w:t>8117</w:t>
            </w:r>
          </w:p>
        </w:tc>
        <w:tc>
          <w:tcPr>
            <w:tcW w:w="1513" w:type="dxa"/>
            <w:tcBorders>
              <w:top w:val="single" w:sz="4" w:space="0" w:color="000000"/>
              <w:left w:val="single" w:sz="4" w:space="0" w:color="000000"/>
              <w:bottom w:val="single" w:sz="4" w:space="0" w:color="000000"/>
              <w:right w:val="single" w:sz="4" w:space="0" w:color="000000"/>
            </w:tcBorders>
          </w:tcPr>
          <w:p w14:paraId="19201A59" w14:textId="77777777" w:rsidR="007B434C" w:rsidRDefault="00000000">
            <w:pPr>
              <w:jc w:val="center"/>
              <w:rPr>
                <w:lang w:eastAsia="en-US"/>
              </w:rPr>
            </w:pPr>
            <w:r>
              <w:rPr>
                <w:lang w:eastAsia="en-US"/>
              </w:rPr>
              <w:t>0.82</w:t>
            </w:r>
          </w:p>
        </w:tc>
      </w:tr>
      <w:tr w:rsidR="007B434C" w14:paraId="162756A2" w14:textId="77777777">
        <w:tc>
          <w:tcPr>
            <w:tcW w:w="2130" w:type="dxa"/>
            <w:tcBorders>
              <w:top w:val="single" w:sz="4" w:space="0" w:color="000000"/>
              <w:left w:val="single" w:sz="4" w:space="0" w:color="000000"/>
              <w:bottom w:val="single" w:sz="4" w:space="0" w:color="000000"/>
              <w:right w:val="single" w:sz="4" w:space="0" w:color="000000"/>
            </w:tcBorders>
          </w:tcPr>
          <w:p w14:paraId="23BF6CFC"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1C4D57E" w14:textId="77777777" w:rsidR="007B434C" w:rsidRDefault="00000000">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773F035C"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4770D04B" w14:textId="77777777" w:rsidR="007B434C"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4DF39EFE" w14:textId="77777777" w:rsidR="007B434C" w:rsidRDefault="00000000">
            <w:pPr>
              <w:jc w:val="center"/>
              <w:rPr>
                <w:lang w:eastAsia="en-US"/>
              </w:rPr>
            </w:pPr>
            <w:r>
              <w:rPr>
                <w:lang w:eastAsia="en-US"/>
              </w:rPr>
              <w:t>0.00</w:t>
            </w:r>
          </w:p>
        </w:tc>
      </w:tr>
      <w:tr w:rsidR="007B434C" w14:paraId="55E57841" w14:textId="77777777">
        <w:tc>
          <w:tcPr>
            <w:tcW w:w="2130" w:type="dxa"/>
            <w:tcBorders>
              <w:top w:val="single" w:sz="4" w:space="0" w:color="000000"/>
              <w:left w:val="single" w:sz="4" w:space="0" w:color="000000"/>
              <w:bottom w:val="single" w:sz="4" w:space="0" w:color="000000"/>
              <w:right w:val="single" w:sz="4" w:space="0" w:color="000000"/>
            </w:tcBorders>
          </w:tcPr>
          <w:p w14:paraId="7E334EF4"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168D922" w14:textId="77777777" w:rsidR="007B434C" w:rsidRDefault="00000000">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7E5EB5CE" w14:textId="77777777" w:rsidR="007B434C" w:rsidRDefault="00000000">
            <w:pPr>
              <w:jc w:val="center"/>
              <w:rPr>
                <w:lang w:eastAsia="en-US"/>
              </w:rPr>
            </w:pPr>
            <w:r>
              <w:rPr>
                <w:lang w:eastAsia="en-US"/>
              </w:rPr>
              <w:t>7392</w:t>
            </w:r>
          </w:p>
        </w:tc>
        <w:tc>
          <w:tcPr>
            <w:tcW w:w="1723" w:type="dxa"/>
            <w:tcBorders>
              <w:top w:val="single" w:sz="4" w:space="0" w:color="000000"/>
              <w:left w:val="single" w:sz="4" w:space="0" w:color="000000"/>
              <w:bottom w:val="single" w:sz="4" w:space="0" w:color="000000"/>
              <w:right w:val="single" w:sz="4" w:space="0" w:color="000000"/>
            </w:tcBorders>
          </w:tcPr>
          <w:p w14:paraId="1271927B" w14:textId="77777777" w:rsidR="007B434C" w:rsidRDefault="00000000">
            <w:pPr>
              <w:jc w:val="center"/>
              <w:rPr>
                <w:lang w:eastAsia="en-US"/>
              </w:rPr>
            </w:pPr>
            <w:r>
              <w:rPr>
                <w:lang w:eastAsia="en-US"/>
              </w:rPr>
              <w:t>1668</w:t>
            </w:r>
          </w:p>
        </w:tc>
        <w:tc>
          <w:tcPr>
            <w:tcW w:w="1513" w:type="dxa"/>
            <w:tcBorders>
              <w:top w:val="single" w:sz="4" w:space="0" w:color="000000"/>
              <w:left w:val="single" w:sz="4" w:space="0" w:color="000000"/>
              <w:bottom w:val="single" w:sz="4" w:space="0" w:color="000000"/>
              <w:right w:val="single" w:sz="4" w:space="0" w:color="000000"/>
            </w:tcBorders>
          </w:tcPr>
          <w:p w14:paraId="2A0D28DD" w14:textId="77777777" w:rsidR="007B434C" w:rsidRDefault="00000000">
            <w:pPr>
              <w:jc w:val="center"/>
              <w:rPr>
                <w:lang w:eastAsia="en-US"/>
              </w:rPr>
            </w:pPr>
            <w:r>
              <w:rPr>
                <w:lang w:eastAsia="en-US"/>
              </w:rPr>
              <w:t>77.43</w:t>
            </w:r>
          </w:p>
        </w:tc>
      </w:tr>
      <w:tr w:rsidR="007B434C" w14:paraId="1C73BB3B" w14:textId="77777777">
        <w:tc>
          <w:tcPr>
            <w:tcW w:w="2130" w:type="dxa"/>
            <w:tcBorders>
              <w:top w:val="single" w:sz="4" w:space="0" w:color="000000"/>
              <w:left w:val="single" w:sz="4" w:space="0" w:color="000000"/>
              <w:bottom w:val="single" w:sz="4" w:space="0" w:color="000000"/>
              <w:right w:val="single" w:sz="4" w:space="0" w:color="000000"/>
            </w:tcBorders>
          </w:tcPr>
          <w:p w14:paraId="5F434AE0"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39C577B" w14:textId="77777777" w:rsidR="007B434C" w:rsidRDefault="00000000">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0FD4D6F0"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73467313" w14:textId="77777777" w:rsidR="007B434C" w:rsidRDefault="00000000">
            <w:pPr>
              <w:jc w:val="center"/>
              <w:rPr>
                <w:lang w:eastAsia="en-US"/>
              </w:rPr>
            </w:pPr>
            <w:r>
              <w:rPr>
                <w:lang w:eastAsia="en-US"/>
              </w:rPr>
              <w:t>3531</w:t>
            </w:r>
          </w:p>
        </w:tc>
        <w:tc>
          <w:tcPr>
            <w:tcW w:w="1513" w:type="dxa"/>
            <w:tcBorders>
              <w:top w:val="single" w:sz="4" w:space="0" w:color="000000"/>
              <w:left w:val="single" w:sz="4" w:space="0" w:color="000000"/>
              <w:bottom w:val="single" w:sz="4" w:space="0" w:color="000000"/>
              <w:right w:val="single" w:sz="4" w:space="0" w:color="000000"/>
            </w:tcBorders>
          </w:tcPr>
          <w:p w14:paraId="70B9A173" w14:textId="77777777" w:rsidR="007B434C" w:rsidRDefault="00000000">
            <w:pPr>
              <w:jc w:val="center"/>
              <w:rPr>
                <w:lang w:eastAsia="en-US"/>
              </w:rPr>
            </w:pPr>
            <w:r>
              <w:rPr>
                <w:lang w:eastAsia="en-US"/>
              </w:rPr>
              <w:t>56.85</w:t>
            </w:r>
          </w:p>
        </w:tc>
      </w:tr>
      <w:tr w:rsidR="007B434C" w14:paraId="3AEE3A30" w14:textId="77777777">
        <w:tc>
          <w:tcPr>
            <w:tcW w:w="2130" w:type="dxa"/>
            <w:tcBorders>
              <w:top w:val="single" w:sz="4" w:space="0" w:color="000000"/>
              <w:left w:val="single" w:sz="4" w:space="0" w:color="000000"/>
              <w:bottom w:val="single" w:sz="4" w:space="0" w:color="000000"/>
              <w:right w:val="single" w:sz="4" w:space="0" w:color="000000"/>
            </w:tcBorders>
          </w:tcPr>
          <w:p w14:paraId="1EE2830E"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2CA6189" w14:textId="77777777" w:rsidR="007B434C" w:rsidRDefault="00000000">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590CC07A"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5940DDF6" w14:textId="77777777" w:rsidR="007B434C" w:rsidRDefault="00000000">
            <w:pPr>
              <w:jc w:val="center"/>
              <w:rPr>
                <w:lang w:eastAsia="en-US"/>
              </w:rPr>
            </w:pPr>
            <w:r>
              <w:rPr>
                <w:lang w:eastAsia="en-US"/>
              </w:rPr>
              <w:t>7832</w:t>
            </w:r>
          </w:p>
        </w:tc>
        <w:tc>
          <w:tcPr>
            <w:tcW w:w="1513" w:type="dxa"/>
            <w:tcBorders>
              <w:top w:val="single" w:sz="4" w:space="0" w:color="000000"/>
              <w:left w:val="single" w:sz="4" w:space="0" w:color="000000"/>
              <w:bottom w:val="single" w:sz="4" w:space="0" w:color="000000"/>
              <w:right w:val="single" w:sz="4" w:space="0" w:color="000000"/>
            </w:tcBorders>
          </w:tcPr>
          <w:p w14:paraId="289017CF" w14:textId="77777777" w:rsidR="007B434C" w:rsidRDefault="00000000">
            <w:pPr>
              <w:jc w:val="center"/>
              <w:rPr>
                <w:lang w:eastAsia="en-US"/>
              </w:rPr>
            </w:pPr>
            <w:r>
              <w:rPr>
                <w:lang w:eastAsia="en-US"/>
              </w:rPr>
              <w:t>1.11</w:t>
            </w:r>
          </w:p>
        </w:tc>
      </w:tr>
      <w:tr w:rsidR="007B434C" w14:paraId="119D3368" w14:textId="77777777">
        <w:tc>
          <w:tcPr>
            <w:tcW w:w="2130" w:type="dxa"/>
            <w:tcBorders>
              <w:top w:val="single" w:sz="4" w:space="0" w:color="000000"/>
              <w:left w:val="single" w:sz="4" w:space="0" w:color="000000"/>
              <w:bottom w:val="single" w:sz="4" w:space="0" w:color="000000"/>
              <w:right w:val="single" w:sz="4" w:space="0" w:color="000000"/>
            </w:tcBorders>
          </w:tcPr>
          <w:p w14:paraId="603B230B"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7BC5481" w14:textId="77777777" w:rsidR="007B434C" w:rsidRDefault="00000000">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6F02CE33"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59AD6599" w14:textId="77777777" w:rsidR="007B434C" w:rsidRDefault="00000000">
            <w:pPr>
              <w:jc w:val="center"/>
              <w:rPr>
                <w:lang w:eastAsia="en-US"/>
              </w:rPr>
            </w:pPr>
            <w:r>
              <w:rPr>
                <w:lang w:eastAsia="en-US"/>
              </w:rPr>
              <w:t>7942</w:t>
            </w:r>
          </w:p>
        </w:tc>
        <w:tc>
          <w:tcPr>
            <w:tcW w:w="1513" w:type="dxa"/>
            <w:tcBorders>
              <w:top w:val="single" w:sz="4" w:space="0" w:color="000000"/>
              <w:left w:val="single" w:sz="4" w:space="0" w:color="000000"/>
              <w:bottom w:val="single" w:sz="4" w:space="0" w:color="000000"/>
              <w:right w:val="single" w:sz="4" w:space="0" w:color="000000"/>
            </w:tcBorders>
          </w:tcPr>
          <w:p w14:paraId="6C1F8E26" w14:textId="77777777" w:rsidR="007B434C" w:rsidRDefault="00000000">
            <w:pPr>
              <w:jc w:val="center"/>
              <w:rPr>
                <w:lang w:eastAsia="en-US"/>
              </w:rPr>
            </w:pPr>
            <w:r>
              <w:rPr>
                <w:lang w:eastAsia="en-US"/>
              </w:rPr>
              <w:t>2.96</w:t>
            </w:r>
          </w:p>
        </w:tc>
      </w:tr>
      <w:tr w:rsidR="007B434C" w14:paraId="787045F6" w14:textId="77777777">
        <w:tc>
          <w:tcPr>
            <w:tcW w:w="2130" w:type="dxa"/>
            <w:tcBorders>
              <w:top w:val="single" w:sz="4" w:space="0" w:color="000000"/>
              <w:left w:val="single" w:sz="4" w:space="0" w:color="000000"/>
              <w:bottom w:val="single" w:sz="4" w:space="0" w:color="000000"/>
              <w:right w:val="single" w:sz="4" w:space="0" w:color="000000"/>
            </w:tcBorders>
          </w:tcPr>
          <w:p w14:paraId="56C9C9F6"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655D084" w14:textId="77777777" w:rsidR="007B434C" w:rsidRDefault="00000000">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752D0BE0"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5C2D8BDB" w14:textId="77777777" w:rsidR="007B434C" w:rsidRDefault="00000000">
            <w:pPr>
              <w:jc w:val="center"/>
              <w:rPr>
                <w:lang w:eastAsia="en-US"/>
              </w:rPr>
            </w:pPr>
            <w:r>
              <w:rPr>
                <w:lang w:eastAsia="en-US"/>
              </w:rPr>
              <w:t>7920</w:t>
            </w:r>
          </w:p>
        </w:tc>
        <w:tc>
          <w:tcPr>
            <w:tcW w:w="1513" w:type="dxa"/>
            <w:tcBorders>
              <w:top w:val="single" w:sz="4" w:space="0" w:color="000000"/>
              <w:left w:val="single" w:sz="4" w:space="0" w:color="000000"/>
              <w:bottom w:val="single" w:sz="4" w:space="0" w:color="000000"/>
              <w:right w:val="single" w:sz="4" w:space="0" w:color="000000"/>
            </w:tcBorders>
          </w:tcPr>
          <w:p w14:paraId="5A5B3795" w14:textId="77777777" w:rsidR="007B434C" w:rsidRDefault="00000000">
            <w:pPr>
              <w:jc w:val="center"/>
              <w:rPr>
                <w:lang w:eastAsia="en-US"/>
              </w:rPr>
            </w:pPr>
            <w:r>
              <w:rPr>
                <w:lang w:eastAsia="en-US"/>
              </w:rPr>
              <w:t>0.00</w:t>
            </w:r>
          </w:p>
        </w:tc>
      </w:tr>
      <w:tr w:rsidR="007B434C" w14:paraId="0FE7DB9D" w14:textId="77777777">
        <w:tc>
          <w:tcPr>
            <w:tcW w:w="2130" w:type="dxa"/>
            <w:tcBorders>
              <w:top w:val="single" w:sz="4" w:space="0" w:color="000000"/>
              <w:left w:val="single" w:sz="4" w:space="0" w:color="000000"/>
              <w:bottom w:val="single" w:sz="4" w:space="0" w:color="000000"/>
              <w:right w:val="single" w:sz="4" w:space="0" w:color="000000"/>
            </w:tcBorders>
          </w:tcPr>
          <w:p w14:paraId="0638F1B8"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19DE35A" w14:textId="77777777" w:rsidR="007B434C" w:rsidRDefault="00000000">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3127E6C9" w14:textId="77777777" w:rsidR="007B434C" w:rsidRDefault="00000000">
            <w:pPr>
              <w:tabs>
                <w:tab w:val="left" w:pos="1305"/>
              </w:tabs>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2CD86DB" w14:textId="77777777" w:rsidR="007B434C"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01BB7799" w14:textId="77777777" w:rsidR="007B434C" w:rsidRDefault="00000000">
            <w:pPr>
              <w:jc w:val="center"/>
              <w:rPr>
                <w:lang w:eastAsia="en-US"/>
              </w:rPr>
            </w:pPr>
            <w:r>
              <w:rPr>
                <w:lang w:eastAsia="en-US"/>
              </w:rPr>
              <w:t>0.00</w:t>
            </w:r>
          </w:p>
        </w:tc>
      </w:tr>
      <w:tr w:rsidR="007B434C" w14:paraId="74747B23" w14:textId="77777777">
        <w:tc>
          <w:tcPr>
            <w:tcW w:w="2130" w:type="dxa"/>
            <w:tcBorders>
              <w:top w:val="single" w:sz="4" w:space="0" w:color="000000"/>
              <w:left w:val="single" w:sz="4" w:space="0" w:color="000000"/>
              <w:bottom w:val="single" w:sz="4" w:space="0" w:color="000000"/>
              <w:right w:val="single" w:sz="4" w:space="0" w:color="000000"/>
            </w:tcBorders>
          </w:tcPr>
          <w:p w14:paraId="4CE0BDE6"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4E2034F" w14:textId="77777777" w:rsidR="007B434C" w:rsidRDefault="00000000">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4DA5D6F9"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E34F029" w14:textId="77777777" w:rsidR="007B434C"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7FEE4FB3" w14:textId="77777777" w:rsidR="007B434C" w:rsidRDefault="00000000">
            <w:pPr>
              <w:jc w:val="center"/>
              <w:rPr>
                <w:lang w:eastAsia="en-US"/>
              </w:rPr>
            </w:pPr>
            <w:r>
              <w:rPr>
                <w:lang w:eastAsia="en-US"/>
              </w:rPr>
              <w:t>0.00</w:t>
            </w:r>
          </w:p>
        </w:tc>
      </w:tr>
      <w:tr w:rsidR="007B434C" w14:paraId="1FF3176D" w14:textId="77777777">
        <w:tc>
          <w:tcPr>
            <w:tcW w:w="2130" w:type="dxa"/>
            <w:tcBorders>
              <w:top w:val="single" w:sz="4" w:space="0" w:color="000000"/>
              <w:left w:val="single" w:sz="4" w:space="0" w:color="000000"/>
              <w:bottom w:val="single" w:sz="4" w:space="0" w:color="000000"/>
              <w:right w:val="single" w:sz="4" w:space="0" w:color="000000"/>
            </w:tcBorders>
          </w:tcPr>
          <w:p w14:paraId="33A4EA52"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8BE2853" w14:textId="77777777" w:rsidR="007B434C"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121DDE82"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1EEDD95A" w14:textId="77777777" w:rsidR="007B434C" w:rsidRDefault="00000000">
            <w:pPr>
              <w:jc w:val="center"/>
              <w:rPr>
                <w:lang w:eastAsia="en-US"/>
              </w:rPr>
            </w:pPr>
            <w:r>
              <w:rPr>
                <w:lang w:eastAsia="en-US"/>
              </w:rPr>
              <w:t>7788</w:t>
            </w:r>
          </w:p>
        </w:tc>
        <w:tc>
          <w:tcPr>
            <w:tcW w:w="1513" w:type="dxa"/>
            <w:tcBorders>
              <w:top w:val="single" w:sz="4" w:space="0" w:color="000000"/>
              <w:left w:val="single" w:sz="4" w:space="0" w:color="000000"/>
              <w:bottom w:val="single" w:sz="4" w:space="0" w:color="000000"/>
              <w:right w:val="single" w:sz="4" w:space="0" w:color="000000"/>
            </w:tcBorders>
          </w:tcPr>
          <w:p w14:paraId="25B8070C" w14:textId="77777777" w:rsidR="007B434C" w:rsidRDefault="00000000">
            <w:pPr>
              <w:jc w:val="center"/>
              <w:rPr>
                <w:lang w:eastAsia="en-US"/>
              </w:rPr>
            </w:pPr>
            <w:r>
              <w:rPr>
                <w:lang w:eastAsia="en-US"/>
              </w:rPr>
              <w:t>1.66</w:t>
            </w:r>
          </w:p>
        </w:tc>
      </w:tr>
      <w:tr w:rsidR="007B434C" w14:paraId="322BF0F7" w14:textId="77777777">
        <w:tc>
          <w:tcPr>
            <w:tcW w:w="2130" w:type="dxa"/>
            <w:tcBorders>
              <w:top w:val="single" w:sz="4" w:space="0" w:color="000000"/>
              <w:left w:val="single" w:sz="4" w:space="0" w:color="000000"/>
              <w:bottom w:val="single" w:sz="4" w:space="0" w:color="000000"/>
              <w:right w:val="single" w:sz="4" w:space="0" w:color="000000"/>
            </w:tcBorders>
          </w:tcPr>
          <w:p w14:paraId="4BD66FB0" w14:textId="77777777" w:rsidR="007B434C" w:rsidRDefault="00000000">
            <w:pPr>
              <w:jc w:val="center"/>
              <w:rPr>
                <w:lang w:eastAsia="en-US"/>
              </w:rPr>
            </w:pPr>
            <w:r>
              <w:rPr>
                <w:lang w:eastAsia="en-US"/>
              </w:rPr>
              <w:lastRenderedPageBreak/>
              <w:t>2022</w:t>
            </w:r>
          </w:p>
        </w:tc>
        <w:tc>
          <w:tcPr>
            <w:tcW w:w="1615" w:type="dxa"/>
            <w:tcBorders>
              <w:top w:val="single" w:sz="4" w:space="0" w:color="000000"/>
              <w:left w:val="single" w:sz="4" w:space="0" w:color="000000"/>
              <w:bottom w:val="single" w:sz="4" w:space="0" w:color="000000"/>
              <w:right w:val="single" w:sz="4" w:space="0" w:color="000000"/>
            </w:tcBorders>
          </w:tcPr>
          <w:p w14:paraId="7C878A86" w14:textId="77777777" w:rsidR="007B434C"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76DA43D7"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2E699767" w14:textId="77777777" w:rsidR="007B434C" w:rsidRDefault="00000000">
            <w:pPr>
              <w:jc w:val="center"/>
              <w:rPr>
                <w:lang w:eastAsia="en-US"/>
              </w:rPr>
            </w:pPr>
            <w:r>
              <w:rPr>
                <w:lang w:eastAsia="en-US"/>
              </w:rPr>
              <w:t>7436</w:t>
            </w:r>
          </w:p>
        </w:tc>
        <w:tc>
          <w:tcPr>
            <w:tcW w:w="1513" w:type="dxa"/>
            <w:tcBorders>
              <w:top w:val="single" w:sz="4" w:space="0" w:color="000000"/>
              <w:left w:val="single" w:sz="4" w:space="0" w:color="000000"/>
              <w:bottom w:val="single" w:sz="4" w:space="0" w:color="000000"/>
              <w:right w:val="single" w:sz="4" w:space="0" w:color="000000"/>
            </w:tcBorders>
          </w:tcPr>
          <w:p w14:paraId="23E20D7B" w14:textId="77777777" w:rsidR="007B434C" w:rsidRDefault="00000000">
            <w:pPr>
              <w:jc w:val="center"/>
              <w:rPr>
                <w:lang w:eastAsia="en-US"/>
              </w:rPr>
            </w:pPr>
            <w:r>
              <w:rPr>
                <w:lang w:eastAsia="en-US"/>
              </w:rPr>
              <w:t>9.14</w:t>
            </w:r>
          </w:p>
        </w:tc>
      </w:tr>
      <w:tr w:rsidR="007B434C" w14:paraId="25102C33" w14:textId="77777777">
        <w:tc>
          <w:tcPr>
            <w:tcW w:w="2130" w:type="dxa"/>
            <w:tcBorders>
              <w:top w:val="single" w:sz="4" w:space="0" w:color="000000"/>
              <w:left w:val="single" w:sz="4" w:space="0" w:color="000000"/>
              <w:bottom w:val="single" w:sz="4" w:space="0" w:color="000000"/>
              <w:right w:val="single" w:sz="4" w:space="0" w:color="000000"/>
            </w:tcBorders>
          </w:tcPr>
          <w:p w14:paraId="5AC7FFEE"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45B24340" w14:textId="77777777" w:rsidR="007B434C"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62CAB667" w14:textId="77777777" w:rsidR="007B434C"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15C48A8D" w14:textId="77777777" w:rsidR="007B434C" w:rsidRDefault="00000000">
            <w:pPr>
              <w:jc w:val="center"/>
              <w:rPr>
                <w:lang w:eastAsia="en-US"/>
              </w:rPr>
            </w:pPr>
            <w:r>
              <w:rPr>
                <w:lang w:eastAsia="en-US"/>
              </w:rPr>
              <w:t>7535</w:t>
            </w:r>
          </w:p>
        </w:tc>
        <w:tc>
          <w:tcPr>
            <w:tcW w:w="1513" w:type="dxa"/>
            <w:tcBorders>
              <w:top w:val="single" w:sz="4" w:space="0" w:color="000000"/>
              <w:left w:val="single" w:sz="4" w:space="0" w:color="000000"/>
              <w:bottom w:val="single" w:sz="4" w:space="0" w:color="000000"/>
              <w:right w:val="single" w:sz="4" w:space="0" w:color="000000"/>
            </w:tcBorders>
          </w:tcPr>
          <w:p w14:paraId="300403BD" w14:textId="77777777" w:rsidR="007B434C" w:rsidRDefault="00000000">
            <w:pPr>
              <w:jc w:val="center"/>
              <w:rPr>
                <w:lang w:eastAsia="en-US"/>
              </w:rPr>
            </w:pPr>
            <w:r>
              <w:rPr>
                <w:lang w:eastAsia="en-US"/>
              </w:rPr>
              <w:t>4.86</w:t>
            </w:r>
          </w:p>
        </w:tc>
      </w:tr>
      <w:tr w:rsidR="007B434C" w14:paraId="1324D01E" w14:textId="77777777">
        <w:tc>
          <w:tcPr>
            <w:tcW w:w="2130" w:type="dxa"/>
            <w:tcBorders>
              <w:top w:val="single" w:sz="4" w:space="0" w:color="000000"/>
              <w:left w:val="single" w:sz="4" w:space="0" w:color="000000"/>
              <w:bottom w:val="single" w:sz="4" w:space="0" w:color="000000"/>
              <w:right w:val="single" w:sz="4" w:space="0" w:color="000000"/>
            </w:tcBorders>
          </w:tcPr>
          <w:p w14:paraId="787C5F64" w14:textId="77777777" w:rsidR="007B434C"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6646860" w14:textId="77777777" w:rsidR="007B434C"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65051E30" w14:textId="77777777" w:rsidR="007B434C"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1064062F" w14:textId="77777777" w:rsidR="007B434C"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684DFE61" w14:textId="77777777" w:rsidR="007B434C" w:rsidRDefault="00000000">
            <w:pPr>
              <w:jc w:val="center"/>
              <w:rPr>
                <w:lang w:eastAsia="en-US"/>
              </w:rPr>
            </w:pPr>
            <w:r>
              <w:rPr>
                <w:lang w:eastAsia="en-US"/>
              </w:rPr>
              <w:t>0.00</w:t>
            </w:r>
          </w:p>
        </w:tc>
      </w:tr>
    </w:tbl>
    <w:p w14:paraId="093F8EFA" w14:textId="6E34EA92" w:rsidR="00845395" w:rsidRDefault="000925D7">
      <w:pPr>
        <w:rPr>
          <w:color w:val="000000"/>
        </w:rPr>
      </w:pPr>
      <w:r>
        <w:rPr>
          <w:noProof/>
        </w:rPr>
        <w:drawing>
          <wp:anchor distT="0" distB="0" distL="114300" distR="114300" simplePos="0" relativeHeight="251662336" behindDoc="0" locked="0" layoutInCell="1" allowOverlap="1" wp14:anchorId="6BC7403F" wp14:editId="6C0E95A9">
            <wp:simplePos x="0" y="0"/>
            <wp:positionH relativeFrom="margin">
              <wp:align>right</wp:align>
            </wp:positionH>
            <wp:positionV relativeFrom="paragraph">
              <wp:posOffset>377825</wp:posOffset>
            </wp:positionV>
            <wp:extent cx="5400040" cy="3964305"/>
            <wp:effectExtent l="0" t="0" r="0" b="0"/>
            <wp:wrapSquare wrapText="bothSides"/>
            <wp:docPr id="176810587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5874" name="Imagem 1" descr="Uma imagem com texto, captura de ecrã, número, software&#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3964305"/>
                    </a:xfrm>
                    <a:prstGeom prst="rect">
                      <a:avLst/>
                    </a:prstGeom>
                  </pic:spPr>
                </pic:pic>
              </a:graphicData>
            </a:graphic>
            <wp14:sizeRelH relativeFrom="page">
              <wp14:pctWidth>0</wp14:pctWidth>
            </wp14:sizeRelH>
            <wp14:sizeRelV relativeFrom="page">
              <wp14:pctHeight>0</wp14:pctHeight>
            </wp14:sizeRelV>
          </wp:anchor>
        </w:drawing>
      </w:r>
    </w:p>
    <w:p w14:paraId="65AA929C" w14:textId="5A8C1433" w:rsidR="007B434C" w:rsidRDefault="007B434C">
      <w:pPr>
        <w:keepNext/>
        <w:rPr>
          <w:color w:val="000000"/>
        </w:rPr>
      </w:pPr>
    </w:p>
    <w:p w14:paraId="1D68F76B" w14:textId="77777777" w:rsidR="00CC0A60" w:rsidRDefault="00000000" w:rsidP="00527491">
      <w:pPr>
        <w:pStyle w:val="Legenda"/>
      </w:pPr>
      <w:r>
        <w:t xml:space="preserve">Figura </w:t>
      </w:r>
      <w:r>
        <w:fldChar w:fldCharType="begin"/>
      </w:r>
      <w:r>
        <w:instrText>SEQ Figura \* ARABIC</w:instrText>
      </w:r>
      <w:r>
        <w:fldChar w:fldCharType="separate"/>
      </w:r>
      <w:r>
        <w:t>3</w:t>
      </w:r>
      <w:r>
        <w:fldChar w:fldCharType="end"/>
      </w:r>
      <w:r>
        <w:t xml:space="preserve"> - Registos Validados vs. Esperados por mês Conjunto 1</w:t>
      </w:r>
      <w:r w:rsidR="000753B8">
        <w:t xml:space="preserve"> mais a diferença</w:t>
      </w:r>
    </w:p>
    <w:p w14:paraId="5BC762A1" w14:textId="41B0242F" w:rsidR="007B434C" w:rsidRDefault="00000000" w:rsidP="00527491">
      <w:pPr>
        <w:pStyle w:val="Legenda"/>
        <w:rPr>
          <w:color w:val="000000"/>
        </w:rPr>
      </w:pPr>
      <w:ins w:id="122" w:author="Unknown Author" w:date="2023-07-01T22:24:00Z">
        <w:r>
          <w:t xml:space="preserve"> </w:t>
        </w:r>
        <w:r>
          <w:rPr>
            <w:highlight w:val="yellow"/>
          </w:rPr>
          <w:t>Não percebi este gráfico.  O que é a barra castanha?  E o vermelho é a diferença entre que valores?</w:t>
        </w:r>
      </w:ins>
    </w:p>
    <w:p w14:paraId="0B1FB347" w14:textId="77777777" w:rsidR="007B434C" w:rsidRDefault="007B434C">
      <w:pPr>
        <w:rPr>
          <w:color w:val="000000"/>
        </w:rPr>
      </w:pPr>
    </w:p>
    <w:p w14:paraId="5A2D56C6" w14:textId="77777777" w:rsidR="007B434C" w:rsidRDefault="00000000">
      <w:pPr>
        <w:pStyle w:val="Ttulo2"/>
        <w:numPr>
          <w:ilvl w:val="0"/>
          <w:numId w:val="0"/>
        </w:numPr>
        <w:ind w:left="823"/>
        <w:rPr>
          <w:sz w:val="24"/>
          <w:szCs w:val="24"/>
        </w:rPr>
      </w:pPr>
      <w:bookmarkStart w:id="123" w:name="__RefHeading___Toc11223_3634989049"/>
      <w:bookmarkStart w:id="124" w:name="_Toc138324020"/>
      <w:bookmarkEnd w:id="123"/>
      <w:r>
        <w:rPr>
          <w:sz w:val="24"/>
          <w:szCs w:val="24"/>
        </w:rPr>
        <w:t>4.3.2. Conjunto 3</w:t>
      </w:r>
      <w:bookmarkEnd w:id="124"/>
    </w:p>
    <w:p w14:paraId="181A78CA" w14:textId="4A98A41D" w:rsidR="00CC0A60" w:rsidRDefault="00000000">
      <w:pPr>
        <w:rPr>
          <w:color w:val="000000"/>
          <w:highlight w:val="yellow"/>
        </w:rPr>
      </w:pPr>
      <w:ins w:id="125" w:author="Unknown Author" w:date="2023-07-01T22:30:00Z">
        <w:r>
          <w:rPr>
            <w:color w:val="000000"/>
            <w:highlight w:val="yellow"/>
          </w:rPr>
          <w:t>Explicar que este é o conjunto de dados do ipma.  Referir frequência de amostragem</w:t>
        </w:r>
      </w:ins>
    </w:p>
    <w:p w14:paraId="30777642" w14:textId="0888871A" w:rsidR="000753B8" w:rsidRPr="000753B8" w:rsidRDefault="000753B8" w:rsidP="000753B8">
      <w:pPr>
        <w:rPr>
          <w:highlight w:val="yellow"/>
        </w:rPr>
      </w:pPr>
      <w:r w:rsidRPr="000753B8">
        <w:t xml:space="preserve">O </w:t>
      </w:r>
      <w:r w:rsidRPr="000753B8">
        <w:t xml:space="preserve">IPMA desempenha um papel fundamental na compreensão e monitoramento do clima </w:t>
      </w:r>
      <w:r>
        <w:t xml:space="preserve">em Portugal, desta forma </w:t>
      </w:r>
      <w:r w:rsidR="00CC0A60">
        <w:t xml:space="preserve">disponibilizou um conjunto de dados (conjunto 3) para relacionar o fluxo de tráfego com a ocorrência de pluviosidade, </w:t>
      </w:r>
    </w:p>
    <w:p w14:paraId="3D0624FC" w14:textId="77777777" w:rsidR="007B434C" w:rsidRDefault="00000000">
      <w:pPr>
        <w:rPr>
          <w:color w:val="000000"/>
        </w:rPr>
      </w:pPr>
      <w:r>
        <w:t>PGIL_IPMA_METEO_OBS_16.01.2020_a_08.09.2022.csv</w:t>
      </w:r>
    </w:p>
    <w:p w14:paraId="2FC5A6AC" w14:textId="77777777" w:rsidR="007B434C" w:rsidRDefault="00000000">
      <w:pPr>
        <w:rPr>
          <w:color w:val="000000"/>
        </w:rPr>
      </w:pPr>
      <w:r>
        <w:rPr>
          <w:u w:val="single"/>
        </w:rPr>
        <w:lastRenderedPageBreak/>
        <w:t>Registos</w:t>
      </w:r>
      <w:r>
        <w:t>: 998 206</w:t>
      </w:r>
    </w:p>
    <w:p w14:paraId="4C97E721" w14:textId="77777777" w:rsidR="007B434C" w:rsidRDefault="00000000">
      <w:pPr>
        <w:rPr>
          <w:color w:val="000000"/>
        </w:rPr>
      </w:pPr>
      <w:r>
        <w:rPr>
          <w:u w:val="single"/>
        </w:rPr>
        <w:t>Datas Registadas</w:t>
      </w:r>
      <w:r>
        <w:t>: 16/01/2020 até 08/09/2022</w:t>
      </w:r>
    </w:p>
    <w:p w14:paraId="7A8AC43C" w14:textId="09888FDF" w:rsidR="007B434C" w:rsidRDefault="00000000">
      <w:pPr>
        <w:rPr>
          <w:color w:val="000000"/>
        </w:rPr>
      </w:pPr>
      <w:r>
        <w:rPr>
          <w:u w:val="single"/>
        </w:rPr>
        <w:t xml:space="preserve">Datas. </w:t>
      </w:r>
      <w:r>
        <w:rPr>
          <w:u w:val="single"/>
        </w:rPr>
        <w:t>Ú</w:t>
      </w:r>
      <w:r>
        <w:rPr>
          <w:u w:val="single"/>
        </w:rPr>
        <w:t>teis:</w:t>
      </w:r>
      <w:r>
        <w:t xml:space="preserve"> 14/09/2021 até 08/09/2022</w:t>
      </w:r>
    </w:p>
    <w:p w14:paraId="38973D8A" w14:textId="76DFCFBA" w:rsidR="007B434C" w:rsidRDefault="00000000">
      <w:pPr>
        <w:rPr>
          <w:color w:val="000000"/>
        </w:rPr>
      </w:pPr>
      <w:r>
        <w:t xml:space="preserve">Na verdade, através da aplicação da função </w:t>
      </w:r>
      <w:r>
        <w:rPr>
          <w:i/>
          <w:iCs/>
        </w:rPr>
        <w:t>drop_duplicates</w:t>
      </w:r>
      <w:r>
        <w:t xml:space="preserve"> da biblioteca pandas no ficheiro foram apresentados 931 376 registos com exatamente os mesmos valores, cerca de 93.3%, e, portanto, é suposto o </w:t>
      </w:r>
      <w:r>
        <w:rPr>
          <w:i/>
          <w:iCs/>
        </w:rPr>
        <w:t>dataset</w:t>
      </w:r>
      <w:r>
        <w:t xml:space="preserve"> apresentar 66 830 registos que representem dados úteis para o problema, cerca de 6.7%. No entanto, ainda assim existem dados inconsistentes com valores nulos e incoerentes com o valor -99.0 disposto por várias colunas. De modo que, é necessário dissecar os dados com valores inválidos para a mesma data na mesma estação. Com efeito, após esta dissecação foram validados 45</w:t>
      </w:r>
      <w:ins w:id="126" w:author="Unknown Author" w:date="2023-04-07T15:38:00Z">
        <w:r>
          <w:t xml:space="preserve"> </w:t>
        </w:r>
      </w:ins>
      <w:r>
        <w:t xml:space="preserve">442 registos, o que representa 4.7% do </w:t>
      </w:r>
      <w:r>
        <w:rPr>
          <w:i/>
          <w:iCs/>
        </w:rPr>
        <w:t>dataset</w:t>
      </w:r>
      <w:r>
        <w:t>.</w:t>
      </w:r>
    </w:p>
    <w:p w14:paraId="1D20A7D5" w14:textId="03310E35" w:rsidR="007B434C" w:rsidRDefault="006E18CF">
      <w:pPr>
        <w:rPr>
          <w:color w:val="000000"/>
        </w:rPr>
      </w:pPr>
      <w:r>
        <w:rPr>
          <w:noProof/>
        </w:rPr>
        <w:drawing>
          <wp:anchor distT="0" distB="0" distL="114300" distR="114300" simplePos="0" relativeHeight="251663360" behindDoc="0" locked="0" layoutInCell="1" allowOverlap="1" wp14:anchorId="67B5A271" wp14:editId="0BFAAFA5">
            <wp:simplePos x="0" y="0"/>
            <wp:positionH relativeFrom="margin">
              <wp:align>right</wp:align>
            </wp:positionH>
            <wp:positionV relativeFrom="paragraph">
              <wp:posOffset>311785</wp:posOffset>
            </wp:positionV>
            <wp:extent cx="5399405" cy="3725545"/>
            <wp:effectExtent l="0" t="0" r="0" b="8255"/>
            <wp:wrapSquare wrapText="bothSides"/>
            <wp:docPr id="2143315118" name="Imagem 1" descr="Uma imagem com texto, captura de ecrã,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5118" name="Imagem 1" descr="Uma imagem com texto, captura de ecrã, ecrã, diagram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399405" cy="3725545"/>
                    </a:xfrm>
                    <a:prstGeom prst="rect">
                      <a:avLst/>
                    </a:prstGeom>
                  </pic:spPr>
                </pic:pic>
              </a:graphicData>
            </a:graphic>
            <wp14:sizeRelH relativeFrom="margin">
              <wp14:pctWidth>0</wp14:pctWidth>
            </wp14:sizeRelH>
            <wp14:sizeRelV relativeFrom="margin">
              <wp14:pctHeight>0</wp14:pctHeight>
            </wp14:sizeRelV>
          </wp:anchor>
        </w:drawing>
      </w:r>
    </w:p>
    <w:p w14:paraId="08D361E9" w14:textId="16C507CA" w:rsidR="007B434C" w:rsidRDefault="007B434C">
      <w:pPr>
        <w:keepNext/>
        <w:rPr>
          <w:color w:val="000000"/>
        </w:rPr>
      </w:pPr>
    </w:p>
    <w:p w14:paraId="305FDEB8" w14:textId="079094F2" w:rsidR="007B434C" w:rsidRDefault="00000000" w:rsidP="00527491">
      <w:pPr>
        <w:pStyle w:val="Legenda"/>
        <w:rPr>
          <w:color w:val="000000"/>
        </w:rPr>
      </w:pPr>
      <w:r>
        <w:t xml:space="preserve">Figura </w:t>
      </w:r>
      <w:r>
        <w:fldChar w:fldCharType="begin"/>
      </w:r>
      <w:r>
        <w:instrText>SEQ Figura \* ARABIC</w:instrText>
      </w:r>
      <w:r>
        <w:fldChar w:fldCharType="separate"/>
      </w:r>
      <w:r>
        <w:t>4</w:t>
      </w:r>
      <w:r>
        <w:fldChar w:fldCharType="end"/>
      </w:r>
      <w:r>
        <w:t xml:space="preserve"> - Diferença Registos Totais e </w:t>
      </w:r>
      <w:r>
        <w:t>ú</w:t>
      </w:r>
      <w:r>
        <w:t>teis Conjunto 3</w:t>
      </w:r>
      <w:ins w:id="127" w:author="Unknown Author" w:date="2023-07-01T22:31:00Z">
        <w:r>
          <w:t xml:space="preserve">. </w:t>
        </w:r>
        <w:r>
          <w:rPr>
            <w:highlight w:val="yellow"/>
          </w:rPr>
          <w:t>Antes e depois de quê? Clarificar na imagem ou na legenda</w:t>
        </w:r>
      </w:ins>
    </w:p>
    <w:p w14:paraId="68EFFFB9" w14:textId="77777777" w:rsidR="007B434C" w:rsidRDefault="007B434C">
      <w:pPr>
        <w:rPr>
          <w:color w:val="000000"/>
        </w:rPr>
      </w:pPr>
    </w:p>
    <w:p w14:paraId="5A3255F7" w14:textId="4331D31D" w:rsidR="007B434C" w:rsidRDefault="00000000" w:rsidP="00527491">
      <w:pPr>
        <w:pStyle w:val="Legenda"/>
        <w:rPr>
          <w:color w:val="000000"/>
        </w:rPr>
      </w:pPr>
      <w:r>
        <w:lastRenderedPageBreak/>
        <w:t xml:space="preserve">Tabela </w:t>
      </w:r>
      <w:r w:rsidR="00C70B63">
        <w:t>9</w:t>
      </w:r>
      <w:r>
        <w:t xml:space="preserve">- Descrição Geral Conjunto 3 Dados </w:t>
      </w:r>
      <w:r>
        <w:t>Ú</w:t>
      </w:r>
      <w:r>
        <w:t>teis</w:t>
      </w:r>
    </w:p>
    <w:tbl>
      <w:tblPr>
        <w:tblpPr w:leftFromText="141" w:rightFromText="141" w:horzAnchor="page" w:tblpX="91" w:tblpY="525"/>
        <w:tblW w:w="11749" w:type="dxa"/>
        <w:tblLook w:val="04A0" w:firstRow="1" w:lastRow="0" w:firstColumn="1" w:lastColumn="0" w:noHBand="0" w:noVBand="1"/>
      </w:tblPr>
      <w:tblGrid>
        <w:gridCol w:w="1190"/>
        <w:gridCol w:w="1244"/>
        <w:gridCol w:w="1603"/>
        <w:gridCol w:w="2283"/>
        <w:gridCol w:w="1007"/>
        <w:gridCol w:w="1110"/>
        <w:gridCol w:w="1509"/>
        <w:gridCol w:w="1803"/>
      </w:tblGrid>
      <w:tr w:rsidR="007B434C" w14:paraId="42A0F26E" w14:textId="77777777" w:rsidTr="006E18CF">
        <w:trPr>
          <w:trHeight w:val="991"/>
        </w:trPr>
        <w:tc>
          <w:tcPr>
            <w:tcW w:w="1190" w:type="dxa"/>
            <w:tcBorders>
              <w:top w:val="single" w:sz="4" w:space="0" w:color="000000"/>
              <w:left w:val="single" w:sz="4" w:space="0" w:color="000000"/>
              <w:bottom w:val="single" w:sz="4" w:space="0" w:color="000000"/>
              <w:right w:val="single" w:sz="4" w:space="0" w:color="000000"/>
            </w:tcBorders>
          </w:tcPr>
          <w:p w14:paraId="5818C4F0" w14:textId="77777777" w:rsidR="007B434C" w:rsidRDefault="00000000" w:rsidP="006E18CF">
            <w:pPr>
              <w:jc w:val="center"/>
              <w:rPr>
                <w:b/>
                <w:bCs/>
                <w:lang w:eastAsia="en-US"/>
              </w:rPr>
            </w:pPr>
            <w:r>
              <w:rPr>
                <w:b/>
                <w:bCs/>
                <w:lang w:eastAsia="en-US"/>
              </w:rPr>
              <w:t>Variáveis</w:t>
            </w:r>
          </w:p>
        </w:tc>
        <w:tc>
          <w:tcPr>
            <w:tcW w:w="1244" w:type="dxa"/>
            <w:tcBorders>
              <w:top w:val="single" w:sz="4" w:space="0" w:color="000000"/>
              <w:left w:val="single" w:sz="4" w:space="0" w:color="000000"/>
              <w:bottom w:val="single" w:sz="4" w:space="0" w:color="000000"/>
              <w:right w:val="single" w:sz="4" w:space="0" w:color="000000"/>
            </w:tcBorders>
          </w:tcPr>
          <w:p w14:paraId="49480DB8" w14:textId="77777777" w:rsidR="007B434C" w:rsidRDefault="00000000" w:rsidP="006E18CF">
            <w:pPr>
              <w:jc w:val="center"/>
              <w:rPr>
                <w:b/>
                <w:bCs/>
                <w:lang w:eastAsia="en-US"/>
              </w:rPr>
            </w:pPr>
            <w:r>
              <w:rPr>
                <w:b/>
                <w:bCs/>
                <w:lang w:eastAsia="en-US"/>
              </w:rPr>
              <w:t>humidade</w:t>
            </w:r>
          </w:p>
        </w:tc>
        <w:tc>
          <w:tcPr>
            <w:tcW w:w="1603" w:type="dxa"/>
            <w:tcBorders>
              <w:top w:val="single" w:sz="4" w:space="0" w:color="000000"/>
              <w:left w:val="single" w:sz="4" w:space="0" w:color="000000"/>
              <w:bottom w:val="single" w:sz="4" w:space="0" w:color="000000"/>
              <w:right w:val="single" w:sz="4" w:space="0" w:color="000000"/>
            </w:tcBorders>
          </w:tcPr>
          <w:p w14:paraId="6C432036" w14:textId="77777777" w:rsidR="007B434C" w:rsidRDefault="00000000" w:rsidP="006E18CF">
            <w:pPr>
              <w:jc w:val="center"/>
              <w:rPr>
                <w:b/>
                <w:bCs/>
                <w:lang w:eastAsia="en-US"/>
              </w:rPr>
            </w:pPr>
            <w:r>
              <w:rPr>
                <w:b/>
                <w:bCs/>
                <w:lang w:eastAsia="en-US"/>
              </w:rPr>
              <w:t>iddireccvento</w:t>
            </w:r>
          </w:p>
        </w:tc>
        <w:tc>
          <w:tcPr>
            <w:tcW w:w="2283" w:type="dxa"/>
            <w:tcBorders>
              <w:top w:val="single" w:sz="4" w:space="0" w:color="000000"/>
              <w:left w:val="single" w:sz="4" w:space="0" w:color="000000"/>
              <w:bottom w:val="single" w:sz="4" w:space="0" w:color="000000"/>
              <w:right w:val="single" w:sz="4" w:space="0" w:color="000000"/>
            </w:tcBorders>
          </w:tcPr>
          <w:p w14:paraId="6637A5AF" w14:textId="77777777" w:rsidR="007B434C" w:rsidRDefault="00000000" w:rsidP="006E18CF">
            <w:pPr>
              <w:jc w:val="center"/>
              <w:rPr>
                <w:b/>
                <w:bCs/>
                <w:szCs w:val="22"/>
                <w:lang w:eastAsia="en-US"/>
              </w:rPr>
            </w:pPr>
            <w:r>
              <w:rPr>
                <w:b/>
                <w:bCs/>
                <w:szCs w:val="22"/>
                <w:lang w:eastAsia="en-US"/>
              </w:rPr>
              <w:t>intensidadeventokm</w:t>
            </w:r>
          </w:p>
        </w:tc>
        <w:tc>
          <w:tcPr>
            <w:tcW w:w="1007" w:type="dxa"/>
            <w:tcBorders>
              <w:top w:val="single" w:sz="4" w:space="0" w:color="000000"/>
              <w:left w:val="single" w:sz="4" w:space="0" w:color="000000"/>
              <w:bottom w:val="single" w:sz="4" w:space="0" w:color="000000"/>
              <w:right w:val="single" w:sz="4" w:space="0" w:color="000000"/>
            </w:tcBorders>
          </w:tcPr>
          <w:p w14:paraId="7FDC2454" w14:textId="77777777" w:rsidR="007B434C" w:rsidRDefault="00000000" w:rsidP="006E18CF">
            <w:pPr>
              <w:jc w:val="center"/>
              <w:rPr>
                <w:b/>
                <w:bCs/>
                <w:szCs w:val="22"/>
                <w:lang w:eastAsia="en-US"/>
              </w:rPr>
            </w:pPr>
            <w:r>
              <w:rPr>
                <w:b/>
                <w:bCs/>
                <w:szCs w:val="22"/>
                <w:lang w:eastAsia="en-US"/>
              </w:rPr>
              <w:t>pressao</w:t>
            </w:r>
          </w:p>
        </w:tc>
        <w:tc>
          <w:tcPr>
            <w:tcW w:w="1110" w:type="dxa"/>
            <w:tcBorders>
              <w:top w:val="single" w:sz="4" w:space="0" w:color="000000"/>
              <w:left w:val="single" w:sz="4" w:space="0" w:color="000000"/>
              <w:bottom w:val="single" w:sz="4" w:space="0" w:color="000000"/>
              <w:right w:val="single" w:sz="4" w:space="0" w:color="000000"/>
            </w:tcBorders>
          </w:tcPr>
          <w:p w14:paraId="3B6AB116" w14:textId="77777777" w:rsidR="007B434C" w:rsidRDefault="00000000" w:rsidP="006E18CF">
            <w:pPr>
              <w:jc w:val="center"/>
              <w:rPr>
                <w:b/>
                <w:bCs/>
                <w:szCs w:val="22"/>
                <w:lang w:eastAsia="en-US"/>
              </w:rPr>
            </w:pPr>
            <w:r>
              <w:rPr>
                <w:b/>
                <w:bCs/>
                <w:szCs w:val="22"/>
                <w:lang w:eastAsia="en-US"/>
              </w:rPr>
              <w:t>radiacao</w:t>
            </w:r>
          </w:p>
        </w:tc>
        <w:tc>
          <w:tcPr>
            <w:tcW w:w="1509" w:type="dxa"/>
            <w:tcBorders>
              <w:top w:val="single" w:sz="4" w:space="0" w:color="000000"/>
              <w:left w:val="single" w:sz="4" w:space="0" w:color="000000"/>
              <w:bottom w:val="single" w:sz="4" w:space="0" w:color="000000"/>
              <w:right w:val="single" w:sz="4" w:space="0" w:color="000000"/>
            </w:tcBorders>
          </w:tcPr>
          <w:p w14:paraId="07187B87" w14:textId="77777777" w:rsidR="007B434C" w:rsidRDefault="00000000" w:rsidP="006E18CF">
            <w:pPr>
              <w:jc w:val="left"/>
              <w:rPr>
                <w:b/>
                <w:bCs/>
                <w:szCs w:val="22"/>
                <w:lang w:eastAsia="en-US"/>
              </w:rPr>
            </w:pPr>
            <w:r>
              <w:rPr>
                <w:b/>
                <w:bCs/>
                <w:szCs w:val="22"/>
                <w:lang w:eastAsia="en-US"/>
              </w:rPr>
              <w:t>temperatura</w:t>
            </w:r>
          </w:p>
        </w:tc>
        <w:tc>
          <w:tcPr>
            <w:tcW w:w="1803" w:type="dxa"/>
            <w:tcBorders>
              <w:top w:val="single" w:sz="4" w:space="0" w:color="000000"/>
              <w:left w:val="single" w:sz="4" w:space="0" w:color="000000"/>
              <w:bottom w:val="single" w:sz="4" w:space="0" w:color="000000"/>
              <w:right w:val="single" w:sz="4" w:space="0" w:color="000000"/>
            </w:tcBorders>
          </w:tcPr>
          <w:p w14:paraId="5147980C" w14:textId="77777777" w:rsidR="007B434C" w:rsidRDefault="00000000" w:rsidP="006E18CF">
            <w:pPr>
              <w:jc w:val="center"/>
              <w:rPr>
                <w:b/>
                <w:bCs/>
                <w:szCs w:val="22"/>
                <w:lang w:eastAsia="en-US"/>
              </w:rPr>
            </w:pPr>
            <w:r>
              <w:rPr>
                <w:b/>
                <w:bCs/>
                <w:szCs w:val="22"/>
                <w:lang w:eastAsia="en-US"/>
              </w:rPr>
              <w:t>precacumulada</w:t>
            </w:r>
          </w:p>
        </w:tc>
      </w:tr>
      <w:tr w:rsidR="007B434C" w14:paraId="2AA849D4"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33813948" w14:textId="77777777" w:rsidR="007B434C" w:rsidRDefault="00000000" w:rsidP="006E18CF">
            <w:pPr>
              <w:jc w:val="center"/>
              <w:rPr>
                <w:rFonts w:ascii="Calibri" w:hAnsi="Calibri" w:cs="Calibri"/>
                <w:lang w:eastAsia="en-US"/>
              </w:rPr>
            </w:pPr>
            <w:r>
              <w:rPr>
                <w:rFonts w:ascii="Calibri" w:hAnsi="Calibri" w:cs="Calibri"/>
                <w:lang w:eastAsia="en-US"/>
              </w:rPr>
              <w:t>Média</w:t>
            </w:r>
          </w:p>
        </w:tc>
        <w:tc>
          <w:tcPr>
            <w:tcW w:w="1244" w:type="dxa"/>
            <w:tcBorders>
              <w:top w:val="single" w:sz="4" w:space="0" w:color="000000"/>
              <w:left w:val="single" w:sz="4" w:space="0" w:color="000000"/>
              <w:bottom w:val="single" w:sz="4" w:space="0" w:color="000000"/>
              <w:right w:val="single" w:sz="4" w:space="0" w:color="000000"/>
            </w:tcBorders>
          </w:tcPr>
          <w:p w14:paraId="7F7F5864" w14:textId="77777777" w:rsidR="007B434C" w:rsidRDefault="00000000" w:rsidP="006E18CF">
            <w:pPr>
              <w:jc w:val="center"/>
              <w:rPr>
                <w:rFonts w:ascii="Calibri" w:hAnsi="Calibri" w:cs="Calibri"/>
                <w:lang w:eastAsia="en-US"/>
              </w:rPr>
            </w:pPr>
            <w:r>
              <w:rPr>
                <w:rFonts w:ascii="Calibri" w:hAnsi="Calibri" w:cs="Calibri"/>
                <w:lang w:eastAsia="en-US"/>
              </w:rPr>
              <w:t>69.38</w:t>
            </w:r>
          </w:p>
        </w:tc>
        <w:tc>
          <w:tcPr>
            <w:tcW w:w="1603" w:type="dxa"/>
            <w:tcBorders>
              <w:top w:val="single" w:sz="4" w:space="0" w:color="000000"/>
              <w:left w:val="single" w:sz="4" w:space="0" w:color="000000"/>
              <w:bottom w:val="single" w:sz="4" w:space="0" w:color="000000"/>
              <w:right w:val="single" w:sz="4" w:space="0" w:color="000000"/>
            </w:tcBorders>
          </w:tcPr>
          <w:p w14:paraId="536F0158" w14:textId="77777777" w:rsidR="007B434C" w:rsidRDefault="00000000" w:rsidP="006E18CF">
            <w:pPr>
              <w:jc w:val="center"/>
              <w:rPr>
                <w:rFonts w:ascii="Calibri" w:hAnsi="Calibri" w:cs="Calibri"/>
                <w:lang w:eastAsia="en-US"/>
              </w:rPr>
            </w:pPr>
            <w:r>
              <w:rPr>
                <w:rFonts w:ascii="Calibri" w:hAnsi="Calibri" w:cs="Calibri"/>
                <w:lang w:eastAsia="en-US"/>
              </w:rPr>
              <w:t>4.25</w:t>
            </w:r>
          </w:p>
        </w:tc>
        <w:tc>
          <w:tcPr>
            <w:tcW w:w="2283" w:type="dxa"/>
            <w:tcBorders>
              <w:top w:val="single" w:sz="4" w:space="0" w:color="000000"/>
              <w:left w:val="single" w:sz="4" w:space="0" w:color="000000"/>
              <w:bottom w:val="single" w:sz="4" w:space="0" w:color="000000"/>
              <w:right w:val="single" w:sz="4" w:space="0" w:color="000000"/>
            </w:tcBorders>
          </w:tcPr>
          <w:p w14:paraId="6493611C"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-13.19</w:t>
            </w:r>
          </w:p>
        </w:tc>
        <w:tc>
          <w:tcPr>
            <w:tcW w:w="1007" w:type="dxa"/>
            <w:tcBorders>
              <w:top w:val="single" w:sz="4" w:space="0" w:color="000000"/>
              <w:left w:val="single" w:sz="4" w:space="0" w:color="000000"/>
              <w:bottom w:val="single" w:sz="4" w:space="0" w:color="000000"/>
              <w:right w:val="single" w:sz="4" w:space="0" w:color="000000"/>
            </w:tcBorders>
          </w:tcPr>
          <w:p w14:paraId="05016EB4"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1018.15</w:t>
            </w:r>
          </w:p>
        </w:tc>
        <w:tc>
          <w:tcPr>
            <w:tcW w:w="1110" w:type="dxa"/>
            <w:tcBorders>
              <w:top w:val="single" w:sz="4" w:space="0" w:color="000000"/>
              <w:left w:val="single" w:sz="4" w:space="0" w:color="000000"/>
              <w:bottom w:val="single" w:sz="4" w:space="0" w:color="000000"/>
              <w:right w:val="single" w:sz="4" w:space="0" w:color="000000"/>
            </w:tcBorders>
          </w:tcPr>
          <w:p w14:paraId="2300A8B6"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536.38</w:t>
            </w:r>
          </w:p>
        </w:tc>
        <w:tc>
          <w:tcPr>
            <w:tcW w:w="1509" w:type="dxa"/>
            <w:tcBorders>
              <w:top w:val="single" w:sz="4" w:space="0" w:color="000000"/>
              <w:left w:val="single" w:sz="4" w:space="0" w:color="000000"/>
              <w:bottom w:val="single" w:sz="4" w:space="0" w:color="000000"/>
              <w:right w:val="single" w:sz="4" w:space="0" w:color="000000"/>
            </w:tcBorders>
          </w:tcPr>
          <w:p w14:paraId="6B55263B"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17.01</w:t>
            </w:r>
          </w:p>
        </w:tc>
        <w:tc>
          <w:tcPr>
            <w:tcW w:w="1803" w:type="dxa"/>
            <w:tcBorders>
              <w:top w:val="single" w:sz="4" w:space="0" w:color="000000"/>
              <w:left w:val="single" w:sz="4" w:space="0" w:color="000000"/>
              <w:bottom w:val="single" w:sz="4" w:space="0" w:color="000000"/>
              <w:right w:val="single" w:sz="4" w:space="0" w:color="000000"/>
            </w:tcBorders>
          </w:tcPr>
          <w:p w14:paraId="3CA896A7"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-3.99</w:t>
            </w:r>
          </w:p>
        </w:tc>
      </w:tr>
      <w:tr w:rsidR="007B434C" w14:paraId="348F3704" w14:textId="77777777" w:rsidTr="006E18CF">
        <w:trPr>
          <w:trHeight w:val="752"/>
        </w:trPr>
        <w:tc>
          <w:tcPr>
            <w:tcW w:w="1190" w:type="dxa"/>
            <w:tcBorders>
              <w:top w:val="single" w:sz="4" w:space="0" w:color="000000"/>
              <w:left w:val="single" w:sz="4" w:space="0" w:color="000000"/>
              <w:bottom w:val="single" w:sz="4" w:space="0" w:color="000000"/>
              <w:right w:val="single" w:sz="4" w:space="0" w:color="000000"/>
            </w:tcBorders>
          </w:tcPr>
          <w:p w14:paraId="15251698" w14:textId="77777777" w:rsidR="007B434C" w:rsidRDefault="00000000" w:rsidP="006E18CF">
            <w:pPr>
              <w:jc w:val="center"/>
              <w:rPr>
                <w:rFonts w:ascii="Calibri" w:hAnsi="Calibri" w:cs="Calibri"/>
                <w:lang w:eastAsia="en-US"/>
              </w:rPr>
            </w:pPr>
            <w:r>
              <w:rPr>
                <w:rFonts w:ascii="Calibri" w:hAnsi="Calibri" w:cs="Calibri"/>
                <w:lang w:eastAsia="en-US"/>
              </w:rPr>
              <w:t>Desvio Padrão</w:t>
            </w:r>
          </w:p>
        </w:tc>
        <w:tc>
          <w:tcPr>
            <w:tcW w:w="1244" w:type="dxa"/>
            <w:tcBorders>
              <w:top w:val="single" w:sz="4" w:space="0" w:color="000000"/>
              <w:left w:val="single" w:sz="4" w:space="0" w:color="000000"/>
              <w:bottom w:val="single" w:sz="4" w:space="0" w:color="000000"/>
              <w:right w:val="single" w:sz="4" w:space="0" w:color="000000"/>
            </w:tcBorders>
          </w:tcPr>
          <w:p w14:paraId="4AE0911F" w14:textId="77777777" w:rsidR="007B434C" w:rsidRDefault="00000000" w:rsidP="006E18CF">
            <w:pPr>
              <w:jc w:val="center"/>
              <w:rPr>
                <w:rFonts w:ascii="Calibri" w:hAnsi="Calibri" w:cs="Calibri"/>
                <w:lang w:eastAsia="en-US"/>
              </w:rPr>
            </w:pPr>
            <w:r>
              <w:rPr>
                <w:rFonts w:ascii="Calibri" w:hAnsi="Calibri" w:cs="Calibri"/>
                <w:lang w:eastAsia="en-US"/>
              </w:rPr>
              <w:t>18.01</w:t>
            </w:r>
          </w:p>
        </w:tc>
        <w:tc>
          <w:tcPr>
            <w:tcW w:w="1603" w:type="dxa"/>
            <w:tcBorders>
              <w:top w:val="single" w:sz="4" w:space="0" w:color="000000"/>
              <w:left w:val="single" w:sz="4" w:space="0" w:color="000000"/>
              <w:bottom w:val="single" w:sz="4" w:space="0" w:color="000000"/>
              <w:right w:val="single" w:sz="4" w:space="0" w:color="000000"/>
            </w:tcBorders>
          </w:tcPr>
          <w:p w14:paraId="242C2C2D" w14:textId="77777777" w:rsidR="007B434C" w:rsidRDefault="00000000" w:rsidP="006E18CF">
            <w:pPr>
              <w:jc w:val="center"/>
              <w:rPr>
                <w:rFonts w:ascii="Calibri" w:hAnsi="Calibri" w:cs="Calibri"/>
                <w:lang w:eastAsia="en-US"/>
              </w:rPr>
            </w:pPr>
            <w:r>
              <w:rPr>
                <w:rFonts w:ascii="Calibri" w:hAnsi="Calibri" w:cs="Calibri"/>
                <w:lang w:eastAsia="en-US"/>
              </w:rPr>
              <w:t>3.50</w:t>
            </w:r>
          </w:p>
        </w:tc>
        <w:tc>
          <w:tcPr>
            <w:tcW w:w="2283" w:type="dxa"/>
            <w:tcBorders>
              <w:top w:val="single" w:sz="4" w:space="0" w:color="000000"/>
              <w:left w:val="single" w:sz="4" w:space="0" w:color="000000"/>
              <w:bottom w:val="single" w:sz="4" w:space="0" w:color="000000"/>
              <w:right w:val="single" w:sz="4" w:space="0" w:color="000000"/>
            </w:tcBorders>
          </w:tcPr>
          <w:p w14:paraId="4DA792FD"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47.05</w:t>
            </w:r>
          </w:p>
        </w:tc>
        <w:tc>
          <w:tcPr>
            <w:tcW w:w="1007" w:type="dxa"/>
            <w:tcBorders>
              <w:top w:val="single" w:sz="4" w:space="0" w:color="000000"/>
              <w:left w:val="single" w:sz="4" w:space="0" w:color="000000"/>
              <w:bottom w:val="single" w:sz="4" w:space="0" w:color="000000"/>
              <w:right w:val="single" w:sz="4" w:space="0" w:color="000000"/>
            </w:tcBorders>
          </w:tcPr>
          <w:p w14:paraId="30BEC92E"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18.22</w:t>
            </w:r>
          </w:p>
        </w:tc>
        <w:tc>
          <w:tcPr>
            <w:tcW w:w="1110" w:type="dxa"/>
            <w:tcBorders>
              <w:top w:val="single" w:sz="4" w:space="0" w:color="000000"/>
              <w:left w:val="single" w:sz="4" w:space="0" w:color="000000"/>
              <w:bottom w:val="single" w:sz="4" w:space="0" w:color="000000"/>
              <w:right w:val="single" w:sz="4" w:space="0" w:color="000000"/>
            </w:tcBorders>
          </w:tcPr>
          <w:p w14:paraId="2238B850"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960.26</w:t>
            </w:r>
          </w:p>
        </w:tc>
        <w:tc>
          <w:tcPr>
            <w:tcW w:w="1509" w:type="dxa"/>
            <w:tcBorders>
              <w:top w:val="single" w:sz="4" w:space="0" w:color="000000"/>
              <w:left w:val="single" w:sz="4" w:space="0" w:color="000000"/>
              <w:bottom w:val="single" w:sz="4" w:space="0" w:color="000000"/>
              <w:right w:val="single" w:sz="4" w:space="0" w:color="000000"/>
            </w:tcBorders>
          </w:tcPr>
          <w:p w14:paraId="75039D4A"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5.39</w:t>
            </w:r>
          </w:p>
        </w:tc>
        <w:tc>
          <w:tcPr>
            <w:tcW w:w="1803" w:type="dxa"/>
            <w:tcBorders>
              <w:top w:val="single" w:sz="4" w:space="0" w:color="000000"/>
              <w:left w:val="single" w:sz="4" w:space="0" w:color="000000"/>
              <w:bottom w:val="single" w:sz="4" w:space="0" w:color="000000"/>
              <w:right w:val="single" w:sz="4" w:space="0" w:color="000000"/>
            </w:tcBorders>
          </w:tcPr>
          <w:p w14:paraId="26B623FC"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19.56</w:t>
            </w:r>
          </w:p>
        </w:tc>
      </w:tr>
      <w:tr w:rsidR="007B434C" w14:paraId="4943F108"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753E5E54" w14:textId="77777777" w:rsidR="007B434C" w:rsidRDefault="00000000" w:rsidP="006E18CF">
            <w:pPr>
              <w:jc w:val="center"/>
              <w:rPr>
                <w:rFonts w:ascii="Calibri" w:hAnsi="Calibri" w:cs="Calibri"/>
                <w:lang w:eastAsia="en-US"/>
              </w:rPr>
            </w:pPr>
            <w:r>
              <w:rPr>
                <w:rFonts w:ascii="Calibri" w:hAnsi="Calibri" w:cs="Calibri"/>
                <w:lang w:eastAsia="en-US"/>
              </w:rPr>
              <w:t>Mínimo</w:t>
            </w:r>
          </w:p>
        </w:tc>
        <w:tc>
          <w:tcPr>
            <w:tcW w:w="1244" w:type="dxa"/>
            <w:tcBorders>
              <w:top w:val="single" w:sz="4" w:space="0" w:color="000000"/>
              <w:left w:val="single" w:sz="4" w:space="0" w:color="000000"/>
              <w:bottom w:val="single" w:sz="4" w:space="0" w:color="000000"/>
              <w:right w:val="single" w:sz="4" w:space="0" w:color="000000"/>
            </w:tcBorders>
          </w:tcPr>
          <w:p w14:paraId="74B5C076" w14:textId="77777777" w:rsidR="007B434C" w:rsidRDefault="00000000" w:rsidP="006E18CF">
            <w:pPr>
              <w:jc w:val="center"/>
              <w:rPr>
                <w:rFonts w:ascii="Calibri" w:hAnsi="Calibri" w:cs="Calibri"/>
                <w:lang w:eastAsia="en-US"/>
              </w:rPr>
            </w:pPr>
            <w:r>
              <w:rPr>
                <w:rFonts w:ascii="Calibri" w:hAnsi="Calibri" w:cs="Calibri"/>
                <w:lang w:eastAsia="en-US"/>
              </w:rPr>
              <w:t>12.0</w:t>
            </w:r>
          </w:p>
        </w:tc>
        <w:tc>
          <w:tcPr>
            <w:tcW w:w="1603" w:type="dxa"/>
            <w:tcBorders>
              <w:top w:val="single" w:sz="4" w:space="0" w:color="000000"/>
              <w:left w:val="single" w:sz="4" w:space="0" w:color="000000"/>
              <w:bottom w:val="single" w:sz="4" w:space="0" w:color="000000"/>
              <w:right w:val="single" w:sz="4" w:space="0" w:color="000000"/>
            </w:tcBorders>
          </w:tcPr>
          <w:p w14:paraId="7BA56A1F" w14:textId="77777777" w:rsidR="007B434C" w:rsidRDefault="00000000" w:rsidP="006E18CF">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13E51FD3"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-99.0</w:t>
            </w:r>
          </w:p>
        </w:tc>
        <w:tc>
          <w:tcPr>
            <w:tcW w:w="1007" w:type="dxa"/>
            <w:tcBorders>
              <w:top w:val="single" w:sz="4" w:space="0" w:color="000000"/>
              <w:left w:val="single" w:sz="4" w:space="0" w:color="000000"/>
              <w:bottom w:val="single" w:sz="4" w:space="0" w:color="000000"/>
              <w:right w:val="single" w:sz="4" w:space="0" w:color="000000"/>
            </w:tcBorders>
          </w:tcPr>
          <w:p w14:paraId="58029F2B"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-99.0</w:t>
            </w:r>
          </w:p>
        </w:tc>
        <w:tc>
          <w:tcPr>
            <w:tcW w:w="1110" w:type="dxa"/>
            <w:tcBorders>
              <w:top w:val="single" w:sz="4" w:space="0" w:color="000000"/>
              <w:left w:val="single" w:sz="4" w:space="0" w:color="000000"/>
              <w:bottom w:val="single" w:sz="4" w:space="0" w:color="000000"/>
              <w:right w:val="single" w:sz="4" w:space="0" w:color="000000"/>
            </w:tcBorders>
          </w:tcPr>
          <w:p w14:paraId="77A11354"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-99.0</w:t>
            </w:r>
          </w:p>
        </w:tc>
        <w:tc>
          <w:tcPr>
            <w:tcW w:w="1509" w:type="dxa"/>
            <w:tcBorders>
              <w:top w:val="single" w:sz="4" w:space="0" w:color="000000"/>
              <w:left w:val="single" w:sz="4" w:space="0" w:color="000000"/>
              <w:bottom w:val="single" w:sz="4" w:space="0" w:color="000000"/>
              <w:right w:val="single" w:sz="4" w:space="0" w:color="000000"/>
            </w:tcBorders>
          </w:tcPr>
          <w:p w14:paraId="796F6E21"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w:t>
            </w:r>
          </w:p>
        </w:tc>
        <w:tc>
          <w:tcPr>
            <w:tcW w:w="1803" w:type="dxa"/>
            <w:tcBorders>
              <w:top w:val="single" w:sz="4" w:space="0" w:color="000000"/>
              <w:left w:val="single" w:sz="4" w:space="0" w:color="000000"/>
              <w:bottom w:val="single" w:sz="4" w:space="0" w:color="000000"/>
              <w:right w:val="single" w:sz="4" w:space="0" w:color="000000"/>
            </w:tcBorders>
          </w:tcPr>
          <w:p w14:paraId="42E0E87E"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-99.0</w:t>
            </w:r>
          </w:p>
        </w:tc>
      </w:tr>
      <w:tr w:rsidR="007B434C" w14:paraId="0CDBC7B9"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4E828FC7" w14:textId="77777777" w:rsidR="007B434C" w:rsidRDefault="00000000" w:rsidP="006E18CF">
            <w:pPr>
              <w:jc w:val="center"/>
              <w:rPr>
                <w:rFonts w:ascii="Calibri" w:hAnsi="Calibri" w:cs="Calibri"/>
                <w:lang w:eastAsia="en-US"/>
              </w:rPr>
            </w:pPr>
            <w:r>
              <w:rPr>
                <w:rFonts w:ascii="Calibri" w:hAnsi="Calibri" w:cs="Calibri"/>
                <w:lang w:eastAsia="en-US"/>
              </w:rPr>
              <w:t>25%</w:t>
            </w:r>
          </w:p>
        </w:tc>
        <w:tc>
          <w:tcPr>
            <w:tcW w:w="1244" w:type="dxa"/>
            <w:tcBorders>
              <w:top w:val="single" w:sz="4" w:space="0" w:color="000000"/>
              <w:left w:val="single" w:sz="4" w:space="0" w:color="000000"/>
              <w:bottom w:val="single" w:sz="4" w:space="0" w:color="000000"/>
              <w:right w:val="single" w:sz="4" w:space="0" w:color="000000"/>
            </w:tcBorders>
          </w:tcPr>
          <w:p w14:paraId="01D2B743" w14:textId="77777777" w:rsidR="007B434C" w:rsidRDefault="00000000" w:rsidP="006E18CF">
            <w:pPr>
              <w:jc w:val="center"/>
              <w:rPr>
                <w:rFonts w:ascii="Calibri" w:hAnsi="Calibri" w:cs="Calibri"/>
                <w:lang w:eastAsia="en-US"/>
              </w:rPr>
            </w:pPr>
            <w:r>
              <w:rPr>
                <w:rFonts w:ascii="Calibri" w:hAnsi="Calibri" w:cs="Calibri"/>
                <w:lang w:eastAsia="en-US"/>
              </w:rPr>
              <w:t>56.0</w:t>
            </w:r>
          </w:p>
        </w:tc>
        <w:tc>
          <w:tcPr>
            <w:tcW w:w="1603" w:type="dxa"/>
            <w:tcBorders>
              <w:top w:val="single" w:sz="4" w:space="0" w:color="000000"/>
              <w:left w:val="single" w:sz="4" w:space="0" w:color="000000"/>
              <w:bottom w:val="single" w:sz="4" w:space="0" w:color="000000"/>
              <w:right w:val="single" w:sz="4" w:space="0" w:color="000000"/>
            </w:tcBorders>
          </w:tcPr>
          <w:p w14:paraId="0BCD4362" w14:textId="77777777" w:rsidR="007B434C" w:rsidRDefault="00000000" w:rsidP="006E18CF">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5C9EC95D"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0.7</w:t>
            </w:r>
          </w:p>
        </w:tc>
        <w:tc>
          <w:tcPr>
            <w:tcW w:w="1007" w:type="dxa"/>
            <w:tcBorders>
              <w:top w:val="single" w:sz="4" w:space="0" w:color="000000"/>
              <w:left w:val="single" w:sz="4" w:space="0" w:color="000000"/>
              <w:bottom w:val="single" w:sz="4" w:space="0" w:color="000000"/>
              <w:right w:val="single" w:sz="4" w:space="0" w:color="000000"/>
            </w:tcBorders>
          </w:tcPr>
          <w:p w14:paraId="529FDF8C"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1014.8</w:t>
            </w:r>
          </w:p>
        </w:tc>
        <w:tc>
          <w:tcPr>
            <w:tcW w:w="1110" w:type="dxa"/>
            <w:tcBorders>
              <w:top w:val="single" w:sz="4" w:space="0" w:color="000000"/>
              <w:left w:val="single" w:sz="4" w:space="0" w:color="000000"/>
              <w:bottom w:val="single" w:sz="4" w:space="0" w:color="000000"/>
              <w:right w:val="single" w:sz="4" w:space="0" w:color="000000"/>
            </w:tcBorders>
          </w:tcPr>
          <w:p w14:paraId="5A4FE88E" w14:textId="77777777" w:rsidR="007B434C" w:rsidRDefault="00000000" w:rsidP="006E18CF">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4699829A"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13.0</w:t>
            </w:r>
          </w:p>
        </w:tc>
        <w:tc>
          <w:tcPr>
            <w:tcW w:w="1803" w:type="dxa"/>
            <w:tcBorders>
              <w:top w:val="single" w:sz="4" w:space="0" w:color="000000"/>
              <w:left w:val="single" w:sz="4" w:space="0" w:color="000000"/>
              <w:bottom w:val="single" w:sz="4" w:space="0" w:color="000000"/>
              <w:right w:val="single" w:sz="4" w:space="0" w:color="000000"/>
            </w:tcBorders>
          </w:tcPr>
          <w:p w14:paraId="0A3420D2"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0.0</w:t>
            </w:r>
          </w:p>
        </w:tc>
      </w:tr>
      <w:tr w:rsidR="007B434C" w14:paraId="1E7C11B6"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6689B6DB" w14:textId="77777777" w:rsidR="007B434C" w:rsidRDefault="00000000" w:rsidP="006E18CF">
            <w:pPr>
              <w:jc w:val="center"/>
              <w:rPr>
                <w:rFonts w:ascii="Calibri" w:hAnsi="Calibri" w:cs="Calibri"/>
                <w:lang w:eastAsia="en-US"/>
              </w:rPr>
            </w:pPr>
            <w:r>
              <w:rPr>
                <w:rFonts w:ascii="Calibri" w:hAnsi="Calibri" w:cs="Calibri"/>
                <w:lang w:eastAsia="en-US"/>
              </w:rPr>
              <w:t>Mediana</w:t>
            </w:r>
          </w:p>
        </w:tc>
        <w:tc>
          <w:tcPr>
            <w:tcW w:w="1244" w:type="dxa"/>
            <w:tcBorders>
              <w:top w:val="single" w:sz="4" w:space="0" w:color="000000"/>
              <w:left w:val="single" w:sz="4" w:space="0" w:color="000000"/>
              <w:bottom w:val="single" w:sz="4" w:space="0" w:color="000000"/>
              <w:right w:val="single" w:sz="4" w:space="0" w:color="000000"/>
            </w:tcBorders>
          </w:tcPr>
          <w:p w14:paraId="4C38E7AB" w14:textId="77777777" w:rsidR="007B434C" w:rsidRDefault="00000000" w:rsidP="006E18CF">
            <w:pPr>
              <w:jc w:val="center"/>
              <w:rPr>
                <w:rFonts w:ascii="Calibri" w:hAnsi="Calibri" w:cs="Calibri"/>
                <w:lang w:eastAsia="en-US"/>
              </w:rPr>
            </w:pPr>
            <w:r>
              <w:rPr>
                <w:rFonts w:ascii="Calibri" w:hAnsi="Calibri" w:cs="Calibri"/>
                <w:lang w:eastAsia="en-US"/>
              </w:rPr>
              <w:t>71.0</w:t>
            </w:r>
          </w:p>
        </w:tc>
        <w:tc>
          <w:tcPr>
            <w:tcW w:w="1603" w:type="dxa"/>
            <w:tcBorders>
              <w:top w:val="single" w:sz="4" w:space="0" w:color="000000"/>
              <w:left w:val="single" w:sz="4" w:space="0" w:color="000000"/>
              <w:bottom w:val="single" w:sz="4" w:space="0" w:color="000000"/>
              <w:right w:val="single" w:sz="4" w:space="0" w:color="000000"/>
            </w:tcBorders>
          </w:tcPr>
          <w:p w14:paraId="3E1C6B7B" w14:textId="77777777" w:rsidR="007B434C" w:rsidRDefault="00000000" w:rsidP="006E18CF">
            <w:pPr>
              <w:jc w:val="center"/>
              <w:rPr>
                <w:rFonts w:ascii="Calibri" w:hAnsi="Calibri" w:cs="Calibri"/>
                <w:lang w:eastAsia="en-US"/>
              </w:rPr>
            </w:pPr>
            <w:r>
              <w:rPr>
                <w:rFonts w:ascii="Calibri" w:hAnsi="Calibri" w:cs="Calibri"/>
                <w:lang w:eastAsia="en-US"/>
              </w:rPr>
              <w:t>4.0</w:t>
            </w:r>
          </w:p>
        </w:tc>
        <w:tc>
          <w:tcPr>
            <w:tcW w:w="2283" w:type="dxa"/>
            <w:tcBorders>
              <w:top w:val="single" w:sz="4" w:space="0" w:color="000000"/>
              <w:left w:val="single" w:sz="4" w:space="0" w:color="000000"/>
              <w:bottom w:val="single" w:sz="4" w:space="0" w:color="000000"/>
              <w:right w:val="single" w:sz="4" w:space="0" w:color="000000"/>
            </w:tcBorders>
          </w:tcPr>
          <w:p w14:paraId="635417C9"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9.4</w:t>
            </w:r>
          </w:p>
        </w:tc>
        <w:tc>
          <w:tcPr>
            <w:tcW w:w="1007" w:type="dxa"/>
            <w:tcBorders>
              <w:top w:val="single" w:sz="4" w:space="0" w:color="000000"/>
              <w:left w:val="single" w:sz="4" w:space="0" w:color="000000"/>
              <w:bottom w:val="single" w:sz="4" w:space="0" w:color="000000"/>
              <w:right w:val="single" w:sz="4" w:space="0" w:color="000000"/>
            </w:tcBorders>
          </w:tcPr>
          <w:p w14:paraId="2C216C83"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1018.0</w:t>
            </w:r>
          </w:p>
        </w:tc>
        <w:tc>
          <w:tcPr>
            <w:tcW w:w="1110" w:type="dxa"/>
            <w:tcBorders>
              <w:top w:val="single" w:sz="4" w:space="0" w:color="000000"/>
              <w:left w:val="single" w:sz="4" w:space="0" w:color="000000"/>
              <w:bottom w:val="single" w:sz="4" w:space="0" w:color="000000"/>
              <w:right w:val="single" w:sz="4" w:space="0" w:color="000000"/>
            </w:tcBorders>
          </w:tcPr>
          <w:p w14:paraId="194CA60C" w14:textId="77777777" w:rsidR="007B434C" w:rsidRDefault="00000000" w:rsidP="006E18CF">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2C8AE6A3"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16.0</w:t>
            </w:r>
          </w:p>
        </w:tc>
        <w:tc>
          <w:tcPr>
            <w:tcW w:w="1803" w:type="dxa"/>
            <w:tcBorders>
              <w:top w:val="single" w:sz="4" w:space="0" w:color="000000"/>
              <w:left w:val="single" w:sz="4" w:space="0" w:color="000000"/>
              <w:bottom w:val="single" w:sz="4" w:space="0" w:color="000000"/>
              <w:right w:val="single" w:sz="4" w:space="0" w:color="000000"/>
            </w:tcBorders>
          </w:tcPr>
          <w:p w14:paraId="67BED19B"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0.0</w:t>
            </w:r>
          </w:p>
        </w:tc>
      </w:tr>
      <w:tr w:rsidR="007B434C" w14:paraId="053AF94D"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18C023E6" w14:textId="77777777" w:rsidR="007B434C" w:rsidRDefault="00000000" w:rsidP="006E18CF">
            <w:pPr>
              <w:jc w:val="center"/>
              <w:rPr>
                <w:rFonts w:ascii="Calibri" w:hAnsi="Calibri" w:cs="Calibri"/>
                <w:lang w:eastAsia="en-US"/>
              </w:rPr>
            </w:pPr>
            <w:r>
              <w:rPr>
                <w:rFonts w:ascii="Calibri" w:hAnsi="Calibri" w:cs="Calibri"/>
                <w:lang w:eastAsia="en-US"/>
              </w:rPr>
              <w:t>75%</w:t>
            </w:r>
          </w:p>
        </w:tc>
        <w:tc>
          <w:tcPr>
            <w:tcW w:w="1244" w:type="dxa"/>
            <w:tcBorders>
              <w:top w:val="single" w:sz="4" w:space="0" w:color="000000"/>
              <w:left w:val="single" w:sz="4" w:space="0" w:color="000000"/>
              <w:bottom w:val="single" w:sz="4" w:space="0" w:color="000000"/>
              <w:right w:val="single" w:sz="4" w:space="0" w:color="000000"/>
            </w:tcBorders>
          </w:tcPr>
          <w:p w14:paraId="1E2DEB8C" w14:textId="77777777" w:rsidR="007B434C" w:rsidRDefault="00000000" w:rsidP="006E18CF">
            <w:pPr>
              <w:jc w:val="center"/>
              <w:rPr>
                <w:rFonts w:ascii="Calibri" w:hAnsi="Calibri" w:cs="Calibri"/>
                <w:lang w:eastAsia="en-US"/>
              </w:rPr>
            </w:pPr>
            <w:r>
              <w:rPr>
                <w:rFonts w:ascii="Calibri" w:hAnsi="Calibri" w:cs="Calibri"/>
                <w:lang w:eastAsia="en-US"/>
              </w:rPr>
              <w:t>84.0</w:t>
            </w:r>
          </w:p>
        </w:tc>
        <w:tc>
          <w:tcPr>
            <w:tcW w:w="1603" w:type="dxa"/>
            <w:tcBorders>
              <w:top w:val="single" w:sz="4" w:space="0" w:color="000000"/>
              <w:left w:val="single" w:sz="4" w:space="0" w:color="000000"/>
              <w:bottom w:val="single" w:sz="4" w:space="0" w:color="000000"/>
              <w:right w:val="single" w:sz="4" w:space="0" w:color="000000"/>
            </w:tcBorders>
          </w:tcPr>
          <w:p w14:paraId="62B22E27" w14:textId="77777777" w:rsidR="007B434C" w:rsidRDefault="00000000" w:rsidP="006E18CF">
            <w:pPr>
              <w:jc w:val="center"/>
              <w:rPr>
                <w:rFonts w:ascii="Calibri" w:hAnsi="Calibri" w:cs="Calibri"/>
                <w:lang w:eastAsia="en-US"/>
              </w:rPr>
            </w:pPr>
            <w:r>
              <w:rPr>
                <w:rFonts w:ascii="Calibri" w:hAnsi="Calibri" w:cs="Calibri"/>
                <w:lang w:eastAsia="en-US"/>
              </w:rPr>
              <w:t>8.0</w:t>
            </w:r>
          </w:p>
        </w:tc>
        <w:tc>
          <w:tcPr>
            <w:tcW w:w="2283" w:type="dxa"/>
            <w:tcBorders>
              <w:top w:val="single" w:sz="4" w:space="0" w:color="000000"/>
              <w:left w:val="single" w:sz="4" w:space="0" w:color="000000"/>
              <w:bottom w:val="single" w:sz="4" w:space="0" w:color="000000"/>
              <w:right w:val="single" w:sz="4" w:space="0" w:color="000000"/>
            </w:tcBorders>
          </w:tcPr>
          <w:p w14:paraId="68A17544"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15.1</w:t>
            </w:r>
          </w:p>
        </w:tc>
        <w:tc>
          <w:tcPr>
            <w:tcW w:w="1007" w:type="dxa"/>
            <w:tcBorders>
              <w:top w:val="single" w:sz="4" w:space="0" w:color="000000"/>
              <w:left w:val="single" w:sz="4" w:space="0" w:color="000000"/>
              <w:bottom w:val="single" w:sz="4" w:space="0" w:color="000000"/>
              <w:right w:val="single" w:sz="4" w:space="0" w:color="000000"/>
            </w:tcBorders>
          </w:tcPr>
          <w:p w14:paraId="151CAF83"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1022.0</w:t>
            </w:r>
          </w:p>
        </w:tc>
        <w:tc>
          <w:tcPr>
            <w:tcW w:w="1110" w:type="dxa"/>
            <w:tcBorders>
              <w:top w:val="single" w:sz="4" w:space="0" w:color="000000"/>
              <w:left w:val="single" w:sz="4" w:space="0" w:color="000000"/>
              <w:bottom w:val="single" w:sz="4" w:space="0" w:color="000000"/>
              <w:right w:val="single" w:sz="4" w:space="0" w:color="000000"/>
            </w:tcBorders>
          </w:tcPr>
          <w:p w14:paraId="0885E718"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821.0</w:t>
            </w:r>
          </w:p>
        </w:tc>
        <w:tc>
          <w:tcPr>
            <w:tcW w:w="1509" w:type="dxa"/>
            <w:tcBorders>
              <w:top w:val="single" w:sz="4" w:space="0" w:color="000000"/>
              <w:left w:val="single" w:sz="4" w:space="0" w:color="000000"/>
              <w:bottom w:val="single" w:sz="4" w:space="0" w:color="000000"/>
              <w:right w:val="single" w:sz="4" w:space="0" w:color="000000"/>
            </w:tcBorders>
          </w:tcPr>
          <w:p w14:paraId="13FF4788"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20.0</w:t>
            </w:r>
          </w:p>
        </w:tc>
        <w:tc>
          <w:tcPr>
            <w:tcW w:w="1803" w:type="dxa"/>
            <w:tcBorders>
              <w:top w:val="single" w:sz="4" w:space="0" w:color="000000"/>
              <w:left w:val="single" w:sz="4" w:space="0" w:color="000000"/>
              <w:bottom w:val="single" w:sz="4" w:space="0" w:color="000000"/>
              <w:right w:val="single" w:sz="4" w:space="0" w:color="000000"/>
            </w:tcBorders>
          </w:tcPr>
          <w:p w14:paraId="4367EEA5"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0.0</w:t>
            </w:r>
          </w:p>
        </w:tc>
      </w:tr>
      <w:tr w:rsidR="007B434C" w14:paraId="427522BE" w14:textId="77777777" w:rsidTr="006E18CF">
        <w:tc>
          <w:tcPr>
            <w:tcW w:w="1190" w:type="dxa"/>
            <w:tcBorders>
              <w:top w:val="single" w:sz="4" w:space="0" w:color="000000"/>
              <w:left w:val="single" w:sz="4" w:space="0" w:color="000000"/>
              <w:bottom w:val="single" w:sz="4" w:space="0" w:color="000000"/>
              <w:right w:val="single" w:sz="4" w:space="0" w:color="000000"/>
            </w:tcBorders>
          </w:tcPr>
          <w:p w14:paraId="427AABC8" w14:textId="77777777" w:rsidR="007B434C" w:rsidRDefault="00000000" w:rsidP="006E18CF">
            <w:pPr>
              <w:jc w:val="center"/>
              <w:rPr>
                <w:rFonts w:ascii="Calibri" w:hAnsi="Calibri" w:cs="Calibri"/>
                <w:lang w:eastAsia="en-US"/>
              </w:rPr>
            </w:pPr>
            <w:r>
              <w:rPr>
                <w:rFonts w:ascii="Calibri" w:hAnsi="Calibri" w:cs="Calibri"/>
                <w:lang w:eastAsia="en-US"/>
              </w:rPr>
              <w:t>Máximo</w:t>
            </w:r>
          </w:p>
        </w:tc>
        <w:tc>
          <w:tcPr>
            <w:tcW w:w="1244" w:type="dxa"/>
            <w:tcBorders>
              <w:top w:val="single" w:sz="4" w:space="0" w:color="000000"/>
              <w:left w:val="single" w:sz="4" w:space="0" w:color="000000"/>
              <w:bottom w:val="single" w:sz="4" w:space="0" w:color="000000"/>
              <w:right w:val="single" w:sz="4" w:space="0" w:color="000000"/>
            </w:tcBorders>
          </w:tcPr>
          <w:p w14:paraId="771CE2F5" w14:textId="77777777" w:rsidR="007B434C" w:rsidRDefault="00000000" w:rsidP="006E18CF">
            <w:pPr>
              <w:jc w:val="center"/>
              <w:rPr>
                <w:rFonts w:ascii="Calibri" w:hAnsi="Calibri" w:cs="Calibri"/>
                <w:lang w:eastAsia="en-US"/>
              </w:rPr>
            </w:pPr>
            <w:r>
              <w:rPr>
                <w:rFonts w:ascii="Calibri" w:hAnsi="Calibri" w:cs="Calibri"/>
                <w:lang w:eastAsia="en-US"/>
              </w:rPr>
              <w:t>100.0</w:t>
            </w:r>
          </w:p>
        </w:tc>
        <w:tc>
          <w:tcPr>
            <w:tcW w:w="1603" w:type="dxa"/>
            <w:tcBorders>
              <w:top w:val="single" w:sz="4" w:space="0" w:color="000000"/>
              <w:left w:val="single" w:sz="4" w:space="0" w:color="000000"/>
              <w:bottom w:val="single" w:sz="4" w:space="0" w:color="000000"/>
              <w:right w:val="single" w:sz="4" w:space="0" w:color="000000"/>
            </w:tcBorders>
          </w:tcPr>
          <w:p w14:paraId="2A3BBFE6" w14:textId="77777777" w:rsidR="007B434C" w:rsidRDefault="00000000" w:rsidP="006E18CF">
            <w:pPr>
              <w:jc w:val="center"/>
              <w:rPr>
                <w:rFonts w:ascii="Calibri" w:hAnsi="Calibri" w:cs="Calibri"/>
                <w:lang w:eastAsia="en-US"/>
              </w:rPr>
            </w:pPr>
            <w:r>
              <w:rPr>
                <w:rFonts w:ascii="Calibri" w:hAnsi="Calibri" w:cs="Calibri"/>
                <w:lang w:eastAsia="en-US"/>
              </w:rPr>
              <w:t>9.0</w:t>
            </w:r>
          </w:p>
        </w:tc>
        <w:tc>
          <w:tcPr>
            <w:tcW w:w="2283" w:type="dxa"/>
            <w:tcBorders>
              <w:top w:val="single" w:sz="4" w:space="0" w:color="000000"/>
              <w:left w:val="single" w:sz="4" w:space="0" w:color="000000"/>
              <w:bottom w:val="single" w:sz="4" w:space="0" w:color="000000"/>
              <w:right w:val="single" w:sz="4" w:space="0" w:color="000000"/>
            </w:tcBorders>
          </w:tcPr>
          <w:p w14:paraId="513DADCD"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40.0</w:t>
            </w:r>
          </w:p>
        </w:tc>
        <w:tc>
          <w:tcPr>
            <w:tcW w:w="1007" w:type="dxa"/>
            <w:tcBorders>
              <w:top w:val="single" w:sz="4" w:space="0" w:color="000000"/>
              <w:left w:val="single" w:sz="4" w:space="0" w:color="000000"/>
              <w:bottom w:val="single" w:sz="4" w:space="0" w:color="000000"/>
              <w:right w:val="single" w:sz="4" w:space="0" w:color="000000"/>
            </w:tcBorders>
          </w:tcPr>
          <w:p w14:paraId="464163BE"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1035.2</w:t>
            </w:r>
          </w:p>
        </w:tc>
        <w:tc>
          <w:tcPr>
            <w:tcW w:w="1110" w:type="dxa"/>
            <w:tcBorders>
              <w:top w:val="single" w:sz="4" w:space="0" w:color="000000"/>
              <w:left w:val="single" w:sz="4" w:space="0" w:color="000000"/>
              <w:bottom w:val="single" w:sz="4" w:space="0" w:color="000000"/>
              <w:right w:val="single" w:sz="4" w:space="0" w:color="000000"/>
            </w:tcBorders>
          </w:tcPr>
          <w:p w14:paraId="559C5ACC"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3883.0</w:t>
            </w:r>
          </w:p>
        </w:tc>
        <w:tc>
          <w:tcPr>
            <w:tcW w:w="1509" w:type="dxa"/>
            <w:tcBorders>
              <w:top w:val="single" w:sz="4" w:space="0" w:color="000000"/>
              <w:left w:val="single" w:sz="4" w:space="0" w:color="000000"/>
              <w:bottom w:val="single" w:sz="4" w:space="0" w:color="000000"/>
              <w:right w:val="single" w:sz="4" w:space="0" w:color="000000"/>
            </w:tcBorders>
          </w:tcPr>
          <w:p w14:paraId="6A5417BA"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40.0</w:t>
            </w:r>
          </w:p>
        </w:tc>
        <w:tc>
          <w:tcPr>
            <w:tcW w:w="1803" w:type="dxa"/>
            <w:tcBorders>
              <w:top w:val="single" w:sz="4" w:space="0" w:color="000000"/>
              <w:left w:val="single" w:sz="4" w:space="0" w:color="000000"/>
              <w:bottom w:val="single" w:sz="4" w:space="0" w:color="000000"/>
              <w:right w:val="single" w:sz="4" w:space="0" w:color="000000"/>
            </w:tcBorders>
          </w:tcPr>
          <w:p w14:paraId="371F2FAF" w14:textId="77777777" w:rsidR="007B434C" w:rsidRDefault="00000000" w:rsidP="006E18CF">
            <w:pPr>
              <w:jc w:val="center"/>
              <w:rPr>
                <w:rFonts w:ascii="Calibri" w:hAnsi="Calibri" w:cs="Calibri"/>
                <w:szCs w:val="22"/>
                <w:lang w:eastAsia="en-US"/>
              </w:rPr>
            </w:pPr>
            <w:r>
              <w:rPr>
                <w:rFonts w:ascii="Calibri" w:hAnsi="Calibri" w:cs="Calibri"/>
                <w:szCs w:val="22"/>
                <w:lang w:eastAsia="en-US"/>
              </w:rPr>
              <w:t>16.0</w:t>
            </w:r>
          </w:p>
        </w:tc>
      </w:tr>
    </w:tbl>
    <w:p w14:paraId="22C2A885" w14:textId="77777777" w:rsidR="007B434C" w:rsidRDefault="007B434C">
      <w:pPr>
        <w:rPr>
          <w:color w:val="000000"/>
        </w:rPr>
      </w:pPr>
    </w:p>
    <w:p w14:paraId="20C7B376" w14:textId="77777777" w:rsidR="007B434C" w:rsidRDefault="007B434C">
      <w:pPr>
        <w:rPr>
          <w:color w:val="000000"/>
        </w:rPr>
      </w:pPr>
    </w:p>
    <w:p w14:paraId="283C71BD" w14:textId="08BC6516" w:rsidR="007B434C" w:rsidRDefault="00000000" w:rsidP="00527491">
      <w:pPr>
        <w:pStyle w:val="Legenda"/>
        <w:rPr>
          <w:color w:val="000000"/>
        </w:rPr>
      </w:pPr>
      <w:r>
        <w:lastRenderedPageBreak/>
        <w:t xml:space="preserve">Tabela </w:t>
      </w:r>
      <w:r w:rsidR="00C70B63">
        <w:t>10</w:t>
      </w:r>
      <w:r>
        <w:t xml:space="preserve"> - Registos Esperados vs. Validados (IPMA)</w:t>
      </w:r>
    </w:p>
    <w:p w14:paraId="31E41828" w14:textId="77777777" w:rsidR="007B434C" w:rsidRDefault="00000000">
      <w:pPr>
        <w:rPr>
          <w:color w:val="000000"/>
        </w:rPr>
      </w:pPr>
      <w:r>
        <w:rPr>
          <w:noProof/>
          <w:color w:val="000000"/>
        </w:rPr>
        <mc:AlternateContent>
          <mc:Choice Requires="wps">
            <w:drawing>
              <wp:anchor distT="0" distB="0" distL="89535" distR="89535" simplePos="0" relativeHeight="203" behindDoc="0" locked="0" layoutInCell="1" allowOverlap="1" wp14:anchorId="481433D6" wp14:editId="4A15653E">
                <wp:simplePos x="0" y="0"/>
                <wp:positionH relativeFrom="column">
                  <wp:align>center</wp:align>
                </wp:positionH>
                <wp:positionV relativeFrom="paragraph">
                  <wp:posOffset>635</wp:posOffset>
                </wp:positionV>
                <wp:extent cx="4533265" cy="4638675"/>
                <wp:effectExtent l="0" t="0" r="0" b="0"/>
                <wp:wrapSquare wrapText="bothSides"/>
                <wp:docPr id="46" name="Frame1"/>
                <wp:cNvGraphicFramePr/>
                <a:graphic xmlns:a="http://schemas.openxmlformats.org/drawingml/2006/main">
                  <a:graphicData uri="http://schemas.microsoft.com/office/word/2010/wordprocessingShape">
                    <wps:wsp>
                      <wps:cNvSpPr/>
                      <wps:spPr>
                        <a:xfrm>
                          <a:off x="0" y="0"/>
                          <a:ext cx="4532760" cy="4637880"/>
                        </a:xfrm>
                        <a:prstGeom prst="rect">
                          <a:avLst/>
                        </a:prstGeom>
                        <a:noFill/>
                        <a:ln>
                          <a:noFill/>
                        </a:ln>
                      </wps:spPr>
                      <wps:style>
                        <a:lnRef idx="0">
                          <a:scrgbClr r="0" g="0" b="0"/>
                        </a:lnRef>
                        <a:fillRef idx="0">
                          <a:scrgbClr r="0" g="0" b="0"/>
                        </a:fillRef>
                        <a:effectRef idx="0">
                          <a:scrgbClr r="0" g="0" b="0"/>
                        </a:effectRef>
                        <a:fontRef idx="minor"/>
                      </wps:style>
                      <wps:txbx>
                        <w:txbxContent>
                          <w:tbl>
                            <w:tblPr>
                              <w:tblW w:w="7138" w:type="dxa"/>
                              <w:jc w:val="center"/>
                              <w:tblLook w:val="04A0" w:firstRow="1" w:lastRow="0" w:firstColumn="1" w:lastColumn="0" w:noHBand="0" w:noVBand="1"/>
                            </w:tblPr>
                            <w:tblGrid>
                              <w:gridCol w:w="1416"/>
                              <w:gridCol w:w="1421"/>
                              <w:gridCol w:w="1480"/>
                              <w:gridCol w:w="1455"/>
                              <w:gridCol w:w="1366"/>
                            </w:tblGrid>
                            <w:tr w:rsidR="007B434C" w14:paraId="5D706FA9" w14:textId="77777777">
                              <w:trPr>
                                <w:jc w:val="center"/>
                              </w:trPr>
                              <w:tc>
                                <w:tcPr>
                                  <w:tcW w:w="7138" w:type="dxa"/>
                                  <w:gridSpan w:val="5"/>
                                  <w:tcBorders>
                                    <w:top w:val="single" w:sz="4" w:space="0" w:color="000000"/>
                                    <w:left w:val="single" w:sz="4" w:space="0" w:color="000000"/>
                                    <w:bottom w:val="single" w:sz="4" w:space="0" w:color="000000"/>
                                    <w:right w:val="single" w:sz="4" w:space="0" w:color="000000"/>
                                  </w:tcBorders>
                                </w:tcPr>
                                <w:p w14:paraId="2A5D6ECD" w14:textId="77777777" w:rsidR="007B434C" w:rsidRDefault="00000000">
                                  <w:pPr>
                                    <w:jc w:val="center"/>
                                    <w:rPr>
                                      <w:b/>
                                      <w:bCs/>
                                      <w:lang w:eastAsia="en-US"/>
                                    </w:rPr>
                                  </w:pPr>
                                  <w:r>
                                    <w:rPr>
                                      <w:b/>
                                      <w:bCs/>
                                      <w:lang w:eastAsia="en-US"/>
                                    </w:rPr>
                                    <w:t>Registos 1</w:t>
                                  </w:r>
                                  <w:r>
                                    <w:rPr>
                                      <w:b/>
                                      <w:bCs/>
                                      <w:lang w:eastAsia="en-US"/>
                                    </w:rPr>
                                    <w:t xml:space="preserve"> </w:t>
                                  </w:r>
                                  <w:r>
                                    <w:rPr>
                                      <w:b/>
                                      <w:bCs/>
                                      <w:lang w:eastAsia="en-US"/>
                                    </w:rPr>
                                    <w:t>H</w:t>
                                  </w:r>
                                </w:p>
                              </w:tc>
                            </w:tr>
                            <w:tr w:rsidR="007B434C" w14:paraId="1E7C24FC" w14:textId="77777777">
                              <w:trPr>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D788148" w14:textId="77777777" w:rsidR="007B434C" w:rsidRDefault="00000000">
                                  <w:pPr>
                                    <w:jc w:val="center"/>
                                    <w:rPr>
                                      <w:b/>
                                      <w:bCs/>
                                      <w:lang w:eastAsia="en-US"/>
                                    </w:rPr>
                                  </w:pPr>
                                  <w:r>
                                    <w:rPr>
                                      <w:b/>
                                      <w:bCs/>
                                      <w:lang w:eastAsia="en-US"/>
                                    </w:rPr>
                                    <w:t>Anos</w:t>
                                  </w:r>
                                </w:p>
                              </w:tc>
                              <w:tc>
                                <w:tcPr>
                                  <w:tcW w:w="1421" w:type="dxa"/>
                                  <w:tcBorders>
                                    <w:top w:val="single" w:sz="4" w:space="0" w:color="000000"/>
                                    <w:left w:val="single" w:sz="4" w:space="0" w:color="000000"/>
                                    <w:bottom w:val="single" w:sz="4" w:space="0" w:color="000000"/>
                                    <w:right w:val="single" w:sz="4" w:space="0" w:color="000000"/>
                                  </w:tcBorders>
                                  <w:vAlign w:val="center"/>
                                </w:tcPr>
                                <w:p w14:paraId="53048DA8" w14:textId="77777777" w:rsidR="007B434C" w:rsidRDefault="00000000">
                                  <w:pPr>
                                    <w:jc w:val="center"/>
                                    <w:rPr>
                                      <w:b/>
                                      <w:bCs/>
                                      <w:lang w:eastAsia="en-US"/>
                                    </w:rPr>
                                  </w:pPr>
                                  <w:r>
                                    <w:rPr>
                                      <w:b/>
                                      <w:bCs/>
                                      <w:lang w:eastAsia="en-US"/>
                                    </w:rPr>
                                    <w:t>Mês</w:t>
                                  </w:r>
                                </w:p>
                              </w:tc>
                              <w:tc>
                                <w:tcPr>
                                  <w:tcW w:w="1480" w:type="dxa"/>
                                  <w:tcBorders>
                                    <w:top w:val="single" w:sz="4" w:space="0" w:color="000000"/>
                                    <w:left w:val="single" w:sz="4" w:space="0" w:color="000000"/>
                                    <w:bottom w:val="single" w:sz="4" w:space="0" w:color="000000"/>
                                    <w:right w:val="single" w:sz="4" w:space="0" w:color="000000"/>
                                  </w:tcBorders>
                                  <w:vAlign w:val="center"/>
                                </w:tcPr>
                                <w:p w14:paraId="70BB5273" w14:textId="77777777" w:rsidR="007B434C" w:rsidRDefault="00000000">
                                  <w:pPr>
                                    <w:jc w:val="center"/>
                                    <w:rPr>
                                      <w:b/>
                                      <w:bCs/>
                                      <w:lang w:eastAsia="en-US"/>
                                    </w:rPr>
                                  </w:pPr>
                                  <w:r>
                                    <w:rPr>
                                      <w:b/>
                                      <w:bCs/>
                                      <w:lang w:eastAsia="en-US"/>
                                    </w:rPr>
                                    <w:t>Esperado</w:t>
                                  </w:r>
                                </w:p>
                              </w:tc>
                              <w:tc>
                                <w:tcPr>
                                  <w:tcW w:w="1455" w:type="dxa"/>
                                  <w:tcBorders>
                                    <w:top w:val="single" w:sz="4" w:space="0" w:color="000000"/>
                                    <w:left w:val="single" w:sz="4" w:space="0" w:color="000000"/>
                                    <w:bottom w:val="single" w:sz="4" w:space="0" w:color="000000"/>
                                    <w:right w:val="single" w:sz="4" w:space="0" w:color="000000"/>
                                  </w:tcBorders>
                                  <w:vAlign w:val="center"/>
                                </w:tcPr>
                                <w:p w14:paraId="5D56FF9C" w14:textId="77777777" w:rsidR="007B434C" w:rsidRDefault="00000000">
                                  <w:pPr>
                                    <w:jc w:val="center"/>
                                    <w:rPr>
                                      <w:b/>
                                      <w:bCs/>
                                      <w:lang w:eastAsia="en-US"/>
                                    </w:rPr>
                                  </w:pPr>
                                  <w:r>
                                    <w:rPr>
                                      <w:b/>
                                      <w:bCs/>
                                      <w:lang w:eastAsia="en-US"/>
                                    </w:rPr>
                                    <w:t>Validado</w:t>
                                  </w:r>
                                </w:p>
                              </w:tc>
                              <w:tc>
                                <w:tcPr>
                                  <w:tcW w:w="1366" w:type="dxa"/>
                                  <w:tcBorders>
                                    <w:top w:val="single" w:sz="4" w:space="0" w:color="000000"/>
                                    <w:left w:val="single" w:sz="4" w:space="0" w:color="000000"/>
                                    <w:bottom w:val="single" w:sz="4" w:space="0" w:color="000000"/>
                                    <w:right w:val="single" w:sz="4" w:space="0" w:color="000000"/>
                                  </w:tcBorders>
                                  <w:vAlign w:val="center"/>
                                </w:tcPr>
                                <w:p w14:paraId="6D98EAFF" w14:textId="77777777" w:rsidR="007B434C" w:rsidRDefault="00000000">
                                  <w:pPr>
                                    <w:jc w:val="center"/>
                                    <w:rPr>
                                      <w:b/>
                                      <w:bCs/>
                                      <w:lang w:eastAsia="en-US"/>
                                    </w:rPr>
                                  </w:pPr>
                                  <w:r>
                                    <w:rPr>
                                      <w:b/>
                                      <w:bCs/>
                                      <w:lang w:eastAsia="en-US"/>
                                    </w:rPr>
                                    <w:t>%Omissos</w:t>
                                  </w:r>
                                </w:p>
                              </w:tc>
                            </w:tr>
                            <w:tr w:rsidR="007B434C" w14:paraId="066E4C05" w14:textId="77777777">
                              <w:trPr>
                                <w:trHeight w:val="226"/>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BA3A433"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FDF0B65" w14:textId="77777777" w:rsidR="007B434C" w:rsidRDefault="00000000">
                                  <w:pPr>
                                    <w:jc w:val="center"/>
                                    <w:rPr>
                                      <w:lang w:eastAsia="en-US"/>
                                    </w:rPr>
                                  </w:pPr>
                                  <w:r>
                                    <w:rPr>
                                      <w:lang w:eastAsia="en-US"/>
                                    </w:rPr>
                                    <w:t>Janeiro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5AC51DD9"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5716E6EC" w14:textId="77777777" w:rsidR="007B434C" w:rsidRDefault="00000000">
                                  <w:pPr>
                                    <w:jc w:val="center"/>
                                    <w:rPr>
                                      <w:lang w:eastAsia="en-US"/>
                                    </w:rPr>
                                  </w:pPr>
                                  <w:r>
                                    <w:rPr>
                                      <w:lang w:eastAsia="en-US"/>
                                    </w:rPr>
                                    <w:t>2933</w:t>
                                  </w:r>
                                </w:p>
                              </w:tc>
                              <w:tc>
                                <w:tcPr>
                                  <w:tcW w:w="1366" w:type="dxa"/>
                                  <w:tcBorders>
                                    <w:top w:val="single" w:sz="4" w:space="0" w:color="000000"/>
                                    <w:left w:val="single" w:sz="4" w:space="0" w:color="000000"/>
                                    <w:bottom w:val="single" w:sz="4" w:space="0" w:color="000000"/>
                                    <w:right w:val="single" w:sz="4" w:space="0" w:color="000000"/>
                                  </w:tcBorders>
                                  <w:vAlign w:val="center"/>
                                </w:tcPr>
                                <w:p w14:paraId="24A5C474" w14:textId="77777777" w:rsidR="007B434C" w:rsidRDefault="00000000">
                                  <w:pPr>
                                    <w:jc w:val="center"/>
                                    <w:rPr>
                                      <w:lang w:eastAsia="en-US"/>
                                    </w:rPr>
                                  </w:pPr>
                                  <w:r>
                                    <w:rPr>
                                      <w:lang w:eastAsia="en-US"/>
                                    </w:rPr>
                                    <w:t>1.44</w:t>
                                  </w:r>
                                </w:p>
                              </w:tc>
                            </w:tr>
                            <w:tr w:rsidR="007B434C" w14:paraId="72169D9D" w14:textId="77777777">
                              <w:trPr>
                                <w:trHeight w:val="11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5066FFEE"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A753C6F" w14:textId="77777777" w:rsidR="007B434C" w:rsidRDefault="00000000">
                                  <w:pPr>
                                    <w:jc w:val="center"/>
                                    <w:rPr>
                                      <w:lang w:eastAsia="en-US"/>
                                    </w:rPr>
                                  </w:pPr>
                                  <w:r>
                                    <w:rPr>
                                      <w:lang w:eastAsia="en-US"/>
                                    </w:rPr>
                                    <w:t>Fevereiro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E9C222D" w14:textId="77777777" w:rsidR="007B434C" w:rsidRDefault="00000000">
                                  <w:pPr>
                                    <w:jc w:val="center"/>
                                    <w:rPr>
                                      <w:lang w:eastAsia="en-US"/>
                                    </w:rPr>
                                  </w:pPr>
                                  <w:r>
                                    <w:rPr>
                                      <w:lang w:eastAsia="en-US"/>
                                    </w:rPr>
                                    <w:t>2688</w:t>
                                  </w:r>
                                </w:p>
                              </w:tc>
                              <w:tc>
                                <w:tcPr>
                                  <w:tcW w:w="1455" w:type="dxa"/>
                                  <w:tcBorders>
                                    <w:top w:val="single" w:sz="4" w:space="0" w:color="000000"/>
                                    <w:left w:val="single" w:sz="4" w:space="0" w:color="000000"/>
                                    <w:bottom w:val="single" w:sz="4" w:space="0" w:color="000000"/>
                                    <w:right w:val="single" w:sz="4" w:space="0" w:color="000000"/>
                                  </w:tcBorders>
                                  <w:vAlign w:val="center"/>
                                </w:tcPr>
                                <w:p w14:paraId="66D7E67F" w14:textId="77777777" w:rsidR="007B434C" w:rsidRDefault="00000000">
                                  <w:pPr>
                                    <w:jc w:val="center"/>
                                    <w:rPr>
                                      <w:lang w:eastAsia="en-US"/>
                                    </w:rPr>
                                  </w:pPr>
                                  <w:r>
                                    <w:rPr>
                                      <w:lang w:eastAsia="en-US"/>
                                    </w:rPr>
                                    <w:t>2681</w:t>
                                  </w:r>
                                </w:p>
                              </w:tc>
                              <w:tc>
                                <w:tcPr>
                                  <w:tcW w:w="1366" w:type="dxa"/>
                                  <w:tcBorders>
                                    <w:top w:val="single" w:sz="4" w:space="0" w:color="000000"/>
                                    <w:left w:val="single" w:sz="4" w:space="0" w:color="000000"/>
                                    <w:bottom w:val="single" w:sz="4" w:space="0" w:color="000000"/>
                                    <w:right w:val="single" w:sz="4" w:space="0" w:color="000000"/>
                                  </w:tcBorders>
                                  <w:vAlign w:val="center"/>
                                </w:tcPr>
                                <w:p w14:paraId="03B2814A" w14:textId="77777777" w:rsidR="007B434C" w:rsidRDefault="00000000">
                                  <w:pPr>
                                    <w:jc w:val="center"/>
                                    <w:rPr>
                                      <w:lang w:eastAsia="en-US"/>
                                    </w:rPr>
                                  </w:pPr>
                                  <w:r>
                                    <w:rPr>
                                      <w:lang w:eastAsia="en-US"/>
                                    </w:rPr>
                                    <w:t>0.26</w:t>
                                  </w:r>
                                </w:p>
                              </w:tc>
                            </w:tr>
                            <w:tr w:rsidR="007B434C" w14:paraId="7A468C26" w14:textId="77777777">
                              <w:trPr>
                                <w:trHeight w:val="134"/>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8A996E7"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4D0F1A52" w14:textId="77777777" w:rsidR="007B434C" w:rsidRDefault="00000000">
                                  <w:pPr>
                                    <w:jc w:val="center"/>
                                    <w:rPr>
                                      <w:lang w:eastAsia="en-US"/>
                                    </w:rPr>
                                  </w:pPr>
                                  <w:r>
                                    <w:rPr>
                                      <w:lang w:eastAsia="en-US"/>
                                    </w:rPr>
                                    <w:t>Março</w:t>
                                  </w:r>
                                </w:p>
                              </w:tc>
                              <w:tc>
                                <w:tcPr>
                                  <w:tcW w:w="1480" w:type="dxa"/>
                                  <w:tcBorders>
                                    <w:top w:val="single" w:sz="4" w:space="0" w:color="000000"/>
                                    <w:left w:val="single" w:sz="4" w:space="0" w:color="000000"/>
                                    <w:bottom w:val="single" w:sz="4" w:space="0" w:color="000000"/>
                                    <w:right w:val="single" w:sz="4" w:space="0" w:color="000000"/>
                                  </w:tcBorders>
                                  <w:vAlign w:val="center"/>
                                </w:tcPr>
                                <w:p w14:paraId="5771A609"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DFB96D7" w14:textId="77777777" w:rsidR="007B434C" w:rsidRDefault="00000000">
                                  <w:pPr>
                                    <w:jc w:val="center"/>
                                    <w:rPr>
                                      <w:lang w:eastAsia="en-US"/>
                                    </w:rPr>
                                  </w:pPr>
                                  <w:r>
                                    <w:rPr>
                                      <w:lang w:eastAsia="en-US"/>
                                    </w:rPr>
                                    <w:t>2960</w:t>
                                  </w:r>
                                </w:p>
                              </w:tc>
                              <w:tc>
                                <w:tcPr>
                                  <w:tcW w:w="1366" w:type="dxa"/>
                                  <w:tcBorders>
                                    <w:top w:val="single" w:sz="4" w:space="0" w:color="000000"/>
                                    <w:left w:val="single" w:sz="4" w:space="0" w:color="000000"/>
                                    <w:bottom w:val="single" w:sz="4" w:space="0" w:color="000000"/>
                                    <w:right w:val="single" w:sz="4" w:space="0" w:color="000000"/>
                                  </w:tcBorders>
                                  <w:vAlign w:val="center"/>
                                </w:tcPr>
                                <w:p w14:paraId="77D67B56" w14:textId="77777777" w:rsidR="007B434C" w:rsidRDefault="00000000">
                                  <w:pPr>
                                    <w:jc w:val="center"/>
                                    <w:rPr>
                                      <w:lang w:eastAsia="en-US"/>
                                    </w:rPr>
                                  </w:pPr>
                                  <w:r>
                                    <w:rPr>
                                      <w:lang w:eastAsia="en-US"/>
                                    </w:rPr>
                                    <w:t>0.53</w:t>
                                  </w:r>
                                </w:p>
                              </w:tc>
                            </w:tr>
                            <w:tr w:rsidR="007B434C" w14:paraId="507252E2" w14:textId="77777777">
                              <w:trPr>
                                <w:trHeight w:val="30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F7B7C05"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F51D383" w14:textId="77777777" w:rsidR="007B434C" w:rsidRDefault="00000000">
                                  <w:pPr>
                                    <w:jc w:val="center"/>
                                    <w:rPr>
                                      <w:lang w:eastAsia="en-US"/>
                                    </w:rPr>
                                  </w:pPr>
                                  <w:r>
                                    <w:rPr>
                                      <w:lang w:eastAsia="en-US"/>
                                    </w:rPr>
                                    <w:t>Abril</w:t>
                                  </w:r>
                                </w:p>
                              </w:tc>
                              <w:tc>
                                <w:tcPr>
                                  <w:tcW w:w="1480" w:type="dxa"/>
                                  <w:tcBorders>
                                    <w:top w:val="single" w:sz="4" w:space="0" w:color="000000"/>
                                    <w:left w:val="single" w:sz="4" w:space="0" w:color="000000"/>
                                    <w:bottom w:val="single" w:sz="4" w:space="0" w:color="000000"/>
                                    <w:right w:val="single" w:sz="4" w:space="0" w:color="000000"/>
                                  </w:tcBorders>
                                  <w:vAlign w:val="center"/>
                                </w:tcPr>
                                <w:p w14:paraId="412C20A1"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54ECAABC" w14:textId="77777777" w:rsidR="007B434C" w:rsidRDefault="00000000">
                                  <w:pPr>
                                    <w:jc w:val="center"/>
                                    <w:rPr>
                                      <w:lang w:eastAsia="en-US"/>
                                    </w:rPr>
                                  </w:pPr>
                                  <w:r>
                                    <w:rPr>
                                      <w:lang w:eastAsia="en-US"/>
                                    </w:rPr>
                                    <w:t>2842</w:t>
                                  </w:r>
                                </w:p>
                              </w:tc>
                              <w:tc>
                                <w:tcPr>
                                  <w:tcW w:w="1366" w:type="dxa"/>
                                  <w:tcBorders>
                                    <w:top w:val="single" w:sz="4" w:space="0" w:color="000000"/>
                                    <w:left w:val="single" w:sz="4" w:space="0" w:color="000000"/>
                                    <w:bottom w:val="single" w:sz="4" w:space="0" w:color="000000"/>
                                    <w:right w:val="single" w:sz="4" w:space="0" w:color="000000"/>
                                  </w:tcBorders>
                                  <w:vAlign w:val="center"/>
                                </w:tcPr>
                                <w:p w14:paraId="165EDDDE" w14:textId="77777777" w:rsidR="007B434C" w:rsidRDefault="00000000">
                                  <w:pPr>
                                    <w:jc w:val="center"/>
                                    <w:rPr>
                                      <w:lang w:eastAsia="en-US"/>
                                    </w:rPr>
                                  </w:pPr>
                                  <w:r>
                                    <w:rPr>
                                      <w:lang w:eastAsia="en-US"/>
                                    </w:rPr>
                                    <w:t>1.32</w:t>
                                  </w:r>
                                </w:p>
                              </w:tc>
                            </w:tr>
                            <w:tr w:rsidR="007B434C" w14:paraId="23BB48FB" w14:textId="77777777">
                              <w:trPr>
                                <w:trHeight w:val="18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CE27BA5"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27AE5716" w14:textId="77777777" w:rsidR="007B434C" w:rsidRDefault="00000000">
                                  <w:pPr>
                                    <w:jc w:val="center"/>
                                    <w:rPr>
                                      <w:lang w:eastAsia="en-US"/>
                                    </w:rPr>
                                  </w:pPr>
                                  <w:r>
                                    <w:rPr>
                                      <w:lang w:eastAsia="en-US"/>
                                    </w:rPr>
                                    <w:t>Maio</w:t>
                                  </w:r>
                                </w:p>
                              </w:tc>
                              <w:tc>
                                <w:tcPr>
                                  <w:tcW w:w="1480" w:type="dxa"/>
                                  <w:tcBorders>
                                    <w:top w:val="single" w:sz="4" w:space="0" w:color="000000"/>
                                    <w:left w:val="single" w:sz="4" w:space="0" w:color="000000"/>
                                    <w:bottom w:val="single" w:sz="4" w:space="0" w:color="000000"/>
                                    <w:right w:val="single" w:sz="4" w:space="0" w:color="000000"/>
                                  </w:tcBorders>
                                  <w:vAlign w:val="center"/>
                                </w:tcPr>
                                <w:p w14:paraId="664FC147"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1CB6BC47" w14:textId="77777777" w:rsidR="007B434C" w:rsidRDefault="00000000">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2961B075" w14:textId="77777777" w:rsidR="007B434C" w:rsidRDefault="00000000">
                                  <w:pPr>
                                    <w:jc w:val="center"/>
                                    <w:rPr>
                                      <w:lang w:eastAsia="en-US"/>
                                    </w:rPr>
                                  </w:pPr>
                                  <w:r>
                                    <w:rPr>
                                      <w:lang w:eastAsia="en-US"/>
                                    </w:rPr>
                                    <w:t>0.07</w:t>
                                  </w:r>
                                </w:p>
                              </w:tc>
                            </w:tr>
                            <w:tr w:rsidR="007B434C" w14:paraId="18E2296D"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2EB7BCE"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EF977A2" w14:textId="77777777" w:rsidR="007B434C" w:rsidRDefault="00000000">
                                  <w:pPr>
                                    <w:jc w:val="center"/>
                                    <w:rPr>
                                      <w:lang w:eastAsia="en-US"/>
                                    </w:rPr>
                                  </w:pPr>
                                  <w:r>
                                    <w:rPr>
                                      <w:lang w:eastAsia="en-US"/>
                                    </w:rPr>
                                    <w:t>Junho</w:t>
                                  </w:r>
                                </w:p>
                              </w:tc>
                              <w:tc>
                                <w:tcPr>
                                  <w:tcW w:w="1480" w:type="dxa"/>
                                  <w:tcBorders>
                                    <w:top w:val="single" w:sz="4" w:space="0" w:color="000000"/>
                                    <w:left w:val="single" w:sz="4" w:space="0" w:color="000000"/>
                                    <w:bottom w:val="single" w:sz="4" w:space="0" w:color="000000"/>
                                    <w:right w:val="single" w:sz="4" w:space="0" w:color="000000"/>
                                  </w:tcBorders>
                                  <w:vAlign w:val="center"/>
                                </w:tcPr>
                                <w:p w14:paraId="436F6DF9"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24DAC77E" w14:textId="77777777" w:rsidR="007B434C" w:rsidRDefault="00000000">
                                  <w:pPr>
                                    <w:jc w:val="center"/>
                                    <w:rPr>
                                      <w:lang w:eastAsia="en-US"/>
                                    </w:rPr>
                                  </w:pPr>
                                  <w:r>
                                    <w:rPr>
                                      <w:lang w:eastAsia="en-US"/>
                                    </w:rPr>
                                    <w:t>2698</w:t>
                                  </w:r>
                                </w:p>
                              </w:tc>
                              <w:tc>
                                <w:tcPr>
                                  <w:tcW w:w="1366" w:type="dxa"/>
                                  <w:tcBorders>
                                    <w:top w:val="single" w:sz="4" w:space="0" w:color="000000"/>
                                    <w:left w:val="single" w:sz="4" w:space="0" w:color="000000"/>
                                    <w:bottom w:val="single" w:sz="4" w:space="0" w:color="000000"/>
                                    <w:right w:val="single" w:sz="4" w:space="0" w:color="000000"/>
                                  </w:tcBorders>
                                  <w:vAlign w:val="center"/>
                                </w:tcPr>
                                <w:p w14:paraId="78240509" w14:textId="77777777" w:rsidR="007B434C" w:rsidRDefault="00000000">
                                  <w:pPr>
                                    <w:jc w:val="center"/>
                                    <w:rPr>
                                      <w:lang w:eastAsia="en-US"/>
                                    </w:rPr>
                                  </w:pPr>
                                  <w:r>
                                    <w:rPr>
                                      <w:lang w:eastAsia="en-US"/>
                                    </w:rPr>
                                    <w:t>6.32</w:t>
                                  </w:r>
                                </w:p>
                              </w:tc>
                            </w:tr>
                            <w:tr w:rsidR="007B434C" w14:paraId="6691FE9F" w14:textId="77777777">
                              <w:trPr>
                                <w:trHeight w:val="11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75BF784"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E335047" w14:textId="77777777" w:rsidR="007B434C" w:rsidRDefault="00000000">
                                  <w:pPr>
                                    <w:jc w:val="center"/>
                                    <w:rPr>
                                      <w:lang w:eastAsia="en-US"/>
                                    </w:rPr>
                                  </w:pPr>
                                  <w:r>
                                    <w:rPr>
                                      <w:lang w:eastAsia="en-US"/>
                                    </w:rPr>
                                    <w:t>Julho</w:t>
                                  </w:r>
                                </w:p>
                              </w:tc>
                              <w:tc>
                                <w:tcPr>
                                  <w:tcW w:w="1480" w:type="dxa"/>
                                  <w:tcBorders>
                                    <w:top w:val="single" w:sz="4" w:space="0" w:color="000000"/>
                                    <w:left w:val="single" w:sz="4" w:space="0" w:color="000000"/>
                                    <w:bottom w:val="single" w:sz="4" w:space="0" w:color="000000"/>
                                    <w:right w:val="single" w:sz="4" w:space="0" w:color="000000"/>
                                  </w:tcBorders>
                                  <w:vAlign w:val="center"/>
                                </w:tcPr>
                                <w:p w14:paraId="719B9F03"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A303384" w14:textId="77777777" w:rsidR="007B434C" w:rsidRDefault="00000000">
                                  <w:pPr>
                                    <w:jc w:val="center"/>
                                    <w:rPr>
                                      <w:lang w:eastAsia="en-US"/>
                                    </w:rPr>
                                  </w:pPr>
                                  <w:r>
                                    <w:rPr>
                                      <w:lang w:eastAsia="en-US"/>
                                    </w:rPr>
                                    <w:t>2972</w:t>
                                  </w:r>
                                </w:p>
                              </w:tc>
                              <w:tc>
                                <w:tcPr>
                                  <w:tcW w:w="1366" w:type="dxa"/>
                                  <w:tcBorders>
                                    <w:top w:val="single" w:sz="4" w:space="0" w:color="000000"/>
                                    <w:left w:val="single" w:sz="4" w:space="0" w:color="000000"/>
                                    <w:bottom w:val="single" w:sz="4" w:space="0" w:color="000000"/>
                                    <w:right w:val="single" w:sz="4" w:space="0" w:color="000000"/>
                                  </w:tcBorders>
                                  <w:vAlign w:val="center"/>
                                </w:tcPr>
                                <w:p w14:paraId="263551DB" w14:textId="77777777" w:rsidR="007B434C" w:rsidRDefault="00000000">
                                  <w:pPr>
                                    <w:jc w:val="center"/>
                                    <w:rPr>
                                      <w:lang w:eastAsia="en-US"/>
                                    </w:rPr>
                                  </w:pPr>
                                  <w:r>
                                    <w:rPr>
                                      <w:lang w:eastAsia="en-US"/>
                                    </w:rPr>
                                    <w:t>0.07</w:t>
                                  </w:r>
                                </w:p>
                              </w:tc>
                            </w:tr>
                            <w:tr w:rsidR="007B434C" w14:paraId="7508F4F1" w14:textId="77777777">
                              <w:trPr>
                                <w:trHeight w:val="13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09E1FF38"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E08B892" w14:textId="77777777" w:rsidR="007B434C" w:rsidRDefault="00000000">
                                  <w:pPr>
                                    <w:jc w:val="center"/>
                                    <w:rPr>
                                      <w:lang w:eastAsia="en-US"/>
                                    </w:rPr>
                                  </w:pPr>
                                  <w:r>
                                    <w:rPr>
                                      <w:lang w:eastAsia="en-US"/>
                                    </w:rPr>
                                    <w:t>Agosto</w:t>
                                  </w:r>
                                </w:p>
                              </w:tc>
                              <w:tc>
                                <w:tcPr>
                                  <w:tcW w:w="1480" w:type="dxa"/>
                                  <w:tcBorders>
                                    <w:top w:val="single" w:sz="4" w:space="0" w:color="000000"/>
                                    <w:left w:val="single" w:sz="4" w:space="0" w:color="000000"/>
                                    <w:bottom w:val="single" w:sz="4" w:space="0" w:color="000000"/>
                                    <w:right w:val="single" w:sz="4" w:space="0" w:color="000000"/>
                                  </w:tcBorders>
                                  <w:vAlign w:val="center"/>
                                </w:tcPr>
                                <w:p w14:paraId="6F9D9FD7"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0D09DD0A" w14:textId="77777777" w:rsidR="007B434C" w:rsidRDefault="00000000">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4E718BB1" w14:textId="77777777" w:rsidR="007B434C" w:rsidRDefault="00000000">
                                  <w:pPr>
                                    <w:jc w:val="center"/>
                                    <w:rPr>
                                      <w:lang w:eastAsia="en-US"/>
                                    </w:rPr>
                                  </w:pPr>
                                  <w:r>
                                    <w:rPr>
                                      <w:lang w:eastAsia="en-US"/>
                                    </w:rPr>
                                    <w:t>0.07</w:t>
                                  </w:r>
                                </w:p>
                              </w:tc>
                            </w:tr>
                            <w:tr w:rsidR="007B434C" w14:paraId="5F35A747" w14:textId="77777777">
                              <w:trPr>
                                <w:trHeight w:val="16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3A9B41D"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06FB266" w14:textId="77777777" w:rsidR="007B434C" w:rsidRDefault="00000000">
                                  <w:pPr>
                                    <w:jc w:val="center"/>
                                    <w:rPr>
                                      <w:lang w:eastAsia="en-US"/>
                                    </w:rPr>
                                  </w:pPr>
                                  <w:r>
                                    <w:rPr>
                                      <w:lang w:eastAsia="en-US"/>
                                    </w:rPr>
                                    <w:t>Setembro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81BC240"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0BF8113B" w14:textId="77777777" w:rsidR="007B434C" w:rsidRDefault="00000000">
                                  <w:pPr>
                                    <w:jc w:val="center"/>
                                    <w:rPr>
                                      <w:lang w:eastAsia="en-US"/>
                                    </w:rPr>
                                  </w:pPr>
                                  <w:r>
                                    <w:rPr>
                                      <w:lang w:eastAsia="en-US"/>
                                    </w:rPr>
                                    <w:t>1779</w:t>
                                  </w:r>
                                </w:p>
                              </w:tc>
                              <w:tc>
                                <w:tcPr>
                                  <w:tcW w:w="1366" w:type="dxa"/>
                                  <w:tcBorders>
                                    <w:top w:val="single" w:sz="4" w:space="0" w:color="000000"/>
                                    <w:left w:val="single" w:sz="4" w:space="0" w:color="000000"/>
                                    <w:bottom w:val="single" w:sz="4" w:space="0" w:color="000000"/>
                                    <w:right w:val="single" w:sz="4" w:space="0" w:color="000000"/>
                                  </w:tcBorders>
                                  <w:vAlign w:val="center"/>
                                </w:tcPr>
                                <w:p w14:paraId="46B9C133" w14:textId="77777777" w:rsidR="007B434C" w:rsidRDefault="00000000">
                                  <w:pPr>
                                    <w:jc w:val="center"/>
                                    <w:rPr>
                                      <w:lang w:eastAsia="en-US"/>
                                    </w:rPr>
                                  </w:pPr>
                                  <w:r>
                                    <w:rPr>
                                      <w:lang w:eastAsia="en-US"/>
                                    </w:rPr>
                                    <w:t>35.07</w:t>
                                  </w:r>
                                </w:p>
                              </w:tc>
                            </w:tr>
                            <w:tr w:rsidR="007B434C" w14:paraId="1804ED10" w14:textId="77777777">
                              <w:trPr>
                                <w:trHeight w:val="7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285F4242"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97DB44B" w14:textId="77777777" w:rsidR="007B434C" w:rsidRDefault="00000000">
                                  <w:pPr>
                                    <w:jc w:val="center"/>
                                    <w:rPr>
                                      <w:lang w:eastAsia="en-US"/>
                                    </w:rPr>
                                  </w:pPr>
                                  <w:r>
                                    <w:rPr>
                                      <w:lang w:eastAsia="en-US"/>
                                    </w:rPr>
                                    <w:t>Outubro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67A84AE"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540BC1B" w14:textId="77777777" w:rsidR="007B434C" w:rsidRDefault="00000000">
                                  <w:pPr>
                                    <w:jc w:val="center"/>
                                    <w:rPr>
                                      <w:lang w:eastAsia="en-US"/>
                                    </w:rPr>
                                  </w:pPr>
                                  <w:r>
                                    <w:rPr>
                                      <w:lang w:eastAsia="en-US"/>
                                    </w:rPr>
                                    <w:t>1422</w:t>
                                  </w:r>
                                </w:p>
                              </w:tc>
                              <w:tc>
                                <w:tcPr>
                                  <w:tcW w:w="1366" w:type="dxa"/>
                                  <w:tcBorders>
                                    <w:top w:val="single" w:sz="4" w:space="0" w:color="000000"/>
                                    <w:left w:val="single" w:sz="4" w:space="0" w:color="000000"/>
                                    <w:bottom w:val="single" w:sz="4" w:space="0" w:color="000000"/>
                                    <w:right w:val="single" w:sz="4" w:space="0" w:color="000000"/>
                                  </w:tcBorders>
                                  <w:vAlign w:val="center"/>
                                </w:tcPr>
                                <w:p w14:paraId="4F7D6127" w14:textId="77777777" w:rsidR="007B434C" w:rsidRDefault="00000000">
                                  <w:pPr>
                                    <w:jc w:val="center"/>
                                    <w:rPr>
                                      <w:lang w:eastAsia="en-US"/>
                                    </w:rPr>
                                  </w:pPr>
                                  <w:r>
                                    <w:rPr>
                                      <w:lang w:eastAsia="en-US"/>
                                    </w:rPr>
                                    <w:t>52.22</w:t>
                                  </w:r>
                                </w:p>
                              </w:tc>
                            </w:tr>
                            <w:tr w:rsidR="007B434C" w14:paraId="26FB4F35"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00734C4"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F7FEE49" w14:textId="77777777" w:rsidR="007B434C" w:rsidRDefault="00000000">
                                  <w:pPr>
                                    <w:jc w:val="center"/>
                                    <w:rPr>
                                      <w:lang w:eastAsia="en-US"/>
                                    </w:rPr>
                                  </w:pPr>
                                  <w:r>
                                    <w:rPr>
                                      <w:lang w:eastAsia="en-US"/>
                                    </w:rPr>
                                    <w:t>Novembro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9E5515D"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1D6F5DE4" w14:textId="77777777" w:rsidR="007B434C" w:rsidRDefault="00000000">
                                  <w:pPr>
                                    <w:jc w:val="center"/>
                                    <w:rPr>
                                      <w:lang w:eastAsia="en-US"/>
                                    </w:rPr>
                                  </w:pPr>
                                  <w:r>
                                    <w:rPr>
                                      <w:lang w:eastAsia="en-US"/>
                                    </w:rPr>
                                    <w:t>1440</w:t>
                                  </w:r>
                                </w:p>
                              </w:tc>
                              <w:tc>
                                <w:tcPr>
                                  <w:tcW w:w="1366" w:type="dxa"/>
                                  <w:tcBorders>
                                    <w:top w:val="single" w:sz="4" w:space="0" w:color="000000"/>
                                    <w:left w:val="single" w:sz="4" w:space="0" w:color="000000"/>
                                    <w:bottom w:val="single" w:sz="4" w:space="0" w:color="000000"/>
                                    <w:right w:val="single" w:sz="4" w:space="0" w:color="000000"/>
                                  </w:tcBorders>
                                  <w:vAlign w:val="center"/>
                                </w:tcPr>
                                <w:p w14:paraId="5471A607" w14:textId="77777777" w:rsidR="007B434C" w:rsidRDefault="00000000">
                                  <w:pPr>
                                    <w:jc w:val="center"/>
                                    <w:rPr>
                                      <w:lang w:eastAsia="en-US"/>
                                    </w:rPr>
                                  </w:pPr>
                                  <w:r>
                                    <w:rPr>
                                      <w:lang w:eastAsia="en-US"/>
                                    </w:rPr>
                                    <w:t>50.00</w:t>
                                  </w:r>
                                </w:p>
                              </w:tc>
                            </w:tr>
                            <w:tr w:rsidR="007B434C" w14:paraId="02D97D1E"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21A76FA"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C531CAE" w14:textId="77777777" w:rsidR="007B434C" w:rsidRDefault="00000000">
                                  <w:pPr>
                                    <w:jc w:val="center"/>
                                    <w:rPr>
                                      <w:lang w:eastAsia="en-US"/>
                                    </w:rPr>
                                  </w:pPr>
                                  <w:r>
                                    <w:rPr>
                                      <w:lang w:eastAsia="en-US"/>
                                    </w:rPr>
                                    <w:t>Dezembro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3B7FFA1B"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7AAAECF" w14:textId="77777777" w:rsidR="007B434C" w:rsidRDefault="00000000">
                                  <w:pPr>
                                    <w:jc w:val="center"/>
                                    <w:rPr>
                                      <w:lang w:eastAsia="en-US"/>
                                    </w:rPr>
                                  </w:pPr>
                                  <w:r>
                                    <w:rPr>
                                      <w:lang w:eastAsia="en-US"/>
                                    </w:rPr>
                                    <w:t>1470</w:t>
                                  </w:r>
                                </w:p>
                              </w:tc>
                              <w:tc>
                                <w:tcPr>
                                  <w:tcW w:w="1366" w:type="dxa"/>
                                  <w:tcBorders>
                                    <w:top w:val="single" w:sz="4" w:space="0" w:color="000000"/>
                                    <w:left w:val="single" w:sz="4" w:space="0" w:color="000000"/>
                                    <w:bottom w:val="single" w:sz="4" w:space="0" w:color="000000"/>
                                    <w:right w:val="single" w:sz="4" w:space="0" w:color="000000"/>
                                  </w:tcBorders>
                                  <w:vAlign w:val="center"/>
                                </w:tcPr>
                                <w:p w14:paraId="2A00FC3D" w14:textId="77777777" w:rsidR="007B434C" w:rsidRDefault="00000000">
                                  <w:pPr>
                                    <w:jc w:val="center"/>
                                    <w:rPr>
                                      <w:lang w:eastAsia="en-US"/>
                                    </w:rPr>
                                  </w:pPr>
                                  <w:r>
                                    <w:rPr>
                                      <w:lang w:eastAsia="en-US"/>
                                    </w:rPr>
                                    <w:t>50.06</w:t>
                                  </w:r>
                                </w:p>
                              </w:tc>
                            </w:tr>
                          </w:tbl>
                          <w:p w14:paraId="6CA189EA" w14:textId="77777777" w:rsidR="007B434C" w:rsidRDefault="007B434C">
                            <w:pPr>
                              <w:pStyle w:val="FrameContents"/>
                            </w:pPr>
                          </w:p>
                        </w:txbxContent>
                      </wps:txbx>
                      <wps:bodyPr lIns="0" tIns="0" rIns="0" bIns="0">
                        <a:noAutofit/>
                      </wps:bodyPr>
                    </wps:wsp>
                  </a:graphicData>
                </a:graphic>
              </wp:anchor>
            </w:drawing>
          </mc:Choice>
          <mc:Fallback>
            <w:pict>
              <v:rect w14:anchorId="481433D6" id="Frame1" o:spid="_x0000_s1027" style="position:absolute;left:0;text-align:left;margin-left:0;margin-top:.05pt;width:356.95pt;height:365.25pt;z-index:203;visibility:visible;mso-wrap-style:square;mso-wrap-distance-left:7.05pt;mso-wrap-distance-top:0;mso-wrap-distance-right:7.05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" filled="f" stroked="f">
                <v:textbox inset="0,0,0,0">
                  <w:txbxContent>
                    <w:tbl>
                      <w:tblPr>
                        <w:tblW w:w="7138" w:type="dxa"/>
                        <w:jc w:val="center"/>
                        <w:tblLook w:val="04A0" w:firstRow="1" w:lastRow="0" w:firstColumn="1" w:lastColumn="0" w:noHBand="0" w:noVBand="1"/>
                      </w:tblPr>
                      <w:tblGrid>
                        <w:gridCol w:w="1416"/>
                        <w:gridCol w:w="1421"/>
                        <w:gridCol w:w="1480"/>
                        <w:gridCol w:w="1455"/>
                        <w:gridCol w:w="1366"/>
                      </w:tblGrid>
                      <w:tr w:rsidR="007B434C" w14:paraId="5D706FA9" w14:textId="77777777">
                        <w:trPr>
                          <w:jc w:val="center"/>
                        </w:trPr>
                        <w:tc>
                          <w:tcPr>
                            <w:tcW w:w="7138" w:type="dxa"/>
                            <w:gridSpan w:val="5"/>
                            <w:tcBorders>
                              <w:top w:val="single" w:sz="4" w:space="0" w:color="000000"/>
                              <w:left w:val="single" w:sz="4" w:space="0" w:color="000000"/>
                              <w:bottom w:val="single" w:sz="4" w:space="0" w:color="000000"/>
                              <w:right w:val="single" w:sz="4" w:space="0" w:color="000000"/>
                            </w:tcBorders>
                          </w:tcPr>
                          <w:p w14:paraId="2A5D6ECD" w14:textId="77777777" w:rsidR="007B434C" w:rsidRDefault="00000000">
                            <w:pPr>
                              <w:jc w:val="center"/>
                              <w:rPr>
                                <w:b/>
                                <w:bCs/>
                                <w:lang w:eastAsia="en-US"/>
                              </w:rPr>
                            </w:pPr>
                            <w:r>
                              <w:rPr>
                                <w:b/>
                                <w:bCs/>
                                <w:lang w:eastAsia="en-US"/>
                              </w:rPr>
                              <w:t>Registos 1</w:t>
                            </w:r>
                            <w:r>
                              <w:rPr>
                                <w:b/>
                                <w:bCs/>
                                <w:lang w:eastAsia="en-US"/>
                              </w:rPr>
                              <w:t xml:space="preserve"> </w:t>
                            </w:r>
                            <w:r>
                              <w:rPr>
                                <w:b/>
                                <w:bCs/>
                                <w:lang w:eastAsia="en-US"/>
                              </w:rPr>
                              <w:t>H</w:t>
                            </w:r>
                          </w:p>
                        </w:tc>
                      </w:tr>
                      <w:tr w:rsidR="007B434C" w14:paraId="1E7C24FC" w14:textId="77777777">
                        <w:trPr>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D788148" w14:textId="77777777" w:rsidR="007B434C" w:rsidRDefault="00000000">
                            <w:pPr>
                              <w:jc w:val="center"/>
                              <w:rPr>
                                <w:b/>
                                <w:bCs/>
                                <w:lang w:eastAsia="en-US"/>
                              </w:rPr>
                            </w:pPr>
                            <w:r>
                              <w:rPr>
                                <w:b/>
                                <w:bCs/>
                                <w:lang w:eastAsia="en-US"/>
                              </w:rPr>
                              <w:t>Anos</w:t>
                            </w:r>
                          </w:p>
                        </w:tc>
                        <w:tc>
                          <w:tcPr>
                            <w:tcW w:w="1421" w:type="dxa"/>
                            <w:tcBorders>
                              <w:top w:val="single" w:sz="4" w:space="0" w:color="000000"/>
                              <w:left w:val="single" w:sz="4" w:space="0" w:color="000000"/>
                              <w:bottom w:val="single" w:sz="4" w:space="0" w:color="000000"/>
                              <w:right w:val="single" w:sz="4" w:space="0" w:color="000000"/>
                            </w:tcBorders>
                            <w:vAlign w:val="center"/>
                          </w:tcPr>
                          <w:p w14:paraId="53048DA8" w14:textId="77777777" w:rsidR="007B434C" w:rsidRDefault="00000000">
                            <w:pPr>
                              <w:jc w:val="center"/>
                              <w:rPr>
                                <w:b/>
                                <w:bCs/>
                                <w:lang w:eastAsia="en-US"/>
                              </w:rPr>
                            </w:pPr>
                            <w:r>
                              <w:rPr>
                                <w:b/>
                                <w:bCs/>
                                <w:lang w:eastAsia="en-US"/>
                              </w:rPr>
                              <w:t>Mês</w:t>
                            </w:r>
                          </w:p>
                        </w:tc>
                        <w:tc>
                          <w:tcPr>
                            <w:tcW w:w="1480" w:type="dxa"/>
                            <w:tcBorders>
                              <w:top w:val="single" w:sz="4" w:space="0" w:color="000000"/>
                              <w:left w:val="single" w:sz="4" w:space="0" w:color="000000"/>
                              <w:bottom w:val="single" w:sz="4" w:space="0" w:color="000000"/>
                              <w:right w:val="single" w:sz="4" w:space="0" w:color="000000"/>
                            </w:tcBorders>
                            <w:vAlign w:val="center"/>
                          </w:tcPr>
                          <w:p w14:paraId="70BB5273" w14:textId="77777777" w:rsidR="007B434C" w:rsidRDefault="00000000">
                            <w:pPr>
                              <w:jc w:val="center"/>
                              <w:rPr>
                                <w:b/>
                                <w:bCs/>
                                <w:lang w:eastAsia="en-US"/>
                              </w:rPr>
                            </w:pPr>
                            <w:r>
                              <w:rPr>
                                <w:b/>
                                <w:bCs/>
                                <w:lang w:eastAsia="en-US"/>
                              </w:rPr>
                              <w:t>Esperado</w:t>
                            </w:r>
                          </w:p>
                        </w:tc>
                        <w:tc>
                          <w:tcPr>
                            <w:tcW w:w="1455" w:type="dxa"/>
                            <w:tcBorders>
                              <w:top w:val="single" w:sz="4" w:space="0" w:color="000000"/>
                              <w:left w:val="single" w:sz="4" w:space="0" w:color="000000"/>
                              <w:bottom w:val="single" w:sz="4" w:space="0" w:color="000000"/>
                              <w:right w:val="single" w:sz="4" w:space="0" w:color="000000"/>
                            </w:tcBorders>
                            <w:vAlign w:val="center"/>
                          </w:tcPr>
                          <w:p w14:paraId="5D56FF9C" w14:textId="77777777" w:rsidR="007B434C" w:rsidRDefault="00000000">
                            <w:pPr>
                              <w:jc w:val="center"/>
                              <w:rPr>
                                <w:b/>
                                <w:bCs/>
                                <w:lang w:eastAsia="en-US"/>
                              </w:rPr>
                            </w:pPr>
                            <w:r>
                              <w:rPr>
                                <w:b/>
                                <w:bCs/>
                                <w:lang w:eastAsia="en-US"/>
                              </w:rPr>
                              <w:t>Validado</w:t>
                            </w:r>
                          </w:p>
                        </w:tc>
                        <w:tc>
                          <w:tcPr>
                            <w:tcW w:w="1366" w:type="dxa"/>
                            <w:tcBorders>
                              <w:top w:val="single" w:sz="4" w:space="0" w:color="000000"/>
                              <w:left w:val="single" w:sz="4" w:space="0" w:color="000000"/>
                              <w:bottom w:val="single" w:sz="4" w:space="0" w:color="000000"/>
                              <w:right w:val="single" w:sz="4" w:space="0" w:color="000000"/>
                            </w:tcBorders>
                            <w:vAlign w:val="center"/>
                          </w:tcPr>
                          <w:p w14:paraId="6D98EAFF" w14:textId="77777777" w:rsidR="007B434C" w:rsidRDefault="00000000">
                            <w:pPr>
                              <w:jc w:val="center"/>
                              <w:rPr>
                                <w:b/>
                                <w:bCs/>
                                <w:lang w:eastAsia="en-US"/>
                              </w:rPr>
                            </w:pPr>
                            <w:r>
                              <w:rPr>
                                <w:b/>
                                <w:bCs/>
                                <w:lang w:eastAsia="en-US"/>
                              </w:rPr>
                              <w:t>%Omissos</w:t>
                            </w:r>
                          </w:p>
                        </w:tc>
                      </w:tr>
                      <w:tr w:rsidR="007B434C" w14:paraId="066E4C05" w14:textId="77777777">
                        <w:trPr>
                          <w:trHeight w:val="226"/>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BA3A433"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FDF0B65" w14:textId="77777777" w:rsidR="007B434C" w:rsidRDefault="00000000">
                            <w:pPr>
                              <w:jc w:val="center"/>
                              <w:rPr>
                                <w:lang w:eastAsia="en-US"/>
                              </w:rPr>
                            </w:pPr>
                            <w:r>
                              <w:rPr>
                                <w:lang w:eastAsia="en-US"/>
                              </w:rPr>
                              <w:t>Janeiro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5AC51DD9"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5716E6EC" w14:textId="77777777" w:rsidR="007B434C" w:rsidRDefault="00000000">
                            <w:pPr>
                              <w:jc w:val="center"/>
                              <w:rPr>
                                <w:lang w:eastAsia="en-US"/>
                              </w:rPr>
                            </w:pPr>
                            <w:r>
                              <w:rPr>
                                <w:lang w:eastAsia="en-US"/>
                              </w:rPr>
                              <w:t>2933</w:t>
                            </w:r>
                          </w:p>
                        </w:tc>
                        <w:tc>
                          <w:tcPr>
                            <w:tcW w:w="1366" w:type="dxa"/>
                            <w:tcBorders>
                              <w:top w:val="single" w:sz="4" w:space="0" w:color="000000"/>
                              <w:left w:val="single" w:sz="4" w:space="0" w:color="000000"/>
                              <w:bottom w:val="single" w:sz="4" w:space="0" w:color="000000"/>
                              <w:right w:val="single" w:sz="4" w:space="0" w:color="000000"/>
                            </w:tcBorders>
                            <w:vAlign w:val="center"/>
                          </w:tcPr>
                          <w:p w14:paraId="24A5C474" w14:textId="77777777" w:rsidR="007B434C" w:rsidRDefault="00000000">
                            <w:pPr>
                              <w:jc w:val="center"/>
                              <w:rPr>
                                <w:lang w:eastAsia="en-US"/>
                              </w:rPr>
                            </w:pPr>
                            <w:r>
                              <w:rPr>
                                <w:lang w:eastAsia="en-US"/>
                              </w:rPr>
                              <w:t>1.44</w:t>
                            </w:r>
                          </w:p>
                        </w:tc>
                      </w:tr>
                      <w:tr w:rsidR="007B434C" w14:paraId="72169D9D" w14:textId="77777777">
                        <w:trPr>
                          <w:trHeight w:val="11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5066FFEE"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A753C6F" w14:textId="77777777" w:rsidR="007B434C" w:rsidRDefault="00000000">
                            <w:pPr>
                              <w:jc w:val="center"/>
                              <w:rPr>
                                <w:lang w:eastAsia="en-US"/>
                              </w:rPr>
                            </w:pPr>
                            <w:r>
                              <w:rPr>
                                <w:lang w:eastAsia="en-US"/>
                              </w:rPr>
                              <w:t>Fevereiro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E9C222D" w14:textId="77777777" w:rsidR="007B434C" w:rsidRDefault="00000000">
                            <w:pPr>
                              <w:jc w:val="center"/>
                              <w:rPr>
                                <w:lang w:eastAsia="en-US"/>
                              </w:rPr>
                            </w:pPr>
                            <w:r>
                              <w:rPr>
                                <w:lang w:eastAsia="en-US"/>
                              </w:rPr>
                              <w:t>2688</w:t>
                            </w:r>
                          </w:p>
                        </w:tc>
                        <w:tc>
                          <w:tcPr>
                            <w:tcW w:w="1455" w:type="dxa"/>
                            <w:tcBorders>
                              <w:top w:val="single" w:sz="4" w:space="0" w:color="000000"/>
                              <w:left w:val="single" w:sz="4" w:space="0" w:color="000000"/>
                              <w:bottom w:val="single" w:sz="4" w:space="0" w:color="000000"/>
                              <w:right w:val="single" w:sz="4" w:space="0" w:color="000000"/>
                            </w:tcBorders>
                            <w:vAlign w:val="center"/>
                          </w:tcPr>
                          <w:p w14:paraId="66D7E67F" w14:textId="77777777" w:rsidR="007B434C" w:rsidRDefault="00000000">
                            <w:pPr>
                              <w:jc w:val="center"/>
                              <w:rPr>
                                <w:lang w:eastAsia="en-US"/>
                              </w:rPr>
                            </w:pPr>
                            <w:r>
                              <w:rPr>
                                <w:lang w:eastAsia="en-US"/>
                              </w:rPr>
                              <w:t>2681</w:t>
                            </w:r>
                          </w:p>
                        </w:tc>
                        <w:tc>
                          <w:tcPr>
                            <w:tcW w:w="1366" w:type="dxa"/>
                            <w:tcBorders>
                              <w:top w:val="single" w:sz="4" w:space="0" w:color="000000"/>
                              <w:left w:val="single" w:sz="4" w:space="0" w:color="000000"/>
                              <w:bottom w:val="single" w:sz="4" w:space="0" w:color="000000"/>
                              <w:right w:val="single" w:sz="4" w:space="0" w:color="000000"/>
                            </w:tcBorders>
                            <w:vAlign w:val="center"/>
                          </w:tcPr>
                          <w:p w14:paraId="03B2814A" w14:textId="77777777" w:rsidR="007B434C" w:rsidRDefault="00000000">
                            <w:pPr>
                              <w:jc w:val="center"/>
                              <w:rPr>
                                <w:lang w:eastAsia="en-US"/>
                              </w:rPr>
                            </w:pPr>
                            <w:r>
                              <w:rPr>
                                <w:lang w:eastAsia="en-US"/>
                              </w:rPr>
                              <w:t>0.26</w:t>
                            </w:r>
                          </w:p>
                        </w:tc>
                      </w:tr>
                      <w:tr w:rsidR="007B434C" w14:paraId="7A468C26" w14:textId="77777777">
                        <w:trPr>
                          <w:trHeight w:val="134"/>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8A996E7"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4D0F1A52" w14:textId="77777777" w:rsidR="007B434C" w:rsidRDefault="00000000">
                            <w:pPr>
                              <w:jc w:val="center"/>
                              <w:rPr>
                                <w:lang w:eastAsia="en-US"/>
                              </w:rPr>
                            </w:pPr>
                            <w:r>
                              <w:rPr>
                                <w:lang w:eastAsia="en-US"/>
                              </w:rPr>
                              <w:t>Março</w:t>
                            </w:r>
                          </w:p>
                        </w:tc>
                        <w:tc>
                          <w:tcPr>
                            <w:tcW w:w="1480" w:type="dxa"/>
                            <w:tcBorders>
                              <w:top w:val="single" w:sz="4" w:space="0" w:color="000000"/>
                              <w:left w:val="single" w:sz="4" w:space="0" w:color="000000"/>
                              <w:bottom w:val="single" w:sz="4" w:space="0" w:color="000000"/>
                              <w:right w:val="single" w:sz="4" w:space="0" w:color="000000"/>
                            </w:tcBorders>
                            <w:vAlign w:val="center"/>
                          </w:tcPr>
                          <w:p w14:paraId="5771A609"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DFB96D7" w14:textId="77777777" w:rsidR="007B434C" w:rsidRDefault="00000000">
                            <w:pPr>
                              <w:jc w:val="center"/>
                              <w:rPr>
                                <w:lang w:eastAsia="en-US"/>
                              </w:rPr>
                            </w:pPr>
                            <w:r>
                              <w:rPr>
                                <w:lang w:eastAsia="en-US"/>
                              </w:rPr>
                              <w:t>2960</w:t>
                            </w:r>
                          </w:p>
                        </w:tc>
                        <w:tc>
                          <w:tcPr>
                            <w:tcW w:w="1366" w:type="dxa"/>
                            <w:tcBorders>
                              <w:top w:val="single" w:sz="4" w:space="0" w:color="000000"/>
                              <w:left w:val="single" w:sz="4" w:space="0" w:color="000000"/>
                              <w:bottom w:val="single" w:sz="4" w:space="0" w:color="000000"/>
                              <w:right w:val="single" w:sz="4" w:space="0" w:color="000000"/>
                            </w:tcBorders>
                            <w:vAlign w:val="center"/>
                          </w:tcPr>
                          <w:p w14:paraId="77D67B56" w14:textId="77777777" w:rsidR="007B434C" w:rsidRDefault="00000000">
                            <w:pPr>
                              <w:jc w:val="center"/>
                              <w:rPr>
                                <w:lang w:eastAsia="en-US"/>
                              </w:rPr>
                            </w:pPr>
                            <w:r>
                              <w:rPr>
                                <w:lang w:eastAsia="en-US"/>
                              </w:rPr>
                              <w:t>0.53</w:t>
                            </w:r>
                          </w:p>
                        </w:tc>
                      </w:tr>
                      <w:tr w:rsidR="007B434C" w14:paraId="507252E2" w14:textId="77777777">
                        <w:trPr>
                          <w:trHeight w:val="30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F7B7C05"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F51D383" w14:textId="77777777" w:rsidR="007B434C" w:rsidRDefault="00000000">
                            <w:pPr>
                              <w:jc w:val="center"/>
                              <w:rPr>
                                <w:lang w:eastAsia="en-US"/>
                              </w:rPr>
                            </w:pPr>
                            <w:r>
                              <w:rPr>
                                <w:lang w:eastAsia="en-US"/>
                              </w:rPr>
                              <w:t>Abril</w:t>
                            </w:r>
                          </w:p>
                        </w:tc>
                        <w:tc>
                          <w:tcPr>
                            <w:tcW w:w="1480" w:type="dxa"/>
                            <w:tcBorders>
                              <w:top w:val="single" w:sz="4" w:space="0" w:color="000000"/>
                              <w:left w:val="single" w:sz="4" w:space="0" w:color="000000"/>
                              <w:bottom w:val="single" w:sz="4" w:space="0" w:color="000000"/>
                              <w:right w:val="single" w:sz="4" w:space="0" w:color="000000"/>
                            </w:tcBorders>
                            <w:vAlign w:val="center"/>
                          </w:tcPr>
                          <w:p w14:paraId="412C20A1"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54ECAABC" w14:textId="77777777" w:rsidR="007B434C" w:rsidRDefault="00000000">
                            <w:pPr>
                              <w:jc w:val="center"/>
                              <w:rPr>
                                <w:lang w:eastAsia="en-US"/>
                              </w:rPr>
                            </w:pPr>
                            <w:r>
                              <w:rPr>
                                <w:lang w:eastAsia="en-US"/>
                              </w:rPr>
                              <w:t>2842</w:t>
                            </w:r>
                          </w:p>
                        </w:tc>
                        <w:tc>
                          <w:tcPr>
                            <w:tcW w:w="1366" w:type="dxa"/>
                            <w:tcBorders>
                              <w:top w:val="single" w:sz="4" w:space="0" w:color="000000"/>
                              <w:left w:val="single" w:sz="4" w:space="0" w:color="000000"/>
                              <w:bottom w:val="single" w:sz="4" w:space="0" w:color="000000"/>
                              <w:right w:val="single" w:sz="4" w:space="0" w:color="000000"/>
                            </w:tcBorders>
                            <w:vAlign w:val="center"/>
                          </w:tcPr>
                          <w:p w14:paraId="165EDDDE" w14:textId="77777777" w:rsidR="007B434C" w:rsidRDefault="00000000">
                            <w:pPr>
                              <w:jc w:val="center"/>
                              <w:rPr>
                                <w:lang w:eastAsia="en-US"/>
                              </w:rPr>
                            </w:pPr>
                            <w:r>
                              <w:rPr>
                                <w:lang w:eastAsia="en-US"/>
                              </w:rPr>
                              <w:t>1.32</w:t>
                            </w:r>
                          </w:p>
                        </w:tc>
                      </w:tr>
                      <w:tr w:rsidR="007B434C" w14:paraId="23BB48FB" w14:textId="77777777">
                        <w:trPr>
                          <w:trHeight w:val="18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CE27BA5"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27AE5716" w14:textId="77777777" w:rsidR="007B434C" w:rsidRDefault="00000000">
                            <w:pPr>
                              <w:jc w:val="center"/>
                              <w:rPr>
                                <w:lang w:eastAsia="en-US"/>
                              </w:rPr>
                            </w:pPr>
                            <w:r>
                              <w:rPr>
                                <w:lang w:eastAsia="en-US"/>
                              </w:rPr>
                              <w:t>Maio</w:t>
                            </w:r>
                          </w:p>
                        </w:tc>
                        <w:tc>
                          <w:tcPr>
                            <w:tcW w:w="1480" w:type="dxa"/>
                            <w:tcBorders>
                              <w:top w:val="single" w:sz="4" w:space="0" w:color="000000"/>
                              <w:left w:val="single" w:sz="4" w:space="0" w:color="000000"/>
                              <w:bottom w:val="single" w:sz="4" w:space="0" w:color="000000"/>
                              <w:right w:val="single" w:sz="4" w:space="0" w:color="000000"/>
                            </w:tcBorders>
                            <w:vAlign w:val="center"/>
                          </w:tcPr>
                          <w:p w14:paraId="664FC147"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1CB6BC47" w14:textId="77777777" w:rsidR="007B434C" w:rsidRDefault="00000000">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2961B075" w14:textId="77777777" w:rsidR="007B434C" w:rsidRDefault="00000000">
                            <w:pPr>
                              <w:jc w:val="center"/>
                              <w:rPr>
                                <w:lang w:eastAsia="en-US"/>
                              </w:rPr>
                            </w:pPr>
                            <w:r>
                              <w:rPr>
                                <w:lang w:eastAsia="en-US"/>
                              </w:rPr>
                              <w:t>0.07</w:t>
                            </w:r>
                          </w:p>
                        </w:tc>
                      </w:tr>
                      <w:tr w:rsidR="007B434C" w14:paraId="18E2296D"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2EB7BCE"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EF977A2" w14:textId="77777777" w:rsidR="007B434C" w:rsidRDefault="00000000">
                            <w:pPr>
                              <w:jc w:val="center"/>
                              <w:rPr>
                                <w:lang w:eastAsia="en-US"/>
                              </w:rPr>
                            </w:pPr>
                            <w:r>
                              <w:rPr>
                                <w:lang w:eastAsia="en-US"/>
                              </w:rPr>
                              <w:t>Junho</w:t>
                            </w:r>
                          </w:p>
                        </w:tc>
                        <w:tc>
                          <w:tcPr>
                            <w:tcW w:w="1480" w:type="dxa"/>
                            <w:tcBorders>
                              <w:top w:val="single" w:sz="4" w:space="0" w:color="000000"/>
                              <w:left w:val="single" w:sz="4" w:space="0" w:color="000000"/>
                              <w:bottom w:val="single" w:sz="4" w:space="0" w:color="000000"/>
                              <w:right w:val="single" w:sz="4" w:space="0" w:color="000000"/>
                            </w:tcBorders>
                            <w:vAlign w:val="center"/>
                          </w:tcPr>
                          <w:p w14:paraId="436F6DF9"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24DAC77E" w14:textId="77777777" w:rsidR="007B434C" w:rsidRDefault="00000000">
                            <w:pPr>
                              <w:jc w:val="center"/>
                              <w:rPr>
                                <w:lang w:eastAsia="en-US"/>
                              </w:rPr>
                            </w:pPr>
                            <w:r>
                              <w:rPr>
                                <w:lang w:eastAsia="en-US"/>
                              </w:rPr>
                              <w:t>2698</w:t>
                            </w:r>
                          </w:p>
                        </w:tc>
                        <w:tc>
                          <w:tcPr>
                            <w:tcW w:w="1366" w:type="dxa"/>
                            <w:tcBorders>
                              <w:top w:val="single" w:sz="4" w:space="0" w:color="000000"/>
                              <w:left w:val="single" w:sz="4" w:space="0" w:color="000000"/>
                              <w:bottom w:val="single" w:sz="4" w:space="0" w:color="000000"/>
                              <w:right w:val="single" w:sz="4" w:space="0" w:color="000000"/>
                            </w:tcBorders>
                            <w:vAlign w:val="center"/>
                          </w:tcPr>
                          <w:p w14:paraId="78240509" w14:textId="77777777" w:rsidR="007B434C" w:rsidRDefault="00000000">
                            <w:pPr>
                              <w:jc w:val="center"/>
                              <w:rPr>
                                <w:lang w:eastAsia="en-US"/>
                              </w:rPr>
                            </w:pPr>
                            <w:r>
                              <w:rPr>
                                <w:lang w:eastAsia="en-US"/>
                              </w:rPr>
                              <w:t>6.32</w:t>
                            </w:r>
                          </w:p>
                        </w:tc>
                      </w:tr>
                      <w:tr w:rsidR="007B434C" w14:paraId="6691FE9F" w14:textId="77777777">
                        <w:trPr>
                          <w:trHeight w:val="11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75BF784"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E335047" w14:textId="77777777" w:rsidR="007B434C" w:rsidRDefault="00000000">
                            <w:pPr>
                              <w:jc w:val="center"/>
                              <w:rPr>
                                <w:lang w:eastAsia="en-US"/>
                              </w:rPr>
                            </w:pPr>
                            <w:r>
                              <w:rPr>
                                <w:lang w:eastAsia="en-US"/>
                              </w:rPr>
                              <w:t>Julho</w:t>
                            </w:r>
                          </w:p>
                        </w:tc>
                        <w:tc>
                          <w:tcPr>
                            <w:tcW w:w="1480" w:type="dxa"/>
                            <w:tcBorders>
                              <w:top w:val="single" w:sz="4" w:space="0" w:color="000000"/>
                              <w:left w:val="single" w:sz="4" w:space="0" w:color="000000"/>
                              <w:bottom w:val="single" w:sz="4" w:space="0" w:color="000000"/>
                              <w:right w:val="single" w:sz="4" w:space="0" w:color="000000"/>
                            </w:tcBorders>
                            <w:vAlign w:val="center"/>
                          </w:tcPr>
                          <w:p w14:paraId="719B9F03"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A303384" w14:textId="77777777" w:rsidR="007B434C" w:rsidRDefault="00000000">
                            <w:pPr>
                              <w:jc w:val="center"/>
                              <w:rPr>
                                <w:lang w:eastAsia="en-US"/>
                              </w:rPr>
                            </w:pPr>
                            <w:r>
                              <w:rPr>
                                <w:lang w:eastAsia="en-US"/>
                              </w:rPr>
                              <w:t>2972</w:t>
                            </w:r>
                          </w:p>
                        </w:tc>
                        <w:tc>
                          <w:tcPr>
                            <w:tcW w:w="1366" w:type="dxa"/>
                            <w:tcBorders>
                              <w:top w:val="single" w:sz="4" w:space="0" w:color="000000"/>
                              <w:left w:val="single" w:sz="4" w:space="0" w:color="000000"/>
                              <w:bottom w:val="single" w:sz="4" w:space="0" w:color="000000"/>
                              <w:right w:val="single" w:sz="4" w:space="0" w:color="000000"/>
                            </w:tcBorders>
                            <w:vAlign w:val="center"/>
                          </w:tcPr>
                          <w:p w14:paraId="263551DB" w14:textId="77777777" w:rsidR="007B434C" w:rsidRDefault="00000000">
                            <w:pPr>
                              <w:jc w:val="center"/>
                              <w:rPr>
                                <w:lang w:eastAsia="en-US"/>
                              </w:rPr>
                            </w:pPr>
                            <w:r>
                              <w:rPr>
                                <w:lang w:eastAsia="en-US"/>
                              </w:rPr>
                              <w:t>0.07</w:t>
                            </w:r>
                          </w:p>
                        </w:tc>
                      </w:tr>
                      <w:tr w:rsidR="007B434C" w14:paraId="7508F4F1" w14:textId="77777777">
                        <w:trPr>
                          <w:trHeight w:val="13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09E1FF38"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E08B892" w14:textId="77777777" w:rsidR="007B434C" w:rsidRDefault="00000000">
                            <w:pPr>
                              <w:jc w:val="center"/>
                              <w:rPr>
                                <w:lang w:eastAsia="en-US"/>
                              </w:rPr>
                            </w:pPr>
                            <w:r>
                              <w:rPr>
                                <w:lang w:eastAsia="en-US"/>
                              </w:rPr>
                              <w:t>Agosto</w:t>
                            </w:r>
                          </w:p>
                        </w:tc>
                        <w:tc>
                          <w:tcPr>
                            <w:tcW w:w="1480" w:type="dxa"/>
                            <w:tcBorders>
                              <w:top w:val="single" w:sz="4" w:space="0" w:color="000000"/>
                              <w:left w:val="single" w:sz="4" w:space="0" w:color="000000"/>
                              <w:bottom w:val="single" w:sz="4" w:space="0" w:color="000000"/>
                              <w:right w:val="single" w:sz="4" w:space="0" w:color="000000"/>
                            </w:tcBorders>
                            <w:vAlign w:val="center"/>
                          </w:tcPr>
                          <w:p w14:paraId="6F9D9FD7"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0D09DD0A" w14:textId="77777777" w:rsidR="007B434C" w:rsidRDefault="00000000">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4E718BB1" w14:textId="77777777" w:rsidR="007B434C" w:rsidRDefault="00000000">
                            <w:pPr>
                              <w:jc w:val="center"/>
                              <w:rPr>
                                <w:lang w:eastAsia="en-US"/>
                              </w:rPr>
                            </w:pPr>
                            <w:r>
                              <w:rPr>
                                <w:lang w:eastAsia="en-US"/>
                              </w:rPr>
                              <w:t>0.07</w:t>
                            </w:r>
                          </w:p>
                        </w:tc>
                      </w:tr>
                      <w:tr w:rsidR="007B434C" w14:paraId="5F35A747" w14:textId="77777777">
                        <w:trPr>
                          <w:trHeight w:val="16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3A9B41D"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06FB266" w14:textId="77777777" w:rsidR="007B434C" w:rsidRDefault="00000000">
                            <w:pPr>
                              <w:jc w:val="center"/>
                              <w:rPr>
                                <w:lang w:eastAsia="en-US"/>
                              </w:rPr>
                            </w:pPr>
                            <w:r>
                              <w:rPr>
                                <w:lang w:eastAsia="en-US"/>
                              </w:rPr>
                              <w:t>Setembro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81BC240"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0BF8113B" w14:textId="77777777" w:rsidR="007B434C" w:rsidRDefault="00000000">
                            <w:pPr>
                              <w:jc w:val="center"/>
                              <w:rPr>
                                <w:lang w:eastAsia="en-US"/>
                              </w:rPr>
                            </w:pPr>
                            <w:r>
                              <w:rPr>
                                <w:lang w:eastAsia="en-US"/>
                              </w:rPr>
                              <w:t>1779</w:t>
                            </w:r>
                          </w:p>
                        </w:tc>
                        <w:tc>
                          <w:tcPr>
                            <w:tcW w:w="1366" w:type="dxa"/>
                            <w:tcBorders>
                              <w:top w:val="single" w:sz="4" w:space="0" w:color="000000"/>
                              <w:left w:val="single" w:sz="4" w:space="0" w:color="000000"/>
                              <w:bottom w:val="single" w:sz="4" w:space="0" w:color="000000"/>
                              <w:right w:val="single" w:sz="4" w:space="0" w:color="000000"/>
                            </w:tcBorders>
                            <w:vAlign w:val="center"/>
                          </w:tcPr>
                          <w:p w14:paraId="46B9C133" w14:textId="77777777" w:rsidR="007B434C" w:rsidRDefault="00000000">
                            <w:pPr>
                              <w:jc w:val="center"/>
                              <w:rPr>
                                <w:lang w:eastAsia="en-US"/>
                              </w:rPr>
                            </w:pPr>
                            <w:r>
                              <w:rPr>
                                <w:lang w:eastAsia="en-US"/>
                              </w:rPr>
                              <w:t>35.07</w:t>
                            </w:r>
                          </w:p>
                        </w:tc>
                      </w:tr>
                      <w:tr w:rsidR="007B434C" w14:paraId="1804ED10" w14:textId="77777777">
                        <w:trPr>
                          <w:trHeight w:val="7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285F4242"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97DB44B" w14:textId="77777777" w:rsidR="007B434C" w:rsidRDefault="00000000">
                            <w:pPr>
                              <w:jc w:val="center"/>
                              <w:rPr>
                                <w:lang w:eastAsia="en-US"/>
                              </w:rPr>
                            </w:pPr>
                            <w:r>
                              <w:rPr>
                                <w:lang w:eastAsia="en-US"/>
                              </w:rPr>
                              <w:t>Outubro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67A84AE"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540BC1B" w14:textId="77777777" w:rsidR="007B434C" w:rsidRDefault="00000000">
                            <w:pPr>
                              <w:jc w:val="center"/>
                              <w:rPr>
                                <w:lang w:eastAsia="en-US"/>
                              </w:rPr>
                            </w:pPr>
                            <w:r>
                              <w:rPr>
                                <w:lang w:eastAsia="en-US"/>
                              </w:rPr>
                              <w:t>1422</w:t>
                            </w:r>
                          </w:p>
                        </w:tc>
                        <w:tc>
                          <w:tcPr>
                            <w:tcW w:w="1366" w:type="dxa"/>
                            <w:tcBorders>
                              <w:top w:val="single" w:sz="4" w:space="0" w:color="000000"/>
                              <w:left w:val="single" w:sz="4" w:space="0" w:color="000000"/>
                              <w:bottom w:val="single" w:sz="4" w:space="0" w:color="000000"/>
                              <w:right w:val="single" w:sz="4" w:space="0" w:color="000000"/>
                            </w:tcBorders>
                            <w:vAlign w:val="center"/>
                          </w:tcPr>
                          <w:p w14:paraId="4F7D6127" w14:textId="77777777" w:rsidR="007B434C" w:rsidRDefault="00000000">
                            <w:pPr>
                              <w:jc w:val="center"/>
                              <w:rPr>
                                <w:lang w:eastAsia="en-US"/>
                              </w:rPr>
                            </w:pPr>
                            <w:r>
                              <w:rPr>
                                <w:lang w:eastAsia="en-US"/>
                              </w:rPr>
                              <w:t>52.22</w:t>
                            </w:r>
                          </w:p>
                        </w:tc>
                      </w:tr>
                      <w:tr w:rsidR="007B434C" w14:paraId="26FB4F35"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00734C4"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F7FEE49" w14:textId="77777777" w:rsidR="007B434C" w:rsidRDefault="00000000">
                            <w:pPr>
                              <w:jc w:val="center"/>
                              <w:rPr>
                                <w:lang w:eastAsia="en-US"/>
                              </w:rPr>
                            </w:pPr>
                            <w:r>
                              <w:rPr>
                                <w:lang w:eastAsia="en-US"/>
                              </w:rPr>
                              <w:t>Novembro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9E5515D" w14:textId="77777777" w:rsidR="007B434C" w:rsidRDefault="00000000">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1D6F5DE4" w14:textId="77777777" w:rsidR="007B434C" w:rsidRDefault="00000000">
                            <w:pPr>
                              <w:jc w:val="center"/>
                              <w:rPr>
                                <w:lang w:eastAsia="en-US"/>
                              </w:rPr>
                            </w:pPr>
                            <w:r>
                              <w:rPr>
                                <w:lang w:eastAsia="en-US"/>
                              </w:rPr>
                              <w:t>1440</w:t>
                            </w:r>
                          </w:p>
                        </w:tc>
                        <w:tc>
                          <w:tcPr>
                            <w:tcW w:w="1366" w:type="dxa"/>
                            <w:tcBorders>
                              <w:top w:val="single" w:sz="4" w:space="0" w:color="000000"/>
                              <w:left w:val="single" w:sz="4" w:space="0" w:color="000000"/>
                              <w:bottom w:val="single" w:sz="4" w:space="0" w:color="000000"/>
                              <w:right w:val="single" w:sz="4" w:space="0" w:color="000000"/>
                            </w:tcBorders>
                            <w:vAlign w:val="center"/>
                          </w:tcPr>
                          <w:p w14:paraId="5471A607" w14:textId="77777777" w:rsidR="007B434C" w:rsidRDefault="00000000">
                            <w:pPr>
                              <w:jc w:val="center"/>
                              <w:rPr>
                                <w:lang w:eastAsia="en-US"/>
                              </w:rPr>
                            </w:pPr>
                            <w:r>
                              <w:rPr>
                                <w:lang w:eastAsia="en-US"/>
                              </w:rPr>
                              <w:t>50.00</w:t>
                            </w:r>
                          </w:p>
                        </w:tc>
                      </w:tr>
                      <w:tr w:rsidR="007B434C" w14:paraId="02D97D1E"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21A76FA" w14:textId="77777777" w:rsidR="007B434C" w:rsidRDefault="00000000">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C531CAE" w14:textId="77777777" w:rsidR="007B434C" w:rsidRDefault="00000000">
                            <w:pPr>
                              <w:jc w:val="center"/>
                              <w:rPr>
                                <w:lang w:eastAsia="en-US"/>
                              </w:rPr>
                            </w:pPr>
                            <w:r>
                              <w:rPr>
                                <w:lang w:eastAsia="en-US"/>
                              </w:rPr>
                              <w:t>Dezembro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3B7FFA1B" w14:textId="77777777" w:rsidR="007B434C" w:rsidRDefault="00000000">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7AAAECF" w14:textId="77777777" w:rsidR="007B434C" w:rsidRDefault="00000000">
                            <w:pPr>
                              <w:jc w:val="center"/>
                              <w:rPr>
                                <w:lang w:eastAsia="en-US"/>
                              </w:rPr>
                            </w:pPr>
                            <w:r>
                              <w:rPr>
                                <w:lang w:eastAsia="en-US"/>
                              </w:rPr>
                              <w:t>1470</w:t>
                            </w:r>
                          </w:p>
                        </w:tc>
                        <w:tc>
                          <w:tcPr>
                            <w:tcW w:w="1366" w:type="dxa"/>
                            <w:tcBorders>
                              <w:top w:val="single" w:sz="4" w:space="0" w:color="000000"/>
                              <w:left w:val="single" w:sz="4" w:space="0" w:color="000000"/>
                              <w:bottom w:val="single" w:sz="4" w:space="0" w:color="000000"/>
                              <w:right w:val="single" w:sz="4" w:space="0" w:color="000000"/>
                            </w:tcBorders>
                            <w:vAlign w:val="center"/>
                          </w:tcPr>
                          <w:p w14:paraId="2A00FC3D" w14:textId="77777777" w:rsidR="007B434C" w:rsidRDefault="00000000">
                            <w:pPr>
                              <w:jc w:val="center"/>
                              <w:rPr>
                                <w:lang w:eastAsia="en-US"/>
                              </w:rPr>
                            </w:pPr>
                            <w:r>
                              <w:rPr>
                                <w:lang w:eastAsia="en-US"/>
                              </w:rPr>
                              <w:t>50.06</w:t>
                            </w:r>
                          </w:p>
                        </w:tc>
                      </w:tr>
                    </w:tbl>
                    <w:p w14:paraId="6CA189EA" w14:textId="77777777" w:rsidR="007B434C" w:rsidRDefault="007B434C">
                      <w:pPr>
                        <w:pStyle w:val="FrameContents"/>
                      </w:pPr>
                    </w:p>
                  </w:txbxContent>
                </v:textbox>
                <w10:wrap type="square"/>
              </v:rect>
            </w:pict>
          </mc:Fallback>
        </mc:AlternateContent>
      </w:r>
    </w:p>
    <w:p w14:paraId="167F8EBA" w14:textId="77777777" w:rsidR="007B434C" w:rsidRDefault="007B434C">
      <w:pPr>
        <w:rPr>
          <w:color w:val="000000"/>
        </w:rPr>
      </w:pPr>
    </w:p>
    <w:p w14:paraId="36932108" w14:textId="77777777" w:rsidR="007B434C" w:rsidRDefault="007B434C">
      <w:pPr>
        <w:rPr>
          <w:color w:val="000000"/>
        </w:rPr>
      </w:pPr>
    </w:p>
    <w:p w14:paraId="4566F0DE" w14:textId="77777777" w:rsidR="007B434C" w:rsidRDefault="007B434C">
      <w:pPr>
        <w:rPr>
          <w:color w:val="000000"/>
        </w:rPr>
      </w:pPr>
    </w:p>
    <w:p w14:paraId="193360FF" w14:textId="77777777" w:rsidR="007B434C" w:rsidRDefault="007B434C">
      <w:pPr>
        <w:rPr>
          <w:color w:val="000000"/>
        </w:rPr>
      </w:pPr>
    </w:p>
    <w:p w14:paraId="631CE323" w14:textId="77777777" w:rsidR="007B434C" w:rsidRDefault="007B434C">
      <w:pPr>
        <w:rPr>
          <w:color w:val="000000"/>
        </w:rPr>
      </w:pPr>
    </w:p>
    <w:p w14:paraId="6642A103" w14:textId="77777777" w:rsidR="007B434C" w:rsidRDefault="007B434C">
      <w:pPr>
        <w:rPr>
          <w:color w:val="000000"/>
        </w:rPr>
      </w:pPr>
    </w:p>
    <w:p w14:paraId="2527CE20" w14:textId="77777777" w:rsidR="007B434C" w:rsidRDefault="007B434C">
      <w:pPr>
        <w:rPr>
          <w:color w:val="000000"/>
        </w:rPr>
      </w:pPr>
    </w:p>
    <w:p w14:paraId="031B79E5" w14:textId="77777777" w:rsidR="007B434C" w:rsidRDefault="007B434C">
      <w:pPr>
        <w:rPr>
          <w:ins w:id="128" w:author="Ricardo J G F" w:date="2023-07-04T14:07:00Z"/>
          <w:color w:val="000000"/>
        </w:rPr>
      </w:pPr>
    </w:p>
    <w:p w14:paraId="52020FAF" w14:textId="77777777" w:rsidR="00AB7692" w:rsidRDefault="00AB7692">
      <w:pPr>
        <w:rPr>
          <w:ins w:id="129" w:author="Ricardo J G F" w:date="2023-07-04T14:07:00Z"/>
          <w:color w:val="000000"/>
        </w:rPr>
      </w:pPr>
    </w:p>
    <w:p w14:paraId="61F7262B" w14:textId="77777777" w:rsidR="00AB7692" w:rsidRDefault="00AB7692">
      <w:pPr>
        <w:rPr>
          <w:ins w:id="130" w:author="Ricardo J G F" w:date="2023-07-04T14:07:00Z"/>
          <w:color w:val="000000"/>
        </w:rPr>
      </w:pPr>
    </w:p>
    <w:p w14:paraId="6484DF72" w14:textId="77777777" w:rsidR="00AB7692" w:rsidRDefault="00AB7692">
      <w:pPr>
        <w:rPr>
          <w:ins w:id="131" w:author="Ricardo J G F" w:date="2023-07-04T14:07:00Z"/>
          <w:color w:val="000000"/>
        </w:rPr>
      </w:pPr>
    </w:p>
    <w:p w14:paraId="07A69448" w14:textId="77777777" w:rsidR="00AB7692" w:rsidRDefault="00AB7692">
      <w:pPr>
        <w:rPr>
          <w:color w:val="000000"/>
        </w:rPr>
      </w:pPr>
    </w:p>
    <w:p w14:paraId="501FF89E" w14:textId="77777777" w:rsidR="007B434C" w:rsidRDefault="007B434C">
      <w:pPr>
        <w:rPr>
          <w:color w:val="000000"/>
        </w:rPr>
      </w:pPr>
    </w:p>
    <w:p w14:paraId="7591A89A" w14:textId="3DBEC11B" w:rsidR="007B434C" w:rsidRDefault="006E18CF">
      <w:pPr>
        <w:keepNext/>
        <w:rPr>
          <w:color w:val="000000"/>
        </w:rPr>
      </w:pPr>
      <w:r>
        <w:rPr>
          <w:noProof/>
        </w:rPr>
        <w:lastRenderedPageBreak/>
        <w:drawing>
          <wp:inline distT="0" distB="0" distL="0" distR="0" wp14:anchorId="5A02FBE7" wp14:editId="10E8848D">
            <wp:extent cx="5400040" cy="4213225"/>
            <wp:effectExtent l="0" t="0" r="0" b="0"/>
            <wp:docPr id="1672007102"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07102" name="Imagem 1" descr="Uma imagem com texto, captura de ecrã, número, Tipo de letra&#10;&#10;Descrição gerada automaticamente"/>
                    <pic:cNvPicPr/>
                  </pic:nvPicPr>
                  <pic:blipFill>
                    <a:blip r:embed="rId48"/>
                    <a:stretch>
                      <a:fillRect/>
                    </a:stretch>
                  </pic:blipFill>
                  <pic:spPr>
                    <a:xfrm>
                      <a:off x="0" y="0"/>
                      <a:ext cx="5400040" cy="4213225"/>
                    </a:xfrm>
                    <a:prstGeom prst="rect">
                      <a:avLst/>
                    </a:prstGeom>
                  </pic:spPr>
                </pic:pic>
              </a:graphicData>
            </a:graphic>
          </wp:inline>
        </w:drawing>
      </w:r>
    </w:p>
    <w:p w14:paraId="495AEC54" w14:textId="77777777" w:rsidR="00FF1906" w:rsidRDefault="00000000" w:rsidP="00527491">
      <w:pPr>
        <w:pStyle w:val="Legenda"/>
      </w:pPr>
      <w:r>
        <w:t xml:space="preserve">Figura </w:t>
      </w:r>
      <w:r>
        <w:fldChar w:fldCharType="begin"/>
      </w:r>
      <w:r>
        <w:instrText>SEQ Figura \* ARABIC</w:instrText>
      </w:r>
      <w:r>
        <w:fldChar w:fldCharType="separate"/>
      </w:r>
      <w:r>
        <w:t>5</w:t>
      </w:r>
      <w:r>
        <w:fldChar w:fldCharType="end"/>
      </w:r>
      <w:r>
        <w:t xml:space="preserve"> - Registos Validados vs. Esperados por mês Conjunto 3</w:t>
      </w:r>
      <w:ins w:id="132" w:author="Unknown Author" w:date="2023-07-01T22:33:00Z">
        <w:r>
          <w:t xml:space="preserve"> </w:t>
        </w:r>
      </w:ins>
      <w:r w:rsidR="00FF1906">
        <w:t>mais a diferença</w:t>
      </w:r>
    </w:p>
    <w:p w14:paraId="6FFE1FAB" w14:textId="5A60A9B2" w:rsidR="007B434C" w:rsidRDefault="00000000" w:rsidP="00527491">
      <w:pPr>
        <w:pStyle w:val="Legenda"/>
        <w:rPr>
          <w:color w:val="000000"/>
        </w:rPr>
      </w:pPr>
      <w:ins w:id="133" w:author="Unknown Author" w:date="2023-07-01T22:33:00Z">
        <w:r>
          <w:rPr>
            <w:highlight w:val="yellow"/>
          </w:rPr>
          <w:t>As mesmas observações do gráfico anterior</w:t>
        </w:r>
      </w:ins>
    </w:p>
    <w:p w14:paraId="5C6DE563" w14:textId="103EBC25" w:rsidR="007B434C" w:rsidRDefault="00000000">
      <w:pPr>
        <w:rPr>
          <w:color w:val="000000"/>
        </w:rPr>
      </w:pPr>
      <w:r>
        <w:br w:type="page"/>
      </w:r>
    </w:p>
    <w:p w14:paraId="7F05E586" w14:textId="77777777" w:rsidR="007B434C" w:rsidRDefault="00000000">
      <w:pPr>
        <w:pStyle w:val="Ttulo1"/>
        <w:numPr>
          <w:ilvl w:val="0"/>
          <w:numId w:val="4"/>
        </w:numPr>
        <w:ind w:left="432"/>
        <w:rPr>
          <w:color w:val="000000"/>
        </w:rPr>
      </w:pPr>
      <w:bookmarkStart w:id="134" w:name="__RefHeading___Toc11225_3634989049"/>
      <w:bookmarkStart w:id="135" w:name="_Toc138324021"/>
      <w:bookmarkEnd w:id="134"/>
      <w:r>
        <w:rPr>
          <w:color w:val="000000"/>
        </w:rPr>
        <w:lastRenderedPageBreak/>
        <w:t>Análise Exploratória</w:t>
      </w:r>
      <w:bookmarkEnd w:id="135"/>
    </w:p>
    <w:p w14:paraId="7E14B3E4" w14:textId="3A8D9012" w:rsidR="00FF1906" w:rsidRPr="00FF1906" w:rsidRDefault="008757A0" w:rsidP="00FF1906">
      <w:r>
        <w:t>Nesta secção, a</w:t>
      </w:r>
      <w:r w:rsidRPr="008757A0">
        <w:t xml:space="preserve"> exploração de dados permite uma compreensão </w:t>
      </w:r>
      <w:r>
        <w:t>mais flexível do</w:t>
      </w:r>
      <w:r w:rsidRPr="008757A0">
        <w:t xml:space="preserve"> fluxo de tráfego diário entre as horas de ponta da manhã e da tarde na cidade de Lisboa. Ao analisar o conjunto de dados, é possível extrair informações valiosas sobre o volume total de entradas e saídas, padrões de tráfego de pontos de entrada e saída individuais, alterações e flutuações ao longo do dia e a influência de </w:t>
      </w:r>
      <w:r w:rsidRPr="008757A0">
        <w:t>fatores</w:t>
      </w:r>
      <w:r w:rsidRPr="008757A0">
        <w:t xml:space="preserve"> externos</w:t>
      </w:r>
      <w:r>
        <w:t>, como ser fim de semana, feriado ou dia de chuva, afeta</w:t>
      </w:r>
      <w:r w:rsidRPr="008757A0">
        <w:t xml:space="preserve"> o</w:t>
      </w:r>
      <w:r>
        <w:t xml:space="preserve"> volume</w:t>
      </w:r>
      <w:r w:rsidRPr="008757A0">
        <w:t xml:space="preserve"> </w:t>
      </w:r>
      <w:r>
        <w:t>n</w:t>
      </w:r>
      <w:r w:rsidRPr="008757A0">
        <w:t xml:space="preserve">as horas de ponta. As informações sobre os destinos de quem </w:t>
      </w:r>
      <w:r>
        <w:t>entra ou sai</w:t>
      </w:r>
      <w:r w:rsidRPr="008757A0">
        <w:t xml:space="preserve"> </w:t>
      </w:r>
      <w:r>
        <w:t>d</w:t>
      </w:r>
      <w:r w:rsidRPr="008757A0">
        <w:t>a cidade têm implicações para o planeamento urbano e a gestão dos transportes.</w:t>
      </w:r>
    </w:p>
    <w:p w14:paraId="20433F5E" w14:textId="188B0F5A" w:rsidR="007B434C" w:rsidRDefault="00000000">
      <w:pPr>
        <w:rPr>
          <w:color w:val="000000"/>
        </w:rPr>
      </w:pPr>
      <w:ins w:id="136" w:author="Unknown Author" w:date="2023-07-01T22:34:00Z">
        <w:r>
          <w:rPr>
            <w:highlight w:val="yellow"/>
          </w:rPr>
          <w:t>← este parágrafo faz mais sentido na introdução do que aqui</w:t>
        </w:r>
      </w:ins>
    </w:p>
    <w:p w14:paraId="4EE2AC06" w14:textId="77777777" w:rsidR="007B434C" w:rsidRDefault="007B434C">
      <w:pPr>
        <w:rPr>
          <w:color w:val="000000"/>
        </w:rPr>
      </w:pPr>
    </w:p>
    <w:p w14:paraId="68EE48D4" w14:textId="77777777" w:rsidR="007B434C" w:rsidRDefault="00000000">
      <w:pPr>
        <w:pStyle w:val="Ttulo2"/>
        <w:numPr>
          <w:ilvl w:val="1"/>
          <w:numId w:val="6"/>
        </w:numPr>
        <w:rPr>
          <w:color w:val="000000"/>
        </w:rPr>
      </w:pPr>
      <w:bookmarkStart w:id="137" w:name="__RefHeading___Toc11227_3634989049"/>
      <w:bookmarkStart w:id="138" w:name="_Toc138324022"/>
      <w:bookmarkEnd w:id="137"/>
      <w:r>
        <w:t>Caraterizar o volume total de entradas e saídas da cidade durante o período das horas de ponta</w:t>
      </w:r>
      <w:bookmarkEnd w:id="138"/>
    </w:p>
    <w:p w14:paraId="186CE760" w14:textId="77777777" w:rsidR="007B434C" w:rsidRDefault="00000000">
      <w:pPr>
        <w:jc w:val="center"/>
        <w:rPr>
          <w:ins w:id="139" w:author="Unknown Author" w:date="2023-07-01T22:39:00Z"/>
          <w:highlight w:val="yellow"/>
        </w:rPr>
      </w:pPr>
      <w:ins w:id="140" w:author="Unknown Author" w:date="2023-07-01T22:39:00Z">
        <w:r>
          <w:rPr>
            <w:highlight w:val="yellow"/>
          </w:rPr>
          <w:t>Podia haver um parágrafo introdutório a dizer o que trata este 5.1. O mesmo para todas as restantes secções, convém introduzir os assuntos. Também todas as figuras, tal como todas as tabelas, devem ser referenciadas e explicadas no texto</w:t>
        </w:r>
      </w:ins>
    </w:p>
    <w:p w14:paraId="24F5191B" w14:textId="77777777" w:rsidR="007B434C" w:rsidRDefault="00000000">
      <w:pPr>
        <w:jc w:val="center"/>
        <w:rPr>
          <w:color w:val="000000"/>
        </w:rPr>
      </w:pPr>
      <w:r>
        <w:t xml:space="preserve">A - Para a períodos de ponta da manhã (7:30h-10:00h) </w:t>
      </w:r>
    </w:p>
    <w:p w14:paraId="69D0E25E" w14:textId="77777777" w:rsidR="007B434C" w:rsidRDefault="00000000">
      <w:pPr>
        <w:keepNext/>
        <w:jc w:val="center"/>
        <w:rPr>
          <w:color w:val="000000"/>
        </w:rPr>
      </w:pPr>
      <w:r>
        <w:rPr>
          <w:noProof/>
        </w:rPr>
        <w:drawing>
          <wp:inline distT="0" distB="0" distL="0" distR="0" wp14:anchorId="2BDC1C6B" wp14:editId="363B0DA9">
            <wp:extent cx="4762500" cy="2990215"/>
            <wp:effectExtent l="0" t="0" r="0" b="0"/>
            <wp:docPr id="49" name="Imagem 30"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30" descr="Uma imagem com texto, captura de ecrã, Gráfico, diagrama&#10;&#10;Descrição gerada automaticamente"/>
                    <pic:cNvPicPr>
                      <a:picLocks noChangeAspect="1" noChangeArrowheads="1"/>
                    </pic:cNvPicPr>
                  </pic:nvPicPr>
                  <pic:blipFill>
                    <a:blip r:embed="rId49"/>
                    <a:stretch>
                      <a:fillRect/>
                    </a:stretch>
                  </pic:blipFill>
                  <pic:spPr bwMode="auto">
                    <a:xfrm>
                      <a:off x="0" y="0"/>
                      <a:ext cx="4762500" cy="2990215"/>
                    </a:xfrm>
                    <a:prstGeom prst="rect">
                      <a:avLst/>
                    </a:prstGeom>
                  </pic:spPr>
                </pic:pic>
              </a:graphicData>
            </a:graphic>
          </wp:inline>
        </w:drawing>
      </w:r>
    </w:p>
    <w:p w14:paraId="0D892DE2" w14:textId="77777777" w:rsidR="007B434C" w:rsidRDefault="00000000" w:rsidP="00527491">
      <w:pPr>
        <w:pStyle w:val="Legenda"/>
        <w:rPr>
          <w:color w:val="000000"/>
        </w:rPr>
      </w:pPr>
      <w:r>
        <w:t xml:space="preserve">Figura </w:t>
      </w:r>
      <w:r>
        <w:fldChar w:fldCharType="begin"/>
      </w:r>
      <w:r>
        <w:instrText>SEQ Figura \* ARABIC</w:instrText>
      </w:r>
      <w:r>
        <w:fldChar w:fldCharType="separate"/>
      </w:r>
      <w:r>
        <w:t>6</w:t>
      </w:r>
      <w:r>
        <w:fldChar w:fldCharType="end"/>
      </w:r>
      <w:r>
        <w:t xml:space="preserve"> - Caraterização entradas e saídas nas horas de ponta da manhã (7:30h-10:00h)</w:t>
      </w:r>
    </w:p>
    <w:p w14:paraId="62B1E2A2" w14:textId="77777777" w:rsidR="007B434C" w:rsidRDefault="00000000">
      <w:pPr>
        <w:jc w:val="center"/>
        <w:rPr>
          <w:color w:val="000000"/>
        </w:rPr>
      </w:pPr>
      <w:r>
        <w:t>B - Para a períodos de ponta da tarde (17:00h-19:30h)</w:t>
      </w:r>
    </w:p>
    <w:p w14:paraId="5D504F25" w14:textId="77777777" w:rsidR="007B434C" w:rsidRDefault="007B434C">
      <w:pPr>
        <w:rPr>
          <w:color w:val="000000"/>
        </w:rPr>
      </w:pPr>
    </w:p>
    <w:p w14:paraId="6CF926AA" w14:textId="77777777" w:rsidR="007B434C" w:rsidRDefault="00000000">
      <w:pPr>
        <w:keepNext/>
        <w:jc w:val="center"/>
        <w:rPr>
          <w:color w:val="000000"/>
        </w:rPr>
      </w:pPr>
      <w:r>
        <w:rPr>
          <w:noProof/>
        </w:rPr>
        <w:drawing>
          <wp:inline distT="0" distB="0" distL="0" distR="0" wp14:anchorId="1287EF9A" wp14:editId="03FFAD4F">
            <wp:extent cx="4759325" cy="2988310"/>
            <wp:effectExtent l="0" t="0" r="0" b="0"/>
            <wp:docPr id="50" name="Imagem 3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32" descr="Uma imagem com texto, captura de ecrã, Gráfico, diagrama&#10;&#10;Descrição gerada automaticamente"/>
                    <pic:cNvPicPr>
                      <a:picLocks noChangeAspect="1" noChangeArrowheads="1"/>
                    </pic:cNvPicPr>
                  </pic:nvPicPr>
                  <pic:blipFill>
                    <a:blip r:embed="rId50"/>
                    <a:stretch>
                      <a:fillRect/>
                    </a:stretch>
                  </pic:blipFill>
                  <pic:spPr bwMode="auto">
                    <a:xfrm>
                      <a:off x="0" y="0"/>
                      <a:ext cx="4759325" cy="2988310"/>
                    </a:xfrm>
                    <a:prstGeom prst="rect">
                      <a:avLst/>
                    </a:prstGeom>
                  </pic:spPr>
                </pic:pic>
              </a:graphicData>
            </a:graphic>
          </wp:inline>
        </w:drawing>
      </w:r>
    </w:p>
    <w:p w14:paraId="2D4D3B00" w14:textId="77777777" w:rsidR="007B434C" w:rsidRDefault="00000000" w:rsidP="00527491">
      <w:pPr>
        <w:pStyle w:val="Legenda"/>
        <w:rPr>
          <w:color w:val="000000"/>
        </w:rPr>
      </w:pPr>
      <w:r>
        <w:t xml:space="preserve">Figura </w:t>
      </w:r>
      <w:r>
        <w:fldChar w:fldCharType="begin"/>
      </w:r>
      <w:r>
        <w:instrText>SEQ Figura \* ARABIC</w:instrText>
      </w:r>
      <w:r>
        <w:fldChar w:fldCharType="separate"/>
      </w:r>
      <w:r>
        <w:t>7</w:t>
      </w:r>
      <w:r>
        <w:fldChar w:fldCharType="end"/>
      </w:r>
      <w:r>
        <w:t xml:space="preserve"> - Caraterização entradas e saídas nas horas de ponta da tarde (17:00h-19:30h)</w:t>
      </w:r>
    </w:p>
    <w:p w14:paraId="06DD3091" w14:textId="77777777" w:rsidR="007B434C" w:rsidRDefault="00000000">
      <w:pPr>
        <w:rPr>
          <w:color w:val="000000"/>
        </w:rPr>
      </w:pPr>
      <w:r>
        <w:t>De acordo com os dados mostrados nos gráficos, houve uma quantidade semelhante de tráfego durante o horário de pico da manhã e da tarde entre setembro e novembro de 2021 e 2022. No entanto, em dezembro de 2022, houve um aumento notável</w:t>
      </w:r>
      <w:ins w:id="141" w:author="Unknown Author" w:date="2023-07-01T22:40:00Z">
        <w:r>
          <w:t>,</w:t>
        </w:r>
      </w:ins>
      <w:r>
        <w:t xml:space="preserve"> no horário de pico da manhã</w:t>
      </w:r>
      <w:ins w:id="142" w:author="Unknown Author" w:date="2023-07-01T22:40:00Z">
        <w:r>
          <w:t>, do</w:t>
        </w:r>
      </w:ins>
      <w:r>
        <w:t xml:space="preserve"> tráfego</w:t>
      </w:r>
      <w:ins w:id="143" w:author="Unknown Author" w:date="2023-07-01T22:40:00Z">
        <w:r>
          <w:t>,</w:t>
        </w:r>
      </w:ins>
      <w:r>
        <w:t xml:space="preserve"> em relação a dezembro de 2021. Existem vários fatores que podem ter contribuído para esse aumento. Por exemplo, é possível que as </w:t>
      </w:r>
      <w:del w:id="144" w:author="Unknown Author" w:date="2023-07-01T22:41:00Z">
        <w:r>
          <w:delText>mudanças climáticas</w:delText>
        </w:r>
      </w:del>
      <w:ins w:id="145" w:author="Unknown Author" w:date="2023-07-01T22:41:00Z">
        <w:r>
          <w:t>condições climatéricas</w:t>
        </w:r>
      </w:ins>
      <w:r>
        <w:t xml:space="preserve"> tenham sido mais favoráveis e apropriadas para as pessoas </w:t>
      </w:r>
      <w:del w:id="146" w:author="Unknown Author" w:date="2023-07-01T22:41:00Z">
        <w:r>
          <w:delText>dirigirem</w:delText>
        </w:r>
      </w:del>
      <w:ins w:id="147" w:author="Unknown Author" w:date="2023-07-01T22:41:00Z">
        <w:r>
          <w:t>usarem transporte próprio</w:t>
        </w:r>
      </w:ins>
      <w:r>
        <w:t xml:space="preserve"> para o trabalho, bem como as restrições do COVID-19 podem </w:t>
      </w:r>
      <w:del w:id="148" w:author="Unknown Author" w:date="2023-07-01T22:42:00Z">
        <w:r>
          <w:delText xml:space="preserve">ter sido </w:delText>
        </w:r>
      </w:del>
      <w:del w:id="149" w:author="Unknown Author" w:date="2023-07-01T22:41:00Z">
        <w:r>
          <w:delText>menos restritas</w:delText>
        </w:r>
      </w:del>
      <w:ins w:id="150" w:author="Unknown Author" w:date="2023-07-01T22:42:00Z">
        <w:r>
          <w:t>ter sido menos</w:t>
        </w:r>
      </w:ins>
      <w:r>
        <w:t xml:space="preserve"> em dezembro de 2022</w:t>
      </w:r>
      <w:ins w:id="151" w:author="Unknown Author" w:date="2023-07-01T22:42:00Z">
        <w:r>
          <w:t>,</w:t>
        </w:r>
      </w:ins>
      <w:r>
        <w:t xml:space="preserve"> ou mais pessoas podem ter retornado ao escritório, levando a mais tráfego.</w:t>
      </w:r>
      <w:ins w:id="152" w:author="Unknown Author" w:date="2023-07-01T22:42:00Z">
        <w:r>
          <w:t xml:space="preserve"> </w:t>
        </w:r>
        <w:r>
          <w:rPr>
            <w:highlight w:val="yellow"/>
          </w:rPr>
          <w:t>Isto podia ser mais fundamentado se soubesses exatamente quando houve confinamentos e quando não houve</w:t>
        </w:r>
      </w:ins>
    </w:p>
    <w:p w14:paraId="6E9CDBAD" w14:textId="77777777" w:rsidR="007B434C" w:rsidRDefault="007B434C">
      <w:pPr>
        <w:jc w:val="left"/>
        <w:rPr>
          <w:color w:val="000000"/>
        </w:rPr>
      </w:pPr>
    </w:p>
    <w:p w14:paraId="12A4741C" w14:textId="77777777" w:rsidR="007B434C" w:rsidRDefault="00000000">
      <w:pPr>
        <w:pStyle w:val="Ttulo2"/>
        <w:numPr>
          <w:ilvl w:val="1"/>
          <w:numId w:val="6"/>
        </w:numPr>
        <w:rPr>
          <w:color w:val="000000"/>
        </w:rPr>
      </w:pPr>
      <w:bookmarkStart w:id="153" w:name="__RefHeading___Toc11229_3634989049"/>
      <w:bookmarkStart w:id="154" w:name="_Toc138324023"/>
      <w:bookmarkEnd w:id="153"/>
      <w:r>
        <w:t>Caraterizar o volume total de entradas e saídas da cidade durante o período das horas de ponta para cada um dos 11 pontos de entrada e saída</w:t>
      </w:r>
      <w:bookmarkEnd w:id="154"/>
    </w:p>
    <w:p w14:paraId="4A071E2D" w14:textId="77777777" w:rsidR="007B434C" w:rsidRDefault="007B434C">
      <w:pPr>
        <w:rPr>
          <w:color w:val="000000"/>
        </w:rPr>
      </w:pPr>
    </w:p>
    <w:p w14:paraId="0E1D938B" w14:textId="77777777" w:rsidR="007B434C" w:rsidRDefault="00000000">
      <w:pPr>
        <w:keepNext/>
        <w:jc w:val="center"/>
        <w:rPr>
          <w:color w:val="000000"/>
        </w:rPr>
      </w:pPr>
      <w:r>
        <w:rPr>
          <w:noProof/>
        </w:rPr>
        <w:lastRenderedPageBreak/>
        <w:drawing>
          <wp:inline distT="0" distB="0" distL="0" distR="0" wp14:anchorId="02A85252" wp14:editId="0E6AC41F">
            <wp:extent cx="5202555" cy="2590800"/>
            <wp:effectExtent l="0" t="0" r="0" b="0"/>
            <wp:docPr id="51" name="Imagem 29"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29" descr="Uma imagem com captura de ecrã, texto, diagrama, Saturação de cores&#10;&#10;Descrição gerada automaticamente"/>
                    <pic:cNvPicPr>
                      <a:picLocks noChangeAspect="1" noChangeArrowheads="1"/>
                    </pic:cNvPicPr>
                  </pic:nvPicPr>
                  <pic:blipFill>
                    <a:blip r:embed="rId51"/>
                    <a:stretch>
                      <a:fillRect/>
                    </a:stretch>
                  </pic:blipFill>
                  <pic:spPr bwMode="auto">
                    <a:xfrm>
                      <a:off x="0" y="0"/>
                      <a:ext cx="5202555" cy="2590800"/>
                    </a:xfrm>
                    <a:prstGeom prst="rect">
                      <a:avLst/>
                    </a:prstGeom>
                  </pic:spPr>
                </pic:pic>
              </a:graphicData>
            </a:graphic>
          </wp:inline>
        </w:drawing>
      </w:r>
    </w:p>
    <w:p w14:paraId="1FB20441" w14:textId="77777777" w:rsidR="007B434C" w:rsidRDefault="00000000" w:rsidP="00527491">
      <w:pPr>
        <w:pStyle w:val="Legenda"/>
        <w:rPr>
          <w:color w:val="000000"/>
        </w:rPr>
      </w:pPr>
      <w:r>
        <w:t xml:space="preserve">Figura </w:t>
      </w:r>
      <w:r>
        <w:fldChar w:fldCharType="begin"/>
      </w:r>
      <w:r>
        <w:instrText>SEQ Figura \* ARABIC</w:instrText>
      </w:r>
      <w:r>
        <w:fldChar w:fldCharType="separate"/>
      </w:r>
      <w:r>
        <w:t>8</w:t>
      </w:r>
      <w:r>
        <w:fldChar w:fldCharType="end"/>
      </w:r>
      <w:r>
        <w:t xml:space="preserve"> - Caraterização entradas nas horas de ponta por eixo</w:t>
      </w:r>
    </w:p>
    <w:p w14:paraId="0B59F367" w14:textId="77777777" w:rsidR="007B434C" w:rsidRDefault="00000000">
      <w:pPr>
        <w:rPr>
          <w:color w:val="000000"/>
        </w:rPr>
      </w:pPr>
      <w:r>
        <w:tab/>
        <w:t xml:space="preserve">Com base na análise do gráfico, pode-se concluir que existe uma tendência </w:t>
      </w:r>
      <w:del w:id="155" w:author="Unknown Author" w:date="2023-07-01T22:43:00Z">
        <w:r>
          <w:delText>significante</w:delText>
        </w:r>
      </w:del>
      <w:ins w:id="156" w:author="Unknown Author" w:date="2023-07-01T22:43:00Z">
        <w:r>
          <w:t>significativa</w:t>
        </w:r>
      </w:ins>
      <w:r>
        <w:t xml:space="preserve"> em relação às entradas na cidade, nomeadamente  na Ponte Vasco da Gama e na Ponte 25 de Abril, sendo estes os pontos de entrada mais utilizados, especialmente durante as horas de pico das 8h às 9h e das 19h às 20h. Além disso, a análise do gráfico </w:t>
      </w:r>
      <w:ins w:id="157" w:author="Unknown Author" w:date="2023-07-01T22:44:00Z">
        <w:r>
          <w:t xml:space="preserve">da Figura xxx </w:t>
        </w:r>
      </w:ins>
      <w:r>
        <w:t>revela que o pico da manhã apresenta o maior número</w:t>
      </w:r>
      <w:ins w:id="158" w:author="Unknown Author" w:date="2023-07-01T22:44:00Z">
        <w:r>
          <w:t>,</w:t>
        </w:r>
      </w:ins>
      <w:r>
        <w:t xml:space="preserve"> com 1 100 000 entradas, enquanto o pico da tarde regista uma queda significativa para 80 000 entradas, resultando numa redução de 33% em relação ao pico da manhã.</w:t>
      </w:r>
    </w:p>
    <w:p w14:paraId="14DB7C54" w14:textId="77777777" w:rsidR="007B434C" w:rsidRDefault="007B434C">
      <w:pPr>
        <w:jc w:val="left"/>
        <w:rPr>
          <w:color w:val="000000"/>
        </w:rPr>
      </w:pPr>
    </w:p>
    <w:p w14:paraId="433D680D" w14:textId="77777777" w:rsidR="007B434C" w:rsidRDefault="00000000">
      <w:pPr>
        <w:keepNext/>
        <w:jc w:val="center"/>
        <w:rPr>
          <w:color w:val="000000"/>
        </w:rPr>
      </w:pPr>
      <w:r>
        <w:rPr>
          <w:noProof/>
        </w:rPr>
        <w:drawing>
          <wp:inline distT="0" distB="0" distL="0" distR="0" wp14:anchorId="30F292CF" wp14:editId="64F6ECDC">
            <wp:extent cx="5205730" cy="2592070"/>
            <wp:effectExtent l="0" t="0" r="0" b="0"/>
            <wp:docPr id="52" name="Imagem 31"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31" descr="Uma imagem com captura de ecrã, texto, diagrama, Saturação de cores&#10;&#10;Descrição gerada automaticamente"/>
                    <pic:cNvPicPr>
                      <a:picLocks noChangeAspect="1" noChangeArrowheads="1"/>
                    </pic:cNvPicPr>
                  </pic:nvPicPr>
                  <pic:blipFill>
                    <a:blip r:embed="rId52"/>
                    <a:stretch>
                      <a:fillRect/>
                    </a:stretch>
                  </pic:blipFill>
                  <pic:spPr bwMode="auto">
                    <a:xfrm>
                      <a:off x="0" y="0"/>
                      <a:ext cx="5205730" cy="2592070"/>
                    </a:xfrm>
                    <a:prstGeom prst="rect">
                      <a:avLst/>
                    </a:prstGeom>
                  </pic:spPr>
                </pic:pic>
              </a:graphicData>
            </a:graphic>
          </wp:inline>
        </w:drawing>
      </w:r>
    </w:p>
    <w:p w14:paraId="25CD83C8" w14:textId="77777777" w:rsidR="007B434C" w:rsidRDefault="00000000" w:rsidP="00527491">
      <w:pPr>
        <w:pStyle w:val="Legenda"/>
        <w:rPr>
          <w:color w:val="000000"/>
        </w:rPr>
      </w:pPr>
      <w:r>
        <w:t xml:space="preserve">Figura </w:t>
      </w:r>
      <w:r>
        <w:fldChar w:fldCharType="begin"/>
      </w:r>
      <w:r>
        <w:instrText>SEQ Figura \* ARABIC</w:instrText>
      </w:r>
      <w:r>
        <w:fldChar w:fldCharType="separate"/>
      </w:r>
      <w:r>
        <w:t>9</w:t>
      </w:r>
      <w:r>
        <w:fldChar w:fldCharType="end"/>
      </w:r>
      <w:r>
        <w:t xml:space="preserve"> - Caraterização saídas nas horas de ponta por eixo</w:t>
      </w:r>
    </w:p>
    <w:p w14:paraId="584546F4" w14:textId="77777777" w:rsidR="007B434C" w:rsidRDefault="007B434C">
      <w:pPr>
        <w:jc w:val="center"/>
        <w:rPr>
          <w:color w:val="000000"/>
        </w:rPr>
      </w:pPr>
    </w:p>
    <w:p w14:paraId="74BFDA6D" w14:textId="77777777" w:rsidR="007B434C" w:rsidRDefault="00000000">
      <w:pPr>
        <w:ind w:firstLine="709"/>
        <w:jc w:val="left"/>
        <w:rPr>
          <w:color w:val="000000"/>
        </w:rPr>
      </w:pPr>
      <w:r>
        <w:lastRenderedPageBreak/>
        <w:t xml:space="preserve">Efetivamente, relativamente </w:t>
      </w:r>
      <w:del w:id="159" w:author="Unknown Author" w:date="2023-07-01T22:46:00Z">
        <w:r>
          <w:delText>a</w:delText>
        </w:r>
      </w:del>
      <w:ins w:id="160" w:author="Unknown Author" w:date="2023-07-01T22:46:00Z">
        <w:r>
          <w:t>à</w:t>
        </w:r>
      </w:ins>
      <w:r>
        <w:t xml:space="preserve"> análise do gráfico das saídas, pode-se concluir que o Eixo N117 (Cabos de Avila) é o ponto de saída mais utilizado durante as horas de pico das 8h às 9h e as Pontes Vasco da Gama e 25 de Abril durante as horas de pico das 19h às 20h. Para além disto, o período de maior volume de saídas ocorre na parte da manhã, com cerca de 1 100 000 saídas e a tarde </w:t>
      </w:r>
      <w:ins w:id="161" w:author="Unknown Author" w:date="2023-07-01T22:46:00Z">
        <w:r>
          <w:t xml:space="preserve">com </w:t>
        </w:r>
      </w:ins>
      <w:r>
        <w:t>80 000 saídas, o que representa uma quebra de 33% em relação ao pico da manhã, como na análise do gráfico de entradas.</w:t>
      </w:r>
    </w:p>
    <w:p w14:paraId="7F2B74FD" w14:textId="77777777" w:rsidR="007B434C" w:rsidRDefault="007B434C">
      <w:pPr>
        <w:rPr>
          <w:color w:val="000000"/>
        </w:rPr>
      </w:pPr>
    </w:p>
    <w:p w14:paraId="4134159B" w14:textId="77777777" w:rsidR="007B434C" w:rsidRDefault="00000000">
      <w:pPr>
        <w:pStyle w:val="Ttulo2"/>
        <w:numPr>
          <w:ilvl w:val="1"/>
          <w:numId w:val="6"/>
        </w:numPr>
        <w:rPr>
          <w:color w:val="000000"/>
        </w:rPr>
      </w:pPr>
      <w:bookmarkStart w:id="162" w:name="__RefHeading___Toc11231_3634989049"/>
      <w:bookmarkStart w:id="163" w:name="_Toc138324024"/>
      <w:bookmarkEnd w:id="162"/>
      <w:r>
        <w:t>Comparar com outros períodos do dia</w:t>
      </w:r>
      <w:bookmarkEnd w:id="163"/>
    </w:p>
    <w:p w14:paraId="062DB35A" w14:textId="77777777" w:rsidR="007B434C" w:rsidRDefault="00000000">
      <w:pPr>
        <w:ind w:left="283" w:firstLine="426"/>
        <w:jc w:val="left"/>
        <w:rPr>
          <w:color w:val="000000"/>
        </w:rPr>
      </w:pPr>
      <w:r>
        <w:t>Em comparação com os outros períodos do dia, os resultados mostram que, durante as horas de ponta, existe uma diferença cerca de 30% no número de entradas e saídas pelos 11 eixos com as horas da tarde. Em contrapartida, durante as horas noturnas, a diferença foi muito mais significativa, com uma variação de 75% a 65% no número de entradas e saídas, respetivamente.</w:t>
      </w:r>
      <w:ins w:id="164" w:author="Unknown Author" w:date="2023-07-01T22:47:00Z">
        <w:r>
          <w:t xml:space="preserve"> </w:t>
        </w:r>
        <w:r>
          <w:rPr>
            <w:highlight w:val="yellow"/>
          </w:rPr>
          <w:t>Confuso. 30% de quê relativamente a quê? E 75 65</w:t>
        </w:r>
      </w:ins>
      <w:ins w:id="165" w:author="Unknown Author" w:date="2023-07-01T22:48:00Z">
        <w:r>
          <w:rPr>
            <w:highlight w:val="yellow"/>
          </w:rPr>
          <w:t xml:space="preserve"> de que relativamente a quê? Coloca mais dados, como os valores absolutos e diferenças, para se perceber melhor</w:t>
        </w:r>
      </w:ins>
    </w:p>
    <w:p w14:paraId="22464795" w14:textId="77777777" w:rsidR="007B434C" w:rsidRDefault="007B434C">
      <w:pPr>
        <w:rPr>
          <w:color w:val="000000"/>
        </w:rPr>
      </w:pPr>
    </w:p>
    <w:p w14:paraId="7D34E855" w14:textId="77777777" w:rsidR="007B434C" w:rsidRDefault="007B434C">
      <w:pPr>
        <w:rPr>
          <w:color w:val="000000"/>
        </w:rPr>
      </w:pPr>
    </w:p>
    <w:p w14:paraId="71C1F079" w14:textId="77777777" w:rsidR="007B434C" w:rsidRDefault="007B434C">
      <w:pPr>
        <w:rPr>
          <w:color w:val="000000"/>
        </w:rPr>
      </w:pPr>
    </w:p>
    <w:p w14:paraId="38334BDE" w14:textId="77777777" w:rsidR="007B434C" w:rsidRDefault="007B434C">
      <w:pPr>
        <w:rPr>
          <w:color w:val="000000"/>
        </w:rPr>
      </w:pPr>
    </w:p>
    <w:p w14:paraId="22F24B82" w14:textId="77777777" w:rsidR="007B434C" w:rsidRDefault="007B434C">
      <w:pPr>
        <w:rPr>
          <w:color w:val="000000"/>
        </w:rPr>
      </w:pPr>
    </w:p>
    <w:p w14:paraId="4447751F" w14:textId="77777777" w:rsidR="007B434C" w:rsidRDefault="00000000">
      <w:pPr>
        <w:pStyle w:val="Ttulo2"/>
        <w:numPr>
          <w:ilvl w:val="1"/>
          <w:numId w:val="6"/>
        </w:numPr>
        <w:rPr>
          <w:color w:val="000000"/>
        </w:rPr>
      </w:pPr>
      <w:bookmarkStart w:id="166" w:name="__RefHeading___Toc11233_3634989049"/>
      <w:bookmarkStart w:id="167" w:name="_Toc138324025"/>
      <w:bookmarkEnd w:id="166"/>
      <w:r>
        <w:rPr>
          <w:noProof/>
        </w:rPr>
        <w:lastRenderedPageBreak/>
        <mc:AlternateContent>
          <mc:Choice Requires="wps">
            <w:drawing>
              <wp:anchor distT="0" distB="0" distL="114300" distR="114300" simplePos="0" relativeHeight="181" behindDoc="0" locked="0" layoutInCell="1" allowOverlap="1" wp14:anchorId="6FE98FB5" wp14:editId="6E3B0026">
                <wp:simplePos x="0" y="0"/>
                <wp:positionH relativeFrom="column">
                  <wp:posOffset>-3810</wp:posOffset>
                </wp:positionH>
                <wp:positionV relativeFrom="paragraph">
                  <wp:posOffset>3591560</wp:posOffset>
                </wp:positionV>
                <wp:extent cx="5400675" cy="224790"/>
                <wp:effectExtent l="0" t="0" r="0" b="0"/>
                <wp:wrapSquare wrapText="bothSides"/>
                <wp:docPr id="53" name="2"/>
                <wp:cNvGraphicFramePr/>
                <a:graphic xmlns:a="http://schemas.openxmlformats.org/drawingml/2006/main">
                  <a:graphicData uri="http://schemas.microsoft.com/office/word/2010/wordprocessingShape">
                    <wps:wsp>
                      <wps:cNvSpPr/>
                      <wps:spPr>
                        <a:xfrm>
                          <a:off x="0" y="0"/>
                          <a:ext cx="540000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5EF721BA" w14:textId="77777777" w:rsidR="007B434C" w:rsidRDefault="00000000" w:rsidP="00527491">
                            <w:pPr>
                              <w:pStyle w:val="Legenda"/>
                            </w:pPr>
                            <w:r>
                              <w:t xml:space="preserve">Figura </w:t>
                            </w:r>
                            <w:r>
                              <w:fldChar w:fldCharType="begin"/>
                            </w:r>
                            <w:r>
                              <w:instrText>SEQ Figura \* ARABIC</w:instrText>
                            </w:r>
                            <w:r>
                              <w:fldChar w:fldCharType="separate"/>
                            </w:r>
                            <w:r>
                              <w:t>10</w:t>
                            </w:r>
                            <w:r>
                              <w:fldChar w:fldCharType="end"/>
                            </w:r>
                            <w:r>
                              <w:t xml:space="preserve"> - Períodos de aulas ou férias vs. existência de pluviosidade</w:t>
                            </w:r>
                          </w:p>
                        </w:txbxContent>
                      </wps:txbx>
                      <wps:bodyPr lIns="0" tIns="0" rIns="0" bIns="0">
                        <a:noAutofit/>
                      </wps:bodyPr>
                    </wps:wsp>
                  </a:graphicData>
                </a:graphic>
              </wp:anchor>
            </w:drawing>
          </mc:Choice>
          <mc:Fallback>
            <w:pict>
              <v:rect w14:anchorId="6FE98FB5" id="2" o:spid="_x0000_s1028" style="position:absolute;left:0;text-align:left;margin-left:-.3pt;margin-top:282.8pt;width:425.25pt;height:17.7pt;z-index:1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" strokeweight=".02mm">
                <v:stroke joinstyle="round"/>
                <v:textbox inset="0,0,0,0">
                  <w:txbxContent>
                    <w:p w14:paraId="5EF721BA" w14:textId="77777777" w:rsidR="007B434C" w:rsidRDefault="00000000" w:rsidP="00527491">
                      <w:pPr>
                        <w:pStyle w:val="Legenda"/>
                      </w:pPr>
                      <w:r>
                        <w:t xml:space="preserve">Figura </w:t>
                      </w:r>
                      <w:r>
                        <w:fldChar w:fldCharType="begin"/>
                      </w:r>
                      <w:r>
                        <w:instrText>SEQ Figura \* ARABIC</w:instrText>
                      </w:r>
                      <w:r>
                        <w:fldChar w:fldCharType="separate"/>
                      </w:r>
                      <w:r>
                        <w:t>10</w:t>
                      </w:r>
                      <w:r>
                        <w:fldChar w:fldCharType="end"/>
                      </w:r>
                      <w:r>
                        <w:t xml:space="preserve"> - Períodos de aulas ou férias vs. existência de pluviosidade</w:t>
                      </w:r>
                    </w:p>
                  </w:txbxContent>
                </v:textbox>
                <w10:wrap type="square"/>
              </v:rect>
            </w:pict>
          </mc:Fallback>
        </mc:AlternateContent>
      </w:r>
      <w:r>
        <w:rPr>
          <w:noProof/>
        </w:rPr>
        <w:drawing>
          <wp:anchor distT="0" distB="0" distL="114300" distR="114300" simplePos="0" relativeHeight="176" behindDoc="0" locked="0" layoutInCell="1" allowOverlap="1" wp14:anchorId="68819322" wp14:editId="4DF67DC1">
            <wp:simplePos x="0" y="0"/>
            <wp:positionH relativeFrom="column">
              <wp:posOffset>-3810</wp:posOffset>
            </wp:positionH>
            <wp:positionV relativeFrom="paragraph">
              <wp:posOffset>601980</wp:posOffset>
            </wp:positionV>
            <wp:extent cx="5400040" cy="2932430"/>
            <wp:effectExtent l="0" t="0" r="0" b="0"/>
            <wp:wrapTight wrapText="bothSides">
              <wp:wrapPolygon edited="0">
                <wp:start x="-30" y="0"/>
                <wp:lineTo x="-30" y="21436"/>
                <wp:lineTo x="21484" y="21436"/>
                <wp:lineTo x="21484" y="0"/>
                <wp:lineTo x="-30" y="0"/>
              </wp:wrapPolygon>
            </wp:wrapTight>
            <wp:docPr id="55" name="Image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 descr="Uma imagem com texto, captura de ecrã, diagrama, Gráfico&#10;&#10;Descrição gerada automaticamente"/>
                    <pic:cNvPicPr>
                      <a:picLocks noChangeAspect="1" noChangeArrowheads="1"/>
                    </pic:cNvPicPr>
                  </pic:nvPicPr>
                  <pic:blipFill>
                    <a:blip r:embed="rId53"/>
                    <a:stretch>
                      <a:fillRect/>
                    </a:stretch>
                  </pic:blipFill>
                  <pic:spPr bwMode="auto">
                    <a:xfrm>
                      <a:off x="0" y="0"/>
                      <a:ext cx="5400040" cy="2932430"/>
                    </a:xfrm>
                    <a:prstGeom prst="rect">
                      <a:avLst/>
                    </a:prstGeom>
                  </pic:spPr>
                </pic:pic>
              </a:graphicData>
            </a:graphic>
          </wp:anchor>
        </w:drawing>
      </w:r>
      <w:bookmarkEnd w:id="167"/>
      <w:r>
        <w:t>Relacionar variáveis como os períodos de aulas ou férias e a existência de pluviosidade</w:t>
      </w:r>
    </w:p>
    <w:p w14:paraId="1F162037" w14:textId="77777777" w:rsidR="004D0F86" w:rsidRDefault="004D0F86"/>
    <w:p w14:paraId="0464F743" w14:textId="41817945" w:rsidR="007B434C" w:rsidRDefault="00000000">
      <w:pPr>
        <w:rPr>
          <w:color w:val="000000"/>
        </w:rPr>
      </w:pPr>
      <w:r>
        <w:t>Na verdade, existem 2100 registos nos dias de escola divididos pelos 11 eixos, em relação aos 160 registos de chuva, sendo esta caraterizada entre chuva fraca entre 0 a 5 mm e chuva moderada entre 5 a 25</w:t>
      </w:r>
      <w:ins w:id="168" w:author="Unknown Author" w:date="2023-07-01T22:49:00Z">
        <w:r>
          <w:t xml:space="preserve"> </w:t>
        </w:r>
      </w:ins>
      <w:r>
        <w:t>mm.</w:t>
      </w:r>
    </w:p>
    <w:p w14:paraId="306E8661" w14:textId="4D549914" w:rsidR="007B434C" w:rsidRDefault="004D0F86">
      <w:pPr>
        <w:rPr>
          <w:color w:val="000000"/>
        </w:rPr>
      </w:pPr>
      <w:r>
        <w:t>Quando observamos o gráfico, verifica-se que média de entradas/saídas em relação aos dias de chuva é cerca de metade, no entanto é difícil fazer uma qualificação objetiva, porque os dados são insuficientes para a questão do problema.</w:t>
      </w:r>
    </w:p>
    <w:p w14:paraId="1B260431" w14:textId="77777777" w:rsidR="007B434C" w:rsidRDefault="007B434C">
      <w:pPr>
        <w:rPr>
          <w:color w:val="000000"/>
        </w:rPr>
      </w:pPr>
    </w:p>
    <w:p w14:paraId="1C7B942F" w14:textId="77777777" w:rsidR="007B434C" w:rsidRDefault="00000000">
      <w:pPr>
        <w:pStyle w:val="Ttulo2"/>
        <w:numPr>
          <w:ilvl w:val="1"/>
          <w:numId w:val="6"/>
        </w:numPr>
        <w:rPr>
          <w:color w:val="000000"/>
        </w:rPr>
      </w:pPr>
      <w:bookmarkStart w:id="169" w:name="__RefHeading___Toc11235_3634989049"/>
      <w:bookmarkStart w:id="170" w:name="_Toc138324026"/>
      <w:bookmarkEnd w:id="169"/>
      <w:r>
        <w:t>Análise das zonas destino e origem da cidade</w:t>
      </w:r>
      <w:bookmarkEnd w:id="170"/>
      <w:r>
        <w:t xml:space="preserve"> </w:t>
      </w:r>
    </w:p>
    <w:p w14:paraId="4BF09462" w14:textId="77777777" w:rsidR="007B434C" w:rsidRDefault="00000000">
      <w:pPr>
        <w:jc w:val="left"/>
        <w:rPr>
          <w:color w:val="000000"/>
        </w:rPr>
      </w:pPr>
      <w:r>
        <w:t xml:space="preserve">Relativamente à análise das zonas destino e origem da cidade, foi estabelecido a comparação na quantidade de tráfego (entradas e saídas) entre dias </w:t>
      </w:r>
      <w:del w:id="171" w:author="Unknown Author" w:date="2023-07-01T22:49:00Z">
        <w:r>
          <w:delText>u</w:delText>
        </w:r>
      </w:del>
      <w:ins w:id="172" w:author="Unknown Author" w:date="2023-07-01T22:49:00Z">
        <w:r>
          <w:t>ú</w:t>
        </w:r>
      </w:ins>
      <w:r>
        <w:t>teis como sexta e domingo, horas de ponta das 7 às 10 da manhã e das 17 às19 da tarde e períodos escolares de janeiro até junho e setembro até dezembro.</w:t>
      </w:r>
    </w:p>
    <w:p w14:paraId="67794E1D" w14:textId="77777777" w:rsidR="007B434C" w:rsidRDefault="00000000">
      <w:pPr>
        <w:pStyle w:val="Ttulo2"/>
        <w:numPr>
          <w:ilvl w:val="0"/>
          <w:numId w:val="0"/>
        </w:numPr>
        <w:ind w:left="823"/>
        <w:rPr>
          <w:sz w:val="24"/>
          <w:szCs w:val="24"/>
        </w:rPr>
      </w:pPr>
      <w:bookmarkStart w:id="173" w:name="__RefHeading___Toc11237_3634989049"/>
      <w:bookmarkStart w:id="174" w:name="_Toc138324027"/>
      <w:bookmarkEnd w:id="173"/>
      <w:r>
        <w:rPr>
          <w:sz w:val="24"/>
          <w:szCs w:val="24"/>
        </w:rPr>
        <w:lastRenderedPageBreak/>
        <w:t>5.5.1. Dias Uteis vs. Outros Dias</w:t>
      </w:r>
      <w:bookmarkEnd w:id="174"/>
    </w:p>
    <w:p w14:paraId="33B6988F" w14:textId="77777777" w:rsidR="007B434C" w:rsidRDefault="00000000">
      <w:pPr>
        <w:jc w:val="left"/>
        <w:rPr>
          <w:color w:val="000000"/>
        </w:rPr>
      </w:pPr>
      <w:r>
        <w:rPr>
          <w:noProof/>
        </w:rPr>
        <w:drawing>
          <wp:anchor distT="0" distB="0" distL="0" distR="0" simplePos="0" relativeHeight="173" behindDoc="0" locked="0" layoutInCell="1" allowOverlap="1" wp14:anchorId="04433F5E" wp14:editId="22E29BFE">
            <wp:simplePos x="0" y="0"/>
            <wp:positionH relativeFrom="column">
              <wp:posOffset>-914400</wp:posOffset>
            </wp:positionH>
            <wp:positionV relativeFrom="paragraph">
              <wp:posOffset>2749550</wp:posOffset>
            </wp:positionV>
            <wp:extent cx="3582035" cy="2268220"/>
            <wp:effectExtent l="0" t="0" r="0" b="0"/>
            <wp:wrapNone/>
            <wp:docPr id="56" name="Imagem 27"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27" descr="Uma imagem com gráfico&#10;&#10;Descrição gerada automaticamente"/>
                    <pic:cNvPicPr>
                      <a:picLocks noChangeAspect="1" noChangeArrowheads="1"/>
                    </pic:cNvPicPr>
                  </pic:nvPicPr>
                  <pic:blipFill>
                    <a:blip r:embed="rId54"/>
                    <a:stretch>
                      <a:fillRect/>
                    </a:stretch>
                  </pic:blipFill>
                  <pic:spPr bwMode="auto">
                    <a:xfrm>
                      <a:off x="0" y="0"/>
                      <a:ext cx="3582035" cy="2268220"/>
                    </a:xfrm>
                    <a:prstGeom prst="rect">
                      <a:avLst/>
                    </a:prstGeom>
                  </pic:spPr>
                </pic:pic>
              </a:graphicData>
            </a:graphic>
          </wp:anchor>
        </w:drawing>
      </w:r>
      <w:r>
        <w:rPr>
          <w:noProof/>
        </w:rPr>
        <w:drawing>
          <wp:anchor distT="0" distB="0" distL="0" distR="0" simplePos="0" relativeHeight="174" behindDoc="0" locked="0" layoutInCell="1" allowOverlap="1" wp14:anchorId="6A872481" wp14:editId="5D9062C5">
            <wp:simplePos x="0" y="0"/>
            <wp:positionH relativeFrom="column">
              <wp:posOffset>2738755</wp:posOffset>
            </wp:positionH>
            <wp:positionV relativeFrom="paragraph">
              <wp:posOffset>2749550</wp:posOffset>
            </wp:positionV>
            <wp:extent cx="3582035" cy="2268220"/>
            <wp:effectExtent l="0" t="0" r="0" b="0"/>
            <wp:wrapNone/>
            <wp:docPr id="57" name="Imagem 28"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28" descr="Uma imagem com gráfico&#10;&#10;Descrição gerada automaticamente"/>
                    <pic:cNvPicPr>
                      <a:picLocks noChangeAspect="1" noChangeArrowheads="1"/>
                    </pic:cNvPicPr>
                  </pic:nvPicPr>
                  <pic:blipFill>
                    <a:blip r:embed="rId55"/>
                    <a:stretch>
                      <a:fillRect/>
                    </a:stretch>
                  </pic:blipFill>
                  <pic:spPr bwMode="auto">
                    <a:xfrm>
                      <a:off x="0" y="0"/>
                      <a:ext cx="3582035" cy="2268220"/>
                    </a:xfrm>
                    <a:prstGeom prst="rect">
                      <a:avLst/>
                    </a:prstGeom>
                  </pic:spPr>
                </pic:pic>
              </a:graphicData>
            </a:graphic>
          </wp:anchor>
        </w:drawing>
      </w:r>
      <w:r>
        <w:rPr>
          <w:color w:val="000000"/>
        </w:rPr>
        <w:t xml:space="preserve">Através da observação dos gráficos, verifica-se que a quantidade de tráfego é aproximadamente metade nas sextas e domingos, de modo que é importante apontar algumas razões para o elevado fluxo de tráfego nestes eixos, nomeadamente através de </w:t>
      </w:r>
    </w:p>
    <w:p w14:paraId="7F07809C" w14:textId="77777777" w:rsidR="007B434C" w:rsidRDefault="007B434C">
      <w:pPr>
        <w:jc w:val="left"/>
        <w:rPr>
          <w:ins w:id="175" w:author="Unknown Author" w:date="2023-07-01T22:50:00Z"/>
          <w:color w:val="000000"/>
        </w:rPr>
      </w:pPr>
    </w:p>
    <w:p w14:paraId="5DDDD8A1" w14:textId="77777777" w:rsidR="007B434C" w:rsidRDefault="00000000">
      <w:pPr>
        <w:jc w:val="left"/>
        <w:rPr>
          <w:ins w:id="176" w:author="Unknown Author" w:date="2023-07-01T22:50:00Z"/>
          <w:highlight w:val="yellow"/>
        </w:rPr>
      </w:pPr>
      <w:ins w:id="177" w:author="Unknown Author" w:date="2023-07-01T22:50:00Z">
        <w:r>
          <w:rPr>
            <w:color w:val="000000"/>
            <w:highlight w:val="yellow"/>
          </w:rPr>
          <w:t>Isto está desgarrado… formata bem e completa</w:t>
        </w:r>
      </w:ins>
    </w:p>
    <w:p w14:paraId="22CC915A" w14:textId="77777777" w:rsidR="007B434C" w:rsidRDefault="00000000">
      <w:pPr>
        <w:jc w:val="left"/>
        <w:rPr>
          <w:color w:val="000000"/>
        </w:rPr>
      </w:pPr>
      <w:r>
        <w:rPr>
          <w:color w:val="000000"/>
        </w:rPr>
        <w:t>padrões de deslocação, turísticos e de eventos. Os padrões de deslocação podem surgir do facto de ser a capital, pois engloba uma grande rede comercial e residencial</w:t>
      </w:r>
      <w:ins w:id="178" w:author="Unknown Author" w:date="2023-07-01T22:50:00Z">
        <w:r>
          <w:rPr>
            <w:color w:val="000000"/>
          </w:rPr>
          <w:t>. Os</w:t>
        </w:r>
      </w:ins>
      <w:del w:id="179" w:author="Unknown Author" w:date="2023-07-01T22:50:00Z">
        <w:r>
          <w:rPr>
            <w:color w:val="000000"/>
          </w:rPr>
          <w:delText>, os</w:delText>
        </w:r>
      </w:del>
      <w:r>
        <w:rPr>
          <w:color w:val="000000"/>
        </w:rPr>
        <w:t xml:space="preserve"> padrões turísticos indicam </w:t>
      </w:r>
      <w:del w:id="180" w:author="Unknown Author" w:date="2023-07-01T22:51:00Z">
        <w:r>
          <w:rPr>
            <w:color w:val="000000"/>
          </w:rPr>
          <w:delText>a</w:delText>
        </w:r>
      </w:del>
      <w:r>
        <w:rPr>
          <w:color w:val="000000"/>
        </w:rPr>
        <w:t xml:space="preserve">o facto de ser a área mais popular de Portugal e os padrões de eventos revelam a realização de concertos, festivais, atividades desportivas, entre </w:t>
      </w:r>
      <w:r>
        <w:rPr>
          <w:noProof/>
        </w:rPr>
        <w:drawing>
          <wp:anchor distT="0" distB="0" distL="0" distR="0" simplePos="0" relativeHeight="177" behindDoc="1" locked="0" layoutInCell="1" allowOverlap="1" wp14:anchorId="072A0DB7" wp14:editId="735CD967">
            <wp:simplePos x="0" y="0"/>
            <wp:positionH relativeFrom="column">
              <wp:posOffset>-881380</wp:posOffset>
            </wp:positionH>
            <wp:positionV relativeFrom="paragraph">
              <wp:posOffset>1173480</wp:posOffset>
            </wp:positionV>
            <wp:extent cx="3578225" cy="2267585"/>
            <wp:effectExtent l="0" t="0" r="0" b="0"/>
            <wp:wrapNone/>
            <wp:docPr id="58" name="Image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 descr="Uma imagem com texto, captura de ecrã, Gráfico, diagrama&#10;&#10;Descrição gerada automaticamente"/>
                    <pic:cNvPicPr>
                      <a:picLocks noChangeAspect="1" noChangeArrowheads="1"/>
                    </pic:cNvPicPr>
                  </pic:nvPicPr>
                  <pic:blipFill>
                    <a:blip r:embed="rId54"/>
                    <a:stretch>
                      <a:fillRect/>
                    </a:stretch>
                  </pic:blipFill>
                  <pic:spPr bwMode="auto">
                    <a:xfrm>
                      <a:off x="0" y="0"/>
                      <a:ext cx="3578225" cy="2267585"/>
                    </a:xfrm>
                    <a:prstGeom prst="rect">
                      <a:avLst/>
                    </a:prstGeom>
                  </pic:spPr>
                </pic:pic>
              </a:graphicData>
            </a:graphic>
          </wp:anchor>
        </w:drawing>
      </w:r>
      <w:r>
        <w:rPr>
          <w:color w:val="000000"/>
        </w:rPr>
        <w:t>outros.</w:t>
      </w:r>
      <w:ins w:id="181" w:author="Unknown Author" w:date="2023-07-01T22:51:00Z">
        <w:r>
          <w:rPr>
            <w:color w:val="000000"/>
          </w:rPr>
          <w:t xml:space="preserve"> </w:t>
        </w:r>
        <w:r>
          <w:rPr>
            <w:color w:val="000000"/>
            <w:highlight w:val="yellow"/>
          </w:rPr>
          <w:t>Tira-se esta conclusão dos dados?  Se não é melhor fundamentares melhor ou retirar o que não consegues referenciar...</w:t>
        </w:r>
      </w:ins>
    </w:p>
    <w:p w14:paraId="1CF0DCA6" w14:textId="77777777" w:rsidR="007B434C" w:rsidRDefault="00000000">
      <w:pPr>
        <w:jc w:val="left"/>
        <w:rPr>
          <w:color w:val="000000"/>
        </w:rPr>
      </w:pPr>
      <w:r>
        <w:rPr>
          <w:noProof/>
          <w:color w:val="000000"/>
        </w:rPr>
        <w:drawing>
          <wp:anchor distT="0" distB="0" distL="0" distR="0" simplePos="0" relativeHeight="179" behindDoc="1" locked="0" layoutInCell="1" allowOverlap="1" wp14:anchorId="4C0D3FE6" wp14:editId="33594195">
            <wp:simplePos x="0" y="0"/>
            <wp:positionH relativeFrom="column">
              <wp:posOffset>2712085</wp:posOffset>
            </wp:positionH>
            <wp:positionV relativeFrom="paragraph">
              <wp:posOffset>10795</wp:posOffset>
            </wp:positionV>
            <wp:extent cx="3578225" cy="2268220"/>
            <wp:effectExtent l="0" t="0" r="0" b="0"/>
            <wp:wrapNone/>
            <wp:docPr id="59" name="Image3"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 descr="Uma imagem com texto, captura de ecrã, Gráfico, diagrama&#10;&#10;Descrição gerada automaticamente"/>
                    <pic:cNvPicPr>
                      <a:picLocks noChangeAspect="1" noChangeArrowheads="1"/>
                    </pic:cNvPicPr>
                  </pic:nvPicPr>
                  <pic:blipFill>
                    <a:blip r:embed="rId55"/>
                    <a:stretch>
                      <a:fillRect/>
                    </a:stretch>
                  </pic:blipFill>
                  <pic:spPr bwMode="auto">
                    <a:xfrm>
                      <a:off x="0" y="0"/>
                      <a:ext cx="3578225" cy="2268220"/>
                    </a:xfrm>
                    <a:prstGeom prst="rect">
                      <a:avLst/>
                    </a:prstGeom>
                  </pic:spPr>
                </pic:pic>
              </a:graphicData>
            </a:graphic>
          </wp:anchor>
        </w:drawing>
      </w:r>
    </w:p>
    <w:p w14:paraId="5F4D938F" w14:textId="77777777" w:rsidR="007B434C" w:rsidRDefault="007B434C">
      <w:pPr>
        <w:jc w:val="left"/>
        <w:rPr>
          <w:color w:val="000000"/>
        </w:rPr>
      </w:pPr>
    </w:p>
    <w:p w14:paraId="3E22CB30" w14:textId="77777777" w:rsidR="007B434C" w:rsidRDefault="007B434C">
      <w:pPr>
        <w:rPr>
          <w:color w:val="000000"/>
        </w:rPr>
      </w:pPr>
    </w:p>
    <w:p w14:paraId="57D9BC0A" w14:textId="77777777" w:rsidR="007B434C" w:rsidRDefault="007B434C">
      <w:pPr>
        <w:rPr>
          <w:color w:val="000000"/>
        </w:rPr>
      </w:pPr>
    </w:p>
    <w:p w14:paraId="570FB009" w14:textId="77777777" w:rsidR="007B434C" w:rsidRDefault="007B434C">
      <w:pPr>
        <w:rPr>
          <w:color w:val="000000"/>
        </w:rPr>
      </w:pPr>
    </w:p>
    <w:p w14:paraId="0FE13266" w14:textId="77777777" w:rsidR="007B434C" w:rsidRDefault="007B434C">
      <w:pPr>
        <w:rPr>
          <w:color w:val="000000"/>
        </w:rPr>
      </w:pPr>
    </w:p>
    <w:p w14:paraId="4D572076" w14:textId="77777777" w:rsidR="007B434C" w:rsidRDefault="007B434C">
      <w:pPr>
        <w:rPr>
          <w:color w:val="000000"/>
        </w:rPr>
      </w:pPr>
    </w:p>
    <w:p w14:paraId="22852B8E" w14:textId="77777777" w:rsidR="007B434C" w:rsidRDefault="00000000">
      <w:pPr>
        <w:rPr>
          <w:color w:val="000000"/>
        </w:rPr>
      </w:pPr>
      <w:r>
        <w:rPr>
          <w:noProof/>
        </w:rPr>
        <mc:AlternateContent>
          <mc:Choice Requires="wps">
            <w:drawing>
              <wp:anchor distT="0" distB="0" distL="0" distR="0" simplePos="0" relativeHeight="183" behindDoc="0" locked="0" layoutInCell="1" allowOverlap="1" wp14:anchorId="0235C19B" wp14:editId="63510DEE">
                <wp:simplePos x="0" y="0"/>
                <wp:positionH relativeFrom="column">
                  <wp:posOffset>231775</wp:posOffset>
                </wp:positionH>
                <wp:positionV relativeFrom="paragraph">
                  <wp:posOffset>76200</wp:posOffset>
                </wp:positionV>
                <wp:extent cx="5168900" cy="483235"/>
                <wp:effectExtent l="0" t="0" r="0" b="0"/>
                <wp:wrapNone/>
                <wp:docPr id="60" name="3"/>
                <wp:cNvGraphicFramePr/>
                <a:graphic xmlns:a="http://schemas.openxmlformats.org/drawingml/2006/main">
                  <a:graphicData uri="http://schemas.microsoft.com/office/word/2010/wordprocessingShape">
                    <wps:wsp>
                      <wps:cNvSpPr/>
                      <wps:spPr>
                        <a:xfrm>
                          <a:off x="0" y="0"/>
                          <a:ext cx="5168160" cy="48276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27D4BF88" w14:textId="77777777" w:rsidR="007B434C" w:rsidRDefault="00000000" w:rsidP="00527491">
                            <w:pPr>
                              <w:pStyle w:val="Legenda"/>
                            </w:pPr>
                            <w:r>
                              <w:t xml:space="preserve">Figura </w:t>
                            </w:r>
                            <w:r>
                              <w:fldChar w:fldCharType="begin"/>
                            </w:r>
                            <w:r>
                              <w:instrText>SEQ Figura \* ARABIC</w:instrText>
                            </w:r>
                            <w:r>
                              <w:fldChar w:fldCharType="separate"/>
                            </w:r>
                            <w:r>
                              <w:t>11</w:t>
                            </w:r>
                            <w:r>
                              <w:fldChar w:fldCharType="end"/>
                            </w:r>
                            <w:r>
                              <w:t xml:space="preserve"> - Tráfego nos dias </w:t>
                            </w:r>
                            <w:del w:id="182" w:author="Unknown Author" w:date="2023-07-01T22:51:00Z">
                              <w:r>
                                <w:delText>u</w:delText>
                              </w:r>
                            </w:del>
                            <w:ins w:id="183" w:author="Unknown Author" w:date="2023-07-01T22:51:00Z">
                              <w:r>
                                <w:t>ú</w:t>
                              </w:r>
                            </w:ins>
                            <w:r>
                              <w:t>teis para as pontes 25 de Abril e Vasco da Gama</w:t>
                            </w:r>
                          </w:p>
                        </w:txbxContent>
                      </wps:txbx>
                      <wps:bodyPr lIns="0" tIns="0" rIns="0" bIns="0">
                        <a:noAutofit/>
                      </wps:bodyPr>
                    </wps:wsp>
                  </a:graphicData>
                </a:graphic>
              </wp:anchor>
            </w:drawing>
          </mc:Choice>
          <mc:Fallback>
            <w:pict>
              <v:rect w14:anchorId="0235C19B" id="3" o:spid="_x0000_s1029" style="position:absolute;left:0;text-align:left;margin-left:18.25pt;margin-top:6pt;width:407pt;height:38.05pt;z-index:1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" strokeweight=".02mm">
                <v:stroke joinstyle="round"/>
                <v:textbox inset="0,0,0,0">
                  <w:txbxContent>
                    <w:p w14:paraId="27D4BF88" w14:textId="77777777" w:rsidR="007B434C" w:rsidRDefault="00000000" w:rsidP="00527491">
                      <w:pPr>
                        <w:pStyle w:val="Legenda"/>
                      </w:pPr>
                      <w:r>
                        <w:t xml:space="preserve">Figura </w:t>
                      </w:r>
                      <w:r>
                        <w:fldChar w:fldCharType="begin"/>
                      </w:r>
                      <w:r>
                        <w:instrText>SEQ Figura \* ARABIC</w:instrText>
                      </w:r>
                      <w:r>
                        <w:fldChar w:fldCharType="separate"/>
                      </w:r>
                      <w:r>
                        <w:t>11</w:t>
                      </w:r>
                      <w:r>
                        <w:fldChar w:fldCharType="end"/>
                      </w:r>
                      <w:r>
                        <w:t xml:space="preserve"> - Tráfego nos dias </w:t>
                      </w:r>
                      <w:del w:id="184" w:author="Unknown Author" w:date="2023-07-01T22:51:00Z">
                        <w:r>
                          <w:delText>u</w:delText>
                        </w:r>
                      </w:del>
                      <w:ins w:id="185" w:author="Unknown Author" w:date="2023-07-01T22:51:00Z">
                        <w:r>
                          <w:t>ú</w:t>
                        </w:r>
                      </w:ins>
                      <w:r>
                        <w:t>teis para as pontes 25 de Abril e Vasco da Gama</w:t>
                      </w:r>
                    </w:p>
                  </w:txbxContent>
                </v:textbox>
              </v:rect>
            </w:pict>
          </mc:Fallback>
        </mc:AlternateContent>
      </w:r>
    </w:p>
    <w:p w14:paraId="69E4B482" w14:textId="77777777" w:rsidR="007B434C" w:rsidRDefault="007B434C">
      <w:pPr>
        <w:rPr>
          <w:color w:val="000000"/>
        </w:rPr>
      </w:pPr>
    </w:p>
    <w:p w14:paraId="05EDDBD6" w14:textId="77777777" w:rsidR="007B434C" w:rsidRDefault="007B434C">
      <w:pPr>
        <w:rPr>
          <w:color w:val="000000"/>
        </w:rPr>
      </w:pPr>
    </w:p>
    <w:p w14:paraId="111756D8" w14:textId="77777777" w:rsidR="007B434C" w:rsidRDefault="007B434C">
      <w:pPr>
        <w:rPr>
          <w:color w:val="000000"/>
        </w:rPr>
      </w:pPr>
    </w:p>
    <w:p w14:paraId="476B557D" w14:textId="77777777" w:rsidR="007B434C" w:rsidRDefault="007B434C">
      <w:pPr>
        <w:rPr>
          <w:color w:val="000000"/>
        </w:rPr>
      </w:pPr>
    </w:p>
    <w:p w14:paraId="7BBB7F03" w14:textId="77777777" w:rsidR="007B434C" w:rsidRDefault="007B434C">
      <w:pPr>
        <w:rPr>
          <w:color w:val="000000"/>
        </w:rPr>
      </w:pPr>
    </w:p>
    <w:p w14:paraId="630497CA" w14:textId="77777777" w:rsidR="007B434C" w:rsidRDefault="007B434C">
      <w:pPr>
        <w:rPr>
          <w:color w:val="000000"/>
        </w:rPr>
      </w:pPr>
    </w:p>
    <w:p w14:paraId="42400A68" w14:textId="77777777" w:rsidR="007B434C" w:rsidRDefault="007B434C">
      <w:pPr>
        <w:rPr>
          <w:color w:val="000000"/>
        </w:rPr>
      </w:pPr>
    </w:p>
    <w:p w14:paraId="2DDC1272" w14:textId="77777777" w:rsidR="007B434C" w:rsidRDefault="007B434C">
      <w:pPr>
        <w:rPr>
          <w:color w:val="000000"/>
        </w:rPr>
      </w:pPr>
    </w:p>
    <w:p w14:paraId="6EBC7102" w14:textId="77777777" w:rsidR="007B434C" w:rsidRDefault="007B434C">
      <w:pPr>
        <w:rPr>
          <w:color w:val="000000"/>
        </w:rPr>
      </w:pPr>
    </w:p>
    <w:p w14:paraId="4E485283" w14:textId="77777777" w:rsidR="007B434C" w:rsidRDefault="007B434C">
      <w:pPr>
        <w:rPr>
          <w:color w:val="000000"/>
        </w:rPr>
        <w:sectPr w:rsidR="007B434C">
          <w:headerReference w:type="even" r:id="rId56"/>
          <w:headerReference w:type="default" r:id="rId57"/>
          <w:footerReference w:type="even" r:id="rId58"/>
          <w:footerReference w:type="default" r:id="rId59"/>
          <w:type w:val="oddPage"/>
          <w:pgSz w:w="11906" w:h="16838"/>
          <w:pgMar w:top="1731" w:right="1701" w:bottom="1731" w:left="1701" w:header="709" w:footer="709" w:gutter="0"/>
          <w:cols w:space="720"/>
          <w:formProt w:val="0"/>
          <w:docGrid w:linePitch="360"/>
        </w:sectPr>
      </w:pPr>
    </w:p>
    <w:p w14:paraId="47923DF0" w14:textId="77777777" w:rsidR="007B434C" w:rsidRDefault="00000000">
      <w:pPr>
        <w:pStyle w:val="Ttulo2"/>
        <w:numPr>
          <w:ilvl w:val="0"/>
          <w:numId w:val="0"/>
        </w:numPr>
        <w:rPr>
          <w:sz w:val="24"/>
          <w:szCs w:val="24"/>
        </w:rPr>
      </w:pPr>
      <w:bookmarkStart w:id="186" w:name="__RefHeading___Toc11239_3634989049"/>
      <w:bookmarkStart w:id="187" w:name="_Toc477106221"/>
      <w:bookmarkStart w:id="188" w:name="_Toc476831694"/>
      <w:bookmarkStart w:id="189" w:name="_Toc474921711"/>
      <w:bookmarkStart w:id="190" w:name="_Toc138324028"/>
      <w:bookmarkEnd w:id="186"/>
      <w:bookmarkEnd w:id="187"/>
      <w:bookmarkEnd w:id="188"/>
      <w:bookmarkEnd w:id="189"/>
      <w:r>
        <w:rPr>
          <w:sz w:val="24"/>
          <w:szCs w:val="24"/>
        </w:rPr>
        <w:lastRenderedPageBreak/>
        <w:t>5.5.2. Horas de Ponta vs. Outras Horas</w:t>
      </w:r>
      <w:bookmarkEnd w:id="190"/>
    </w:p>
    <w:p w14:paraId="505EEB91" w14:textId="77777777" w:rsidR="007B434C" w:rsidRDefault="00000000">
      <w:pPr>
        <w:rPr>
          <w:ins w:id="191" w:author="Unknown Author" w:date="2023-07-01T22:52:00Z"/>
          <w:highlight w:val="yellow"/>
        </w:rPr>
      </w:pPr>
      <w:ins w:id="192" w:author="Unknown Author" w:date="2023-07-01T22:52:00Z">
        <w:r>
          <w:rPr>
            <w:highlight w:val="yellow"/>
          </w:rPr>
          <w:t>Que estudos mostram o que começas por referir? Coloca referencia</w:t>
        </w:r>
      </w:ins>
    </w:p>
    <w:p w14:paraId="647FE92C" w14:textId="77777777" w:rsidR="007B434C" w:rsidRDefault="00000000">
      <w:pPr>
        <w:rPr>
          <w:color w:val="000000"/>
        </w:rPr>
      </w:pPr>
      <w:r>
        <w:t>Estudos mostram que entender horas de ponta, pode ser útil para encontrar soluções para o problema de mobilidade nas grandes cidades do mundo. Em Lisboa, o facto de muitas pessoas quererem deslocar-se todos os dias à mesma hora, pode vir de duas razões. Uma é conveniência, de modo a escolher livremente o percurso pretendido. A segunda é a flexibilidade para garantir a deslocação devido a horários de trabalho variáveis.</w:t>
      </w:r>
    </w:p>
    <w:p w14:paraId="1A213279" w14:textId="77777777" w:rsidR="007B434C" w:rsidRDefault="00000000">
      <w:pPr>
        <w:rPr>
          <w:color w:val="000000"/>
        </w:rPr>
      </w:pPr>
      <w:r>
        <w:rPr>
          <w:noProof/>
        </w:rPr>
        <w:drawing>
          <wp:anchor distT="0" distB="0" distL="0" distR="0" simplePos="0" relativeHeight="169" behindDoc="0" locked="0" layoutInCell="1" allowOverlap="1" wp14:anchorId="37904D43" wp14:editId="35F0E01A">
            <wp:simplePos x="0" y="0"/>
            <wp:positionH relativeFrom="column">
              <wp:posOffset>-1014730</wp:posOffset>
            </wp:positionH>
            <wp:positionV relativeFrom="paragraph">
              <wp:posOffset>337185</wp:posOffset>
            </wp:positionV>
            <wp:extent cx="3578225" cy="2268220"/>
            <wp:effectExtent l="0" t="0" r="0" b="0"/>
            <wp:wrapNone/>
            <wp:docPr id="66" name="Imagem 15"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15" descr="Uma imagem com gráfico&#10;&#10;Descrição gerada automaticamente"/>
                    <pic:cNvPicPr>
                      <a:picLocks noChangeAspect="1" noChangeArrowheads="1"/>
                    </pic:cNvPicPr>
                  </pic:nvPicPr>
                  <pic:blipFill>
                    <a:blip r:embed="rId60"/>
                    <a:stretch>
                      <a:fillRect/>
                    </a:stretch>
                  </pic:blipFill>
                  <pic:spPr bwMode="auto">
                    <a:xfrm>
                      <a:off x="0" y="0"/>
                      <a:ext cx="3578225" cy="2268220"/>
                    </a:xfrm>
                    <a:prstGeom prst="rect">
                      <a:avLst/>
                    </a:prstGeom>
                  </pic:spPr>
                </pic:pic>
              </a:graphicData>
            </a:graphic>
          </wp:anchor>
        </w:drawing>
      </w:r>
    </w:p>
    <w:p w14:paraId="069A1E9B" w14:textId="77777777" w:rsidR="007B434C" w:rsidRDefault="00000000">
      <w:pPr>
        <w:rPr>
          <w:color w:val="000000"/>
        </w:rPr>
      </w:pPr>
      <w:r>
        <w:rPr>
          <w:noProof/>
        </w:rPr>
        <w:drawing>
          <wp:anchor distT="0" distB="0" distL="0" distR="0" simplePos="0" relativeHeight="170" behindDoc="0" locked="0" layoutInCell="1" allowOverlap="1" wp14:anchorId="74D21A56" wp14:editId="3B494DBA">
            <wp:simplePos x="0" y="0"/>
            <wp:positionH relativeFrom="column">
              <wp:posOffset>2776855</wp:posOffset>
            </wp:positionH>
            <wp:positionV relativeFrom="page">
              <wp:posOffset>3080385</wp:posOffset>
            </wp:positionV>
            <wp:extent cx="3578225" cy="2267585"/>
            <wp:effectExtent l="0" t="0" r="0" b="0"/>
            <wp:wrapNone/>
            <wp:docPr id="67" name="Imagem 16"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6" descr="Uma imagem com gráfico&#10;&#10;Descrição gerada automaticamente"/>
                    <pic:cNvPicPr>
                      <a:picLocks noChangeAspect="1" noChangeArrowheads="1"/>
                    </pic:cNvPicPr>
                  </pic:nvPicPr>
                  <pic:blipFill>
                    <a:blip r:embed="rId61"/>
                    <a:stretch>
                      <a:fillRect/>
                    </a:stretch>
                  </pic:blipFill>
                  <pic:spPr bwMode="auto">
                    <a:xfrm>
                      <a:off x="0" y="0"/>
                      <a:ext cx="3578225" cy="2267585"/>
                    </a:xfrm>
                    <a:prstGeom prst="rect">
                      <a:avLst/>
                    </a:prstGeom>
                  </pic:spPr>
                </pic:pic>
              </a:graphicData>
            </a:graphic>
          </wp:anchor>
        </w:drawing>
      </w:r>
    </w:p>
    <w:p w14:paraId="6194E132" w14:textId="77777777" w:rsidR="007B434C" w:rsidRDefault="007B434C">
      <w:pPr>
        <w:rPr>
          <w:color w:val="000000"/>
        </w:rPr>
      </w:pPr>
    </w:p>
    <w:p w14:paraId="2790208B" w14:textId="77777777" w:rsidR="007B434C" w:rsidRDefault="007B434C">
      <w:pPr>
        <w:rPr>
          <w:color w:val="000000"/>
        </w:rPr>
      </w:pPr>
    </w:p>
    <w:p w14:paraId="5F3D451E" w14:textId="77777777" w:rsidR="007B434C" w:rsidRDefault="007B434C">
      <w:pPr>
        <w:rPr>
          <w:color w:val="000000"/>
        </w:rPr>
      </w:pPr>
    </w:p>
    <w:p w14:paraId="4C917AD2" w14:textId="77777777" w:rsidR="007B434C" w:rsidRDefault="007B434C">
      <w:pPr>
        <w:rPr>
          <w:color w:val="000000"/>
        </w:rPr>
      </w:pPr>
    </w:p>
    <w:p w14:paraId="0421ABDA" w14:textId="77777777" w:rsidR="007B434C" w:rsidRDefault="007B434C">
      <w:pPr>
        <w:rPr>
          <w:color w:val="000000"/>
        </w:rPr>
      </w:pPr>
    </w:p>
    <w:p w14:paraId="1ACA6A58" w14:textId="77777777" w:rsidR="007B434C" w:rsidRDefault="007B434C">
      <w:pPr>
        <w:rPr>
          <w:color w:val="000000"/>
        </w:rPr>
      </w:pPr>
    </w:p>
    <w:p w14:paraId="625E6285" w14:textId="77777777" w:rsidR="007B434C" w:rsidRDefault="00000000">
      <w:pPr>
        <w:jc w:val="center"/>
        <w:rPr>
          <w:color w:val="000000"/>
        </w:rPr>
      </w:pPr>
      <w:r>
        <w:rPr>
          <w:noProof/>
        </w:rPr>
        <mc:AlternateContent>
          <mc:Choice Requires="wps">
            <w:drawing>
              <wp:anchor distT="0" distB="0" distL="0" distR="0" simplePos="0" relativeHeight="184" behindDoc="0" locked="0" layoutInCell="1" allowOverlap="1" wp14:anchorId="0637B569" wp14:editId="223732A5">
                <wp:simplePos x="0" y="0"/>
                <wp:positionH relativeFrom="column">
                  <wp:posOffset>567690</wp:posOffset>
                </wp:positionH>
                <wp:positionV relativeFrom="paragraph">
                  <wp:posOffset>128905</wp:posOffset>
                </wp:positionV>
                <wp:extent cx="4436745" cy="337185"/>
                <wp:effectExtent l="0" t="0" r="0" b="0"/>
                <wp:wrapNone/>
                <wp:docPr id="68" name="4"/>
                <wp:cNvGraphicFramePr/>
                <a:graphic xmlns:a="http://schemas.openxmlformats.org/drawingml/2006/main">
                  <a:graphicData uri="http://schemas.microsoft.com/office/word/2010/wordprocessingShape">
                    <wps:wsp>
                      <wps:cNvSpPr/>
                      <wps:spPr>
                        <a:xfrm>
                          <a:off x="0" y="0"/>
                          <a:ext cx="4436280" cy="33660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3BB896EA" w14:textId="77777777" w:rsidR="007B434C" w:rsidRDefault="00000000" w:rsidP="00527491">
                            <w:pPr>
                              <w:pStyle w:val="Legenda"/>
                            </w:pPr>
                            <w:r>
                              <w:t xml:space="preserve">Figura </w:t>
                            </w:r>
                            <w:r>
                              <w:fldChar w:fldCharType="begin"/>
                            </w:r>
                            <w:r>
                              <w:instrText>SEQ Figura \* ARABIC</w:instrText>
                            </w:r>
                            <w:r>
                              <w:fldChar w:fldCharType="separate"/>
                            </w:r>
                            <w:r>
                              <w:t>12</w:t>
                            </w:r>
                            <w:r>
                              <w:fldChar w:fldCharType="end"/>
                            </w:r>
                            <w:r>
                              <w:t xml:space="preserve"> - Tráfego nas horas de ponta para as pontes 25 de Abril e Vasco da Gama</w:t>
                            </w:r>
                          </w:p>
                        </w:txbxContent>
                      </wps:txbx>
                      <wps:bodyPr lIns="0" tIns="0" rIns="0" bIns="0">
                        <a:noAutofit/>
                      </wps:bodyPr>
                    </wps:wsp>
                  </a:graphicData>
                </a:graphic>
              </wp:anchor>
            </w:drawing>
          </mc:Choice>
          <mc:Fallback>
            <w:pict>
              <v:rect w14:anchorId="0637B569" id="4" o:spid="_x0000_s1030" style="position:absolute;left:0;text-align:left;margin-left:44.7pt;margin-top:10.15pt;width:349.35pt;height:26.55pt;z-index: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" strokeweight=".02mm">
                <v:stroke joinstyle="round"/>
                <v:textbox inset="0,0,0,0">
                  <w:txbxContent>
                    <w:p w14:paraId="3BB896EA" w14:textId="77777777" w:rsidR="007B434C" w:rsidRDefault="00000000" w:rsidP="00527491">
                      <w:pPr>
                        <w:pStyle w:val="Legenda"/>
                      </w:pPr>
                      <w:r>
                        <w:t xml:space="preserve">Figura </w:t>
                      </w:r>
                      <w:r>
                        <w:fldChar w:fldCharType="begin"/>
                      </w:r>
                      <w:r>
                        <w:instrText>SEQ Figura \* ARABIC</w:instrText>
                      </w:r>
                      <w:r>
                        <w:fldChar w:fldCharType="separate"/>
                      </w:r>
                      <w:r>
                        <w:t>12</w:t>
                      </w:r>
                      <w:r>
                        <w:fldChar w:fldCharType="end"/>
                      </w:r>
                      <w:r>
                        <w:t xml:space="preserve"> - Tráfego nas horas de ponta para as pontes 25 de Abril e Vasco da Gama</w:t>
                      </w:r>
                    </w:p>
                  </w:txbxContent>
                </v:textbox>
              </v:rect>
            </w:pict>
          </mc:Fallback>
        </mc:AlternateContent>
      </w:r>
    </w:p>
    <w:p w14:paraId="59F67D21" w14:textId="77777777" w:rsidR="007B434C" w:rsidRDefault="007B434C">
      <w:pPr>
        <w:rPr>
          <w:color w:val="000000"/>
        </w:rPr>
      </w:pPr>
    </w:p>
    <w:p w14:paraId="602B3BA5" w14:textId="77777777" w:rsidR="007B434C" w:rsidRDefault="007B434C">
      <w:pPr>
        <w:rPr>
          <w:color w:val="000000"/>
        </w:rPr>
      </w:pPr>
    </w:p>
    <w:p w14:paraId="759C0EEA" w14:textId="77777777" w:rsidR="007B434C" w:rsidRDefault="00000000">
      <w:pPr>
        <w:rPr>
          <w:color w:val="000000"/>
        </w:rPr>
      </w:pPr>
      <w:r>
        <w:t>Através da análise dos gráficos, verifica-se que a quantidade de tráfego nas horas de ponta ronda 75% do tráfego na maioria dos eixos, exceto na Ponte 25 de Abril e na Ponte Vasco da Gama. De facto, estas pontes fazem a ligação para a área da grande Lisboa e desempenham um papel vital no suporte das atividades diárias da cidade. No entanto, é possível observar que existe uma distribuição desigual de tráfego, onde existem mais entradas na Ponte 25 de Abril e mais saídas na Ponte Vasco da Gama. Uma possibilidade para isto acontecer é que do outro lado da ponte existe uma grande área residencial e industrial para as pessoas chegarem ao trabalho ou para casa, entre outros fatores</w:t>
      </w:r>
      <w:del w:id="193" w:author="Unknown Author" w:date="2023-07-01T22:54:00Z">
        <w:r>
          <w:delText xml:space="preserve"> </w:delText>
        </w:r>
      </w:del>
      <w:ins w:id="194" w:author="Unknown Author" w:date="2023-07-01T22:54:00Z">
        <w:r>
          <w:t>.</w:t>
        </w:r>
      </w:ins>
    </w:p>
    <w:p w14:paraId="7EF52F60" w14:textId="77777777" w:rsidR="007B434C" w:rsidRDefault="007B434C">
      <w:pPr>
        <w:rPr>
          <w:color w:val="000000"/>
        </w:rPr>
      </w:pPr>
    </w:p>
    <w:p w14:paraId="1F276632" w14:textId="77777777" w:rsidR="007B434C" w:rsidRDefault="007B434C">
      <w:pPr>
        <w:rPr>
          <w:color w:val="000000"/>
        </w:rPr>
      </w:pPr>
    </w:p>
    <w:p w14:paraId="45884A6E" w14:textId="77777777" w:rsidR="007B434C" w:rsidRDefault="007B434C">
      <w:pPr>
        <w:rPr>
          <w:color w:val="000000"/>
        </w:rPr>
      </w:pPr>
    </w:p>
    <w:p w14:paraId="189C35A1" w14:textId="77777777" w:rsidR="007B434C" w:rsidRDefault="007B434C">
      <w:pPr>
        <w:rPr>
          <w:color w:val="000000"/>
        </w:rPr>
      </w:pPr>
    </w:p>
    <w:p w14:paraId="3BC228E5" w14:textId="77777777" w:rsidR="007B434C" w:rsidRDefault="007B434C">
      <w:pPr>
        <w:rPr>
          <w:color w:val="000000"/>
        </w:rPr>
      </w:pPr>
    </w:p>
    <w:p w14:paraId="22A7B701" w14:textId="77777777" w:rsidR="007B434C" w:rsidRDefault="00000000">
      <w:pPr>
        <w:pStyle w:val="Ttulo2"/>
        <w:numPr>
          <w:ilvl w:val="1"/>
          <w:numId w:val="6"/>
        </w:numPr>
        <w:rPr>
          <w:color w:val="000000"/>
        </w:rPr>
      </w:pPr>
      <w:bookmarkStart w:id="195" w:name="__RefHeading___Toc11241_3634989049"/>
      <w:bookmarkStart w:id="196" w:name="_Toc138324029"/>
      <w:bookmarkEnd w:id="195"/>
      <w:r>
        <w:t>Série Temporal dos dados</w:t>
      </w:r>
      <w:bookmarkEnd w:id="196"/>
    </w:p>
    <w:p w14:paraId="172464BA" w14:textId="77777777" w:rsidR="007B434C" w:rsidRDefault="00000000">
      <w:pPr>
        <w:ind w:firstLine="283"/>
        <w:rPr>
          <w:color w:val="000000"/>
        </w:rPr>
      </w:pPr>
      <w:r>
        <w:rPr>
          <w:noProof/>
        </w:rPr>
        <mc:AlternateContent>
          <mc:Choice Requires="wps">
            <w:drawing>
              <wp:anchor distT="0" distB="0" distL="114300" distR="114300" simplePos="0" relativeHeight="186" behindDoc="0" locked="0" layoutInCell="1" allowOverlap="1" wp14:anchorId="3A9EB1F1" wp14:editId="751D47C2">
                <wp:simplePos x="0" y="0"/>
                <wp:positionH relativeFrom="column">
                  <wp:posOffset>-914400</wp:posOffset>
                </wp:positionH>
                <wp:positionV relativeFrom="paragraph">
                  <wp:posOffset>4997450</wp:posOffset>
                </wp:positionV>
                <wp:extent cx="7560945" cy="337185"/>
                <wp:effectExtent l="0" t="0" r="0" b="0"/>
                <wp:wrapSquare wrapText="bothSides"/>
                <wp:docPr id="70" name="5"/>
                <wp:cNvGraphicFramePr/>
                <a:graphic xmlns:a="http://schemas.openxmlformats.org/drawingml/2006/main">
                  <a:graphicData uri="http://schemas.microsoft.com/office/word/2010/wordprocessingShape">
                    <wps:wsp>
                      <wps:cNvSpPr/>
                      <wps:spPr>
                        <a:xfrm>
                          <a:off x="0" y="0"/>
                          <a:ext cx="7560360" cy="33660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2C7BC453" w14:textId="77777777" w:rsidR="007B434C" w:rsidRDefault="00000000" w:rsidP="00527491">
                            <w:pPr>
                              <w:pStyle w:val="Legenda"/>
                            </w:pPr>
                            <w:r>
                              <w:t xml:space="preserve">Figura </w:t>
                            </w:r>
                            <w:r>
                              <w:fldChar w:fldCharType="begin"/>
                            </w:r>
                            <w:r>
                              <w:instrText>SEQ Figura \* ARABIC</w:instrText>
                            </w:r>
                            <w:r>
                              <w:fldChar w:fldCharType="separate"/>
                            </w:r>
                            <w:r>
                              <w:t>13</w:t>
                            </w:r>
                            <w:r>
                              <w:fldChar w:fldCharType="end"/>
                            </w:r>
                            <w:r>
                              <w:t xml:space="preserve"> - Série temporal do conjunto de dados</w:t>
                            </w:r>
                          </w:p>
                        </w:txbxContent>
                      </wps:txbx>
                      <wps:bodyPr lIns="0" tIns="0" rIns="0" bIns="0">
                        <a:noAutofit/>
                      </wps:bodyPr>
                    </wps:wsp>
                  </a:graphicData>
                </a:graphic>
              </wp:anchor>
            </w:drawing>
          </mc:Choice>
          <mc:Fallback>
            <w:pict>
              <v:rect w14:anchorId="3A9EB1F1" id="5" o:spid="_x0000_s1031" style="position:absolute;left:0;text-align:left;margin-left:-1in;margin-top:393.5pt;width:595.35pt;height:26.55pt;z-index:1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" strokeweight=".02mm">
                <v:stroke joinstyle="round"/>
                <v:textbox inset="0,0,0,0">
                  <w:txbxContent>
                    <w:p w14:paraId="2C7BC453" w14:textId="77777777" w:rsidR="007B434C" w:rsidRDefault="00000000" w:rsidP="00527491">
                      <w:pPr>
                        <w:pStyle w:val="Legenda"/>
                      </w:pPr>
                      <w:r>
                        <w:t xml:space="preserve">Figura </w:t>
                      </w:r>
                      <w:r>
                        <w:fldChar w:fldCharType="begin"/>
                      </w:r>
                      <w:r>
                        <w:instrText>SEQ Figura \* ARABIC</w:instrText>
                      </w:r>
                      <w:r>
                        <w:fldChar w:fldCharType="separate"/>
                      </w:r>
                      <w:r>
                        <w:t>13</w:t>
                      </w:r>
                      <w:r>
                        <w:fldChar w:fldCharType="end"/>
                      </w:r>
                      <w:r>
                        <w:t xml:space="preserve"> - Série temporal do conjunto de dados</w:t>
                      </w:r>
                    </w:p>
                  </w:txbxContent>
                </v:textbox>
                <w10:wrap type="square"/>
              </v:rect>
            </w:pict>
          </mc:Fallback>
        </mc:AlternateContent>
      </w:r>
      <w:r>
        <w:rPr>
          <w:noProof/>
        </w:rPr>
        <w:drawing>
          <wp:anchor distT="0" distB="0" distL="114300" distR="114300" simplePos="0" relativeHeight="172" behindDoc="0" locked="0" layoutInCell="1" allowOverlap="1" wp14:anchorId="7F56DC2D" wp14:editId="4249B08B">
            <wp:simplePos x="0" y="0"/>
            <wp:positionH relativeFrom="column">
              <wp:posOffset>-914400</wp:posOffset>
            </wp:positionH>
            <wp:positionV relativeFrom="paragraph">
              <wp:posOffset>1178560</wp:posOffset>
            </wp:positionV>
            <wp:extent cx="7560310" cy="3855085"/>
            <wp:effectExtent l="0" t="0" r="0" b="0"/>
            <wp:wrapTight wrapText="bothSides">
              <wp:wrapPolygon edited="0">
                <wp:start x="-11" y="0"/>
                <wp:lineTo x="-11" y="21432"/>
                <wp:lineTo x="21540" y="21432"/>
                <wp:lineTo x="21540" y="0"/>
                <wp:lineTo x="-11" y="0"/>
              </wp:wrapPolygon>
            </wp:wrapTight>
            <wp:docPr id="72" name="Image4" descr="Uma imagem com diagrama, captura de ecrã, Gráfi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 descr="Uma imagem com diagrama, captura de ecrã, Gráfico, design&#10;&#10;Descrição gerada automaticamente"/>
                    <pic:cNvPicPr>
                      <a:picLocks noChangeAspect="1" noChangeArrowheads="1"/>
                    </pic:cNvPicPr>
                  </pic:nvPicPr>
                  <pic:blipFill>
                    <a:blip r:embed="rId62"/>
                    <a:stretch>
                      <a:fillRect/>
                    </a:stretch>
                  </pic:blipFill>
                  <pic:spPr bwMode="auto">
                    <a:xfrm>
                      <a:off x="0" y="0"/>
                      <a:ext cx="7560310" cy="3855085"/>
                    </a:xfrm>
                    <a:prstGeom prst="rect">
                      <a:avLst/>
                    </a:prstGeom>
                  </pic:spPr>
                </pic:pic>
              </a:graphicData>
            </a:graphic>
          </wp:anchor>
        </w:drawing>
      </w:r>
      <w:del w:id="197" w:author="Unknown Author" w:date="2023-07-01T22:54:00Z">
        <w:r>
          <w:delText>Fazer</w:delText>
        </w:r>
      </w:del>
      <w:ins w:id="198" w:author="Unknown Author" w:date="2023-07-01T22:54:00Z">
        <w:r>
          <w:t>Visual</w:t>
        </w:r>
      </w:ins>
      <w:ins w:id="199" w:author="Unknown Author" w:date="2023-07-01T22:55:00Z">
        <w:r>
          <w:t>isar</w:t>
        </w:r>
      </w:ins>
      <w:r>
        <w:t xml:space="preserve"> a série temporal dos dados dá uma noção mais clara dos dados que vão ser trabalhados, neste caso das variáveis C12 e C13. Desta forma, observar os vários padrões e tendências que os dados apresentam é fundamental para desenvolver com mais detalhe e precisão modelos preditivos, como é o caso do modelo usado no projeto, GRU, que foi desenhado para lidar com dados sequencia</w:t>
      </w:r>
      <w:ins w:id="200" w:author="Unknown Author" w:date="2023-07-01T22:55:00Z">
        <w:r>
          <w:t>i</w:t>
        </w:r>
      </w:ins>
      <w:r>
        <w:t xml:space="preserve">s. </w:t>
      </w:r>
      <w:ins w:id="201" w:author="Unknown Author" w:date="2023-07-01T22:56:00Z">
        <w:r>
          <w:t>A Figura xxx mostra ….</w:t>
        </w:r>
      </w:ins>
    </w:p>
    <w:p w14:paraId="6A38F25C" w14:textId="77777777" w:rsidR="007B434C" w:rsidRDefault="007B434C">
      <w:pPr>
        <w:ind w:firstLine="283"/>
        <w:rPr>
          <w:color w:val="000000"/>
        </w:rPr>
      </w:pPr>
    </w:p>
    <w:p w14:paraId="25B69581" w14:textId="77777777" w:rsidR="007B434C" w:rsidRDefault="00000000">
      <w:pPr>
        <w:pStyle w:val="Ttulo2"/>
        <w:numPr>
          <w:ilvl w:val="1"/>
          <w:numId w:val="6"/>
        </w:numPr>
        <w:rPr>
          <w:color w:val="000000"/>
        </w:rPr>
      </w:pPr>
      <w:bookmarkStart w:id="202" w:name="__RefHeading___Toc11243_3634989049"/>
      <w:bookmarkStart w:id="203" w:name="_Toc138324030"/>
      <w:bookmarkEnd w:id="202"/>
      <w:r>
        <w:t>Autocorrelação</w:t>
      </w:r>
      <w:bookmarkEnd w:id="203"/>
    </w:p>
    <w:p w14:paraId="689246C9" w14:textId="77777777" w:rsidR="007B434C" w:rsidRDefault="007B434C">
      <w:pPr>
        <w:rPr>
          <w:color w:val="000000"/>
        </w:rPr>
      </w:pPr>
    </w:p>
    <w:p w14:paraId="4EB26D74" w14:textId="77777777" w:rsidR="007B434C" w:rsidRDefault="00000000">
      <w:pPr>
        <w:ind w:firstLine="283"/>
        <w:rPr>
          <w:color w:val="000000"/>
        </w:rPr>
      </w:pPr>
      <w:r>
        <w:t>Depois de observar a série temporal, é importante fazer a autocorrelação para medir a relação da variável que se pretende analisar e os seus valores anteriores em diferentes momentos. Por outras palavras, quantificar a similaridade entre observações nos diversos períodos.</w:t>
      </w:r>
    </w:p>
    <w:p w14:paraId="2E1DCC37" w14:textId="77777777" w:rsidR="007B434C" w:rsidRDefault="007B434C">
      <w:pPr>
        <w:rPr>
          <w:color w:val="000000"/>
        </w:rPr>
      </w:pPr>
    </w:p>
    <w:p w14:paraId="483021FD" w14:textId="77777777" w:rsidR="007B434C" w:rsidRDefault="00000000">
      <w:pPr>
        <w:rPr>
          <w:color w:val="000000"/>
        </w:rPr>
      </w:pPr>
      <w:r>
        <w:rPr>
          <w:noProof/>
        </w:rPr>
        <w:lastRenderedPageBreak/>
        <mc:AlternateContent>
          <mc:Choice Requires="wps">
            <w:drawing>
              <wp:anchor distT="0" distB="0" distL="114300" distR="114300" simplePos="0" relativeHeight="185" behindDoc="0" locked="0" layoutInCell="1" allowOverlap="1" wp14:anchorId="2006AAA0" wp14:editId="3ACC85B5">
                <wp:simplePos x="0" y="0"/>
                <wp:positionH relativeFrom="column">
                  <wp:posOffset>302895</wp:posOffset>
                </wp:positionH>
                <wp:positionV relativeFrom="paragraph">
                  <wp:posOffset>3411855</wp:posOffset>
                </wp:positionV>
                <wp:extent cx="4794885" cy="371475"/>
                <wp:effectExtent l="0" t="0" r="0" b="0"/>
                <wp:wrapSquare wrapText="bothSides"/>
                <wp:docPr id="73" name="6"/>
                <wp:cNvGraphicFramePr/>
                <a:graphic xmlns:a="http://schemas.openxmlformats.org/drawingml/2006/main">
                  <a:graphicData uri="http://schemas.microsoft.com/office/word/2010/wordprocessingShape">
                    <wps:wsp>
                      <wps:cNvSpPr/>
                      <wps:spPr>
                        <a:xfrm>
                          <a:off x="0" y="0"/>
                          <a:ext cx="4794120" cy="37080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3C13B6B7" w14:textId="77777777" w:rsidR="007B434C" w:rsidRDefault="00000000" w:rsidP="00527491">
                            <w:pPr>
                              <w:pStyle w:val="Legenda"/>
                            </w:pPr>
                            <w:r>
                              <w:t xml:space="preserve">Figura </w:t>
                            </w:r>
                            <w:r>
                              <w:fldChar w:fldCharType="begin"/>
                            </w:r>
                            <w:r>
                              <w:instrText>SEQ Figura \* ARABIC</w:instrText>
                            </w:r>
                            <w:r>
                              <w:fldChar w:fldCharType="separate"/>
                            </w:r>
                            <w:r>
                              <w:t>14</w:t>
                            </w:r>
                            <w:r>
                              <w:fldChar w:fldCharType="end"/>
                            </w:r>
                            <w:r>
                              <w:t xml:space="preserve"> - Autocorrelação para a variável C12 (entradas)</w:t>
                            </w:r>
                            <w:ins w:id="204" w:author="Unknown Author" w:date="2023-07-01T22:57:00Z">
                              <w:r>
                                <w:t>, com um período de amostragem de xxx horas</w:t>
                              </w:r>
                            </w:ins>
                          </w:p>
                        </w:txbxContent>
                      </wps:txbx>
                      <wps:bodyPr lIns="0" tIns="0" rIns="0" bIns="0">
                        <a:noAutofit/>
                      </wps:bodyPr>
                    </wps:wsp>
                  </a:graphicData>
                </a:graphic>
              </wp:anchor>
            </w:drawing>
          </mc:Choice>
          <mc:Fallback>
            <w:pict>
              <v:rect w14:anchorId="2006AAA0" id="6" o:spid="_x0000_s1032" style="position:absolute;left:0;text-align:left;margin-left:23.85pt;margin-top:268.65pt;width:377.55pt;height:29.25pt;z-index: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" strokeweight=".02mm">
                <v:stroke joinstyle="round"/>
                <v:textbox inset="0,0,0,0">
                  <w:txbxContent>
                    <w:p w14:paraId="3C13B6B7" w14:textId="77777777" w:rsidR="007B434C" w:rsidRDefault="00000000" w:rsidP="00527491">
                      <w:pPr>
                        <w:pStyle w:val="Legenda"/>
                      </w:pPr>
                      <w:r>
                        <w:t xml:space="preserve">Figura </w:t>
                      </w:r>
                      <w:r>
                        <w:fldChar w:fldCharType="begin"/>
                      </w:r>
                      <w:r>
                        <w:instrText>SEQ Figura \* ARABIC</w:instrText>
                      </w:r>
                      <w:r>
                        <w:fldChar w:fldCharType="separate"/>
                      </w:r>
                      <w:r>
                        <w:t>14</w:t>
                      </w:r>
                      <w:r>
                        <w:fldChar w:fldCharType="end"/>
                      </w:r>
                      <w:r>
                        <w:t xml:space="preserve"> - Autocorrelação para a variável C12 (entradas)</w:t>
                      </w:r>
                      <w:ins w:id="205" w:author="Unknown Author" w:date="2023-07-01T22:57:00Z">
                        <w:r>
                          <w:t>, com um período de amostragem de xxx horas</w:t>
                        </w:r>
                      </w:ins>
                    </w:p>
                  </w:txbxContent>
                </v:textbox>
                <w10:wrap type="square"/>
              </v:rect>
            </w:pict>
          </mc:Fallback>
        </mc:AlternateContent>
      </w:r>
      <w:r>
        <w:rPr>
          <w:noProof/>
        </w:rPr>
        <w:drawing>
          <wp:anchor distT="0" distB="0" distL="114300" distR="114300" simplePos="0" relativeHeight="175" behindDoc="0" locked="0" layoutInCell="1" allowOverlap="1" wp14:anchorId="53323277" wp14:editId="47C6E489">
            <wp:simplePos x="0" y="0"/>
            <wp:positionH relativeFrom="column">
              <wp:posOffset>302895</wp:posOffset>
            </wp:positionH>
            <wp:positionV relativeFrom="paragraph">
              <wp:posOffset>5715</wp:posOffset>
            </wp:positionV>
            <wp:extent cx="4794250" cy="3348990"/>
            <wp:effectExtent l="0" t="0" r="0" b="0"/>
            <wp:wrapTight wrapText="bothSides">
              <wp:wrapPolygon edited="0">
                <wp:start x="-35" y="0"/>
                <wp:lineTo x="-35" y="21467"/>
                <wp:lineTo x="21537" y="21467"/>
                <wp:lineTo x="21537" y="0"/>
                <wp:lineTo x="-35" y="0"/>
              </wp:wrapPolygon>
            </wp:wrapTight>
            <wp:docPr id="75" name="Image5"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descr="Uma imagem com texto, file, captura de ecrã, Gráfico&#10;&#10;Descrição gerada automaticamente"/>
                    <pic:cNvPicPr>
                      <a:picLocks noChangeAspect="1" noChangeArrowheads="1"/>
                    </pic:cNvPicPr>
                  </pic:nvPicPr>
                  <pic:blipFill>
                    <a:blip r:embed="rId63"/>
                    <a:stretch>
                      <a:fillRect/>
                    </a:stretch>
                  </pic:blipFill>
                  <pic:spPr bwMode="auto">
                    <a:xfrm>
                      <a:off x="0" y="0"/>
                      <a:ext cx="4794250" cy="3348990"/>
                    </a:xfrm>
                    <a:prstGeom prst="rect">
                      <a:avLst/>
                    </a:prstGeom>
                  </pic:spPr>
                </pic:pic>
              </a:graphicData>
            </a:graphic>
          </wp:anchor>
        </w:drawing>
      </w:r>
    </w:p>
    <w:p w14:paraId="7994AFBD" w14:textId="77777777" w:rsidR="007B434C" w:rsidRDefault="007B434C">
      <w:pPr>
        <w:rPr>
          <w:color w:val="000000"/>
        </w:rPr>
      </w:pPr>
    </w:p>
    <w:p w14:paraId="5826D4C7" w14:textId="77777777" w:rsidR="007B434C" w:rsidRDefault="007B434C">
      <w:pPr>
        <w:rPr>
          <w:color w:val="000000"/>
        </w:rPr>
      </w:pPr>
    </w:p>
    <w:p w14:paraId="418CF78F" w14:textId="77777777" w:rsidR="00AB7692" w:rsidRDefault="00AB7692">
      <w:pPr>
        <w:rPr>
          <w:ins w:id="206" w:author="Ricardo J G F" w:date="2023-07-04T14:09:00Z"/>
        </w:rPr>
      </w:pPr>
    </w:p>
    <w:p w14:paraId="4F1A468F" w14:textId="77777777" w:rsidR="00AB7692" w:rsidRDefault="00AB7692">
      <w:pPr>
        <w:rPr>
          <w:ins w:id="207" w:author="Ricardo J G F" w:date="2023-07-04T14:09:00Z"/>
        </w:rPr>
      </w:pPr>
    </w:p>
    <w:p w14:paraId="5B40F9DC" w14:textId="77777777" w:rsidR="00AB7692" w:rsidRDefault="00AB7692">
      <w:pPr>
        <w:rPr>
          <w:ins w:id="208" w:author="Ricardo J G F" w:date="2023-07-04T14:09:00Z"/>
        </w:rPr>
      </w:pPr>
    </w:p>
    <w:p w14:paraId="0E6C3F91" w14:textId="77777777" w:rsidR="00AB7692" w:rsidRDefault="00AB7692">
      <w:pPr>
        <w:rPr>
          <w:ins w:id="209" w:author="Ricardo J G F" w:date="2023-07-04T14:09:00Z"/>
        </w:rPr>
      </w:pPr>
    </w:p>
    <w:p w14:paraId="3059E1BC" w14:textId="77777777" w:rsidR="00AB7692" w:rsidRDefault="00AB7692">
      <w:pPr>
        <w:rPr>
          <w:ins w:id="210" w:author="Ricardo J G F" w:date="2023-07-04T14:09:00Z"/>
        </w:rPr>
      </w:pPr>
    </w:p>
    <w:p w14:paraId="2F9FFB53" w14:textId="77777777" w:rsidR="00AB7692" w:rsidRDefault="00AB7692">
      <w:pPr>
        <w:rPr>
          <w:ins w:id="211" w:author="Ricardo J G F" w:date="2023-07-04T14:09:00Z"/>
        </w:rPr>
      </w:pPr>
    </w:p>
    <w:p w14:paraId="7E08BBB9" w14:textId="77777777" w:rsidR="00AB7692" w:rsidRDefault="00AB7692">
      <w:pPr>
        <w:rPr>
          <w:ins w:id="212" w:author="Ricardo J G F" w:date="2023-07-04T14:09:00Z"/>
        </w:rPr>
      </w:pPr>
    </w:p>
    <w:p w14:paraId="496F2B3E" w14:textId="77777777" w:rsidR="00AB7692" w:rsidRDefault="00AB7692">
      <w:pPr>
        <w:rPr>
          <w:ins w:id="213" w:author="Ricardo J G F" w:date="2023-07-04T14:09:00Z"/>
        </w:rPr>
      </w:pPr>
    </w:p>
    <w:p w14:paraId="6A260FA2" w14:textId="77777777" w:rsidR="00AB7692" w:rsidRDefault="00AB7692">
      <w:pPr>
        <w:rPr>
          <w:ins w:id="214" w:author="Ricardo J G F" w:date="2023-07-04T14:09:00Z"/>
        </w:rPr>
      </w:pPr>
    </w:p>
    <w:p w14:paraId="6FACC1C8" w14:textId="77777777" w:rsidR="00AB7692" w:rsidRDefault="00AB7692">
      <w:pPr>
        <w:rPr>
          <w:ins w:id="215" w:author="Ricardo J G F" w:date="2023-07-04T14:09:00Z"/>
        </w:rPr>
      </w:pPr>
    </w:p>
    <w:p w14:paraId="64BDBE84" w14:textId="18073349" w:rsidR="007B434C" w:rsidRDefault="00000000">
      <w:pPr>
        <w:rPr>
          <w:color w:val="000000"/>
        </w:rPr>
      </w:pPr>
      <w:r>
        <w:t xml:space="preserve">A Figura </w:t>
      </w:r>
      <w:r w:rsidR="00AB7692">
        <w:t xml:space="preserve">14, </w:t>
      </w:r>
      <w:r>
        <w:t xml:space="preserve">apresenta o gráfico da autocorrelação da variável C12, calculado com um período de </w:t>
      </w:r>
      <w:r w:rsidR="00AB7692">
        <w:t>51</w:t>
      </w:r>
      <w:r>
        <w:t xml:space="preserve"> horas. O resultado, como seria de esperar, verifica uma elevada correlação com o período de 24 horas antes – isto é, há um padrão diário bastante forte, mostrando que o tráfego de um dia está fortemente correlacionado com o tráfego do dia anterior à mesma hora.</w:t>
      </w:r>
    </w:p>
    <w:p w14:paraId="5E42C131" w14:textId="77777777" w:rsidR="007B434C" w:rsidRDefault="007B434C">
      <w:pPr>
        <w:rPr>
          <w:color w:val="000000"/>
        </w:rPr>
      </w:pPr>
    </w:p>
    <w:p w14:paraId="41FA5C94" w14:textId="77777777" w:rsidR="007B434C" w:rsidRDefault="007B434C">
      <w:pPr>
        <w:rPr>
          <w:color w:val="000000"/>
        </w:rPr>
      </w:pPr>
    </w:p>
    <w:p w14:paraId="3CBE6332" w14:textId="77777777" w:rsidR="007B434C" w:rsidRDefault="007B434C">
      <w:pPr>
        <w:rPr>
          <w:color w:val="000000"/>
        </w:rPr>
      </w:pPr>
    </w:p>
    <w:p w14:paraId="6EF04F4D" w14:textId="77777777" w:rsidR="007B434C" w:rsidRDefault="00000000">
      <w:pPr>
        <w:pStyle w:val="Ttulo1"/>
        <w:numPr>
          <w:ilvl w:val="0"/>
          <w:numId w:val="0"/>
        </w:numPr>
        <w:ind w:left="432" w:hanging="450"/>
        <w:rPr>
          <w:ins w:id="216" w:author="Unknown Author" w:date="2023-07-01T22:59:00Z"/>
          <w:color w:val="000000"/>
        </w:rPr>
      </w:pPr>
      <w:r>
        <w:br w:type="page"/>
      </w:r>
    </w:p>
    <w:p w14:paraId="141F2A85" w14:textId="77777777" w:rsidR="007B434C" w:rsidRDefault="00000000">
      <w:pPr>
        <w:pStyle w:val="Ttulo1"/>
        <w:numPr>
          <w:ilvl w:val="0"/>
          <w:numId w:val="6"/>
        </w:numPr>
        <w:ind w:left="432"/>
        <w:rPr>
          <w:color w:val="000000"/>
        </w:rPr>
      </w:pPr>
      <w:bookmarkStart w:id="217" w:name="__RefHeading___Toc11245_3634989049"/>
      <w:bookmarkStart w:id="218" w:name="_Toc138324031"/>
      <w:bookmarkEnd w:id="217"/>
      <w:r>
        <w:rPr>
          <w:color w:val="000000"/>
        </w:rPr>
        <w:lastRenderedPageBreak/>
        <w:t>Gated Recurrent Unit (GRU)</w:t>
      </w:r>
      <w:bookmarkEnd w:id="218"/>
    </w:p>
    <w:p w14:paraId="0AAEF960" w14:textId="77777777" w:rsidR="007B434C" w:rsidRDefault="007B434C">
      <w:pPr>
        <w:rPr>
          <w:color w:val="000000"/>
        </w:rPr>
      </w:pPr>
    </w:p>
    <w:p w14:paraId="75A18F2B" w14:textId="77777777" w:rsidR="007B434C" w:rsidRDefault="00000000">
      <w:pPr>
        <w:rPr>
          <w:color w:val="000000"/>
        </w:rPr>
      </w:pPr>
      <w:r>
        <w:t>Gated Recurrent Unit (GRU)</w:t>
      </w:r>
      <w:del w:id="219" w:author="Unknown Author" w:date="2023-07-03T19:54:00Z">
        <w:r>
          <w:delText>,</w:delText>
        </w:r>
      </w:del>
      <w:r>
        <w:t xml:space="preserve"> </w:t>
      </w:r>
      <w:ins w:id="220" w:author="Unknown Author" w:date="2023-07-03T19:54:00Z">
        <w:r>
          <w:t xml:space="preserve">é </w:t>
        </w:r>
      </w:ins>
      <w:r>
        <w:t xml:space="preserve">uma versão </w:t>
      </w:r>
      <w:del w:id="221" w:author="Unknown Author" w:date="2023-07-03T19:54:00Z">
        <w:r>
          <w:delText xml:space="preserve">mais </w:delText>
        </w:r>
      </w:del>
      <w:r>
        <w:t xml:space="preserve">recente das Redes Neurais Recorrentes (RNN), que foi criada pelo professor </w:t>
      </w:r>
      <w:hyperlink r:id="rId64">
        <w:r>
          <w:t>Kyunghyun Cho</w:t>
        </w:r>
      </w:hyperlink>
      <w:r>
        <w:t xml:space="preserve"> e os seus colegas na universidade de Nova York em 2014 e que tem vindo a ganhar muita popularidade. </w:t>
      </w:r>
    </w:p>
    <w:p w14:paraId="51FE66C5" w14:textId="77777777" w:rsidR="007B434C" w:rsidRDefault="00000000">
      <w:pPr>
        <w:pStyle w:val="Ttulo2"/>
        <w:numPr>
          <w:ilvl w:val="1"/>
          <w:numId w:val="6"/>
        </w:numPr>
        <w:rPr>
          <w:color w:val="000000"/>
        </w:rPr>
      </w:pPr>
      <w:bookmarkStart w:id="222" w:name="__RefHeading___Toc11247_3634989049"/>
      <w:bookmarkStart w:id="223" w:name="_Toc138324032"/>
      <w:bookmarkEnd w:id="222"/>
      <w:r>
        <w:t>GRU vs LSTM</w:t>
      </w:r>
      <w:bookmarkEnd w:id="223"/>
    </w:p>
    <w:p w14:paraId="27B9810A" w14:textId="77777777" w:rsidR="007B434C" w:rsidRDefault="00000000">
      <w:pPr>
        <w:rPr>
          <w:color w:val="000000"/>
        </w:rPr>
      </w:pPr>
      <w:r>
        <w:t xml:space="preserve">As GRUs são semelhantes às redes Long Short-Term Memory (LSTM) no sentido de que são capazes de lidar com dependências de longo prazo em dados sequenciais, mas usam menos parâmetros e são computacionalmente mais flexíveis. Por exemplo, se o input na rede for a frase “A minha comida favorita é”, o GRU não será capaz de entender o significado total da frase, se fizer parte de um contexto mais extenso, porque </w:t>
      </w:r>
      <w:ins w:id="224" w:author="Unknown Author" w:date="2023-07-03T19:55:00Z">
        <w:r>
          <w:t xml:space="preserve">a </w:t>
        </w:r>
      </w:ins>
      <w:r>
        <w:t>LSTM usa</w:t>
      </w:r>
      <w:ins w:id="225" w:author="Unknown Author" w:date="2023-07-03T19:55:00Z">
        <w:r>
          <w:t xml:space="preserve"> uma</w:t>
        </w:r>
      </w:ins>
      <w:r>
        <w:t xml:space="preserve"> porta adicional que armazena mais informação. Por outras palavras, o GRU é uma versão leve </w:t>
      </w:r>
      <w:del w:id="226" w:author="Unknown Author" w:date="2023-07-03T19:55:00Z">
        <w:r>
          <w:delText>do</w:delText>
        </w:r>
      </w:del>
      <w:ins w:id="227" w:author="Unknown Author" w:date="2023-07-03T19:55:00Z">
        <w:r>
          <w:t>da</w:t>
        </w:r>
      </w:ins>
      <w:r>
        <w:t xml:space="preserve"> LSTM</w:t>
      </w:r>
      <w:ins w:id="228" w:author="Unknown Author" w:date="2023-07-03T19:55:00Z">
        <w:r>
          <w:t>,</w:t>
        </w:r>
      </w:ins>
      <w:r>
        <w:t xml:space="preserve"> que combina memória de longo e curto prazo no seu estado oculto. </w:t>
      </w:r>
    </w:p>
    <w:p w14:paraId="12981E93" w14:textId="77777777" w:rsidR="007B434C" w:rsidRDefault="00000000">
      <w:pPr>
        <w:pStyle w:val="Ttulo2"/>
        <w:numPr>
          <w:ilvl w:val="1"/>
          <w:numId w:val="6"/>
        </w:numPr>
        <w:rPr>
          <w:color w:val="000000"/>
        </w:rPr>
      </w:pPr>
      <w:bookmarkStart w:id="229" w:name="__RefHeading___Toc11249_3634989049"/>
      <w:bookmarkStart w:id="230" w:name="_Toc138324033"/>
      <w:bookmarkEnd w:id="229"/>
      <w:r>
        <w:t>Mecanismo</w:t>
      </w:r>
      <w:bookmarkEnd w:id="230"/>
    </w:p>
    <w:p w14:paraId="70D99AE2" w14:textId="77777777" w:rsidR="007B434C" w:rsidRDefault="00000000">
      <w:pPr>
        <w:rPr>
          <w:color w:val="000000"/>
        </w:rPr>
      </w:pPr>
      <w:r>
        <w:t xml:space="preserve">Efetivamente, o </w:t>
      </w:r>
      <w:del w:id="231" w:author="Unknown Author" w:date="2023-07-03T19:56:00Z">
        <w:r>
          <w:delText>Gru</w:delText>
        </w:r>
      </w:del>
      <w:ins w:id="232" w:author="Unknown Author" w:date="2023-07-03T19:56:00Z">
        <w:r>
          <w:t>GRU</w:t>
        </w:r>
      </w:ins>
      <w:r>
        <w:t xml:space="preserve"> </w:t>
      </w:r>
      <w:del w:id="233" w:author="Unknown Author" w:date="2023-07-03T19:56:00Z">
        <w:r>
          <w:delText>compõe</w:delText>
        </w:r>
      </w:del>
      <w:ins w:id="234" w:author="Unknown Author" w:date="2023-07-03T19:56:00Z">
        <w:r>
          <w:t>compreende</w:t>
        </w:r>
      </w:ins>
      <w:r>
        <w:t xml:space="preserve"> duas portas, a porta de atualização e a porta de reposição. A porta de atualização lembra o quanto da memória passada deve ser “retid</w:t>
      </w:r>
      <w:del w:id="235" w:author="Unknown Author" w:date="2023-07-03T19:56:00Z">
        <w:r>
          <w:delText>a</w:delText>
        </w:r>
      </w:del>
      <w:ins w:id="236" w:author="Unknown Author" w:date="2023-07-03T19:56:00Z">
        <w:r>
          <w:t>o</w:t>
        </w:r>
      </w:ins>
      <w:r>
        <w:t xml:space="preserve">”, enquanto a porta de reposição </w:t>
      </w:r>
      <w:del w:id="237" w:author="Unknown Author" w:date="2023-07-03T19:56:00Z">
        <w:r>
          <w:delText>sabe</w:delText>
        </w:r>
      </w:del>
      <w:ins w:id="238" w:author="Unknown Author" w:date="2023-07-03T19:56:00Z">
        <w:r>
          <w:t>controla</w:t>
        </w:r>
      </w:ins>
      <w:r>
        <w:t xml:space="preserve"> o quanto da memória passada deve ser “esquecida”. </w:t>
      </w:r>
    </w:p>
    <w:p w14:paraId="6717B3C1" w14:textId="77777777" w:rsidR="007B434C" w:rsidRDefault="00000000">
      <w:pPr>
        <w:rPr>
          <w:color w:val="000000"/>
        </w:rPr>
      </w:pPr>
      <w:r>
        <w:t>Para cada elemento da sequência de input, cada camada calcula as seguintes funções:</w:t>
      </w:r>
    </w:p>
    <w:p w14:paraId="1357E36F" w14:textId="77777777" w:rsidR="007B434C" w:rsidRDefault="00000000">
      <w:pPr>
        <w:shd w:val="clear" w:color="auto" w:fill="FFFFFF"/>
        <w:suppressAutoHyphens w:val="0"/>
        <w:spacing w:after="0" w:line="240" w:lineRule="auto"/>
        <w:rPr>
          <w:color w:val="000000"/>
        </w:rPr>
      </w:pPr>
      <m:oMathPara>
        <m:oMath>
          <m:r>
            <w:rPr>
              <w:rFonts w:ascii="Cambria Math" w:hAnsi="Cambria Math"/>
            </w:rPr>
            <m:t>rt=σ</m:t>
          </m:r>
          <m:d>
            <m:dPr>
              <m:ctrlPr>
                <w:rPr>
                  <w:rFonts w:ascii="Cambria Math" w:hAnsi="Cambria Math"/>
                </w:rPr>
              </m:ctrlPr>
            </m:dPr>
            <m:e>
              <m:r>
                <w:rPr>
                  <w:rFonts w:ascii="Cambria Math" w:hAnsi="Cambria Math"/>
                </w:rPr>
                <m:t>Wirxt+bir+Whrh</m:t>
              </m:r>
              <m:d>
                <m:dPr>
                  <m:ctrlPr>
                    <w:rPr>
                      <w:rFonts w:ascii="Cambria Math" w:hAnsi="Cambria Math"/>
                    </w:rPr>
                  </m:ctrlPr>
                </m:dPr>
                <m:e>
                  <m:r>
                    <w:rPr>
                      <w:rFonts w:ascii="Cambria Math" w:hAnsi="Cambria Math"/>
                    </w:rPr>
                    <m:t>t-1</m:t>
                  </m:r>
                </m:e>
              </m:d>
              <m:r>
                <w:rPr>
                  <w:rFonts w:ascii="Cambria Math" w:hAnsi="Cambria Math"/>
                </w:rPr>
                <m:t>+bhr</m:t>
              </m:r>
            </m:e>
          </m:d>
        </m:oMath>
      </m:oMathPara>
    </w:p>
    <w:p w14:paraId="2DBCD784" w14:textId="77777777" w:rsidR="007B434C" w:rsidRDefault="00000000">
      <w:pPr>
        <w:shd w:val="clear" w:color="auto" w:fill="FFFFFF"/>
        <w:suppressAutoHyphens w:val="0"/>
        <w:spacing w:after="0" w:line="240" w:lineRule="auto"/>
        <w:rPr>
          <w:color w:val="000000"/>
        </w:rPr>
      </w:pPr>
      <m:oMathPara>
        <m:oMath>
          <m:r>
            <w:rPr>
              <w:rFonts w:ascii="Cambria Math" w:hAnsi="Cambria Math"/>
            </w:rPr>
            <m:t>zt=σ</m:t>
          </m:r>
          <m:d>
            <m:dPr>
              <m:ctrlPr>
                <w:rPr>
                  <w:rFonts w:ascii="Cambria Math" w:hAnsi="Cambria Math"/>
                </w:rPr>
              </m:ctrlPr>
            </m:dPr>
            <m:e>
              <m:r>
                <w:rPr>
                  <w:rFonts w:ascii="Cambria Math" w:hAnsi="Cambria Math"/>
                </w:rPr>
                <m:t>Wizxt+biz+Whzh</m:t>
              </m:r>
              <m:d>
                <m:dPr>
                  <m:ctrlPr>
                    <w:rPr>
                      <w:rFonts w:ascii="Cambria Math" w:hAnsi="Cambria Math"/>
                    </w:rPr>
                  </m:ctrlPr>
                </m:dPr>
                <m:e>
                  <m:r>
                    <w:rPr>
                      <w:rFonts w:ascii="Cambria Math" w:hAnsi="Cambria Math"/>
                    </w:rPr>
                    <m:t>t-1</m:t>
                  </m:r>
                </m:e>
              </m:d>
              <m:r>
                <w:rPr>
                  <w:rFonts w:ascii="Cambria Math" w:hAnsi="Cambria Math"/>
                </w:rPr>
                <m:t>+bhz</m:t>
              </m:r>
            </m:e>
          </m:d>
        </m:oMath>
      </m:oMathPara>
    </w:p>
    <w:p w14:paraId="40A4B3A7" w14:textId="77777777" w:rsidR="007B434C" w:rsidRDefault="00000000">
      <w:pPr>
        <w:shd w:val="clear" w:color="auto" w:fill="FFFFFF"/>
        <w:suppressAutoHyphens w:val="0"/>
        <w:spacing w:after="0" w:line="240" w:lineRule="auto"/>
        <w:rPr>
          <w:color w:val="000000"/>
        </w:rPr>
      </w:pPr>
      <m:oMathPara>
        <m:oMath>
          <m:r>
            <w:rPr>
              <w:rFonts w:ascii="Cambria Math" w:hAnsi="Cambria Math"/>
            </w:rPr>
            <m:t>nt​=tanh</m:t>
          </m:r>
          <m:d>
            <m:dPr>
              <m:ctrlPr>
                <w:rPr>
                  <w:rFonts w:ascii="Cambria Math" w:hAnsi="Cambria Math"/>
                </w:rPr>
              </m:ctrlPr>
            </m:dPr>
            <m:e>
              <m:r>
                <w:rPr>
                  <w:rFonts w:ascii="Cambria Math" w:hAnsi="Cambria Math"/>
                </w:rPr>
                <m:t>Win​xt​+bin​+rt​*</m:t>
              </m:r>
              <m:d>
                <m:dPr>
                  <m:ctrlPr>
                    <w:rPr>
                      <w:rFonts w:ascii="Cambria Math" w:hAnsi="Cambria Math"/>
                    </w:rPr>
                  </m:ctrlPr>
                </m:dPr>
                <m:e>
                  <m:r>
                    <w:rPr>
                      <w:rFonts w:ascii="Cambria Math" w:hAnsi="Cambria Math"/>
                    </w:rPr>
                    <m:t>Whn​h</m:t>
                  </m:r>
                  <m:d>
                    <m:dPr>
                      <m:ctrlPr>
                        <w:rPr>
                          <w:rFonts w:ascii="Cambria Math" w:hAnsi="Cambria Math"/>
                        </w:rPr>
                      </m:ctrlPr>
                    </m:dPr>
                    <m:e>
                      <m:r>
                        <w:rPr>
                          <w:rFonts w:ascii="Cambria Math" w:hAnsi="Cambria Math"/>
                        </w:rPr>
                        <m:t>t-1</m:t>
                      </m:r>
                    </m:e>
                  </m:d>
                  <m:r>
                    <w:rPr>
                      <w:rFonts w:ascii="Cambria Math" w:hAnsi="Cambria Math"/>
                    </w:rPr>
                    <m:t>​+bhn​</m:t>
                  </m:r>
                </m:e>
              </m:d>
            </m:e>
          </m:d>
        </m:oMath>
      </m:oMathPara>
    </w:p>
    <w:p w14:paraId="098CD933" w14:textId="77777777" w:rsidR="007B434C" w:rsidRDefault="00000000">
      <w:pPr>
        <w:shd w:val="clear" w:color="auto" w:fill="FFFFFF"/>
        <w:suppressAutoHyphens w:val="0"/>
        <w:spacing w:after="0" w:line="240" w:lineRule="auto"/>
        <w:rPr>
          <w:color w:val="000000"/>
        </w:rPr>
      </w:pPr>
      <m:oMathPara>
        <m:oMath>
          <m:r>
            <w:rPr>
              <w:rFonts w:ascii="Cambria Math" w:hAnsi="Cambria Math"/>
            </w:rPr>
            <m:t>ht​=</m:t>
          </m:r>
          <m:d>
            <m:dPr>
              <m:ctrlPr>
                <w:rPr>
                  <w:rFonts w:ascii="Cambria Math" w:hAnsi="Cambria Math"/>
                </w:rPr>
              </m:ctrlPr>
            </m:dPr>
            <m:e>
              <m:r>
                <w:rPr>
                  <w:rFonts w:ascii="Cambria Math" w:hAnsi="Cambria Math"/>
                </w:rPr>
                <m:t>1-zt​</m:t>
              </m:r>
            </m:e>
          </m:d>
          <m:r>
            <w:rPr>
              <w:rFonts w:ascii="Cambria Math" w:hAnsi="Cambria Math"/>
            </w:rPr>
            <m:t>*nt​+zt​*h</m:t>
          </m:r>
          <m:d>
            <m:dPr>
              <m:ctrlPr>
                <w:rPr>
                  <w:rFonts w:ascii="Cambria Math" w:hAnsi="Cambria Math"/>
                </w:rPr>
              </m:ctrlPr>
            </m:dPr>
            <m:e>
              <m:r>
                <w:rPr>
                  <w:rFonts w:ascii="Cambria Math" w:hAnsi="Cambria Math"/>
                </w:rPr>
                <m:t>t-1</m:t>
              </m:r>
            </m:e>
          </m:d>
        </m:oMath>
      </m:oMathPara>
    </w:p>
    <w:p w14:paraId="7B753099" w14:textId="77777777" w:rsidR="007B434C" w:rsidRDefault="007B434C">
      <w:pPr>
        <w:shd w:val="clear" w:color="auto" w:fill="FFFFFF"/>
        <w:suppressAutoHyphens w:val="0"/>
        <w:spacing w:after="0" w:line="240" w:lineRule="auto"/>
        <w:rPr>
          <w:i/>
          <w:iCs/>
          <w:color w:val="262626"/>
          <w:sz w:val="29"/>
          <w:szCs w:val="29"/>
          <w:lang w:val="en-US"/>
        </w:rPr>
      </w:pPr>
    </w:p>
    <w:p w14:paraId="59D64AD4" w14:textId="77777777" w:rsidR="007B434C" w:rsidRDefault="00000000">
      <w:pPr>
        <w:rPr>
          <w:highlight w:val="yellow"/>
        </w:rPr>
      </w:pPr>
      <w:r>
        <w:rPr>
          <w:b/>
          <w:bCs/>
          <w:highlight w:val="yellow"/>
          <w:rPrChange w:id="239" w:author="Unknown Author" w:date="2023-07-03T19:57:00Z">
            <w:rPr/>
          </w:rPrChange>
        </w:rPr>
        <w:t>//Inserir nova equação (word) para poder fazer referência</w:t>
      </w:r>
    </w:p>
    <w:p w14:paraId="0D017A90" w14:textId="77777777" w:rsidR="007B434C" w:rsidRDefault="00000000">
      <w:pPr>
        <w:rPr>
          <w:color w:val="000000"/>
        </w:rPr>
      </w:pPr>
      <w:r>
        <w:t>Onde</w:t>
      </w:r>
      <w:r>
        <w:rPr>
          <w:rFonts w:ascii="Helvetica" w:hAnsi="Helvetica"/>
          <w:color w:val="262626"/>
          <w:highlight w:val="white"/>
        </w:rPr>
        <w:t xml:space="preserve"> </w:t>
      </w:r>
      <w:r>
        <w:rPr>
          <w:rStyle w:val="mord"/>
          <w:b/>
          <w:bCs/>
          <w:i/>
          <w:iCs/>
          <w:color w:val="262626"/>
          <w:sz w:val="29"/>
          <w:szCs w:val="29"/>
          <w:highlight w:val="white"/>
        </w:rPr>
        <w:t>h</w:t>
      </w:r>
      <w:r>
        <w:rPr>
          <w:rStyle w:val="mord"/>
          <w:b/>
          <w:bCs/>
          <w:i/>
          <w:iCs/>
          <w:color w:val="262626"/>
          <w:sz w:val="20"/>
          <w:szCs w:val="20"/>
          <w:highlight w:val="white"/>
        </w:rPr>
        <w:t>t</w:t>
      </w:r>
      <w:r>
        <w:rPr>
          <w:rStyle w:val="vlist-s"/>
          <w:color w:val="262626"/>
          <w:sz w:val="2"/>
          <w:szCs w:val="2"/>
          <w:highlight w:val="white"/>
        </w:rPr>
        <w:t>​</w:t>
      </w:r>
      <w:r>
        <w:rPr>
          <w:rFonts w:ascii="Helvetica" w:hAnsi="Helvetica"/>
          <w:color w:val="262626"/>
          <w:highlight w:val="white"/>
        </w:rPr>
        <w:t xml:space="preserve"> </w:t>
      </w:r>
      <w:r>
        <w:t>é o estado oculto no tempo t,</w:t>
      </w:r>
      <w:r>
        <w:rPr>
          <w:rFonts w:ascii="Helvetica" w:hAnsi="Helvetica"/>
          <w:color w:val="262626"/>
          <w:highlight w:val="white"/>
        </w:rPr>
        <w:t> </w:t>
      </w:r>
      <w:r>
        <w:rPr>
          <w:rStyle w:val="mord"/>
          <w:b/>
          <w:bCs/>
          <w:i/>
          <w:iCs/>
          <w:color w:val="262626"/>
          <w:sz w:val="29"/>
          <w:szCs w:val="29"/>
          <w:highlight w:val="white"/>
        </w:rPr>
        <w:t>x</w:t>
      </w:r>
      <w:r>
        <w:rPr>
          <w:rStyle w:val="mord"/>
          <w:b/>
          <w:bCs/>
          <w:i/>
          <w:iCs/>
          <w:color w:val="262626"/>
          <w:sz w:val="20"/>
          <w:szCs w:val="20"/>
          <w:highlight w:val="white"/>
        </w:rPr>
        <w:t>t</w:t>
      </w:r>
      <w:r>
        <w:rPr>
          <w:rStyle w:val="vlist-s"/>
          <w:color w:val="262626"/>
          <w:sz w:val="2"/>
          <w:szCs w:val="2"/>
          <w:highlight w:val="white"/>
        </w:rPr>
        <w:t>​</w:t>
      </w:r>
      <w:r>
        <w:rPr>
          <w:rFonts w:ascii="Helvetica" w:hAnsi="Helvetica"/>
          <w:color w:val="262626"/>
          <w:highlight w:val="white"/>
        </w:rPr>
        <w:t> </w:t>
      </w:r>
      <w:r>
        <w:rPr>
          <w:color w:val="262626"/>
          <w:highlight w:val="white"/>
        </w:rPr>
        <w:t>é o input no tempo t</w:t>
      </w:r>
      <w:r>
        <w:rPr>
          <w:rFonts w:ascii="Helvetica" w:hAnsi="Helvetica"/>
          <w:color w:val="262626"/>
          <w:highlight w:val="white"/>
        </w:rPr>
        <w:t>, </w:t>
      </w:r>
      <w:r>
        <w:rPr>
          <w:b/>
          <w:bCs/>
          <w:color w:val="262626"/>
          <w:sz w:val="29"/>
          <w:szCs w:val="29"/>
        </w:rPr>
        <w:t>W</w:t>
      </w:r>
      <w:r>
        <w:rPr>
          <w:b/>
          <w:bCs/>
          <w:color w:val="262626"/>
          <w:sz w:val="20"/>
          <w:szCs w:val="20"/>
        </w:rPr>
        <w:t>hz</w:t>
      </w:r>
      <w:r>
        <w:rPr>
          <w:b/>
          <w:bCs/>
          <w:color w:val="262626"/>
          <w:sz w:val="2"/>
          <w:szCs w:val="2"/>
        </w:rPr>
        <w:t>​</w:t>
      </w:r>
      <w:r>
        <w:rPr>
          <w:b/>
          <w:bCs/>
          <w:color w:val="262626"/>
          <w:sz w:val="29"/>
          <w:szCs w:val="29"/>
        </w:rPr>
        <w:t>h</w:t>
      </w:r>
      <w:r>
        <w:rPr>
          <w:b/>
          <w:bCs/>
          <w:color w:val="262626"/>
          <w:sz w:val="20"/>
          <w:szCs w:val="20"/>
        </w:rPr>
        <w:t>(t−1)</w:t>
      </w:r>
      <w:r>
        <w:rPr>
          <w:color w:val="262626"/>
          <w:sz w:val="20"/>
          <w:szCs w:val="20"/>
        </w:rPr>
        <w:t xml:space="preserve"> </w:t>
      </w:r>
      <w:r>
        <w:rPr>
          <w:color w:val="262626"/>
          <w:highlight w:val="white"/>
        </w:rPr>
        <w:t>é o estado oculto da camada no tempo t-1 ou no tempo </w:t>
      </w:r>
      <w:r>
        <w:rPr>
          <w:rStyle w:val="CitaoHTML"/>
          <w:color w:val="262626"/>
          <w:highlight w:val="white"/>
        </w:rPr>
        <w:t>0</w:t>
      </w:r>
      <w:r>
        <w:rPr>
          <w:color w:val="262626"/>
          <w:highlight w:val="white"/>
        </w:rPr>
        <w:t xml:space="preserve"> e</w:t>
      </w:r>
      <w:r>
        <w:rPr>
          <w:rFonts w:ascii="Helvetica" w:hAnsi="Helvetica"/>
          <w:color w:val="262626"/>
          <w:highlight w:val="white"/>
        </w:rPr>
        <w:t> </w:t>
      </w:r>
      <w:r>
        <w:rPr>
          <w:rStyle w:val="mord"/>
          <w:b/>
          <w:bCs/>
          <w:color w:val="262626"/>
          <w:sz w:val="29"/>
          <w:szCs w:val="29"/>
          <w:highlight w:val="white"/>
        </w:rPr>
        <w:t>r</w:t>
      </w:r>
      <w:r>
        <w:rPr>
          <w:rStyle w:val="mord"/>
          <w:b/>
          <w:bCs/>
          <w:color w:val="262626"/>
          <w:sz w:val="20"/>
          <w:szCs w:val="20"/>
          <w:highlight w:val="white"/>
        </w:rPr>
        <w:t>t</w:t>
      </w:r>
      <w:r>
        <w:rPr>
          <w:rStyle w:val="vlist-s"/>
          <w:b/>
          <w:bCs/>
          <w:color w:val="262626"/>
          <w:sz w:val="2"/>
          <w:szCs w:val="2"/>
          <w:highlight w:val="white"/>
        </w:rPr>
        <w:t>​</w:t>
      </w:r>
      <w:r>
        <w:rPr>
          <w:b/>
          <w:bCs/>
          <w:color w:val="262626"/>
          <w:highlight w:val="white"/>
        </w:rPr>
        <w:t>, </w:t>
      </w:r>
      <w:r>
        <w:rPr>
          <w:rStyle w:val="mord"/>
          <w:b/>
          <w:bCs/>
          <w:color w:val="262626"/>
          <w:sz w:val="29"/>
          <w:szCs w:val="29"/>
          <w:highlight w:val="white"/>
        </w:rPr>
        <w:t>z</w:t>
      </w:r>
      <w:r>
        <w:rPr>
          <w:rStyle w:val="mord"/>
          <w:b/>
          <w:bCs/>
          <w:color w:val="262626"/>
          <w:sz w:val="20"/>
          <w:szCs w:val="20"/>
          <w:highlight w:val="white"/>
        </w:rPr>
        <w:t>t</w:t>
      </w:r>
      <w:r>
        <w:rPr>
          <w:rStyle w:val="vlist-s"/>
          <w:b/>
          <w:bCs/>
          <w:color w:val="262626"/>
          <w:sz w:val="2"/>
          <w:szCs w:val="2"/>
          <w:highlight w:val="white"/>
        </w:rPr>
        <w:t>​</w:t>
      </w:r>
      <w:r>
        <w:rPr>
          <w:rFonts w:ascii="Helvetica" w:hAnsi="Helvetica"/>
          <w:color w:val="262626"/>
          <w:highlight w:val="white"/>
        </w:rPr>
        <w:t xml:space="preserve"> </w:t>
      </w:r>
      <w:r>
        <w:rPr>
          <w:color w:val="262626"/>
          <w:highlight w:val="white"/>
        </w:rPr>
        <w:t>são as portas de reinicialização e atualização respetivamente</w:t>
      </w:r>
      <w:r>
        <w:rPr>
          <w:rFonts w:ascii="Helvetica" w:hAnsi="Helvetica"/>
          <w:color w:val="262626"/>
          <w:highlight w:val="white"/>
        </w:rPr>
        <w:t>. </w:t>
      </w:r>
      <w:r>
        <w:rPr>
          <w:rStyle w:val="mord"/>
          <w:b/>
          <w:bCs/>
          <w:i/>
          <w:iCs/>
          <w:color w:val="262626"/>
          <w:sz w:val="29"/>
          <w:szCs w:val="29"/>
          <w:highlight w:val="white"/>
        </w:rPr>
        <w:t>σ</w:t>
      </w:r>
      <w:r>
        <w:rPr>
          <w:rFonts w:ascii="Helvetica" w:hAnsi="Helvetica"/>
          <w:color w:val="262626"/>
          <w:highlight w:val="white"/>
        </w:rPr>
        <w:t> </w:t>
      </w:r>
      <w:r>
        <w:rPr>
          <w:color w:val="262626"/>
          <w:highlight w:val="white"/>
        </w:rPr>
        <w:t xml:space="preserve">é a função </w:t>
      </w:r>
      <w:r>
        <w:rPr>
          <w:b/>
          <w:bCs/>
          <w:i/>
          <w:iCs/>
          <w:color w:val="262626"/>
          <w:highlight w:val="white"/>
        </w:rPr>
        <w:t>sigmoid</w:t>
      </w:r>
      <w:r>
        <w:rPr>
          <w:color w:val="262626"/>
          <w:highlight w:val="white"/>
        </w:rPr>
        <w:t xml:space="preserve"> e * é o símbolo da multiplicação.</w:t>
      </w:r>
    </w:p>
    <w:p w14:paraId="0CC7AE19" w14:textId="77777777" w:rsidR="007B434C" w:rsidRDefault="00000000">
      <w:pPr>
        <w:rPr>
          <w:color w:val="262626"/>
          <w:highlight w:val="yellow"/>
        </w:rPr>
      </w:pPr>
      <w:ins w:id="240" w:author="Unknown Author" w:date="2023-07-03T19:57:00Z">
        <w:r>
          <w:rPr>
            <w:color w:val="262626"/>
            <w:highlight w:val="yellow"/>
          </w:rPr>
          <w:t>Podias começar pela imagem, depois as equações</w:t>
        </w:r>
      </w:ins>
    </w:p>
    <w:p w14:paraId="636EA901" w14:textId="77777777" w:rsidR="007B434C" w:rsidRDefault="00000000">
      <w:pPr>
        <w:pStyle w:val="Ttulo2"/>
        <w:numPr>
          <w:ilvl w:val="1"/>
          <w:numId w:val="6"/>
        </w:numPr>
        <w:rPr>
          <w:color w:val="000000"/>
        </w:rPr>
      </w:pPr>
      <w:bookmarkStart w:id="241" w:name="__RefHeading___Toc11251_3634989049"/>
      <w:bookmarkStart w:id="242" w:name="_Toc138324034"/>
      <w:bookmarkEnd w:id="241"/>
      <w:r>
        <w:lastRenderedPageBreak/>
        <w:t>Implementação</w:t>
      </w:r>
      <w:bookmarkEnd w:id="242"/>
    </w:p>
    <w:p w14:paraId="275686D9" w14:textId="77777777" w:rsidR="007B434C" w:rsidRDefault="00000000">
      <w:pPr>
        <w:suppressAutoHyphens w:val="0"/>
        <w:spacing w:after="0" w:line="240" w:lineRule="auto"/>
        <w:jc w:val="left"/>
        <w:rPr>
          <w:ins w:id="243" w:author="Unknown Author" w:date="2023-07-03T19:59:00Z"/>
          <w:highlight w:val="yellow"/>
        </w:rPr>
      </w:pPr>
      <w:ins w:id="244" w:author="Unknown Author" w:date="2023-07-03T19:59:00Z">
        <w:r>
          <w:rPr>
            <w:color w:val="262626"/>
            <w:highlight w:val="yellow"/>
          </w:rPr>
          <w:t>Escrever umas linhas introdutórias antes do código. Clarificar melhor o que é visto no código, na imagem e fontes</w:t>
        </w:r>
      </w:ins>
    </w:p>
    <w:p w14:paraId="3D7FF37F" w14:textId="77777777" w:rsidR="007B434C" w:rsidRDefault="007B434C">
      <w:pPr>
        <w:suppressAutoHyphens w:val="0"/>
        <w:spacing w:after="0" w:line="240" w:lineRule="auto"/>
        <w:jc w:val="left"/>
        <w:rPr>
          <w:ins w:id="245" w:author="Unknown Author" w:date="2023-07-03T19:59:00Z"/>
          <w:color w:val="262626"/>
        </w:rPr>
      </w:pPr>
    </w:p>
    <w:p w14:paraId="70AD1F9B" w14:textId="77777777" w:rsidR="007B434C" w:rsidRDefault="00000000">
      <w:pPr>
        <w:suppressAutoHyphens w:val="0"/>
        <w:spacing w:after="0" w:line="240" w:lineRule="auto"/>
        <w:jc w:val="left"/>
        <w:rPr>
          <w:i/>
          <w:iCs/>
          <w:color w:val="262626"/>
        </w:rPr>
      </w:pPr>
      <w:r>
        <w:rPr>
          <w:i/>
          <w:iCs/>
          <w:color w:val="262626"/>
        </w:rPr>
        <w:t>import numpy as np</w:t>
      </w:r>
    </w:p>
    <w:p w14:paraId="3CA280A9" w14:textId="77777777" w:rsidR="007B434C" w:rsidRDefault="007B434C">
      <w:pPr>
        <w:suppressAutoHyphens w:val="0"/>
        <w:spacing w:after="0" w:line="240" w:lineRule="auto"/>
        <w:jc w:val="left"/>
        <w:rPr>
          <w:i/>
          <w:iCs/>
          <w:color w:val="262626"/>
        </w:rPr>
      </w:pPr>
    </w:p>
    <w:p w14:paraId="412E96E8" w14:textId="77777777" w:rsidR="007B434C" w:rsidRDefault="00000000">
      <w:pPr>
        <w:suppressAutoHyphens w:val="0"/>
        <w:spacing w:after="0" w:line="240" w:lineRule="auto"/>
        <w:jc w:val="left"/>
        <w:rPr>
          <w:b/>
          <w:bCs/>
          <w:i/>
          <w:iCs/>
          <w:color w:val="262626"/>
        </w:rPr>
      </w:pPr>
      <w:r>
        <w:rPr>
          <w:b/>
          <w:bCs/>
          <w:i/>
          <w:iCs/>
          <w:color w:val="262626"/>
        </w:rPr>
        <w:t>//Função de Ativação do GRU</w:t>
      </w:r>
    </w:p>
    <w:p w14:paraId="33600F02" w14:textId="77777777" w:rsidR="007B434C" w:rsidRDefault="00000000">
      <w:pPr>
        <w:suppressAutoHyphens w:val="0"/>
        <w:spacing w:after="0" w:line="240" w:lineRule="auto"/>
        <w:jc w:val="left"/>
        <w:rPr>
          <w:i/>
          <w:iCs/>
          <w:color w:val="262626"/>
        </w:rPr>
      </w:pPr>
      <w:r>
        <w:rPr>
          <w:i/>
          <w:iCs/>
          <w:color w:val="262626"/>
        </w:rPr>
        <w:t>def sigmoid(x):</w:t>
      </w:r>
    </w:p>
    <w:p w14:paraId="072C9992"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"""Sigmoid activation function."""</w:t>
      </w:r>
    </w:p>
    <w:p w14:paraId="550C2159"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return 1 / (1 + np.exp(-x))</w:t>
      </w:r>
    </w:p>
    <w:p w14:paraId="4D682CB9" w14:textId="77777777" w:rsidR="007B434C" w:rsidRDefault="007B434C">
      <w:pPr>
        <w:suppressAutoHyphens w:val="0"/>
        <w:spacing w:after="0" w:line="240" w:lineRule="auto"/>
        <w:jc w:val="left"/>
        <w:rPr>
          <w:i/>
          <w:iCs/>
          <w:color w:val="262626"/>
          <w:lang w:val="en-US"/>
        </w:rPr>
      </w:pPr>
    </w:p>
    <w:p w14:paraId="3088836F" w14:textId="77777777" w:rsidR="007B434C" w:rsidRDefault="00000000">
      <w:pPr>
        <w:suppressAutoHyphens w:val="0"/>
        <w:spacing w:after="0" w:line="240" w:lineRule="auto"/>
        <w:jc w:val="left"/>
        <w:rPr>
          <w:b/>
          <w:bCs/>
          <w:i/>
          <w:iCs/>
          <w:color w:val="262626"/>
        </w:rPr>
      </w:pPr>
      <w:r>
        <w:rPr>
          <w:b/>
          <w:bCs/>
          <w:i/>
          <w:iCs/>
          <w:color w:val="262626"/>
        </w:rPr>
        <w:t xml:space="preserve">//Inicializa pesos e parâmetros de aprendizagem  </w:t>
      </w:r>
    </w:p>
    <w:p w14:paraId="00270515" w14:textId="77777777" w:rsidR="007B434C" w:rsidRDefault="00000000">
      <w:pPr>
        <w:suppressAutoHyphens w:val="0"/>
        <w:spacing w:after="0" w:line="240" w:lineRule="auto"/>
        <w:jc w:val="left"/>
        <w:rPr>
          <w:i/>
          <w:iCs/>
          <w:color w:val="262626"/>
        </w:rPr>
      </w:pPr>
      <w:r>
        <w:rPr>
          <w:i/>
          <w:iCs/>
          <w:color w:val="262626"/>
        </w:rPr>
        <w:t>class GRU:</w:t>
      </w:r>
    </w:p>
    <w:p w14:paraId="73FA9C3D"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__init__(self, input_dim, hidden_dim):</w:t>
      </w:r>
    </w:p>
    <w:p w14:paraId="7048D768"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self.input_dim = input_dim</w:t>
      </w:r>
    </w:p>
    <w:p w14:paraId="357C93C3"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self.hidden_dim = hidden_dim</w:t>
      </w:r>
    </w:p>
    <w:p w14:paraId="073D77BC"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self.W_z = np.random.randn(input_dim, hidden_dim)</w:t>
      </w:r>
    </w:p>
    <w:p w14:paraId="5C271D3E"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self.U_z = np.random.randn(hidden_dim, hidden_dim)</w:t>
      </w:r>
    </w:p>
    <w:p w14:paraId="6399CB55"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self.b_z = np.zeros((1, hidden_dim))</w:t>
      </w:r>
    </w:p>
    <w:p w14:paraId="1E1A66BB"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self.W_r = np.random.randn(input_dim, hidden_dim)</w:t>
      </w:r>
    </w:p>
    <w:p w14:paraId="75E3C828"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self.U_r = np.random.randn(hidden_dim, hidden_dim)</w:t>
      </w:r>
    </w:p>
    <w:p w14:paraId="3E829786"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self.b_r = np.zeros((1, hidden_dim))</w:t>
      </w:r>
    </w:p>
    <w:p w14:paraId="32FBC639"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self.W = np.random.randn(input_dim, hidden_dim)</w:t>
      </w:r>
    </w:p>
    <w:p w14:paraId="7FF04AAD"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self.U = np.random.randn(hidden_dim, hidden_dim)</w:t>
      </w:r>
    </w:p>
    <w:p w14:paraId="406DC41C"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self.b = np.zeros((1, hidden_dim))</w:t>
      </w:r>
    </w:p>
    <w:p w14:paraId="4E094A5A" w14:textId="77777777" w:rsidR="007B434C" w:rsidRDefault="007B434C">
      <w:pPr>
        <w:suppressAutoHyphens w:val="0"/>
        <w:spacing w:after="0" w:line="240" w:lineRule="auto"/>
        <w:jc w:val="left"/>
        <w:rPr>
          <w:i/>
          <w:iCs/>
          <w:color w:val="262626"/>
          <w:lang w:val="en-US"/>
        </w:rPr>
      </w:pPr>
    </w:p>
    <w:p w14:paraId="557632EA" w14:textId="77777777" w:rsidR="007B434C" w:rsidRDefault="00000000">
      <w:pPr>
        <w:suppressAutoHyphens w:val="0"/>
        <w:spacing w:after="0" w:line="240" w:lineRule="auto"/>
        <w:jc w:val="left"/>
        <w:rPr>
          <w:b/>
          <w:bCs/>
          <w:i/>
          <w:iCs/>
          <w:color w:val="262626"/>
        </w:rPr>
      </w:pPr>
      <w:r>
        <w:rPr>
          <w:b/>
          <w:bCs/>
          <w:i/>
          <w:iCs/>
          <w:color w:val="262626"/>
        </w:rPr>
        <w:t>//Recebe sequência de entrada de vetores e retorna uma sequência de estados ocultos</w:t>
      </w:r>
    </w:p>
    <w:p w14:paraId="328C1B24" w14:textId="77777777" w:rsidR="007B434C" w:rsidRDefault="00000000">
      <w:pPr>
        <w:suppressAutoHyphens w:val="0"/>
        <w:spacing w:after="0" w:line="240" w:lineRule="auto"/>
        <w:jc w:val="left"/>
        <w:rPr>
          <w:i/>
          <w:iCs/>
          <w:color w:val="262626"/>
          <w:lang w:val="en-US"/>
        </w:rPr>
      </w:pPr>
      <w:r>
        <w:rPr>
          <w:i/>
          <w:iCs/>
          <w:color w:val="262626"/>
          <w:lang w:val="en-US"/>
        </w:rPr>
        <w:t>def forward(self, X):</w:t>
      </w:r>
    </w:p>
    <w:p w14:paraId="43FA0FA4"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T = X.shape[0]</w:t>
      </w:r>
    </w:p>
    <w:p w14:paraId="6B36DF11"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H = np.zeros((T + 1, self.hidden_dim))</w:t>
      </w:r>
    </w:p>
    <w:p w14:paraId="33187CDF"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Z = np.zeros((T, self.hidden_dim))</w:t>
      </w:r>
    </w:p>
    <w:p w14:paraId="4D7B4DDA"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R = np.zeros((T, self.hidden_dim))</w:t>
      </w:r>
    </w:p>
    <w:p w14:paraId="0E66920B"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H[0] = np.zeros((1, self.hidden_dim))</w:t>
      </w:r>
    </w:p>
    <w:p w14:paraId="0FFD6E6A"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for t in range(T):</w:t>
      </w:r>
    </w:p>
    <w:p w14:paraId="088197C0"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x_t = X[t]</w:t>
      </w:r>
    </w:p>
    <w:p w14:paraId="6EA75FE9"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z_t = sigmoid(x_t @ self.W_z + H[t] @ self.U_z + self.b_z)</w:t>
      </w:r>
    </w:p>
    <w:p w14:paraId="26177292" w14:textId="77777777" w:rsidR="007B434C" w:rsidRDefault="00000000">
      <w:pPr>
        <w:pStyle w:val="PargrafodaLista"/>
        <w:suppressAutoHyphens w:val="0"/>
        <w:spacing w:after="0" w:line="240" w:lineRule="auto"/>
        <w:ind w:left="450"/>
        <w:jc w:val="left"/>
        <w:rPr>
          <w:i/>
          <w:iCs/>
          <w:color w:val="262626"/>
        </w:rPr>
      </w:pPr>
      <w:r>
        <w:rPr>
          <w:i/>
          <w:iCs/>
          <w:color w:val="262626"/>
        </w:rPr>
        <w:t>r_t = sigmoid(x_t @ self.W_r + H[t] @ self.U_r + self.b_r)</w:t>
      </w:r>
    </w:p>
    <w:p w14:paraId="6C930781" w14:textId="77777777" w:rsidR="007B434C" w:rsidRDefault="00000000">
      <w:pPr>
        <w:pStyle w:val="PargrafodaLista"/>
        <w:suppressAutoHyphens w:val="0"/>
        <w:spacing w:after="0" w:line="240" w:lineRule="auto"/>
        <w:ind w:left="450"/>
        <w:jc w:val="left"/>
        <w:rPr>
          <w:i/>
          <w:iCs/>
          <w:color w:val="262626"/>
        </w:rPr>
      </w:pPr>
      <w:r>
        <w:rPr>
          <w:i/>
          <w:iCs/>
          <w:color w:val="262626"/>
        </w:rPr>
        <w:t>h_tilde_t = np.tanh(x_t @ self.W + (r_t * H[t]) @ self.U + self.b)</w:t>
      </w:r>
    </w:p>
    <w:p w14:paraId="5F93D01B" w14:textId="77777777" w:rsidR="007B434C" w:rsidRDefault="00000000">
      <w:pPr>
        <w:suppressAutoHyphens w:val="0"/>
        <w:spacing w:after="0" w:line="240" w:lineRule="auto"/>
        <w:ind w:firstLine="450"/>
        <w:jc w:val="left"/>
        <w:rPr>
          <w:i/>
          <w:iCs/>
          <w:color w:val="262626"/>
        </w:rPr>
      </w:pPr>
      <w:r>
        <w:rPr>
          <w:i/>
          <w:iCs/>
          <w:color w:val="262626"/>
        </w:rPr>
        <w:t>H[t+1] = (1 - z_t) * H[t] + z_t * h_tilde_t</w:t>
      </w:r>
    </w:p>
    <w:p w14:paraId="44A3798B" w14:textId="77777777" w:rsidR="007B434C" w:rsidRDefault="00000000">
      <w:pPr>
        <w:pStyle w:val="PargrafodaLista"/>
        <w:suppressAutoHyphens w:val="0"/>
        <w:spacing w:after="0" w:line="240" w:lineRule="auto"/>
        <w:ind w:left="450"/>
        <w:jc w:val="left"/>
        <w:rPr>
          <w:i/>
          <w:iCs/>
          <w:color w:val="262626"/>
          <w:lang w:val="en-US"/>
        </w:rPr>
      </w:pPr>
      <w:r>
        <w:rPr>
          <w:i/>
          <w:iCs/>
          <w:color w:val="262626"/>
          <w:lang w:val="en-US"/>
        </w:rPr>
        <w:t>Z[t] = z_t</w:t>
      </w:r>
    </w:p>
    <w:p w14:paraId="4E7AAC40" w14:textId="77777777" w:rsidR="007B434C" w:rsidRDefault="00000000">
      <w:pPr>
        <w:suppressAutoHyphens w:val="0"/>
        <w:spacing w:after="0" w:line="240" w:lineRule="auto"/>
        <w:ind w:firstLine="450"/>
        <w:jc w:val="left"/>
        <w:rPr>
          <w:i/>
          <w:iCs/>
          <w:color w:val="262626"/>
          <w:lang w:val="en-US"/>
        </w:rPr>
      </w:pPr>
      <w:r>
        <w:rPr>
          <w:i/>
          <w:iCs/>
          <w:color w:val="262626"/>
          <w:lang w:val="en-US"/>
        </w:rPr>
        <w:t>R[t] = r_t</w:t>
      </w:r>
    </w:p>
    <w:p w14:paraId="532EFC86" w14:textId="77777777" w:rsidR="007B434C" w:rsidRDefault="00000000">
      <w:pPr>
        <w:ind w:firstLine="450"/>
        <w:rPr>
          <w:i/>
          <w:iCs/>
          <w:color w:val="262626"/>
        </w:rPr>
      </w:pPr>
      <w:r>
        <w:rPr>
          <w:i/>
          <w:iCs/>
          <w:color w:val="262626"/>
        </w:rPr>
        <w:t>return H[1:], Z, R</w:t>
      </w:r>
    </w:p>
    <w:p w14:paraId="4C9A8263" w14:textId="77777777" w:rsidR="007B434C" w:rsidRDefault="00000000">
      <w:pPr>
        <w:rPr>
          <w:color w:val="000000"/>
        </w:rPr>
      </w:pPr>
      <w:r>
        <w:rPr>
          <w:noProof/>
        </w:rPr>
        <w:lastRenderedPageBreak/>
        <mc:AlternateContent>
          <mc:Choice Requires="wps">
            <w:drawing>
              <wp:anchor distT="0" distB="0" distL="114300" distR="114300" simplePos="0" relativeHeight="188" behindDoc="0" locked="0" layoutInCell="1" allowOverlap="1" wp14:anchorId="343A256D" wp14:editId="35BA8F47">
                <wp:simplePos x="0" y="0"/>
                <wp:positionH relativeFrom="column">
                  <wp:posOffset>438150</wp:posOffset>
                </wp:positionH>
                <wp:positionV relativeFrom="paragraph">
                  <wp:posOffset>4238625</wp:posOffset>
                </wp:positionV>
                <wp:extent cx="4534535" cy="224790"/>
                <wp:effectExtent l="0" t="0" r="0" b="0"/>
                <wp:wrapSquare wrapText="bothSides"/>
                <wp:docPr id="76" name="11"/>
                <wp:cNvGraphicFramePr/>
                <a:graphic xmlns:a="http://schemas.openxmlformats.org/drawingml/2006/main">
                  <a:graphicData uri="http://schemas.microsoft.com/office/word/2010/wordprocessingShape">
                    <wps:wsp>
                      <wps:cNvSpPr/>
                      <wps:spPr>
                        <a:xfrm>
                          <a:off x="0" y="0"/>
                          <a:ext cx="453384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749A9F1B" w14:textId="77777777" w:rsidR="007B434C" w:rsidRDefault="00000000" w:rsidP="00527491">
                            <w:pPr>
                              <w:pStyle w:val="Legenda"/>
                            </w:pPr>
                            <w:r>
                              <w:t xml:space="preserve">Figura </w:t>
                            </w:r>
                            <w:r>
                              <w:fldChar w:fldCharType="begin"/>
                            </w:r>
                            <w:r>
                              <w:instrText>SEQ Figura \* ARABIC</w:instrText>
                            </w:r>
                            <w:r>
                              <w:fldChar w:fldCharType="separate"/>
                            </w:r>
                            <w:r>
                              <w:t>15</w:t>
                            </w:r>
                            <w:r>
                              <w:fldChar w:fldCharType="end"/>
                            </w:r>
                            <w:r>
                              <w:t xml:space="preserve"> - Flow Gates Modelo Gru</w:t>
                            </w:r>
                          </w:p>
                        </w:txbxContent>
                      </wps:txbx>
                      <wps:bodyPr lIns="0" tIns="0" rIns="0" bIns="0">
                        <a:noAutofit/>
                      </wps:bodyPr>
                    </wps:wsp>
                  </a:graphicData>
                </a:graphic>
              </wp:anchor>
            </w:drawing>
          </mc:Choice>
          <mc:Fallback>
            <w:pict>
              <v:rect w14:anchorId="343A256D" id="11" o:spid="_x0000_s1033" style="position:absolute;left:0;text-align:left;margin-left:34.5pt;margin-top:333.75pt;width:357.05pt;height:17.7pt;z-index: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" strokeweight=".02mm">
                <v:stroke joinstyle="round"/>
                <v:textbox inset="0,0,0,0">
                  <w:txbxContent>
                    <w:p w14:paraId="749A9F1B" w14:textId="77777777" w:rsidR="007B434C" w:rsidRDefault="00000000" w:rsidP="00527491">
                      <w:pPr>
                        <w:pStyle w:val="Legenda"/>
                      </w:pPr>
                      <w:r>
                        <w:t xml:space="preserve">Figura </w:t>
                      </w:r>
                      <w:r>
                        <w:fldChar w:fldCharType="begin"/>
                      </w:r>
                      <w:r>
                        <w:instrText>SEQ Figura \* ARABIC</w:instrText>
                      </w:r>
                      <w:r>
                        <w:fldChar w:fldCharType="separate"/>
                      </w:r>
                      <w:r>
                        <w:t>15</w:t>
                      </w:r>
                      <w:r>
                        <w:fldChar w:fldCharType="end"/>
                      </w:r>
                      <w:r>
                        <w:t xml:space="preserve"> - Flow Gates Modelo Gru</w:t>
                      </w:r>
                    </w:p>
                  </w:txbxContent>
                </v:textbox>
                <w10:wrap type="square"/>
              </v:rect>
            </w:pict>
          </mc:Fallback>
        </mc:AlternateContent>
      </w:r>
      <w:r>
        <w:rPr>
          <w:noProof/>
        </w:rPr>
        <w:drawing>
          <wp:anchor distT="0" distB="0" distL="114300" distR="114300" simplePos="0" relativeHeight="202" behindDoc="0" locked="0" layoutInCell="1" allowOverlap="1" wp14:anchorId="511777F9" wp14:editId="0C627BDA">
            <wp:simplePos x="0" y="0"/>
            <wp:positionH relativeFrom="column">
              <wp:posOffset>438150</wp:posOffset>
            </wp:positionH>
            <wp:positionV relativeFrom="paragraph">
              <wp:posOffset>311785</wp:posOffset>
            </wp:positionV>
            <wp:extent cx="4533900" cy="3870325"/>
            <wp:effectExtent l="0" t="0" r="0" b="0"/>
            <wp:wrapTight wrapText="bothSides">
              <wp:wrapPolygon edited="0">
                <wp:start x="-31" y="0"/>
                <wp:lineTo x="-31" y="21385"/>
                <wp:lineTo x="21473" y="21385"/>
                <wp:lineTo x="21473" y="0"/>
                <wp:lineTo x="-31" y="0"/>
              </wp:wrapPolygon>
            </wp:wrapTight>
            <wp:docPr id="78" name="Image6"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 descr="Uma imagem com captura de ecrã, diagrama, file, Retângulo&#10;&#10;Descrição gerada automaticamente"/>
                    <pic:cNvPicPr>
                      <a:picLocks noChangeAspect="1" noChangeArrowheads="1"/>
                    </pic:cNvPicPr>
                  </pic:nvPicPr>
                  <pic:blipFill>
                    <a:blip r:embed="rId65"/>
                    <a:stretch>
                      <a:fillRect/>
                    </a:stretch>
                  </pic:blipFill>
                  <pic:spPr bwMode="auto">
                    <a:xfrm>
                      <a:off x="0" y="0"/>
                      <a:ext cx="4533900" cy="3870325"/>
                    </a:xfrm>
                    <a:prstGeom prst="rect">
                      <a:avLst/>
                    </a:prstGeom>
                  </pic:spPr>
                </pic:pic>
              </a:graphicData>
            </a:graphic>
          </wp:anchor>
        </w:drawing>
      </w:r>
    </w:p>
    <w:p w14:paraId="5E88E468" w14:textId="77777777" w:rsidR="007B434C" w:rsidRDefault="007B434C">
      <w:pPr>
        <w:jc w:val="center"/>
        <w:rPr>
          <w:color w:val="262626"/>
          <w:highlight w:val="white"/>
        </w:rPr>
      </w:pPr>
    </w:p>
    <w:p w14:paraId="44AF5ED2" w14:textId="77777777" w:rsidR="007B434C" w:rsidRDefault="007B434C">
      <w:pPr>
        <w:rPr>
          <w:color w:val="262626"/>
          <w:highlight w:val="white"/>
        </w:rPr>
      </w:pPr>
    </w:p>
    <w:p w14:paraId="16D56D7E" w14:textId="77777777" w:rsidR="007B434C" w:rsidRDefault="007B434C">
      <w:pPr>
        <w:rPr>
          <w:color w:val="262626"/>
          <w:highlight w:val="white"/>
        </w:rPr>
      </w:pPr>
    </w:p>
    <w:p w14:paraId="14D62E07" w14:textId="77777777" w:rsidR="007B434C" w:rsidRDefault="007B434C">
      <w:pPr>
        <w:rPr>
          <w:color w:val="262626"/>
          <w:highlight w:val="white"/>
        </w:rPr>
      </w:pPr>
    </w:p>
    <w:p w14:paraId="77B07F4F" w14:textId="77777777" w:rsidR="007B434C" w:rsidRDefault="007B434C">
      <w:pPr>
        <w:rPr>
          <w:color w:val="000000"/>
        </w:rPr>
      </w:pPr>
    </w:p>
    <w:p w14:paraId="4910DF74" w14:textId="77777777" w:rsidR="007B434C" w:rsidRDefault="007B434C">
      <w:pPr>
        <w:rPr>
          <w:color w:val="000000"/>
        </w:rPr>
      </w:pPr>
    </w:p>
    <w:p w14:paraId="27593265" w14:textId="77777777" w:rsidR="007B434C" w:rsidRDefault="007B434C">
      <w:pPr>
        <w:rPr>
          <w:color w:val="000000"/>
        </w:rPr>
      </w:pPr>
    </w:p>
    <w:p w14:paraId="23EF0A96" w14:textId="77777777" w:rsidR="007B434C" w:rsidRDefault="007B434C">
      <w:pPr>
        <w:rPr>
          <w:color w:val="000000"/>
        </w:rPr>
      </w:pPr>
    </w:p>
    <w:p w14:paraId="2475D152" w14:textId="77777777" w:rsidR="007B434C" w:rsidRDefault="007B434C">
      <w:pPr>
        <w:rPr>
          <w:color w:val="000000"/>
        </w:rPr>
      </w:pPr>
    </w:p>
    <w:p w14:paraId="56EBEC70" w14:textId="77777777" w:rsidR="007B434C" w:rsidRDefault="007B434C">
      <w:pPr>
        <w:rPr>
          <w:color w:val="000000"/>
        </w:rPr>
      </w:pPr>
    </w:p>
    <w:p w14:paraId="33DA60A0" w14:textId="77777777" w:rsidR="007B434C" w:rsidRDefault="007B434C">
      <w:pPr>
        <w:rPr>
          <w:color w:val="000000"/>
        </w:rPr>
      </w:pPr>
    </w:p>
    <w:p w14:paraId="5BB9AF18" w14:textId="77777777" w:rsidR="007B434C" w:rsidRDefault="007B434C">
      <w:pPr>
        <w:rPr>
          <w:color w:val="000000"/>
        </w:rPr>
      </w:pPr>
    </w:p>
    <w:p w14:paraId="7D7F04CE" w14:textId="77777777" w:rsidR="007B434C" w:rsidRDefault="007B434C">
      <w:pPr>
        <w:rPr>
          <w:color w:val="000000"/>
        </w:rPr>
      </w:pPr>
    </w:p>
    <w:p w14:paraId="0CE851EB" w14:textId="77777777" w:rsidR="007B434C" w:rsidRDefault="007B434C">
      <w:pPr>
        <w:rPr>
          <w:color w:val="000000"/>
        </w:rPr>
      </w:pPr>
    </w:p>
    <w:p w14:paraId="479B5A3F" w14:textId="77777777" w:rsidR="007B434C" w:rsidRDefault="007B434C">
      <w:pPr>
        <w:rPr>
          <w:color w:val="000000"/>
        </w:rPr>
      </w:pPr>
    </w:p>
    <w:p w14:paraId="2DE1ED5E" w14:textId="77777777" w:rsidR="007B434C" w:rsidRDefault="00000000">
      <w:pPr>
        <w:pStyle w:val="Ttulo1"/>
        <w:numPr>
          <w:ilvl w:val="0"/>
          <w:numId w:val="0"/>
        </w:numPr>
        <w:rPr>
          <w:ins w:id="246" w:author="Unknown Author" w:date="2023-07-01T22:59:00Z"/>
          <w:color w:val="000000"/>
        </w:rPr>
      </w:pPr>
      <w:r>
        <w:br w:type="page"/>
      </w:r>
    </w:p>
    <w:p w14:paraId="4F5BF7C1" w14:textId="77777777" w:rsidR="007B434C" w:rsidRDefault="00000000">
      <w:pPr>
        <w:pStyle w:val="Ttulo1"/>
        <w:numPr>
          <w:ilvl w:val="0"/>
          <w:numId w:val="6"/>
        </w:numPr>
        <w:rPr>
          <w:color w:val="000000"/>
        </w:rPr>
      </w:pPr>
      <w:bookmarkStart w:id="247" w:name="__RefHeading___Toc11253_3634989049"/>
      <w:bookmarkStart w:id="248" w:name="_Toc138324035"/>
      <w:bookmarkEnd w:id="247"/>
      <w:r>
        <w:rPr>
          <w:color w:val="000000"/>
        </w:rPr>
        <w:lastRenderedPageBreak/>
        <w:t xml:space="preserve">Conceitos de </w:t>
      </w:r>
      <w:r>
        <w:rPr>
          <w:i/>
          <w:iCs/>
          <w:color w:val="000000"/>
        </w:rPr>
        <w:t>Machine Learning</w:t>
      </w:r>
      <w:bookmarkEnd w:id="248"/>
    </w:p>
    <w:p w14:paraId="163C8154" w14:textId="77777777" w:rsidR="007B434C" w:rsidRDefault="00000000">
      <w:pPr>
        <w:pStyle w:val="Ttulo2"/>
        <w:numPr>
          <w:ilvl w:val="1"/>
          <w:numId w:val="6"/>
        </w:numPr>
        <w:rPr>
          <w:color w:val="000000"/>
        </w:rPr>
      </w:pPr>
      <w:bookmarkStart w:id="249" w:name="__RefHeading___Toc11255_3634989049"/>
      <w:bookmarkStart w:id="250" w:name="_Toc138324036"/>
      <w:bookmarkEnd w:id="249"/>
      <w:r>
        <w:t>Pré-processamento dos dados</w:t>
      </w:r>
      <w:bookmarkEnd w:id="250"/>
    </w:p>
    <w:p w14:paraId="2A3A41AB" w14:textId="77777777" w:rsidR="007B434C" w:rsidRDefault="00000000">
      <w:pPr>
        <w:ind w:firstLine="450"/>
        <w:rPr>
          <w:color w:val="000000"/>
        </w:rPr>
      </w:pPr>
      <w:r>
        <w:t>Antes de treinar o modelo, os dados são submetidos a etapas essenciais de pré-processamento para garantir melhor desempenho. Estes passos incluem a normalização ou o escalonamento das características de entradas, o que coloca os dados num intervalo normalizado e impede que determinadas características dominem o processo de aprendizagem. Além disso, os dados são divididos em conjuntos de treino e teste separados, o que permite avaliar o desempenho do modelo em dados não vistos. Essa separação ajuda a avaliar a capacidade do modelo de generalizar novas observações.</w:t>
      </w:r>
    </w:p>
    <w:p w14:paraId="17F601E8" w14:textId="77777777" w:rsidR="007B434C" w:rsidRDefault="00000000">
      <w:pPr>
        <w:pStyle w:val="Ttulo2"/>
        <w:numPr>
          <w:ilvl w:val="1"/>
          <w:numId w:val="6"/>
        </w:numPr>
        <w:rPr>
          <w:color w:val="000000"/>
        </w:rPr>
      </w:pPr>
      <w:bookmarkStart w:id="251" w:name="__RefHeading___Toc11257_3634989049"/>
      <w:bookmarkStart w:id="252" w:name="_Toc138324037"/>
      <w:bookmarkEnd w:id="251"/>
      <w:r>
        <w:t>Arquitetura do modelo</w:t>
      </w:r>
      <w:bookmarkEnd w:id="252"/>
    </w:p>
    <w:p w14:paraId="53B3F161" w14:textId="77777777" w:rsidR="007B434C" w:rsidRDefault="00000000">
      <w:pPr>
        <w:ind w:firstLine="450"/>
        <w:rPr>
          <w:color w:val="000000"/>
        </w:rPr>
      </w:pPr>
      <w:r>
        <w:t>A arquitetura do modelo GRU</w:t>
      </w:r>
      <w:del w:id="253" w:author="Unknown Author" w:date="2023-07-03T20:01:00Z">
        <w:r>
          <w:delText xml:space="preserve"> (Gated Recurrent Unit)</w:delText>
        </w:r>
      </w:del>
      <w:r>
        <w:t>, utilizada neste projeto, é uma variante das redes neuronais recorrentes</w:t>
      </w:r>
      <w:del w:id="254" w:author="Unknown Author" w:date="2023-07-03T20:01:00Z">
        <w:r>
          <w:delText xml:space="preserve"> (RNNs)</w:delText>
        </w:r>
      </w:del>
      <w:r>
        <w:t xml:space="preserve"> que se destaca na captura de dependências de longo prazo em dados sequenciais. Ao contrário das RNNs tradicionais, o GRU introduz mecanismos de portas que controlam o fluxo de informações dentro da rede. Estas portas, que consistem em portas de reposição e atualização, permitem à GRU reter e atualizar seletivamente a informação, permitindo-lhe captar eficazmente padrões relevantes em sequências mais longas. Isso torna a GRU adequada para tarefas de previsão de séries temporais em que as dependências de longo prazo desempenham um papel crucial.</w:t>
      </w:r>
      <w:ins w:id="255" w:author="Unknown Author" w:date="2023-07-03T20:02:00Z">
        <w:r>
          <w:t xml:space="preserve"> </w:t>
        </w:r>
        <w:r>
          <w:rPr>
            <w:highlight w:val="yellow"/>
          </w:rPr>
          <w:t>Este parágrafo devia estar no capítulo do gru, não aqui</w:t>
        </w:r>
      </w:ins>
    </w:p>
    <w:p w14:paraId="393FF6BF" w14:textId="77777777" w:rsidR="007B434C" w:rsidRDefault="00000000">
      <w:pPr>
        <w:pStyle w:val="Ttulo2"/>
        <w:numPr>
          <w:ilvl w:val="1"/>
          <w:numId w:val="6"/>
        </w:numPr>
        <w:rPr>
          <w:color w:val="000000"/>
        </w:rPr>
      </w:pPr>
      <w:bookmarkStart w:id="256" w:name="__RefHeading___Toc11259_3634989049"/>
      <w:bookmarkStart w:id="257" w:name="_Toc138324038"/>
      <w:bookmarkEnd w:id="256"/>
      <w:r>
        <w:t>Treinar o modelo</w:t>
      </w:r>
      <w:bookmarkEnd w:id="257"/>
    </w:p>
    <w:p w14:paraId="65E9D56D" w14:textId="77777777" w:rsidR="007B434C" w:rsidRDefault="00000000">
      <w:pPr>
        <w:ind w:firstLine="450"/>
        <w:rPr>
          <w:ins w:id="258" w:author="Unknown Author" w:date="2023-07-03T20:07:00Z"/>
          <w:highlight w:val="yellow"/>
        </w:rPr>
      </w:pPr>
      <w:ins w:id="259" w:author="Unknown Author" w:date="2023-07-03T20:07:00Z">
        <w:r>
          <w:rPr>
            <w:b/>
            <w:bCs/>
            <w:highlight w:val="yellow"/>
          </w:rPr>
          <w:t>Clarificar que isto é da implementação em python</w:t>
        </w:r>
      </w:ins>
    </w:p>
    <w:p w14:paraId="56ADA0D8" w14:textId="77777777" w:rsidR="007B434C" w:rsidRDefault="00000000">
      <w:pPr>
        <w:ind w:firstLine="450"/>
        <w:rPr>
          <w:b/>
          <w:bCs/>
        </w:rPr>
      </w:pPr>
      <w:r>
        <w:rPr>
          <w:b/>
          <w:bCs/>
        </w:rPr>
        <w:t>Conceitos principais:</w:t>
      </w:r>
    </w:p>
    <w:p w14:paraId="5E006E09" w14:textId="77777777" w:rsidR="007B434C" w:rsidRDefault="00000000">
      <w:pPr>
        <w:ind w:firstLine="450"/>
        <w:rPr>
          <w:color w:val="000000"/>
        </w:rPr>
      </w:pPr>
      <w:r>
        <w:rPr>
          <w:b/>
          <w:bCs/>
          <w:i/>
          <w:iCs/>
        </w:rPr>
        <w:t>Epochs</w:t>
      </w:r>
      <w:r>
        <w:t xml:space="preserve">: Uma </w:t>
      </w:r>
      <w:r>
        <w:rPr>
          <w:i/>
          <w:iCs/>
        </w:rPr>
        <w:t>epoch</w:t>
      </w:r>
      <w:r>
        <w:t xml:space="preserve"> é uma iteração completa através de todo o conjunto de dados de treino. Durante cada </w:t>
      </w:r>
      <w:r>
        <w:rPr>
          <w:i/>
          <w:iCs/>
        </w:rPr>
        <w:t>epoch</w:t>
      </w:r>
      <w:r>
        <w:t xml:space="preserve">, os pesos do modelo são ajustados com base no algoritmo de otimização e na função de </w:t>
      </w:r>
      <w:del w:id="260" w:author="Unknown Author" w:date="2023-07-03T20:03:00Z">
        <w:r>
          <w:delText>perda</w:delText>
        </w:r>
      </w:del>
      <w:ins w:id="261" w:author="Unknown Author" w:date="2023-07-03T20:03:00Z">
        <w:r>
          <w:t>erro</w:t>
        </w:r>
      </w:ins>
      <w:r>
        <w:t xml:space="preserve"> definida. O número de </w:t>
      </w:r>
      <w:r>
        <w:rPr>
          <w:i/>
          <w:iCs/>
        </w:rPr>
        <w:t>epoch</w:t>
      </w:r>
      <w:r>
        <w:t>s determina quantas vezes o modelo será treinado em todo o conjunto de dados.</w:t>
      </w:r>
    </w:p>
    <w:p w14:paraId="518A3ADE" w14:textId="77777777" w:rsidR="007B434C" w:rsidRDefault="00000000">
      <w:pPr>
        <w:ind w:firstLine="450"/>
        <w:rPr>
          <w:color w:val="000000"/>
        </w:rPr>
      </w:pPr>
      <w:r>
        <w:rPr>
          <w:b/>
          <w:bCs/>
          <w:i/>
          <w:iCs/>
        </w:rPr>
        <w:t>Batch Size</w:t>
      </w:r>
      <w:r>
        <w:t xml:space="preserve">: O </w:t>
      </w:r>
      <w:r>
        <w:rPr>
          <w:i/>
          <w:iCs/>
        </w:rPr>
        <w:t>batch size</w:t>
      </w:r>
      <w:r>
        <w:t xml:space="preserve"> refere-se ao número de exemplos de treino usados na passagem para frente/para trás da rede neural durante cada </w:t>
      </w:r>
      <w:r>
        <w:rPr>
          <w:i/>
          <w:iCs/>
        </w:rPr>
        <w:t>epoch</w:t>
      </w:r>
      <w:r>
        <w:t xml:space="preserve">, o que pode afetar a velocidade e a estabilidade do processo de treino. </w:t>
      </w:r>
      <w:r>
        <w:rPr>
          <w:i/>
          <w:iCs/>
        </w:rPr>
        <w:t>Batch size</w:t>
      </w:r>
      <w:r>
        <w:t xml:space="preserve"> maiores podem resultar num treino mais rápido, mas exige mais memória. </w:t>
      </w:r>
      <w:r>
        <w:rPr>
          <w:i/>
          <w:iCs/>
        </w:rPr>
        <w:t>Batch size</w:t>
      </w:r>
      <w:r>
        <w:t xml:space="preserve"> menores fornecem atualizações de peso mais frequentes, mas podem tornar o processo de treino mais lento.</w:t>
      </w:r>
    </w:p>
    <w:p w14:paraId="3F012A32" w14:textId="77777777" w:rsidR="007B434C" w:rsidRDefault="007B434C">
      <w:pPr>
        <w:ind w:firstLine="450"/>
        <w:rPr>
          <w:color w:val="000000"/>
        </w:rPr>
      </w:pPr>
    </w:p>
    <w:p w14:paraId="2ABC87F2" w14:textId="77777777" w:rsidR="007B434C" w:rsidRDefault="00000000">
      <w:pPr>
        <w:ind w:left="450" w:firstLine="450"/>
        <w:rPr>
          <w:color w:val="000000"/>
        </w:rPr>
      </w:pPr>
      <w:r>
        <w:rPr>
          <w:b/>
          <w:bCs/>
          <w:i/>
          <w:iCs/>
        </w:rPr>
        <w:t>Lag</w:t>
      </w:r>
      <w:r>
        <w:t xml:space="preserve">: Neste contexto, o </w:t>
      </w:r>
      <w:r>
        <w:rPr>
          <w:i/>
          <w:iCs/>
        </w:rPr>
        <w:t>lag</w:t>
      </w:r>
      <w:r>
        <w:t xml:space="preserve"> refere-se ao número de passos de tempo anteriores utilizados como entrada para prever o valor futuro. Por exemplo, se </w:t>
      </w:r>
      <w:r>
        <w:rPr>
          <w:i/>
          <w:iCs/>
        </w:rPr>
        <w:t>lag</w:t>
      </w:r>
      <w:r>
        <w:t xml:space="preserve"> = 24, o modelo usa os dados dos 24 passos de tempo anteriores como entrada para prever o valor do passo de tempo seguinte.</w:t>
      </w:r>
    </w:p>
    <w:p w14:paraId="1DB82934" w14:textId="77777777" w:rsidR="007B434C" w:rsidRDefault="00000000">
      <w:pPr>
        <w:ind w:left="450" w:firstLine="450"/>
        <w:rPr>
          <w:color w:val="000000"/>
        </w:rPr>
      </w:pPr>
      <w:r>
        <w:rPr>
          <w:b/>
          <w:bCs/>
          <w:i/>
          <w:iCs/>
        </w:rPr>
        <w:t>Model</w:t>
      </w:r>
      <w:r>
        <w:t xml:space="preserve">: O parâmetro </w:t>
      </w:r>
      <w:r>
        <w:rPr>
          <w:i/>
          <w:iCs/>
        </w:rPr>
        <w:t>model</w:t>
      </w:r>
      <w:r>
        <w:t xml:space="preserve"> representa o objeto do modelo de rede neuronal que será treinado e validado.</w:t>
      </w:r>
    </w:p>
    <w:p w14:paraId="3D118502" w14:textId="77777777" w:rsidR="007B434C" w:rsidRDefault="00000000">
      <w:pPr>
        <w:ind w:left="450" w:firstLine="450"/>
        <w:rPr>
          <w:color w:val="000000"/>
        </w:rPr>
      </w:pPr>
      <w:r>
        <w:rPr>
          <w:b/>
          <w:bCs/>
        </w:rPr>
        <w:t>Dados de treino e teste</w:t>
      </w:r>
      <w:r>
        <w:t xml:space="preserve">: As variáveis </w:t>
      </w:r>
      <w:r>
        <w:rPr>
          <w:i/>
          <w:iCs/>
        </w:rPr>
        <w:t>train</w:t>
      </w:r>
      <w:r>
        <w:t xml:space="preserve"> e </w:t>
      </w:r>
      <w:r>
        <w:rPr>
          <w:i/>
          <w:iCs/>
        </w:rPr>
        <w:t>test</w:t>
      </w:r>
      <w:r>
        <w:t xml:space="preserve"> são caminhos que apontam para os conjuntos de dados de treino e teste, respetivamente. Estes conjuntos de dados contêm as características de entrada (X) e os valores-alvo (y) para treinar e avaliar o modelo. </w:t>
      </w:r>
      <w:ins w:id="262" w:author="Unknown Author" w:date="2023-07-03T20:05:00Z">
        <w:r>
          <w:rPr>
            <w:highlight w:val="yellow"/>
          </w:rPr>
          <w:t>Caminhos? Isto está confuso...</w:t>
        </w:r>
      </w:ins>
    </w:p>
    <w:p w14:paraId="642884C0" w14:textId="77777777" w:rsidR="007B434C" w:rsidRDefault="00000000">
      <w:pPr>
        <w:ind w:left="450" w:firstLine="450"/>
        <w:rPr>
          <w:color w:val="000000"/>
        </w:rPr>
      </w:pPr>
      <w:r>
        <w:rPr>
          <w:b/>
          <w:bCs/>
          <w:i/>
          <w:iCs/>
        </w:rPr>
        <w:t>Loss Function</w:t>
      </w:r>
      <w:r>
        <w:t xml:space="preserve">: Através </w:t>
      </w:r>
      <w:del w:id="263" w:author="Unknown Author" w:date="2023-07-03T20:05:00Z">
        <w:r>
          <w:delText>da</w:delText>
        </w:r>
      </w:del>
      <w:ins w:id="264" w:author="Unknown Author" w:date="2023-07-03T20:05:00Z">
        <w:r>
          <w:t>de uma</w:t>
        </w:r>
      </w:ins>
      <w:r>
        <w:t xml:space="preserve"> função </w:t>
      </w:r>
      <w:del w:id="265" w:author="Unknown Author" w:date="2023-07-03T20:05:00Z">
        <w:r>
          <w:delText>de perda de</w:delText>
        </w:r>
      </w:del>
      <w:ins w:id="266" w:author="Unknown Author" w:date="2023-07-03T20:05:00Z">
        <w:r>
          <w:t>como o</w:t>
        </w:r>
      </w:ins>
      <w:r>
        <w:t xml:space="preserve"> erro quadrático médio (MSE) é medido a diferença média </w:t>
      </w:r>
      <w:del w:id="267" w:author="Unknown Author" w:date="2023-07-03T20:05:00Z">
        <w:r>
          <w:delText xml:space="preserve">ao quadrado </w:delText>
        </w:r>
      </w:del>
      <w:r>
        <w:t>entre os valores previstos e reais, servindo como uma medida do desempenho do modelo.</w:t>
      </w:r>
      <w:ins w:id="268" w:author="Unknown Author" w:date="2023-07-03T20:06:00Z">
        <w:r>
          <w:t xml:space="preserve"> Podem ser usadas outras funções, como o erro absoluto médio, por exemplo.</w:t>
        </w:r>
      </w:ins>
    </w:p>
    <w:p w14:paraId="0179B097" w14:textId="77777777" w:rsidR="007B434C" w:rsidRDefault="00000000">
      <w:pPr>
        <w:ind w:left="450" w:firstLine="450"/>
        <w:rPr>
          <w:color w:val="000000"/>
        </w:rPr>
      </w:pPr>
      <w:r>
        <w:rPr>
          <w:b/>
          <w:bCs/>
          <w:i/>
          <w:iCs/>
        </w:rPr>
        <w:t>Early Stopping</w:t>
      </w:r>
      <w:r>
        <w:t xml:space="preserve">: </w:t>
      </w:r>
      <w:r>
        <w:rPr>
          <w:i/>
          <w:iCs/>
        </w:rPr>
        <w:t>Early Stopping</w:t>
      </w:r>
      <w:r>
        <w:t xml:space="preserve"> é usado no processo de treino, porque ajuda a evitar o ajuste excessivo, interrompendo o treino se a </w:t>
      </w:r>
      <w:del w:id="269" w:author="Unknown Author" w:date="2023-07-03T20:06:00Z">
        <w:r>
          <w:delText>perda</w:delText>
        </w:r>
      </w:del>
      <w:ins w:id="270" w:author="Unknown Author" w:date="2023-07-03T20:06:00Z">
        <w:r>
          <w:t>fun</w:t>
        </w:r>
      </w:ins>
      <w:ins w:id="271" w:author="Unknown Author" w:date="2023-07-03T20:07:00Z">
        <w:r>
          <w:t>ção de erro</w:t>
        </w:r>
      </w:ins>
      <w:r>
        <w:t xml:space="preserve"> de validação parar de melhorar durante um determinado número de </w:t>
      </w:r>
      <w:r>
        <w:rPr>
          <w:i/>
          <w:iCs/>
        </w:rPr>
        <w:t>epochs</w:t>
      </w:r>
      <w:r>
        <w:t>.</w:t>
      </w:r>
    </w:p>
    <w:p w14:paraId="3478477B" w14:textId="77777777" w:rsidR="007B434C" w:rsidRDefault="00000000">
      <w:pPr>
        <w:ind w:left="450" w:firstLine="450"/>
        <w:rPr>
          <w:color w:val="000000"/>
        </w:rPr>
      </w:pPr>
      <w:r>
        <w:rPr>
          <w:b/>
          <w:bCs/>
          <w:i/>
          <w:iCs/>
        </w:rPr>
        <w:t>Save Model</w:t>
      </w:r>
      <w:r>
        <w:t xml:space="preserve">: O modelo treinado é </w:t>
      </w:r>
      <w:del w:id="272" w:author="Unknown Author" w:date="2023-07-03T20:07:00Z">
        <w:r>
          <w:delText>salvo</w:delText>
        </w:r>
      </w:del>
      <w:ins w:id="273" w:author="Unknown Author" w:date="2023-07-03T20:07:00Z">
        <w:r>
          <w:t>guardado</w:t>
        </w:r>
      </w:ins>
      <w:r>
        <w:t xml:space="preserve"> no disco como um formato de arquivo h5 para uso futuro. Isto permite carregar o modelo e fazer previsões sem ter de o treinar novamente.</w:t>
      </w:r>
    </w:p>
    <w:p w14:paraId="055AFD20" w14:textId="77777777" w:rsidR="007B434C" w:rsidRDefault="00000000">
      <w:pPr>
        <w:ind w:left="450" w:firstLine="450"/>
        <w:rPr>
          <w:color w:val="000000"/>
        </w:rPr>
      </w:pPr>
      <w:r>
        <w:rPr>
          <w:b/>
          <w:bCs/>
          <w:i/>
          <w:iCs/>
        </w:rPr>
        <w:t>Learning Rate</w:t>
      </w:r>
      <w:r>
        <w:t>: Determina o tamanho da etapa em que os parâmetros de um modelo são ajustados durante o treino. Por outras palavras, controla a velocidade com que um modelo aprende com os dados.</w:t>
      </w:r>
    </w:p>
    <w:p w14:paraId="0EAD5F86" w14:textId="77777777" w:rsidR="007B434C" w:rsidRDefault="00000000">
      <w:pPr>
        <w:ind w:left="450" w:firstLine="450"/>
        <w:rPr>
          <w:color w:val="000000"/>
        </w:rPr>
      </w:pPr>
      <w:r>
        <w:rPr>
          <w:b/>
          <w:bCs/>
        </w:rPr>
        <w:t>Métricas de avaliação</w:t>
      </w:r>
      <w:r>
        <w:t>: As métricas de avaliação, como o erro percentual absoluto médio (MAPE), são calculadas durante o treino</w:t>
      </w:r>
      <w:ins w:id="274" w:author="Unknown Author" w:date="2023-07-03T20:08:00Z">
        <w:r>
          <w:t xml:space="preserve"> ou teste,</w:t>
        </w:r>
      </w:ins>
      <w:r>
        <w:t xml:space="preserve"> e podem ser usadas para avaliar o desempenho do modelo. </w:t>
      </w:r>
    </w:p>
    <w:p w14:paraId="2C365DED" w14:textId="77777777" w:rsidR="007B434C" w:rsidRDefault="00000000">
      <w:pPr>
        <w:ind w:firstLine="450"/>
        <w:rPr>
          <w:highlight w:val="yellow"/>
        </w:rPr>
      </w:pPr>
      <w:ins w:id="275" w:author="Unknown Author" w:date="2023-07-03T20:08:00Z">
        <w:r>
          <w:rPr>
            <w:highlight w:val="yellow"/>
          </w:rPr>
          <w:t>Este capítulo deve ser completado e enquadrado no glob</w:t>
        </w:r>
      </w:ins>
      <w:ins w:id="276" w:author="Unknown Author" w:date="2023-07-03T20:09:00Z">
        <w:r>
          <w:rPr>
            <w:highlight w:val="yellow"/>
          </w:rPr>
          <w:t>al do trabalho</w:t>
        </w:r>
      </w:ins>
    </w:p>
    <w:p w14:paraId="3CBE1ECF" w14:textId="77777777" w:rsidR="007B434C" w:rsidRDefault="007B434C">
      <w:pPr>
        <w:ind w:firstLine="450"/>
        <w:rPr>
          <w:color w:val="000000"/>
        </w:rPr>
      </w:pPr>
    </w:p>
    <w:p w14:paraId="64B0B4E4" w14:textId="77777777" w:rsidR="007B434C" w:rsidRDefault="007B434C">
      <w:pPr>
        <w:ind w:left="142"/>
        <w:rPr>
          <w:color w:val="000000"/>
        </w:rPr>
      </w:pPr>
    </w:p>
    <w:p w14:paraId="6A186E22" w14:textId="77777777" w:rsidR="007B434C" w:rsidRDefault="007B434C">
      <w:pPr>
        <w:rPr>
          <w:color w:val="000000"/>
        </w:rPr>
      </w:pPr>
    </w:p>
    <w:p w14:paraId="4646105A" w14:textId="77777777" w:rsidR="007B434C" w:rsidRDefault="00000000">
      <w:pPr>
        <w:pStyle w:val="Ttulo1"/>
        <w:numPr>
          <w:ilvl w:val="0"/>
          <w:numId w:val="6"/>
        </w:numPr>
        <w:rPr>
          <w:color w:val="000000"/>
        </w:rPr>
      </w:pPr>
      <w:bookmarkStart w:id="277" w:name="__RefHeading___Toc11261_3634989049"/>
      <w:bookmarkStart w:id="278" w:name="_Toc138324039"/>
      <w:bookmarkEnd w:id="277"/>
      <w:r>
        <w:rPr>
          <w:color w:val="000000"/>
        </w:rPr>
        <w:lastRenderedPageBreak/>
        <w:t>Testes de Previsão e Resultados</w:t>
      </w:r>
      <w:bookmarkEnd w:id="278"/>
    </w:p>
    <w:p w14:paraId="08EE2C28" w14:textId="77777777" w:rsidR="007B434C" w:rsidRDefault="00000000">
      <w:pPr>
        <w:ind w:firstLine="709"/>
        <w:rPr>
          <w:color w:val="000000"/>
        </w:rPr>
      </w:pPr>
      <w:r>
        <w:t xml:space="preserve">Nesta secção, através da análise do gráfico de autocorrelação da variável C12, representante dos inputs do conjunto de dados, foi determinado o </w:t>
      </w:r>
      <w:r>
        <w:rPr>
          <w:i/>
          <w:iCs/>
        </w:rPr>
        <w:t xml:space="preserve">lag </w:t>
      </w:r>
      <w:r>
        <w:t>referência (24) para começar a trabalhar o modelo.</w:t>
      </w:r>
      <w:ins w:id="279" w:author="Unknown Author" w:date="2023-07-03T21:58:00Z">
        <w:r>
          <w:rPr>
            <w:highlight w:val="yellow"/>
          </w:rPr>
          <w:t xml:space="preserve"> Onde está esse gráfico? Referenciar figura</w:t>
        </w:r>
      </w:ins>
      <w:ins w:id="280" w:author="Unknown Author" w:date="2023-07-03T21:59:00Z">
        <w:r>
          <w:rPr>
            <w:highlight w:val="yellow"/>
          </w:rPr>
          <w:t xml:space="preserve"> e como tiras essa conclusão</w:t>
        </w:r>
      </w:ins>
    </w:p>
    <w:p w14:paraId="3420BDBE" w14:textId="77777777" w:rsidR="007B434C" w:rsidRDefault="00000000">
      <w:pPr>
        <w:ind w:firstLine="709"/>
        <w:rPr>
          <w:color w:val="000000"/>
        </w:rPr>
      </w:pPr>
      <w:r>
        <w:t xml:space="preserve">Uma vez identificado o </w:t>
      </w:r>
      <w:r>
        <w:rPr>
          <w:i/>
          <w:iCs/>
        </w:rPr>
        <w:t>lag</w:t>
      </w:r>
      <w:r>
        <w:t xml:space="preserve">, foi executado o modelo para cada eixo, a fim de determinar qual dos eixos apresentava o menor </w:t>
      </w:r>
      <w:r>
        <w:rPr>
          <w:i/>
          <w:iCs/>
          <w:highlight w:val="yellow"/>
          <w:rPrChange w:id="281" w:author="Unknown Author" w:date="2023-07-03T21:59:00Z">
            <w:rPr/>
          </w:rPrChange>
        </w:rPr>
        <w:t>mape</w:t>
      </w:r>
      <w:r>
        <w:rPr>
          <w:i/>
          <w:iCs/>
        </w:rPr>
        <w:t xml:space="preserve"> </w:t>
      </w:r>
      <w:r>
        <w:t>para prever a próxima hora.</w:t>
      </w:r>
      <w:ins w:id="282" w:author="Unknown Author" w:date="2023-07-03T21:59:00Z">
        <w:r>
          <w:t xml:space="preserve"> </w:t>
        </w:r>
        <w:r>
          <w:rPr>
            <w:highlight w:val="yellow"/>
          </w:rPr>
          <w:t>MAPE é uma sigla deve estar em maiúsculas</w:t>
        </w:r>
      </w:ins>
    </w:p>
    <w:p w14:paraId="671BF93D" w14:textId="77777777" w:rsidR="007B434C" w:rsidRDefault="00000000">
      <w:pPr>
        <w:ind w:firstLine="709"/>
        <w:rPr>
          <w:color w:val="000000"/>
        </w:rPr>
      </w:pPr>
      <w:r>
        <w:t xml:space="preserve">Para iniciar os testes, foi usado o código base obtido no repositório GitHub [9]. Este código serviu como ponto de partida para começar a fazer os testes. Os parâmetros iniciais </w:t>
      </w:r>
      <w:del w:id="283" w:author="Unknown Author" w:date="2023-07-03T22:00:00Z">
        <w:r>
          <w:delText xml:space="preserve">que </w:delText>
        </w:r>
      </w:del>
      <w:r>
        <w:t xml:space="preserve">utilizados para </w:t>
      </w:r>
      <w:r>
        <w:rPr>
          <w:i/>
          <w:iCs/>
        </w:rPr>
        <w:t>batch</w:t>
      </w:r>
      <w:r>
        <w:t xml:space="preserve"> e o número de </w:t>
      </w:r>
      <w:r>
        <w:rPr>
          <w:i/>
          <w:iCs/>
        </w:rPr>
        <w:t>epochs</w:t>
      </w:r>
      <w:r>
        <w:t xml:space="preserve"> foram definidos como 256 e 600, respetivamente.</w:t>
      </w:r>
    </w:p>
    <w:p w14:paraId="3735837C" w14:textId="77777777" w:rsidR="007B434C" w:rsidRDefault="00000000">
      <w:pPr>
        <w:ind w:firstLine="709"/>
        <w:rPr>
          <w:ins w:id="284" w:author="Unknown Author" w:date="2023-07-03T22:01:00Z"/>
          <w:color w:val="000000"/>
        </w:rPr>
      </w:pPr>
      <w:r>
        <w:t>Além disso, é importante notar que, durante a fase de treino e teste, misturámos os conjuntos de dados para todos os eixos. No entanto, reconhecemos que esta abordagem resultou no facto de o gráfico apresentado não fornecer dados suficientes e coerentes para responder eficazmente às questões do problema.</w:t>
      </w:r>
    </w:p>
    <w:p w14:paraId="1B01FC39" w14:textId="77777777" w:rsidR="007B434C" w:rsidRDefault="00000000">
      <w:pPr>
        <w:ind w:firstLine="709"/>
        <w:rPr>
          <w:highlight w:val="yellow"/>
        </w:rPr>
      </w:pPr>
      <w:ins w:id="285" w:author="Unknown Author" w:date="2023-07-03T22:01:00Z">
        <w:r>
          <w:rPr>
            <w:highlight w:val="yellow"/>
          </w:rPr>
          <w:t xml:space="preserve">Introdução muito grande. </w:t>
        </w:r>
      </w:ins>
      <w:ins w:id="286" w:author="Unknown Author" w:date="2023-07-03T22:02:00Z">
        <w:r>
          <w:rPr>
            <w:highlight w:val="yellow"/>
          </w:rPr>
          <w:t xml:space="preserve"> criar uma secção para este primeiro teste e colocar mais informação, arquitetura da rede, gráficos, etc.</w:t>
        </w:r>
      </w:ins>
    </w:p>
    <w:p w14:paraId="3635D7D2" w14:textId="77777777" w:rsidR="007B434C" w:rsidRDefault="00000000">
      <w:pPr>
        <w:pStyle w:val="Ttulo2"/>
        <w:numPr>
          <w:ilvl w:val="1"/>
          <w:numId w:val="6"/>
        </w:numPr>
        <w:rPr>
          <w:color w:val="000000"/>
        </w:rPr>
      </w:pPr>
      <w:bookmarkStart w:id="287" w:name="__RefHeading___Toc11263_3634989049"/>
      <w:bookmarkStart w:id="288" w:name="_Toc138324040"/>
      <w:bookmarkEnd w:id="287"/>
      <w:r>
        <w:t>Testes para as entradas de cada eixo</w:t>
      </w:r>
      <w:bookmarkEnd w:id="288"/>
    </w:p>
    <w:p w14:paraId="4AA56735" w14:textId="77777777" w:rsidR="007B434C" w:rsidRDefault="007B434C">
      <w:pPr>
        <w:rPr>
          <w:color w:val="000000"/>
        </w:rPr>
      </w:pPr>
    </w:p>
    <w:p w14:paraId="467546E0" w14:textId="77777777" w:rsidR="007B434C" w:rsidRDefault="00000000">
      <w:pPr>
        <w:pStyle w:val="Ttulo2"/>
        <w:numPr>
          <w:ilvl w:val="0"/>
          <w:numId w:val="0"/>
        </w:numPr>
        <w:ind w:left="823"/>
        <w:rPr>
          <w:color w:val="000000"/>
        </w:rPr>
      </w:pPr>
      <w:bookmarkStart w:id="289" w:name="__RefHeading___Toc11265_3634989049"/>
      <w:bookmarkStart w:id="290" w:name="_Toc138324041"/>
      <w:bookmarkEnd w:id="289"/>
      <w:r>
        <w:rPr>
          <w:sz w:val="24"/>
          <w:szCs w:val="24"/>
        </w:rPr>
        <w:t>8.1.1. Lag 24 vs Lag 12</w:t>
      </w:r>
      <w:bookmarkEnd w:id="290"/>
      <w:r>
        <w:rPr>
          <w:sz w:val="24"/>
          <w:szCs w:val="24"/>
        </w:rPr>
        <w:t xml:space="preserve"> </w:t>
      </w:r>
    </w:p>
    <w:p w14:paraId="1C2CEB6D" w14:textId="77777777" w:rsidR="007B434C" w:rsidRDefault="007B434C">
      <w:pPr>
        <w:rPr>
          <w:color w:val="000000"/>
        </w:rPr>
      </w:pPr>
    </w:p>
    <w:p w14:paraId="0250653B" w14:textId="77777777" w:rsidR="007B434C" w:rsidRDefault="00000000">
      <w:pPr>
        <w:rPr>
          <w:ins w:id="291" w:author="Unknown Author" w:date="2023-07-03T22:28:00Z"/>
          <w:color w:val="000000"/>
        </w:rPr>
      </w:pPr>
      <w:del w:id="292" w:author="Unknown Author" w:date="2023-07-03T22:07:00Z">
        <w:r>
          <w:delText>Efetivamente</w:delText>
        </w:r>
      </w:del>
      <w:ins w:id="293" w:author="Unknown Author" w:date="2023-07-03T22:07:00Z">
        <w:r>
          <w:t>Após os testes iniciais</w:t>
        </w:r>
      </w:ins>
      <w:r>
        <w:t xml:space="preserve">, a estratégia foi mudada para tratar cada eixo individualmente no conjunto de dados de treino e de teste. Esta alteração serviu para melhorar a precisão e a fiabilidade do modelo. Além disso, para aumentar a robustez do modelo, foram incorporadas uma camada adicional </w:t>
      </w:r>
      <w:r>
        <w:rPr>
          <w:i/>
          <w:iCs/>
        </w:rPr>
        <w:t>GRU</w:t>
      </w:r>
      <w:r>
        <w:t xml:space="preserve"> e uma camada de </w:t>
      </w:r>
      <w:r>
        <w:rPr>
          <w:i/>
          <w:iCs/>
        </w:rPr>
        <w:t>dropout</w:t>
      </w:r>
      <w:r>
        <w:t xml:space="preserve">. O tamanho do </w:t>
      </w:r>
      <w:r>
        <w:rPr>
          <w:i/>
          <w:iCs/>
        </w:rPr>
        <w:t>batch</w:t>
      </w:r>
      <w:r>
        <w:t xml:space="preserve"> foi ajustado para 64 e foi introduzida uma l</w:t>
      </w:r>
      <w:r>
        <w:rPr>
          <w:i/>
          <w:iCs/>
          <w:rPrChange w:id="294" w:author="Unknown Author" w:date="2023-07-03T22:10:00Z">
            <w:rPr/>
          </w:rPrChange>
        </w:rPr>
        <w:t>oss function</w:t>
      </w:r>
      <w:r>
        <w:t xml:space="preserve"> para mitigar o problema de </w:t>
      </w:r>
      <w:r>
        <w:rPr>
          <w:i/>
          <w:iCs/>
        </w:rPr>
        <w:t>overfitting</w:t>
      </w:r>
      <w:ins w:id="295" w:author="Unknown Author" w:date="2023-07-03T22:10:00Z">
        <w:r>
          <w:rPr>
            <w:i/>
            <w:iCs/>
          </w:rPr>
          <w:t xml:space="preserve"> </w:t>
        </w:r>
        <w:r>
          <w:rPr>
            <w:i/>
            <w:iCs/>
            <w:highlight w:val="yellow"/>
          </w:rPr>
          <w:t>qual função?</w:t>
        </w:r>
      </w:ins>
      <w:r>
        <w:t>, particularmente em relação às 600 épocas de treino projetadas. Estas modificações resultaram em melhorias notáveis no desempenho do modelo.</w:t>
      </w:r>
      <w:ins w:id="296" w:author="Unknown Author" w:date="2023-07-03T22:10:00Z">
        <w:r>
          <w:rPr>
            <w:highlight w:val="yellow"/>
          </w:rPr>
          <w:t xml:space="preserve"> Explicar arquitetura </w:t>
        </w:r>
      </w:ins>
      <w:ins w:id="297" w:author="Unknown Author" w:date="2023-07-03T22:11:00Z">
        <w:r>
          <w:rPr>
            <w:highlight w:val="yellow"/>
          </w:rPr>
          <w:t>do modelo</w:t>
        </w:r>
      </w:ins>
    </w:p>
    <w:p w14:paraId="6148377D" w14:textId="77777777" w:rsidR="007B434C" w:rsidRDefault="00000000">
      <w:pPr>
        <w:rPr>
          <w:color w:val="000000"/>
        </w:rPr>
      </w:pPr>
      <w:ins w:id="298" w:author="Unknown Author" w:date="2023-07-03T22:28:00Z">
        <w:r>
          <w:rPr>
            <w:highlight w:val="yellow"/>
          </w:rPr>
          <w:t>As legendas todas devem ser completas – alterei algumas, mas aplica-se a todas</w:t>
        </w:r>
      </w:ins>
    </w:p>
    <w:p w14:paraId="2A8592F3" w14:textId="77777777" w:rsidR="007B434C" w:rsidRDefault="00000000">
      <w:pPr>
        <w:rPr>
          <w:color w:val="000000"/>
        </w:rPr>
      </w:pPr>
      <w:r>
        <w:rPr>
          <w:noProof/>
        </w:rPr>
        <w:lastRenderedPageBreak/>
        <mc:AlternateContent>
          <mc:Choice Requires="wps">
            <w:drawing>
              <wp:anchor distT="0" distB="0" distL="114300" distR="114300" simplePos="0" relativeHeight="189" behindDoc="0" locked="0" layoutInCell="1" allowOverlap="1" wp14:anchorId="39361F5B" wp14:editId="6C5DB2A2">
                <wp:simplePos x="0" y="0"/>
                <wp:positionH relativeFrom="column">
                  <wp:posOffset>89535</wp:posOffset>
                </wp:positionH>
                <wp:positionV relativeFrom="paragraph">
                  <wp:posOffset>3235325</wp:posOffset>
                </wp:positionV>
                <wp:extent cx="5566410" cy="224790"/>
                <wp:effectExtent l="0" t="0" r="0" b="0"/>
                <wp:wrapSquare wrapText="bothSides"/>
                <wp:docPr id="79" name="13"/>
                <wp:cNvGraphicFramePr/>
                <a:graphic xmlns:a="http://schemas.openxmlformats.org/drawingml/2006/main">
                  <a:graphicData uri="http://schemas.microsoft.com/office/word/2010/wordprocessingShape">
                    <wps:wsp>
                      <wps:cNvSpPr/>
                      <wps:spPr>
                        <a:xfrm>
                          <a:off x="0" y="0"/>
                          <a:ext cx="556560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4DBC58AB" w14:textId="77777777" w:rsidR="007B434C" w:rsidRDefault="00000000" w:rsidP="00527491">
                            <w:pPr>
                              <w:pStyle w:val="Legenda"/>
                            </w:pPr>
                            <w:r>
                              <w:t xml:space="preserve">Figura 16 - Mape </w:t>
                            </w:r>
                            <w:ins w:id="299" w:author="Unknown Author" w:date="2023-07-03T22:27:00Z">
                              <w:r>
                                <w:t xml:space="preserve">da previsão do tráfego </w:t>
                              </w:r>
                            </w:ins>
                            <w:r>
                              <w:t>para os Eixos da Cidade de Lisboa | Lag: 24</w:t>
                            </w:r>
                          </w:p>
                        </w:txbxContent>
                      </wps:txbx>
                      <wps:bodyPr lIns="0" tIns="0" rIns="0" bIns="0">
                        <a:noAutofit/>
                      </wps:bodyPr>
                    </wps:wsp>
                  </a:graphicData>
                </a:graphic>
              </wp:anchor>
            </w:drawing>
          </mc:Choice>
          <mc:Fallback>
            <w:pict>
              <v:rect w14:anchorId="39361F5B" id="13" o:spid="_x0000_s1034" style="position:absolute;left:0;text-align:left;margin-left:7.05pt;margin-top:254.75pt;width:438.3pt;height:17.7pt;z-index: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" strokeweight=".02mm">
                <v:stroke joinstyle="round"/>
                <v:textbox inset="0,0,0,0">
                  <w:txbxContent>
                    <w:p w14:paraId="4DBC58AB" w14:textId="77777777" w:rsidR="007B434C" w:rsidRDefault="00000000" w:rsidP="00527491">
                      <w:pPr>
                        <w:pStyle w:val="Legenda"/>
                      </w:pPr>
                      <w:r>
                        <w:t xml:space="preserve">Figura 16 - Mape </w:t>
                      </w:r>
                      <w:ins w:id="300" w:author="Unknown Author" w:date="2023-07-03T22:27:00Z">
                        <w:r>
                          <w:t xml:space="preserve">da previsão do tráfego </w:t>
                        </w:r>
                      </w:ins>
                      <w:r>
                        <w:t>para os Eixos da Cidade de Lisboa | Lag: 24</w:t>
                      </w:r>
                    </w:p>
                  </w:txbxContent>
                </v:textbox>
                <w10:wrap type="square"/>
              </v:rect>
            </w:pict>
          </mc:Fallback>
        </mc:AlternateContent>
      </w:r>
      <w:r>
        <w:rPr>
          <w:noProof/>
        </w:rPr>
        <mc:AlternateContent>
          <mc:Choice Requires="wps">
            <w:drawing>
              <wp:anchor distT="0" distB="0" distL="114300" distR="114300" simplePos="0" relativeHeight="190" behindDoc="0" locked="0" layoutInCell="1" allowOverlap="1" wp14:anchorId="619AE31E" wp14:editId="0E07CFE4">
                <wp:simplePos x="0" y="0"/>
                <wp:positionH relativeFrom="column">
                  <wp:posOffset>89535</wp:posOffset>
                </wp:positionH>
                <wp:positionV relativeFrom="paragraph">
                  <wp:posOffset>6783070</wp:posOffset>
                </wp:positionV>
                <wp:extent cx="5566410" cy="224790"/>
                <wp:effectExtent l="0" t="0" r="0" b="0"/>
                <wp:wrapSquare wrapText="bothSides"/>
                <wp:docPr id="81" name="12"/>
                <wp:cNvGraphicFramePr/>
                <a:graphic xmlns:a="http://schemas.openxmlformats.org/drawingml/2006/main">
                  <a:graphicData uri="http://schemas.microsoft.com/office/word/2010/wordprocessingShape">
                    <wps:wsp>
                      <wps:cNvSpPr/>
                      <wps:spPr>
                        <a:xfrm>
                          <a:off x="0" y="0"/>
                          <a:ext cx="556560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6A7F4D1C" w14:textId="77777777" w:rsidR="007B434C" w:rsidRDefault="00000000" w:rsidP="00527491">
                            <w:pPr>
                              <w:pStyle w:val="Legenda"/>
                            </w:pPr>
                            <w:r>
                              <w:t>Figura 17 - Mape para os Eixos da Cidade de Lisboa | Lag: 12</w:t>
                            </w:r>
                          </w:p>
                        </w:txbxContent>
                      </wps:txbx>
                      <wps:bodyPr lIns="0" tIns="0" rIns="0" bIns="0">
                        <a:noAutofit/>
                      </wps:bodyPr>
                    </wps:wsp>
                  </a:graphicData>
                </a:graphic>
              </wp:anchor>
            </w:drawing>
          </mc:Choice>
          <mc:Fallback>
            <w:pict>
              <v:rect w14:anchorId="619AE31E" id="12" o:spid="_x0000_s1035" style="position:absolute;left:0;text-align:left;margin-left:7.05pt;margin-top:534.1pt;width:438.3pt;height:17.7pt;z-index: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" strokeweight=".02mm">
                <v:stroke joinstyle="round"/>
                <v:textbox inset="0,0,0,0">
                  <w:txbxContent>
                    <w:p w14:paraId="6A7F4D1C" w14:textId="77777777" w:rsidR="007B434C" w:rsidRDefault="00000000" w:rsidP="00527491">
                      <w:pPr>
                        <w:pStyle w:val="Legenda"/>
                      </w:pPr>
                      <w:r>
                        <w:t>Figura 17 - Mape para os Eixos da Cidade de Lisboa | Lag: 12</w:t>
                      </w:r>
                    </w:p>
                  </w:txbxContent>
                </v:textbox>
                <w10:wrap type="square"/>
              </v:rect>
            </w:pict>
          </mc:Fallback>
        </mc:AlternateContent>
      </w:r>
      <w:r>
        <w:rPr>
          <w:noProof/>
        </w:rPr>
        <w:drawing>
          <wp:anchor distT="0" distB="0" distL="114300" distR="114300" simplePos="0" relativeHeight="192" behindDoc="0" locked="0" layoutInCell="1" allowOverlap="1" wp14:anchorId="5CBF1712" wp14:editId="29E5050D">
            <wp:simplePos x="0" y="0"/>
            <wp:positionH relativeFrom="column">
              <wp:posOffset>89535</wp:posOffset>
            </wp:positionH>
            <wp:positionV relativeFrom="paragraph">
              <wp:posOffset>3646170</wp:posOffset>
            </wp:positionV>
            <wp:extent cx="5565775" cy="3079750"/>
            <wp:effectExtent l="0" t="0" r="0" b="0"/>
            <wp:wrapTight wrapText="bothSides">
              <wp:wrapPolygon edited="0">
                <wp:start x="-36" y="0"/>
                <wp:lineTo x="-36" y="21476"/>
                <wp:lineTo x="21507" y="21476"/>
                <wp:lineTo x="21507" y="0"/>
                <wp:lineTo x="-36" y="0"/>
              </wp:wrapPolygon>
            </wp:wrapTight>
            <wp:docPr id="83" name="Image7"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 descr="Uma imagem com texto, captura de ecrã, Tipo de letra, file&#10;&#10;Descrição gerada automaticamente"/>
                    <pic:cNvPicPr>
                      <a:picLocks noChangeAspect="1" noChangeArrowheads="1"/>
                    </pic:cNvPicPr>
                  </pic:nvPicPr>
                  <pic:blipFill>
                    <a:blip r:embed="rId66"/>
                    <a:stretch>
                      <a:fillRect/>
                    </a:stretch>
                  </pic:blipFill>
                  <pic:spPr bwMode="auto">
                    <a:xfrm>
                      <a:off x="0" y="0"/>
                      <a:ext cx="5565775" cy="3079750"/>
                    </a:xfrm>
                    <a:prstGeom prst="rect">
                      <a:avLst/>
                    </a:prstGeom>
                  </pic:spPr>
                </pic:pic>
              </a:graphicData>
            </a:graphic>
          </wp:anchor>
        </w:drawing>
      </w:r>
      <w:r>
        <w:rPr>
          <w:noProof/>
        </w:rPr>
        <w:drawing>
          <wp:anchor distT="0" distB="0" distL="114300" distR="114300" simplePos="0" relativeHeight="199" behindDoc="0" locked="0" layoutInCell="1" allowOverlap="1" wp14:anchorId="51FF92B2" wp14:editId="54ABA1BC">
            <wp:simplePos x="0" y="0"/>
            <wp:positionH relativeFrom="column">
              <wp:posOffset>89535</wp:posOffset>
            </wp:positionH>
            <wp:positionV relativeFrom="paragraph">
              <wp:posOffset>635</wp:posOffset>
            </wp:positionV>
            <wp:extent cx="5565775" cy="3177540"/>
            <wp:effectExtent l="0" t="0" r="0" b="0"/>
            <wp:wrapTight wrapText="bothSides">
              <wp:wrapPolygon edited="0">
                <wp:start x="-36" y="0"/>
                <wp:lineTo x="-36" y="21461"/>
                <wp:lineTo x="21507" y="21461"/>
                <wp:lineTo x="21507" y="0"/>
                <wp:lineTo x="-36" y="0"/>
              </wp:wrapPolygon>
            </wp:wrapTight>
            <wp:docPr id="84" name="Image8"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 descr="Uma imagem com texto, captura de ecrã, Tipo de letra, file&#10;&#10;Descrição gerada automaticamente"/>
                    <pic:cNvPicPr>
                      <a:picLocks noChangeAspect="1" noChangeArrowheads="1"/>
                    </pic:cNvPicPr>
                  </pic:nvPicPr>
                  <pic:blipFill>
                    <a:blip r:embed="rId67"/>
                    <a:stretch>
                      <a:fillRect/>
                    </a:stretch>
                  </pic:blipFill>
                  <pic:spPr bwMode="auto">
                    <a:xfrm>
                      <a:off x="0" y="0"/>
                      <a:ext cx="5565775" cy="3177540"/>
                    </a:xfrm>
                    <a:prstGeom prst="rect">
                      <a:avLst/>
                    </a:prstGeom>
                  </pic:spPr>
                </pic:pic>
              </a:graphicData>
            </a:graphic>
          </wp:anchor>
        </w:drawing>
      </w:r>
    </w:p>
    <w:p w14:paraId="61634B44" w14:textId="77777777" w:rsidR="007B434C" w:rsidRDefault="007B434C">
      <w:pPr>
        <w:rPr>
          <w:color w:val="000000"/>
        </w:rPr>
      </w:pPr>
    </w:p>
    <w:p w14:paraId="394B6B7C" w14:textId="77777777" w:rsidR="007B434C" w:rsidRDefault="007B434C">
      <w:pPr>
        <w:rPr>
          <w:color w:val="000000"/>
        </w:rPr>
      </w:pPr>
    </w:p>
    <w:p w14:paraId="1D675096" w14:textId="77777777" w:rsidR="007B434C" w:rsidRDefault="007B434C">
      <w:pPr>
        <w:rPr>
          <w:color w:val="000000"/>
        </w:rPr>
      </w:pPr>
    </w:p>
    <w:p w14:paraId="1F8B4A7C" w14:textId="77777777" w:rsidR="007B434C" w:rsidRDefault="007B434C">
      <w:pPr>
        <w:rPr>
          <w:color w:val="000000"/>
        </w:rPr>
      </w:pPr>
    </w:p>
    <w:p w14:paraId="3DB52F2B" w14:textId="77777777" w:rsidR="007B434C" w:rsidRDefault="007B434C">
      <w:pPr>
        <w:ind w:firstLine="709"/>
        <w:rPr>
          <w:color w:val="000000"/>
        </w:rPr>
      </w:pPr>
    </w:p>
    <w:p w14:paraId="6ADF6055" w14:textId="77777777" w:rsidR="007B434C" w:rsidRDefault="00000000">
      <w:pPr>
        <w:ind w:firstLine="709"/>
        <w:rPr>
          <w:color w:val="000000"/>
        </w:rPr>
      </w:pPr>
      <w:ins w:id="301" w:author="Unknown Author" w:date="2023-07-03T22:14:00Z">
        <w:r>
          <w:rPr>
            <w:highlight w:val="yellow"/>
          </w:rPr>
          <w:lastRenderedPageBreak/>
          <w:t>Referir as tabelas, explicar o que mostram e tirar as conclusões depois</w:t>
        </w:r>
      </w:ins>
    </w:p>
    <w:p w14:paraId="167F834F" w14:textId="77777777" w:rsidR="007B434C" w:rsidRDefault="00000000">
      <w:pPr>
        <w:ind w:firstLine="709"/>
        <w:rPr>
          <w:ins w:id="302" w:author="Unknown Author" w:date="2023-07-03T22:13:00Z"/>
          <w:color w:val="000000"/>
        </w:rPr>
      </w:pPr>
      <w:r>
        <w:t xml:space="preserve">De facto, foi observada uma diferença de </w:t>
      </w:r>
      <w:r>
        <w:rPr>
          <w:highlight w:val="yellow"/>
          <w:rPrChange w:id="303" w:author="Unknown Author" w:date="2023-07-03T22:11:00Z">
            <w:rPr/>
          </w:rPrChange>
        </w:rPr>
        <w:t>mape</w:t>
      </w:r>
      <w:r>
        <w:t xml:space="preserve"> na média de 0,86% entre as previsões à frente de </w:t>
      </w:r>
      <w:r>
        <w:rPr>
          <w:i/>
          <w:iCs/>
          <w:highlight w:val="yellow"/>
          <w:rPrChange w:id="304" w:author="Unknown Author" w:date="2023-07-03T22:11:00Z">
            <w:rPr/>
          </w:rPrChange>
        </w:rPr>
        <w:t>mape</w:t>
      </w:r>
      <w:r>
        <w:t xml:space="preserve"> com um </w:t>
      </w:r>
      <w:r>
        <w:rPr>
          <w:i/>
          <w:iCs/>
        </w:rPr>
        <w:t>lag</w:t>
      </w:r>
      <w:r>
        <w:t xml:space="preserve"> igual a 24 e um </w:t>
      </w:r>
      <w:r>
        <w:rPr>
          <w:i/>
          <w:iCs/>
        </w:rPr>
        <w:t>lag</w:t>
      </w:r>
      <w:r>
        <w:t xml:space="preserve"> igual a 12. Esta constatação sugere que a escolha do </w:t>
      </w:r>
      <w:r>
        <w:rPr>
          <w:i/>
          <w:iCs/>
        </w:rPr>
        <w:t>lag</w:t>
      </w:r>
      <w:r>
        <w:t xml:space="preserve"> tem um impacto significativo na precisão das previsões do modelo. Além disso, também se observou que </w:t>
      </w:r>
      <w:ins w:id="305" w:author="Unknown Author" w:date="2023-07-03T22:12:00Z">
        <w:r>
          <w:t xml:space="preserve">o </w:t>
        </w:r>
      </w:ins>
      <w:r>
        <w:rPr>
          <w:i/>
          <w:iCs/>
          <w:highlight w:val="yellow"/>
          <w:rPrChange w:id="306" w:author="Unknown Author" w:date="2023-07-03T22:12:00Z">
            <w:rPr/>
          </w:rPrChange>
        </w:rPr>
        <w:t>mape</w:t>
      </w:r>
      <w:r>
        <w:t xml:space="preserve"> aumenta gradualmente à medida que o tamanho da previsão também aumenta. Esta observação está de acordo com o comportamento esperado do modelo e enfatiza ainda mais a importância de selecionar um tamanho de previsão adequado para ter mais precisão.</w:t>
      </w:r>
    </w:p>
    <w:p w14:paraId="34DD2CDD" w14:textId="77777777" w:rsidR="007B434C" w:rsidRDefault="00000000">
      <w:pPr>
        <w:ind w:firstLine="709"/>
        <w:rPr>
          <w:highlight w:val="yellow"/>
        </w:rPr>
      </w:pPr>
      <w:ins w:id="307" w:author="Unknown Author" w:date="2023-07-03T22:15:00Z">
        <w:r>
          <w:rPr>
            <w:highlight w:val="yellow"/>
          </w:rPr>
          <w:t>Colocar pelo menos um gráfico ilustrativo  com o valor real e a previsão</w:t>
        </w:r>
      </w:ins>
    </w:p>
    <w:p w14:paraId="240EF8D9" w14:textId="77777777" w:rsidR="007B434C" w:rsidRDefault="007B434C">
      <w:pPr>
        <w:pStyle w:val="Ttulo2"/>
        <w:numPr>
          <w:ilvl w:val="0"/>
          <w:numId w:val="0"/>
        </w:numPr>
        <w:ind w:left="862"/>
        <w:rPr>
          <w:color w:val="000000"/>
        </w:rPr>
      </w:pPr>
    </w:p>
    <w:p w14:paraId="6D6D5926" w14:textId="77777777" w:rsidR="007B434C" w:rsidRDefault="00000000">
      <w:pPr>
        <w:pStyle w:val="Ttulo2"/>
        <w:numPr>
          <w:ilvl w:val="0"/>
          <w:numId w:val="0"/>
        </w:numPr>
        <w:ind w:left="823"/>
        <w:rPr>
          <w:sz w:val="24"/>
          <w:szCs w:val="24"/>
        </w:rPr>
      </w:pPr>
      <w:bookmarkStart w:id="308" w:name="__RefHeading___Toc11267_3634989049"/>
      <w:bookmarkStart w:id="309" w:name="_Toc138324042"/>
      <w:bookmarkEnd w:id="308"/>
      <w:r>
        <w:rPr>
          <w:sz w:val="24"/>
          <w:szCs w:val="24"/>
        </w:rPr>
        <w:t>8.1.2. Lag 24x7 (1 semana) para prever 24h à frente</w:t>
      </w:r>
      <w:bookmarkEnd w:id="309"/>
    </w:p>
    <w:p w14:paraId="1701E91D" w14:textId="77777777" w:rsidR="007B434C" w:rsidRDefault="00000000">
      <w:pPr>
        <w:pStyle w:val="Ttulo2"/>
        <w:numPr>
          <w:ilvl w:val="0"/>
          <w:numId w:val="0"/>
        </w:numPr>
        <w:ind w:left="862"/>
        <w:rPr>
          <w:color w:val="000000"/>
        </w:rPr>
      </w:pPr>
      <w:r>
        <w:rPr>
          <w:noProof/>
        </w:rPr>
        <mc:AlternateContent>
          <mc:Choice Requires="wps">
            <w:drawing>
              <wp:anchor distT="0" distB="0" distL="114300" distR="114300" simplePos="0" relativeHeight="191" behindDoc="0" locked="0" layoutInCell="1" allowOverlap="1" wp14:anchorId="576898CA" wp14:editId="62BA6202">
                <wp:simplePos x="0" y="0"/>
                <wp:positionH relativeFrom="column">
                  <wp:posOffset>-165735</wp:posOffset>
                </wp:positionH>
                <wp:positionV relativeFrom="paragraph">
                  <wp:posOffset>2999740</wp:posOffset>
                </wp:positionV>
                <wp:extent cx="5896610" cy="224790"/>
                <wp:effectExtent l="0" t="0" r="0" b="0"/>
                <wp:wrapSquare wrapText="bothSides"/>
                <wp:docPr id="85" name="14"/>
                <wp:cNvGraphicFramePr/>
                <a:graphic xmlns:a="http://schemas.openxmlformats.org/drawingml/2006/main">
                  <a:graphicData uri="http://schemas.microsoft.com/office/word/2010/wordprocessingShape">
                    <wps:wsp>
                      <wps:cNvSpPr/>
                      <wps:spPr>
                        <a:xfrm>
                          <a:off x="0" y="0"/>
                          <a:ext cx="589608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05CA4AA5" w14:textId="77777777" w:rsidR="007B434C" w:rsidRDefault="00000000" w:rsidP="00527491">
                            <w:pPr>
                              <w:pStyle w:val="Legenda"/>
                            </w:pPr>
                            <w:r>
                              <w:t>Figura 18 - Mape para os Eixos da Cidade de Lisboa | Lag: 1 semana</w:t>
                            </w:r>
                          </w:p>
                        </w:txbxContent>
                      </wps:txbx>
                      <wps:bodyPr lIns="0" tIns="0" rIns="0" bIns="0">
                        <a:noAutofit/>
                      </wps:bodyPr>
                    </wps:wsp>
                  </a:graphicData>
                </a:graphic>
              </wp:anchor>
            </w:drawing>
          </mc:Choice>
          <mc:Fallback>
            <w:pict>
              <v:rect w14:anchorId="576898CA" id="14" o:spid="_x0000_s1036" style="position:absolute;left:0;text-align:left;margin-left:-13.05pt;margin-top:236.2pt;width:464.3pt;height:17.7pt;z-index:1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" strokeweight=".02mm">
                <v:stroke joinstyle="round"/>
                <v:textbox inset="0,0,0,0">
                  <w:txbxContent>
                    <w:p w14:paraId="05CA4AA5" w14:textId="77777777" w:rsidR="007B434C" w:rsidRDefault="00000000" w:rsidP="00527491">
                      <w:pPr>
                        <w:pStyle w:val="Legenda"/>
                      </w:pPr>
                      <w:r>
                        <w:t>Figura 18 - Mape para os Eixos da Cidade de Lisboa | Lag: 1 semana</w:t>
                      </w:r>
                    </w:p>
                  </w:txbxContent>
                </v:textbox>
                <w10:wrap type="square"/>
              </v:rect>
            </w:pict>
          </mc:Fallback>
        </mc:AlternateContent>
      </w:r>
      <w:r>
        <w:rPr>
          <w:noProof/>
        </w:rPr>
        <w:drawing>
          <wp:anchor distT="0" distB="0" distL="114300" distR="114300" simplePos="0" relativeHeight="187" behindDoc="0" locked="0" layoutInCell="1" allowOverlap="1" wp14:anchorId="234EE4C2" wp14:editId="24AAADE3">
            <wp:simplePos x="0" y="0"/>
            <wp:positionH relativeFrom="column">
              <wp:posOffset>-165735</wp:posOffset>
            </wp:positionH>
            <wp:positionV relativeFrom="paragraph">
              <wp:posOffset>405765</wp:posOffset>
            </wp:positionV>
            <wp:extent cx="5895975" cy="2536825"/>
            <wp:effectExtent l="0" t="0" r="0" b="0"/>
            <wp:wrapTight wrapText="bothSides">
              <wp:wrapPolygon edited="0">
                <wp:start x="-36" y="0"/>
                <wp:lineTo x="-36" y="21222"/>
                <wp:lineTo x="21525" y="21222"/>
                <wp:lineTo x="21525" y="0"/>
                <wp:lineTo x="-36" y="0"/>
              </wp:wrapPolygon>
            </wp:wrapTight>
            <wp:docPr id="87" name="Image9"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descr="Uma imagem com texto, captura de ecrã, diagrama, file&#10;&#10;Descrição gerada automaticamente"/>
                    <pic:cNvPicPr>
                      <a:picLocks noChangeAspect="1" noChangeArrowheads="1"/>
                    </pic:cNvPicPr>
                  </pic:nvPicPr>
                  <pic:blipFill>
                    <a:blip r:embed="rId68"/>
                    <a:stretch>
                      <a:fillRect/>
                    </a:stretch>
                  </pic:blipFill>
                  <pic:spPr bwMode="auto">
                    <a:xfrm>
                      <a:off x="0" y="0"/>
                      <a:ext cx="5895975" cy="2536825"/>
                    </a:xfrm>
                    <a:prstGeom prst="rect">
                      <a:avLst/>
                    </a:prstGeom>
                  </pic:spPr>
                </pic:pic>
              </a:graphicData>
            </a:graphic>
          </wp:anchor>
        </w:drawing>
      </w:r>
      <w:bookmarkStart w:id="310" w:name="_Toc138324043"/>
      <w:bookmarkEnd w:id="310"/>
    </w:p>
    <w:p w14:paraId="3F58BD00" w14:textId="77777777" w:rsidR="007B434C" w:rsidRDefault="007B434C">
      <w:pPr>
        <w:rPr>
          <w:color w:val="000000"/>
        </w:rPr>
      </w:pPr>
    </w:p>
    <w:p w14:paraId="4A577D12" w14:textId="77777777" w:rsidR="007B434C" w:rsidRDefault="007B434C">
      <w:pPr>
        <w:rPr>
          <w:color w:val="000000"/>
        </w:rPr>
      </w:pPr>
    </w:p>
    <w:p w14:paraId="1965EDBD" w14:textId="77777777" w:rsidR="007B434C" w:rsidRDefault="00000000">
      <w:pPr>
        <w:rPr>
          <w:ins w:id="311" w:author="Unknown Author" w:date="2023-07-03T22:16:00Z"/>
          <w:color w:val="000000"/>
        </w:rPr>
      </w:pPr>
      <w:r>
        <w:t xml:space="preserve">A experimentação de 1 semana de </w:t>
      </w:r>
      <w:r>
        <w:rPr>
          <w:i/>
          <w:iCs/>
        </w:rPr>
        <w:t>inputs</w:t>
      </w:r>
      <w:r>
        <w:t xml:space="preserve"> para trás para prever 1 dia à frente revela mais erro nas áreas de entrada da zona de Lisboa, como a A1, N117 e a ponte Vasco da Gama. Na verdade, como existe mais congestionamento nessas áreas, porque são pontos chave para movimentar a economia na cidade de Lisboa, o modelo apresenta dificuldades em apresentar resultados mais precisos.</w:t>
      </w:r>
    </w:p>
    <w:p w14:paraId="765E2919" w14:textId="77777777" w:rsidR="007B434C" w:rsidRDefault="00000000">
      <w:pPr>
        <w:rPr>
          <w:highlight w:val="yellow"/>
        </w:rPr>
      </w:pPr>
      <w:ins w:id="312" w:author="Unknown Author" w:date="2023-07-03T22:16:00Z">
        <w:r>
          <w:rPr>
            <w:highlight w:val="yellow"/>
          </w:rPr>
          <w:t>gráficos</w:t>
        </w:r>
      </w:ins>
    </w:p>
    <w:p w14:paraId="155BA230" w14:textId="77777777" w:rsidR="007B434C" w:rsidRDefault="00000000">
      <w:pPr>
        <w:pStyle w:val="Ttulo2"/>
        <w:numPr>
          <w:ilvl w:val="0"/>
          <w:numId w:val="0"/>
        </w:numPr>
        <w:ind w:left="823"/>
        <w:rPr>
          <w:sz w:val="24"/>
          <w:szCs w:val="24"/>
        </w:rPr>
      </w:pPr>
      <w:bookmarkStart w:id="313" w:name="__RefHeading___Toc11269_3634989049"/>
      <w:bookmarkStart w:id="314" w:name="_Toc138324044"/>
      <w:bookmarkEnd w:id="313"/>
      <w:r>
        <w:rPr>
          <w:noProof/>
        </w:rPr>
        <w:lastRenderedPageBreak/>
        <mc:AlternateContent>
          <mc:Choice Requires="wps">
            <w:drawing>
              <wp:anchor distT="0" distB="0" distL="114300" distR="114300" simplePos="0" relativeHeight="193" behindDoc="0" locked="0" layoutInCell="1" allowOverlap="1" wp14:anchorId="42DD94E9" wp14:editId="49A6985E">
                <wp:simplePos x="0" y="0"/>
                <wp:positionH relativeFrom="column">
                  <wp:posOffset>-41910</wp:posOffset>
                </wp:positionH>
                <wp:positionV relativeFrom="paragraph">
                  <wp:posOffset>4201160</wp:posOffset>
                </wp:positionV>
                <wp:extent cx="5487035" cy="224790"/>
                <wp:effectExtent l="0" t="0" r="0" b="0"/>
                <wp:wrapSquare wrapText="bothSides"/>
                <wp:docPr id="88" name="15"/>
                <wp:cNvGraphicFramePr/>
                <a:graphic xmlns:a="http://schemas.openxmlformats.org/drawingml/2006/main">
                  <a:graphicData uri="http://schemas.microsoft.com/office/word/2010/wordprocessingShape">
                    <wps:wsp>
                      <wps:cNvSpPr/>
                      <wps:spPr>
                        <a:xfrm>
                          <a:off x="0" y="0"/>
                          <a:ext cx="548640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EE99E19" w14:textId="77777777" w:rsidR="007B434C" w:rsidRDefault="00000000" w:rsidP="00527491">
                            <w:pPr>
                              <w:pStyle w:val="Legenda"/>
                            </w:pPr>
                            <w:r>
                              <w:t>Figura 19 - Mape para os Eixos da Cidade de Lisboa nos feriados e fins de semana | Lag: 24</w:t>
                            </w:r>
                          </w:p>
                        </w:txbxContent>
                      </wps:txbx>
                      <wps:bodyPr lIns="0" tIns="0" rIns="0" bIns="0">
                        <a:noAutofit/>
                      </wps:bodyPr>
                    </wps:wsp>
                  </a:graphicData>
                </a:graphic>
              </wp:anchor>
            </w:drawing>
          </mc:Choice>
          <mc:Fallback>
            <w:pict>
              <v:rect w14:anchorId="42DD94E9" id="15" o:spid="_x0000_s1037" style="position:absolute;left:0;text-align:left;margin-left:-3.3pt;margin-top:330.8pt;width:432.05pt;height:17.7pt;z-index: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" strokeweight=".02mm">
                <v:stroke joinstyle="round"/>
                <v:textbox inset="0,0,0,0">
                  <w:txbxContent>
                    <w:p w14:paraId="1EE99E19" w14:textId="77777777" w:rsidR="007B434C" w:rsidRDefault="00000000" w:rsidP="00527491">
                      <w:pPr>
                        <w:pStyle w:val="Legenda"/>
                      </w:pPr>
                      <w:r>
                        <w:t>Figura 19 - Mape para os Eixos da Cidade de Lisboa nos feriados e fins de semana | Lag: 24</w:t>
                      </w:r>
                    </w:p>
                  </w:txbxContent>
                </v:textbox>
                <w10:wrap type="square"/>
              </v:rect>
            </w:pict>
          </mc:Fallback>
        </mc:AlternateContent>
      </w:r>
      <w:r>
        <w:rPr>
          <w:noProof/>
        </w:rPr>
        <w:drawing>
          <wp:anchor distT="0" distB="0" distL="114300" distR="114300" simplePos="0" relativeHeight="196" behindDoc="0" locked="0" layoutInCell="1" allowOverlap="1" wp14:anchorId="1730334E" wp14:editId="2F2CF30E">
            <wp:simplePos x="0" y="0"/>
            <wp:positionH relativeFrom="column">
              <wp:posOffset>-41910</wp:posOffset>
            </wp:positionH>
            <wp:positionV relativeFrom="paragraph">
              <wp:posOffset>638810</wp:posOffset>
            </wp:positionV>
            <wp:extent cx="5486400" cy="3505200"/>
            <wp:effectExtent l="0" t="0" r="0" b="0"/>
            <wp:wrapTight wrapText="bothSides">
              <wp:wrapPolygon edited="0">
                <wp:start x="-37" y="0"/>
                <wp:lineTo x="-37" y="21386"/>
                <wp:lineTo x="21486" y="21386"/>
                <wp:lineTo x="21486" y="0"/>
                <wp:lineTo x="-37" y="0"/>
              </wp:wrapPolygon>
            </wp:wrapTight>
            <wp:docPr id="90" name="Image10"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 descr="Uma imagem com texto, captura de ecrã, Tipo de letra, número&#10;&#10;Descrição gerada automaticamente"/>
                    <pic:cNvPicPr>
                      <a:picLocks noChangeAspect="1" noChangeArrowheads="1"/>
                    </pic:cNvPicPr>
                  </pic:nvPicPr>
                  <pic:blipFill>
                    <a:blip r:embed="rId69"/>
                    <a:stretch>
                      <a:fillRect/>
                    </a:stretch>
                  </pic:blipFill>
                  <pic:spPr bwMode="auto">
                    <a:xfrm>
                      <a:off x="0" y="0"/>
                      <a:ext cx="5486400" cy="3505200"/>
                    </a:xfrm>
                    <a:prstGeom prst="rect">
                      <a:avLst/>
                    </a:prstGeom>
                  </pic:spPr>
                </pic:pic>
              </a:graphicData>
            </a:graphic>
          </wp:anchor>
        </w:drawing>
      </w:r>
      <w:bookmarkEnd w:id="314"/>
      <w:r>
        <w:rPr>
          <w:sz w:val="24"/>
          <w:szCs w:val="24"/>
        </w:rPr>
        <w:t>8.1.3. Testes para Feriados e Fins de Semana</w:t>
      </w:r>
    </w:p>
    <w:p w14:paraId="7769D9E2" w14:textId="77777777" w:rsidR="007B434C" w:rsidRDefault="00000000">
      <w:pPr>
        <w:rPr>
          <w:color w:val="000000"/>
        </w:rPr>
      </w:pPr>
      <w:r>
        <w:tab/>
      </w:r>
      <w:r>
        <w:tab/>
      </w:r>
    </w:p>
    <w:p w14:paraId="32D8BA20" w14:textId="77777777" w:rsidR="007B434C" w:rsidRDefault="007B434C">
      <w:pPr>
        <w:rPr>
          <w:color w:val="000000"/>
        </w:rPr>
      </w:pPr>
    </w:p>
    <w:p w14:paraId="3F691D64" w14:textId="77777777" w:rsidR="007B434C" w:rsidRDefault="00000000">
      <w:pPr>
        <w:rPr>
          <w:color w:val="000000"/>
        </w:rPr>
      </w:pPr>
      <w:r>
        <w:t>É interessente observar a imprevisibilidade do tráfego nas pontes durante os fins-de-semana e feriados. De facto, a análise dos padrões de tráfego das pontes revela uma correlação entre fins-de-semana e feriados e a existência de congestionamento. Por outro lado, a disponibilidade de tempo para lazer, ocorrência de vários eventos e outras atividades surgem como fatores-chave que contribuem para este fenómeno. De modo que, faze</w:t>
      </w:r>
      <w:del w:id="315" w:author="Unknown Author" w:date="2023-07-03T22:17:00Z">
        <w:r>
          <w:delText>r</w:delText>
        </w:r>
      </w:del>
      <w:ins w:id="316" w:author="Unknown Author" w:date="2023-07-03T22:17:00Z">
        <w:r>
          <w:t>ndo</w:t>
        </w:r>
      </w:ins>
      <w:r>
        <w:t xml:space="preserve"> melhor uso de </w:t>
      </w:r>
      <w:r>
        <w:rPr>
          <w:i/>
          <w:iCs/>
        </w:rPr>
        <w:t>feature engineering</w:t>
      </w:r>
      <w:r>
        <w:t xml:space="preserve"> seria possível obter melhores resultados.</w:t>
      </w:r>
    </w:p>
    <w:p w14:paraId="3E994EE8" w14:textId="77777777" w:rsidR="007B434C" w:rsidRDefault="00000000">
      <w:pPr>
        <w:rPr>
          <w:highlight w:val="yellow"/>
        </w:rPr>
      </w:pPr>
      <w:ins w:id="317" w:author="Unknown Author" w:date="2023-07-03T22:18:00Z">
        <w:r>
          <w:rPr>
            <w:highlight w:val="yellow"/>
          </w:rPr>
          <w:t>Analisar melhor o resultado – o erro é maior ao fds? Quanto maior? Referenciar as tabelas que o mostram</w:t>
        </w:r>
      </w:ins>
    </w:p>
    <w:p w14:paraId="1A75025C" w14:textId="77777777" w:rsidR="007B434C" w:rsidRDefault="007B434C">
      <w:pPr>
        <w:pStyle w:val="Ttulo2"/>
        <w:numPr>
          <w:ilvl w:val="0"/>
          <w:numId w:val="0"/>
        </w:numPr>
        <w:ind w:left="862"/>
        <w:rPr>
          <w:color w:val="000000"/>
        </w:rPr>
      </w:pPr>
    </w:p>
    <w:p w14:paraId="15E8425D" w14:textId="77777777" w:rsidR="007B434C" w:rsidRDefault="00000000">
      <w:pPr>
        <w:pStyle w:val="Ttulo2"/>
        <w:numPr>
          <w:ilvl w:val="1"/>
          <w:numId w:val="6"/>
        </w:numPr>
        <w:rPr>
          <w:color w:val="000000"/>
        </w:rPr>
      </w:pPr>
      <w:bookmarkStart w:id="318" w:name="__RefHeading___Toc11271_3634989049"/>
      <w:bookmarkStart w:id="319" w:name="_Toc138324045"/>
      <w:bookmarkEnd w:id="318"/>
      <w:r>
        <w:t>Testes para a soma das entradas de cada eixo</w:t>
      </w:r>
      <w:bookmarkEnd w:id="319"/>
    </w:p>
    <w:p w14:paraId="0A46B371" w14:textId="77777777" w:rsidR="007B434C" w:rsidRDefault="007B434C">
      <w:pPr>
        <w:rPr>
          <w:color w:val="000000"/>
        </w:rPr>
      </w:pPr>
    </w:p>
    <w:p w14:paraId="555EBEBB" w14:textId="77777777" w:rsidR="007B434C" w:rsidRDefault="00000000">
      <w:pPr>
        <w:pStyle w:val="Ttulo2"/>
        <w:numPr>
          <w:ilvl w:val="2"/>
          <w:numId w:val="6"/>
        </w:numPr>
        <w:rPr>
          <w:color w:val="000000"/>
        </w:rPr>
      </w:pPr>
      <w:bookmarkStart w:id="320" w:name="__RefHeading___Toc11273_3634989049"/>
      <w:bookmarkStart w:id="321" w:name="_Toc138324046"/>
      <w:bookmarkEnd w:id="320"/>
      <w:r>
        <w:rPr>
          <w:sz w:val="24"/>
          <w:szCs w:val="24"/>
        </w:rPr>
        <w:lastRenderedPageBreak/>
        <w:t>Lag 24 vs Lag 12</w:t>
      </w:r>
      <w:bookmarkEnd w:id="321"/>
      <w:r>
        <w:rPr>
          <w:sz w:val="24"/>
          <w:szCs w:val="24"/>
        </w:rPr>
        <w:t xml:space="preserve"> </w:t>
      </w:r>
    </w:p>
    <w:p w14:paraId="2EC7ED1E" w14:textId="77777777" w:rsidR="007B434C" w:rsidRDefault="00000000">
      <w:pPr>
        <w:ind w:firstLine="709"/>
        <w:jc w:val="left"/>
        <w:rPr>
          <w:ins w:id="322" w:author="Unknown Author" w:date="2023-07-03T22:24:00Z"/>
          <w:color w:val="000000"/>
        </w:rPr>
      </w:pPr>
      <w:r>
        <w:t xml:space="preserve">No que diz respeito à soma das entradas, foi selecionado um período específico entre outubro e novembro para análise. Ao analisar o gráfico, torna-se evidente que, à medida que o tamanho da previsão aumenta, o modelo encontra maiores dificuldades em captar e prever com precisão os picos dos dados. De acordo com a tabela de </w:t>
      </w:r>
      <w:r>
        <w:rPr>
          <w:i/>
          <w:iCs/>
          <w:highlight w:val="yellow"/>
          <w:rPrChange w:id="323" w:author="Unknown Author" w:date="2023-07-03T22:22:00Z">
            <w:rPr/>
          </w:rPrChange>
        </w:rPr>
        <w:t>mape</w:t>
      </w:r>
      <w:r>
        <w:t xml:space="preserve">, faz </w:t>
      </w:r>
      <w:r>
        <w:rPr>
          <w:highlight w:val="yellow"/>
          <w:rPrChange w:id="324" w:author="Unknown Author" w:date="2023-07-03T22:22:00Z">
            <w:rPr/>
          </w:rPrChange>
        </w:rPr>
        <w:t xml:space="preserve">sentido que à medida que a previsão aumente, pois o </w:t>
      </w:r>
      <w:r>
        <w:rPr>
          <w:i/>
          <w:iCs/>
          <w:highlight w:val="yellow"/>
          <w:rPrChange w:id="325" w:author="Unknown Author" w:date="2023-07-03T22:22:00Z">
            <w:rPr/>
          </w:rPrChange>
        </w:rPr>
        <w:t>mape</w:t>
      </w:r>
      <w:r>
        <w:rPr>
          <w:highlight w:val="yellow"/>
          <w:rPrChange w:id="326" w:author="Unknown Author" w:date="2023-07-03T22:22:00Z">
            <w:rPr/>
          </w:rPrChange>
        </w:rPr>
        <w:t xml:space="preserve"> também aumenta</w:t>
      </w:r>
      <w:r>
        <w:t>. Esse resultado é coerente com as expectativas, pois quanto maior for o tamanho de previsão à frente, maior a incerteza e a dificuldade de obter estimativas precisas.</w:t>
      </w:r>
      <w:ins w:id="327" w:author="Unknown Author" w:date="2023-07-03T22:23:00Z">
        <w:r>
          <w:rPr>
            <w:highlight w:val="yellow"/>
          </w:rPr>
          <w:t xml:space="preserve"> Confuso. Clarifica. Podes usar o termo gap que foi definido atrás</w:t>
        </w:r>
      </w:ins>
    </w:p>
    <w:p w14:paraId="46E061ED" w14:textId="77777777" w:rsidR="007B434C" w:rsidRDefault="00000000">
      <w:pPr>
        <w:ind w:firstLine="709"/>
        <w:jc w:val="left"/>
        <w:rPr>
          <w:color w:val="000000"/>
        </w:rPr>
      </w:pPr>
      <w:ins w:id="328" w:author="Unknown Author" w:date="2023-07-03T22:24:00Z">
        <w:r>
          <w:rPr>
            <w:highlight w:val="yellow"/>
          </w:rPr>
          <w:t>Deves também no texto referenciar as tabelas, imagens, e citar números para sustentar as conclusões</w:t>
        </w:r>
      </w:ins>
    </w:p>
    <w:p w14:paraId="2919AC9F" w14:textId="77777777" w:rsidR="007B434C" w:rsidRDefault="00000000">
      <w:pPr>
        <w:rPr>
          <w:color w:val="000000"/>
        </w:rPr>
      </w:pPr>
      <w:r>
        <w:rPr>
          <w:noProof/>
        </w:rPr>
        <mc:AlternateContent>
          <mc:Choice Requires="wps">
            <w:drawing>
              <wp:anchor distT="0" distB="0" distL="114300" distR="114300" simplePos="0" relativeHeight="194" behindDoc="0" locked="0" layoutInCell="1" allowOverlap="1" wp14:anchorId="6A753102" wp14:editId="2CE5FA29">
                <wp:simplePos x="0" y="0"/>
                <wp:positionH relativeFrom="column">
                  <wp:posOffset>-790575</wp:posOffset>
                </wp:positionH>
                <wp:positionV relativeFrom="paragraph">
                  <wp:posOffset>4004945</wp:posOffset>
                </wp:positionV>
                <wp:extent cx="7315835" cy="224790"/>
                <wp:effectExtent l="0" t="0" r="0" b="0"/>
                <wp:wrapSquare wrapText="bothSides"/>
                <wp:docPr id="91" name="16"/>
                <wp:cNvGraphicFramePr/>
                <a:graphic xmlns:a="http://schemas.openxmlformats.org/drawingml/2006/main">
                  <a:graphicData uri="http://schemas.microsoft.com/office/word/2010/wordprocessingShape">
                    <wps:wsp>
                      <wps:cNvSpPr/>
                      <wps:spPr>
                        <a:xfrm>
                          <a:off x="0" y="0"/>
                          <a:ext cx="731520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065946BD" w14:textId="77777777" w:rsidR="007B434C" w:rsidRDefault="00000000" w:rsidP="00527491">
                            <w:pPr>
                              <w:pStyle w:val="Legenda"/>
                            </w:pPr>
                            <w:r>
                              <w:t>Figura 20 - Gráficos soma das entradas teste vs. modelo para as janelas de previsão de 1, 2, 4, 8 horas com lag 24</w:t>
                            </w:r>
                          </w:p>
                        </w:txbxContent>
                      </wps:txbx>
                      <wps:bodyPr lIns="0" tIns="0" rIns="0" bIns="0">
                        <a:noAutofit/>
                      </wps:bodyPr>
                    </wps:wsp>
                  </a:graphicData>
                </a:graphic>
              </wp:anchor>
            </w:drawing>
          </mc:Choice>
          <mc:Fallback>
            <w:pict>
              <v:rect w14:anchorId="6A753102" id="16" o:spid="_x0000_s1038" style="position:absolute;left:0;text-align:left;margin-left:-62.25pt;margin-top:315.35pt;width:576.05pt;height:17.7pt;z-index: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" strokeweight=".02mm">
                <v:stroke joinstyle="round"/>
                <v:textbox inset="0,0,0,0">
                  <w:txbxContent>
                    <w:p w14:paraId="065946BD" w14:textId="77777777" w:rsidR="007B434C" w:rsidRDefault="00000000" w:rsidP="00527491">
                      <w:pPr>
                        <w:pStyle w:val="Legenda"/>
                      </w:pPr>
                      <w:r>
                        <w:t>Figura 20 - Gráficos soma das entradas teste vs. modelo para as janelas de previsão de 1, 2, 4, 8 horas com lag 24</w:t>
                      </w:r>
                    </w:p>
                  </w:txbxContent>
                </v:textbox>
                <w10:wrap type="square"/>
              </v:rect>
            </w:pict>
          </mc:Fallback>
        </mc:AlternateContent>
      </w:r>
      <w:r>
        <w:rPr>
          <w:noProof/>
        </w:rPr>
        <w:drawing>
          <wp:anchor distT="0" distB="0" distL="114300" distR="114300" simplePos="0" relativeHeight="180" behindDoc="0" locked="0" layoutInCell="1" allowOverlap="1" wp14:anchorId="0DBAC7F8" wp14:editId="51963D19">
            <wp:simplePos x="0" y="0"/>
            <wp:positionH relativeFrom="column">
              <wp:posOffset>-790575</wp:posOffset>
            </wp:positionH>
            <wp:positionV relativeFrom="paragraph">
              <wp:posOffset>269240</wp:posOffset>
            </wp:positionV>
            <wp:extent cx="7315200" cy="3678555"/>
            <wp:effectExtent l="0" t="0" r="0" b="0"/>
            <wp:wrapTight wrapText="bothSides">
              <wp:wrapPolygon edited="0">
                <wp:start x="-11" y="0"/>
                <wp:lineTo x="-11" y="21465"/>
                <wp:lineTo x="21538" y="21465"/>
                <wp:lineTo x="21538" y="0"/>
                <wp:lineTo x="-11" y="0"/>
              </wp:wrapPolygon>
            </wp:wrapTight>
            <wp:docPr id="93" name="Image1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 descr="Uma imagem com texto, diagrama, captura de ecrã, Tipo de letra&#10;&#10;Descrição gerada automaticamente"/>
                    <pic:cNvPicPr>
                      <a:picLocks noChangeAspect="1" noChangeArrowheads="1"/>
                    </pic:cNvPicPr>
                  </pic:nvPicPr>
                  <pic:blipFill>
                    <a:blip r:embed="rId70"/>
                    <a:stretch>
                      <a:fillRect/>
                    </a:stretch>
                  </pic:blipFill>
                  <pic:spPr bwMode="auto">
                    <a:xfrm>
                      <a:off x="0" y="0"/>
                      <a:ext cx="7315200" cy="3678555"/>
                    </a:xfrm>
                    <a:prstGeom prst="rect">
                      <a:avLst/>
                    </a:prstGeom>
                  </pic:spPr>
                </pic:pic>
              </a:graphicData>
            </a:graphic>
          </wp:anchor>
        </w:drawing>
      </w:r>
    </w:p>
    <w:p w14:paraId="59001C56" w14:textId="77777777" w:rsidR="007B434C" w:rsidRDefault="007B434C">
      <w:pPr>
        <w:rPr>
          <w:color w:val="000000"/>
        </w:rPr>
      </w:pPr>
    </w:p>
    <w:p w14:paraId="744C0181" w14:textId="77777777" w:rsidR="007B434C" w:rsidRDefault="007B434C">
      <w:pPr>
        <w:rPr>
          <w:color w:val="000000"/>
        </w:rPr>
      </w:pPr>
    </w:p>
    <w:p w14:paraId="22E2B225" w14:textId="77777777" w:rsidR="007B434C" w:rsidRDefault="007B434C">
      <w:pPr>
        <w:rPr>
          <w:color w:val="000000"/>
        </w:rPr>
      </w:pPr>
    </w:p>
    <w:p w14:paraId="6DD8E7B7" w14:textId="77777777" w:rsidR="007B434C" w:rsidRDefault="007B434C" w:rsidP="00527491">
      <w:pPr>
        <w:pStyle w:val="Legenda"/>
      </w:pPr>
    </w:p>
    <w:p w14:paraId="353E531D" w14:textId="77777777" w:rsidR="007B434C" w:rsidRDefault="007B434C" w:rsidP="00527491">
      <w:pPr>
        <w:pStyle w:val="Legenda"/>
      </w:pPr>
    </w:p>
    <w:p w14:paraId="33074E49" w14:textId="77777777" w:rsidR="007B434C" w:rsidRDefault="007B434C">
      <w:pPr>
        <w:rPr>
          <w:color w:val="000000"/>
        </w:rPr>
      </w:pPr>
    </w:p>
    <w:p w14:paraId="3A531CB0" w14:textId="1C6AA9C8" w:rsidR="007B434C" w:rsidRDefault="00000000" w:rsidP="00527491">
      <w:pPr>
        <w:pStyle w:val="Legenda"/>
        <w:rPr>
          <w:color w:val="000000"/>
        </w:rPr>
      </w:pPr>
      <w:r>
        <w:t xml:space="preserve">Tabela </w:t>
      </w:r>
      <w:r w:rsidR="00C70B63">
        <w:t>11</w:t>
      </w:r>
      <w:r>
        <w:t xml:space="preserve"> - </w:t>
      </w:r>
      <w:del w:id="329" w:author="Unknown Author" w:date="2023-07-03T22:23:00Z">
        <w:r>
          <w:delText>Mape</w:delText>
        </w:r>
      </w:del>
      <w:ins w:id="330" w:author="Unknown Author" w:date="2023-07-03T22:23:00Z">
        <w:r>
          <w:t>MAPE obtido na previsão da</w:t>
        </w:r>
      </w:ins>
      <w:r>
        <w:t xml:space="preserve"> Soma das Entradas com Lag: 24</w:t>
      </w:r>
    </w:p>
    <w:tbl>
      <w:tblPr>
        <w:tblW w:w="8904" w:type="dxa"/>
        <w:jc w:val="center"/>
        <w:tblLook w:val="04A0" w:firstRow="1" w:lastRow="0" w:firstColumn="1" w:lastColumn="0" w:noHBand="0" w:noVBand="1"/>
      </w:tblPr>
      <w:tblGrid>
        <w:gridCol w:w="2227"/>
        <w:gridCol w:w="2225"/>
        <w:gridCol w:w="2226"/>
        <w:gridCol w:w="2226"/>
      </w:tblGrid>
      <w:tr w:rsidR="007B434C" w14:paraId="6709ABC2"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2180616F" w14:textId="77777777" w:rsidR="007B434C" w:rsidRDefault="00000000">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55269C77" w14:textId="77777777" w:rsidR="007B434C" w:rsidRDefault="00000000">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454D6376" w14:textId="77777777" w:rsidR="007B434C" w:rsidRDefault="00000000">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44ED84BA" w14:textId="77777777" w:rsidR="007B434C" w:rsidRDefault="00000000">
            <w:pPr>
              <w:jc w:val="center"/>
              <w:rPr>
                <w:szCs w:val="22"/>
                <w:lang w:eastAsia="en-US"/>
              </w:rPr>
            </w:pPr>
            <w:r>
              <w:rPr>
                <w:szCs w:val="22"/>
                <w:lang w:eastAsia="en-US"/>
              </w:rPr>
              <w:t>Prever à frente: 8h</w:t>
            </w:r>
          </w:p>
        </w:tc>
      </w:tr>
      <w:tr w:rsidR="007B434C" w14:paraId="18854550"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790F29A9" w14:textId="77777777" w:rsidR="007B434C" w:rsidRDefault="00000000">
            <w:pPr>
              <w:jc w:val="center"/>
              <w:rPr>
                <w:szCs w:val="22"/>
                <w:lang w:eastAsia="en-US"/>
              </w:rPr>
            </w:pPr>
            <w:r>
              <w:rPr>
                <w:szCs w:val="22"/>
                <w:lang w:eastAsia="en-US"/>
              </w:rPr>
              <w:t>8.42</w:t>
            </w:r>
          </w:p>
        </w:tc>
        <w:tc>
          <w:tcPr>
            <w:tcW w:w="2225" w:type="dxa"/>
            <w:tcBorders>
              <w:top w:val="single" w:sz="4" w:space="0" w:color="000000"/>
              <w:left w:val="single" w:sz="4" w:space="0" w:color="000000"/>
              <w:bottom w:val="single" w:sz="4" w:space="0" w:color="000000"/>
              <w:right w:val="single" w:sz="4" w:space="0" w:color="000000"/>
            </w:tcBorders>
            <w:vAlign w:val="center"/>
          </w:tcPr>
          <w:p w14:paraId="55BE1FB8" w14:textId="77777777" w:rsidR="007B434C" w:rsidRDefault="00000000">
            <w:pPr>
              <w:jc w:val="center"/>
              <w:rPr>
                <w:szCs w:val="22"/>
                <w:lang w:eastAsia="en-US"/>
              </w:rPr>
            </w:pPr>
            <w:r>
              <w:rPr>
                <w:szCs w:val="22"/>
                <w:lang w:eastAsia="en-US"/>
              </w:rPr>
              <w:t>10.13</w:t>
            </w:r>
          </w:p>
        </w:tc>
        <w:tc>
          <w:tcPr>
            <w:tcW w:w="2226" w:type="dxa"/>
            <w:tcBorders>
              <w:top w:val="single" w:sz="4" w:space="0" w:color="000000"/>
              <w:left w:val="single" w:sz="4" w:space="0" w:color="000000"/>
              <w:bottom w:val="single" w:sz="4" w:space="0" w:color="000000"/>
              <w:right w:val="single" w:sz="4" w:space="0" w:color="000000"/>
            </w:tcBorders>
            <w:vAlign w:val="center"/>
          </w:tcPr>
          <w:p w14:paraId="79D3C243" w14:textId="77777777" w:rsidR="007B434C" w:rsidRDefault="00000000">
            <w:pPr>
              <w:jc w:val="center"/>
              <w:rPr>
                <w:szCs w:val="22"/>
                <w:lang w:eastAsia="en-US"/>
              </w:rPr>
            </w:pPr>
            <w:r>
              <w:rPr>
                <w:szCs w:val="22"/>
                <w:lang w:eastAsia="en-US"/>
              </w:rPr>
              <w:t>10.34</w:t>
            </w:r>
          </w:p>
        </w:tc>
        <w:tc>
          <w:tcPr>
            <w:tcW w:w="2226" w:type="dxa"/>
            <w:tcBorders>
              <w:top w:val="single" w:sz="4" w:space="0" w:color="000000"/>
              <w:left w:val="single" w:sz="4" w:space="0" w:color="000000"/>
              <w:bottom w:val="single" w:sz="4" w:space="0" w:color="000000"/>
              <w:right w:val="single" w:sz="4" w:space="0" w:color="000000"/>
            </w:tcBorders>
            <w:vAlign w:val="center"/>
          </w:tcPr>
          <w:p w14:paraId="4BD07E2C" w14:textId="77777777" w:rsidR="007B434C" w:rsidRDefault="00000000">
            <w:pPr>
              <w:jc w:val="center"/>
              <w:rPr>
                <w:szCs w:val="22"/>
                <w:lang w:eastAsia="en-US"/>
              </w:rPr>
            </w:pPr>
            <w:r>
              <w:rPr>
                <w:szCs w:val="22"/>
                <w:lang w:eastAsia="en-US"/>
              </w:rPr>
              <w:t>11.04</w:t>
            </w:r>
          </w:p>
        </w:tc>
      </w:tr>
    </w:tbl>
    <w:p w14:paraId="4BC0D40C" w14:textId="77777777" w:rsidR="007B434C" w:rsidRDefault="007B434C">
      <w:pPr>
        <w:rPr>
          <w:color w:val="000000"/>
        </w:rPr>
      </w:pPr>
    </w:p>
    <w:p w14:paraId="3F939CDD" w14:textId="77777777" w:rsidR="007B434C" w:rsidRDefault="007B434C">
      <w:pPr>
        <w:rPr>
          <w:color w:val="000000"/>
        </w:rPr>
      </w:pPr>
    </w:p>
    <w:p w14:paraId="1CF58F39" w14:textId="77777777" w:rsidR="007B434C" w:rsidRDefault="007B434C">
      <w:pPr>
        <w:rPr>
          <w:color w:val="000000"/>
        </w:rPr>
      </w:pPr>
    </w:p>
    <w:p w14:paraId="13843562" w14:textId="77777777" w:rsidR="007B434C" w:rsidRDefault="00000000">
      <w:pPr>
        <w:rPr>
          <w:color w:val="000000"/>
        </w:rPr>
      </w:pPr>
      <w:r>
        <w:rPr>
          <w:noProof/>
        </w:rPr>
        <mc:AlternateContent>
          <mc:Choice Requires="wps">
            <w:drawing>
              <wp:anchor distT="0" distB="0" distL="114300" distR="114300" simplePos="0" relativeHeight="195" behindDoc="0" locked="0" layoutInCell="1" allowOverlap="1" wp14:anchorId="0BB2D747" wp14:editId="66F9878C">
                <wp:simplePos x="0" y="0"/>
                <wp:positionH relativeFrom="column">
                  <wp:posOffset>-1009650</wp:posOffset>
                </wp:positionH>
                <wp:positionV relativeFrom="paragraph">
                  <wp:posOffset>4042410</wp:posOffset>
                </wp:positionV>
                <wp:extent cx="7426960" cy="224790"/>
                <wp:effectExtent l="0" t="0" r="0" b="0"/>
                <wp:wrapSquare wrapText="bothSides"/>
                <wp:docPr id="94" name="17"/>
                <wp:cNvGraphicFramePr/>
                <a:graphic xmlns:a="http://schemas.openxmlformats.org/drawingml/2006/main">
                  <a:graphicData uri="http://schemas.microsoft.com/office/word/2010/wordprocessingShape">
                    <wps:wsp>
                      <wps:cNvSpPr/>
                      <wps:spPr>
                        <a:xfrm>
                          <a:off x="0" y="0"/>
                          <a:ext cx="742644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30D69B0A" w14:textId="77777777" w:rsidR="007B434C" w:rsidRDefault="00000000" w:rsidP="00527491">
                            <w:pPr>
                              <w:pStyle w:val="Legenda"/>
                            </w:pPr>
                            <w:r>
                              <w:t>Figura 21 - Gráficos soma das entradas teste vs. modelo para as janelas de previsão de 1, 2, 4, 8 horas com lag 12</w:t>
                            </w:r>
                          </w:p>
                        </w:txbxContent>
                      </wps:txbx>
                      <wps:bodyPr lIns="0" tIns="0" rIns="0" bIns="0">
                        <a:noAutofit/>
                      </wps:bodyPr>
                    </wps:wsp>
                  </a:graphicData>
                </a:graphic>
              </wp:anchor>
            </w:drawing>
          </mc:Choice>
          <mc:Fallback>
            <w:pict>
              <v:rect w14:anchorId="0BB2D747" id="17" o:spid="_x0000_s1039" style="position:absolute;left:0;text-align:left;margin-left:-79.5pt;margin-top:318.3pt;width:584.8pt;height:17.7pt;z-index:1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" strokeweight=".02mm">
                <v:stroke joinstyle="round"/>
                <v:textbox inset="0,0,0,0">
                  <w:txbxContent>
                    <w:p w14:paraId="30D69B0A" w14:textId="77777777" w:rsidR="007B434C" w:rsidRDefault="00000000" w:rsidP="00527491">
                      <w:pPr>
                        <w:pStyle w:val="Legenda"/>
                      </w:pPr>
                      <w:r>
                        <w:t>Figura 21 - Gráficos soma das entradas teste vs. modelo para as janelas de previsão de 1, 2, 4, 8 horas com lag 12</w:t>
                      </w:r>
                    </w:p>
                  </w:txbxContent>
                </v:textbox>
                <w10:wrap type="square"/>
              </v:rect>
            </w:pict>
          </mc:Fallback>
        </mc:AlternateContent>
      </w:r>
      <w:r>
        <w:rPr>
          <w:noProof/>
        </w:rPr>
        <w:drawing>
          <wp:anchor distT="0" distB="0" distL="114300" distR="114300" simplePos="0" relativeHeight="182" behindDoc="0" locked="0" layoutInCell="1" allowOverlap="1" wp14:anchorId="0DD1EE03" wp14:editId="49A4AEFF">
            <wp:simplePos x="0" y="0"/>
            <wp:positionH relativeFrom="column">
              <wp:posOffset>-1009650</wp:posOffset>
            </wp:positionH>
            <wp:positionV relativeFrom="paragraph">
              <wp:posOffset>205740</wp:posOffset>
            </wp:positionV>
            <wp:extent cx="7426960" cy="3780155"/>
            <wp:effectExtent l="0" t="0" r="0" b="0"/>
            <wp:wrapTight wrapText="bothSides">
              <wp:wrapPolygon edited="0">
                <wp:start x="-11" y="0"/>
                <wp:lineTo x="-11" y="21436"/>
                <wp:lineTo x="21548" y="21436"/>
                <wp:lineTo x="21548" y="0"/>
                <wp:lineTo x="-11" y="0"/>
              </wp:wrapPolygon>
            </wp:wrapTight>
            <wp:docPr id="96" name="Image12"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2" descr="Uma imagem com texto, diagrama, Tipo de letra, captura de ecrã&#10;&#10;Descrição gerada automaticamente"/>
                    <pic:cNvPicPr>
                      <a:picLocks noChangeAspect="1" noChangeArrowheads="1"/>
                    </pic:cNvPicPr>
                  </pic:nvPicPr>
                  <pic:blipFill>
                    <a:blip r:embed="rId71"/>
                    <a:stretch>
                      <a:fillRect/>
                    </a:stretch>
                  </pic:blipFill>
                  <pic:spPr bwMode="auto">
                    <a:xfrm>
                      <a:off x="0" y="0"/>
                      <a:ext cx="7426960" cy="3780155"/>
                    </a:xfrm>
                    <a:prstGeom prst="rect">
                      <a:avLst/>
                    </a:prstGeom>
                  </pic:spPr>
                </pic:pic>
              </a:graphicData>
            </a:graphic>
          </wp:anchor>
        </w:drawing>
      </w:r>
    </w:p>
    <w:p w14:paraId="5200A281" w14:textId="77777777" w:rsidR="007B434C" w:rsidRDefault="007B434C">
      <w:pPr>
        <w:rPr>
          <w:color w:val="000000"/>
        </w:rPr>
      </w:pPr>
    </w:p>
    <w:p w14:paraId="7D6707A6" w14:textId="77777777" w:rsidR="007B434C" w:rsidRDefault="007B434C">
      <w:pPr>
        <w:rPr>
          <w:color w:val="000000"/>
        </w:rPr>
      </w:pPr>
    </w:p>
    <w:p w14:paraId="749D74DF" w14:textId="77777777" w:rsidR="007B434C" w:rsidRDefault="007B434C">
      <w:pPr>
        <w:rPr>
          <w:color w:val="000000"/>
        </w:rPr>
      </w:pPr>
    </w:p>
    <w:p w14:paraId="57997BBB" w14:textId="77777777" w:rsidR="007B434C" w:rsidRDefault="007B434C">
      <w:pPr>
        <w:rPr>
          <w:color w:val="000000"/>
        </w:rPr>
      </w:pPr>
    </w:p>
    <w:p w14:paraId="362CA45A" w14:textId="77777777" w:rsidR="007B434C" w:rsidRDefault="007B434C">
      <w:pPr>
        <w:rPr>
          <w:color w:val="000000"/>
        </w:rPr>
      </w:pPr>
    </w:p>
    <w:p w14:paraId="69A9EE5A" w14:textId="109896FB" w:rsidR="007B434C" w:rsidRDefault="00000000" w:rsidP="00527491">
      <w:pPr>
        <w:pStyle w:val="Legenda"/>
        <w:rPr>
          <w:color w:val="000000"/>
        </w:rPr>
      </w:pPr>
      <w:r>
        <w:lastRenderedPageBreak/>
        <w:t xml:space="preserve">Tabela </w:t>
      </w:r>
      <w:r w:rsidR="00C70B63">
        <w:t>12</w:t>
      </w:r>
      <w:r>
        <w:t xml:space="preserve"> - Mape Soma das Entradas com Lag: 12</w:t>
      </w:r>
    </w:p>
    <w:tbl>
      <w:tblPr>
        <w:tblW w:w="8904" w:type="dxa"/>
        <w:jc w:val="center"/>
        <w:tblLook w:val="04A0" w:firstRow="1" w:lastRow="0" w:firstColumn="1" w:lastColumn="0" w:noHBand="0" w:noVBand="1"/>
      </w:tblPr>
      <w:tblGrid>
        <w:gridCol w:w="2227"/>
        <w:gridCol w:w="2225"/>
        <w:gridCol w:w="2226"/>
        <w:gridCol w:w="2226"/>
      </w:tblGrid>
      <w:tr w:rsidR="007B434C" w14:paraId="16640611"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3729F4D9" w14:textId="77777777" w:rsidR="007B434C" w:rsidRDefault="00000000">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5FA2EFDD" w14:textId="77777777" w:rsidR="007B434C" w:rsidRDefault="00000000">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08D8D29F" w14:textId="77777777" w:rsidR="007B434C" w:rsidRDefault="00000000">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0114CF5E" w14:textId="77777777" w:rsidR="007B434C" w:rsidRDefault="00000000">
            <w:pPr>
              <w:jc w:val="center"/>
              <w:rPr>
                <w:szCs w:val="22"/>
                <w:lang w:eastAsia="en-US"/>
              </w:rPr>
            </w:pPr>
            <w:r>
              <w:rPr>
                <w:szCs w:val="22"/>
                <w:lang w:eastAsia="en-US"/>
              </w:rPr>
              <w:t>Prever à frente: 8h</w:t>
            </w:r>
          </w:p>
        </w:tc>
      </w:tr>
      <w:tr w:rsidR="007B434C" w14:paraId="36C95A81"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16498781" w14:textId="77777777" w:rsidR="007B434C" w:rsidRDefault="00000000">
            <w:pPr>
              <w:jc w:val="center"/>
              <w:rPr>
                <w:szCs w:val="22"/>
                <w:lang w:eastAsia="en-US"/>
              </w:rPr>
            </w:pPr>
            <w:r>
              <w:rPr>
                <w:szCs w:val="22"/>
                <w:lang w:eastAsia="en-US"/>
              </w:rPr>
              <w:t>8.27</w:t>
            </w:r>
          </w:p>
        </w:tc>
        <w:tc>
          <w:tcPr>
            <w:tcW w:w="2225" w:type="dxa"/>
            <w:tcBorders>
              <w:top w:val="single" w:sz="4" w:space="0" w:color="000000"/>
              <w:left w:val="single" w:sz="4" w:space="0" w:color="000000"/>
              <w:bottom w:val="single" w:sz="4" w:space="0" w:color="000000"/>
              <w:right w:val="single" w:sz="4" w:space="0" w:color="000000"/>
            </w:tcBorders>
            <w:vAlign w:val="center"/>
          </w:tcPr>
          <w:p w14:paraId="1DE0303A" w14:textId="77777777" w:rsidR="007B434C" w:rsidRDefault="00000000">
            <w:pPr>
              <w:jc w:val="center"/>
              <w:rPr>
                <w:szCs w:val="22"/>
                <w:lang w:eastAsia="en-US"/>
              </w:rPr>
            </w:pPr>
            <w:r>
              <w:rPr>
                <w:szCs w:val="22"/>
                <w:lang w:eastAsia="en-US"/>
              </w:rPr>
              <w:t>12.5</w:t>
            </w:r>
          </w:p>
        </w:tc>
        <w:tc>
          <w:tcPr>
            <w:tcW w:w="2226" w:type="dxa"/>
            <w:tcBorders>
              <w:top w:val="single" w:sz="4" w:space="0" w:color="000000"/>
              <w:left w:val="single" w:sz="4" w:space="0" w:color="000000"/>
              <w:bottom w:val="single" w:sz="4" w:space="0" w:color="000000"/>
              <w:right w:val="single" w:sz="4" w:space="0" w:color="000000"/>
            </w:tcBorders>
            <w:vAlign w:val="center"/>
          </w:tcPr>
          <w:p w14:paraId="3CA6E06C" w14:textId="77777777" w:rsidR="007B434C" w:rsidRDefault="00000000">
            <w:pPr>
              <w:jc w:val="center"/>
              <w:rPr>
                <w:szCs w:val="22"/>
                <w:lang w:eastAsia="en-US"/>
              </w:rPr>
            </w:pPr>
            <w:r>
              <w:rPr>
                <w:szCs w:val="22"/>
                <w:lang w:eastAsia="en-US"/>
              </w:rPr>
              <w:t>12.54</w:t>
            </w:r>
          </w:p>
        </w:tc>
        <w:tc>
          <w:tcPr>
            <w:tcW w:w="2226" w:type="dxa"/>
            <w:tcBorders>
              <w:top w:val="single" w:sz="4" w:space="0" w:color="000000"/>
              <w:left w:val="single" w:sz="4" w:space="0" w:color="000000"/>
              <w:bottom w:val="single" w:sz="4" w:space="0" w:color="000000"/>
              <w:right w:val="single" w:sz="4" w:space="0" w:color="000000"/>
            </w:tcBorders>
            <w:vAlign w:val="center"/>
          </w:tcPr>
          <w:p w14:paraId="68FC6C08" w14:textId="77777777" w:rsidR="007B434C" w:rsidRDefault="00000000">
            <w:pPr>
              <w:jc w:val="center"/>
              <w:rPr>
                <w:szCs w:val="22"/>
                <w:lang w:eastAsia="en-US"/>
              </w:rPr>
            </w:pPr>
            <w:r>
              <w:rPr>
                <w:szCs w:val="22"/>
                <w:lang w:eastAsia="en-US"/>
              </w:rPr>
              <w:t>13.1</w:t>
            </w:r>
          </w:p>
        </w:tc>
      </w:tr>
    </w:tbl>
    <w:p w14:paraId="65A1DA68" w14:textId="77777777" w:rsidR="007B434C" w:rsidRDefault="007B434C">
      <w:pPr>
        <w:rPr>
          <w:color w:val="000000"/>
        </w:rPr>
      </w:pPr>
    </w:p>
    <w:p w14:paraId="0D44B5EE" w14:textId="77777777" w:rsidR="007B434C" w:rsidRDefault="007B434C">
      <w:pPr>
        <w:rPr>
          <w:color w:val="000000"/>
        </w:rPr>
      </w:pPr>
    </w:p>
    <w:p w14:paraId="20041F63" w14:textId="77777777" w:rsidR="007B434C" w:rsidRDefault="00000000">
      <w:pPr>
        <w:pStyle w:val="Ttulo2"/>
        <w:numPr>
          <w:ilvl w:val="0"/>
          <w:numId w:val="0"/>
        </w:numPr>
        <w:ind w:left="823"/>
        <w:rPr>
          <w:sz w:val="24"/>
          <w:szCs w:val="24"/>
        </w:rPr>
      </w:pPr>
      <w:bookmarkStart w:id="331" w:name="__RefHeading___Toc11275_3634989049"/>
      <w:bookmarkStart w:id="332" w:name="_Toc138324047"/>
      <w:bookmarkEnd w:id="331"/>
      <w:r>
        <w:rPr>
          <w:noProof/>
        </w:rPr>
        <mc:AlternateContent>
          <mc:Choice Requires="wps">
            <w:drawing>
              <wp:anchor distT="0" distB="0" distL="114300" distR="114300" simplePos="0" relativeHeight="197" behindDoc="0" locked="0" layoutInCell="1" allowOverlap="1" wp14:anchorId="4DDA5888" wp14:editId="4C8348D3">
                <wp:simplePos x="0" y="0"/>
                <wp:positionH relativeFrom="column">
                  <wp:posOffset>-533400</wp:posOffset>
                </wp:positionH>
                <wp:positionV relativeFrom="paragraph">
                  <wp:posOffset>4033520</wp:posOffset>
                </wp:positionV>
                <wp:extent cx="6619875" cy="224790"/>
                <wp:effectExtent l="0" t="0" r="0" b="0"/>
                <wp:wrapSquare wrapText="bothSides"/>
                <wp:docPr id="97" name="18"/>
                <wp:cNvGraphicFramePr/>
                <a:graphic xmlns:a="http://schemas.openxmlformats.org/drawingml/2006/main">
                  <a:graphicData uri="http://schemas.microsoft.com/office/word/2010/wordprocessingShape">
                    <wps:wsp>
                      <wps:cNvSpPr/>
                      <wps:spPr>
                        <a:xfrm>
                          <a:off x="0" y="0"/>
                          <a:ext cx="6619320" cy="22428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7E184006" w14:textId="77777777" w:rsidR="007B434C" w:rsidRDefault="00000000" w:rsidP="00527491">
                            <w:pPr>
                              <w:pStyle w:val="Legenda"/>
                            </w:pPr>
                            <w:r>
                              <w:t xml:space="preserve">Figura 22 - Gráficos </w:t>
                            </w:r>
                            <w:ins w:id="333" w:author="Unknown Author" w:date="2023-07-03T22:27:00Z">
                              <w:r>
                                <w:t xml:space="preserve">da previsão da </w:t>
                              </w:r>
                            </w:ins>
                            <w:r>
                              <w:t>soma das entradas teste vs. modelo para prever 24 à frente com 1 semana de lag</w:t>
                            </w:r>
                          </w:p>
                        </w:txbxContent>
                      </wps:txbx>
                      <wps:bodyPr lIns="0" tIns="0" rIns="0" bIns="0">
                        <a:noAutofit/>
                      </wps:bodyPr>
                    </wps:wsp>
                  </a:graphicData>
                </a:graphic>
              </wp:anchor>
            </w:drawing>
          </mc:Choice>
          <mc:Fallback>
            <w:pict>
              <v:rect w14:anchorId="4DDA5888" id="18" o:spid="_x0000_s1040" style="position:absolute;left:0;text-align:left;margin-left:-42pt;margin-top:317.6pt;width:521.25pt;height:17.7pt;z-index: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" strokeweight=".02mm">
                <v:stroke joinstyle="round"/>
                <v:textbox inset="0,0,0,0">
                  <w:txbxContent>
                    <w:p w14:paraId="7E184006" w14:textId="77777777" w:rsidR="007B434C" w:rsidRDefault="00000000" w:rsidP="00527491">
                      <w:pPr>
                        <w:pStyle w:val="Legenda"/>
                      </w:pPr>
                      <w:r>
                        <w:t xml:space="preserve">Figura 22 - Gráficos </w:t>
                      </w:r>
                      <w:ins w:id="334" w:author="Unknown Author" w:date="2023-07-03T22:27:00Z">
                        <w:r>
                          <w:t xml:space="preserve">da previsão da </w:t>
                        </w:r>
                      </w:ins>
                      <w:r>
                        <w:t>soma das entradas teste vs. modelo para prever 24 à frente com 1 semana de lag</w:t>
                      </w:r>
                    </w:p>
                  </w:txbxContent>
                </v:textbox>
                <w10:wrap type="square"/>
              </v:rect>
            </w:pict>
          </mc:Fallback>
        </mc:AlternateContent>
      </w:r>
      <w:r>
        <w:rPr>
          <w:noProof/>
        </w:rPr>
        <w:drawing>
          <wp:anchor distT="0" distB="0" distL="114300" distR="114300" simplePos="0" relativeHeight="200" behindDoc="0" locked="0" layoutInCell="1" allowOverlap="1" wp14:anchorId="638DA450" wp14:editId="4BE56CD9">
            <wp:simplePos x="0" y="0"/>
            <wp:positionH relativeFrom="column">
              <wp:posOffset>-533400</wp:posOffset>
            </wp:positionH>
            <wp:positionV relativeFrom="paragraph">
              <wp:posOffset>585470</wp:posOffset>
            </wp:positionV>
            <wp:extent cx="6619240" cy="3390900"/>
            <wp:effectExtent l="0" t="0" r="0" b="0"/>
            <wp:wrapTight wrapText="bothSides">
              <wp:wrapPolygon edited="0">
                <wp:start x="-11" y="0"/>
                <wp:lineTo x="-11" y="21467"/>
                <wp:lineTo x="21503" y="21467"/>
                <wp:lineTo x="21503" y="0"/>
                <wp:lineTo x="-11" y="0"/>
              </wp:wrapPolygon>
            </wp:wrapTight>
            <wp:docPr id="99" name="Image13"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3" descr="Uma imagem com texto, file, Gráfico, diagrama&#10;&#10;Descrição gerada automaticamente"/>
                    <pic:cNvPicPr>
                      <a:picLocks noChangeAspect="1" noChangeArrowheads="1"/>
                    </pic:cNvPicPr>
                  </pic:nvPicPr>
                  <pic:blipFill>
                    <a:blip r:embed="rId72"/>
                    <a:stretch>
                      <a:fillRect/>
                    </a:stretch>
                  </pic:blipFill>
                  <pic:spPr bwMode="auto">
                    <a:xfrm>
                      <a:off x="0" y="0"/>
                      <a:ext cx="6619240" cy="3390900"/>
                    </a:xfrm>
                    <a:prstGeom prst="rect">
                      <a:avLst/>
                    </a:prstGeom>
                  </pic:spPr>
                </pic:pic>
              </a:graphicData>
            </a:graphic>
          </wp:anchor>
        </w:drawing>
      </w:r>
      <w:bookmarkEnd w:id="332"/>
      <w:r>
        <w:rPr>
          <w:sz w:val="24"/>
          <w:szCs w:val="24"/>
        </w:rPr>
        <w:t>8.2.2. Lag 24x7 (1 semana) para prever 24h à frente</w:t>
      </w:r>
    </w:p>
    <w:p w14:paraId="5934EE15" w14:textId="77777777" w:rsidR="007B434C" w:rsidRDefault="007B434C">
      <w:pPr>
        <w:rPr>
          <w:color w:val="000000"/>
        </w:rPr>
      </w:pPr>
    </w:p>
    <w:p w14:paraId="5E9E82A7" w14:textId="77777777" w:rsidR="007B434C" w:rsidRDefault="00000000">
      <w:pPr>
        <w:rPr>
          <w:color w:val="000000"/>
        </w:rPr>
      </w:pPr>
      <w:r>
        <w:t xml:space="preserve">Apesar do gráfico apresentar um </w:t>
      </w:r>
      <w:r>
        <w:rPr>
          <w:i/>
          <w:iCs/>
          <w:highlight w:val="yellow"/>
          <w:rPrChange w:id="335" w:author="Unknown Author" w:date="2023-07-03T22:25:00Z">
            <w:rPr/>
          </w:rPrChange>
        </w:rPr>
        <w:t>mape</w:t>
      </w:r>
      <w:r>
        <w:t xml:space="preserve"> 12.40%, observa-se que o modelo acompanha relativamente bem o padrão da amostra de teste para a soma das entradas de todos os eixos.</w:t>
      </w:r>
    </w:p>
    <w:p w14:paraId="02073782" w14:textId="77777777" w:rsidR="007B434C" w:rsidRDefault="007B434C">
      <w:pPr>
        <w:rPr>
          <w:color w:val="000000"/>
        </w:rPr>
      </w:pPr>
    </w:p>
    <w:p w14:paraId="69E92CD9" w14:textId="77777777" w:rsidR="007B434C" w:rsidRDefault="007B434C">
      <w:pPr>
        <w:rPr>
          <w:color w:val="000000"/>
        </w:rPr>
      </w:pPr>
    </w:p>
    <w:p w14:paraId="316A6AA2" w14:textId="77777777" w:rsidR="007B434C" w:rsidRDefault="00000000">
      <w:pPr>
        <w:pStyle w:val="Ttulo2"/>
        <w:numPr>
          <w:ilvl w:val="2"/>
          <w:numId w:val="6"/>
        </w:numPr>
        <w:rPr>
          <w:sz w:val="24"/>
          <w:szCs w:val="24"/>
        </w:rPr>
      </w:pPr>
      <w:bookmarkStart w:id="336" w:name="__RefHeading___Toc11277_3634989049"/>
      <w:bookmarkStart w:id="337" w:name="_Toc138324048"/>
      <w:bookmarkEnd w:id="336"/>
      <w:r>
        <w:rPr>
          <w:sz w:val="24"/>
          <w:szCs w:val="24"/>
        </w:rPr>
        <w:lastRenderedPageBreak/>
        <w:t>Testes para Feriados e Fins de Semana</w:t>
      </w:r>
      <w:bookmarkEnd w:id="337"/>
    </w:p>
    <w:p w14:paraId="5A89A59D" w14:textId="77777777" w:rsidR="007B434C" w:rsidRDefault="00000000">
      <w:pPr>
        <w:rPr>
          <w:color w:val="000000"/>
        </w:rPr>
      </w:pPr>
      <w:r>
        <w:rPr>
          <w:noProof/>
        </w:rPr>
        <mc:AlternateContent>
          <mc:Choice Requires="wps">
            <w:drawing>
              <wp:anchor distT="0" distB="0" distL="114300" distR="114300" simplePos="0" relativeHeight="198" behindDoc="0" locked="0" layoutInCell="1" allowOverlap="1" wp14:anchorId="3B8DAE3A" wp14:editId="4561C867">
                <wp:simplePos x="0" y="0"/>
                <wp:positionH relativeFrom="column">
                  <wp:posOffset>635</wp:posOffset>
                </wp:positionH>
                <wp:positionV relativeFrom="paragraph">
                  <wp:posOffset>3949700</wp:posOffset>
                </wp:positionV>
                <wp:extent cx="5360670" cy="483235"/>
                <wp:effectExtent l="0" t="0" r="0" b="0"/>
                <wp:wrapSquare wrapText="bothSides"/>
                <wp:docPr id="100" name="19"/>
                <wp:cNvGraphicFramePr/>
                <a:graphic xmlns:a="http://schemas.openxmlformats.org/drawingml/2006/main">
                  <a:graphicData uri="http://schemas.microsoft.com/office/word/2010/wordprocessingShape">
                    <wps:wsp>
                      <wps:cNvSpPr/>
                      <wps:spPr>
                        <a:xfrm>
                          <a:off x="0" y="0"/>
                          <a:ext cx="5360040" cy="48276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25856725" w14:textId="77777777" w:rsidR="007B434C" w:rsidRDefault="00000000" w:rsidP="00527491">
                            <w:pPr>
                              <w:pStyle w:val="Legenda"/>
                            </w:pPr>
                            <w:r>
                              <w:t>Figura 23 - Gráficos soma das entradas teste vs modelo para as janelas de previsão de 1, 2, 4, 8 horas com lag 24 para os feriados e fins de semana</w:t>
                            </w:r>
                          </w:p>
                        </w:txbxContent>
                      </wps:txbx>
                      <wps:bodyPr lIns="0" tIns="0" rIns="0" bIns="0">
                        <a:noAutofit/>
                      </wps:bodyPr>
                    </wps:wsp>
                  </a:graphicData>
                </a:graphic>
              </wp:anchor>
            </w:drawing>
          </mc:Choice>
          <mc:Fallback>
            <w:pict>
              <v:rect w14:anchorId="3B8DAE3A" id="19" o:spid="_x0000_s1041" style="position:absolute;left:0;text-align:left;margin-left:.05pt;margin-top:311pt;width:422.1pt;height:38.05pt;z-index:1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" strokeweight=".02mm">
                <v:stroke joinstyle="round"/>
                <v:textbox inset="0,0,0,0">
                  <w:txbxContent>
                    <w:p w14:paraId="25856725" w14:textId="77777777" w:rsidR="007B434C" w:rsidRDefault="00000000" w:rsidP="00527491">
                      <w:pPr>
                        <w:pStyle w:val="Legenda"/>
                      </w:pPr>
                      <w:r>
                        <w:t>Figura 23 - Gráficos soma das entradas teste vs modelo para as janelas de previsão de 1, 2, 4, 8 horas com lag 24 para os feriados e fins de semana</w:t>
                      </w:r>
                    </w:p>
                  </w:txbxContent>
                </v:textbox>
                <w10:wrap type="square"/>
              </v:rect>
            </w:pict>
          </mc:Fallback>
        </mc:AlternateContent>
      </w:r>
      <w:r>
        <w:rPr>
          <w:noProof/>
        </w:rPr>
        <w:drawing>
          <wp:anchor distT="0" distB="0" distL="114300" distR="114300" simplePos="0" relativeHeight="201" behindDoc="0" locked="0" layoutInCell="1" allowOverlap="1" wp14:anchorId="5351EF62" wp14:editId="095965E3">
            <wp:simplePos x="0" y="0"/>
            <wp:positionH relativeFrom="column">
              <wp:posOffset>-914400</wp:posOffset>
            </wp:positionH>
            <wp:positionV relativeFrom="paragraph">
              <wp:posOffset>215900</wp:posOffset>
            </wp:positionV>
            <wp:extent cx="7226935" cy="3752850"/>
            <wp:effectExtent l="0" t="0" r="0" b="0"/>
            <wp:wrapTight wrapText="bothSides">
              <wp:wrapPolygon edited="0">
                <wp:start x="-28" y="0"/>
                <wp:lineTo x="-28" y="21462"/>
                <wp:lineTo x="21516" y="21462"/>
                <wp:lineTo x="21516" y="0"/>
                <wp:lineTo x="-28" y="0"/>
              </wp:wrapPolygon>
            </wp:wrapTight>
            <wp:docPr id="102" name="Image14"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 descr="Uma imagem com texto, diagrama, Tipo de letra, captura de ecrã&#10;&#10;Descrição gerada automaticamente"/>
                    <pic:cNvPicPr>
                      <a:picLocks noChangeAspect="1" noChangeArrowheads="1"/>
                    </pic:cNvPicPr>
                  </pic:nvPicPr>
                  <pic:blipFill>
                    <a:blip r:embed="rId73"/>
                    <a:stretch>
                      <a:fillRect/>
                    </a:stretch>
                  </pic:blipFill>
                  <pic:spPr bwMode="auto">
                    <a:xfrm>
                      <a:off x="0" y="0"/>
                      <a:ext cx="7226935" cy="3752850"/>
                    </a:xfrm>
                    <a:prstGeom prst="rect">
                      <a:avLst/>
                    </a:prstGeom>
                  </pic:spPr>
                </pic:pic>
              </a:graphicData>
            </a:graphic>
          </wp:anchor>
        </w:drawing>
      </w:r>
    </w:p>
    <w:p w14:paraId="6DA34CED" w14:textId="77777777" w:rsidR="007B434C" w:rsidRDefault="007B434C">
      <w:pPr>
        <w:ind w:left="709" w:hanging="709"/>
        <w:rPr>
          <w:color w:val="000000"/>
        </w:rPr>
      </w:pPr>
    </w:p>
    <w:p w14:paraId="2CCB1895" w14:textId="033C9941" w:rsidR="007B434C" w:rsidRDefault="00000000" w:rsidP="00527491">
      <w:pPr>
        <w:pStyle w:val="Legenda"/>
        <w:rPr>
          <w:color w:val="000000"/>
        </w:rPr>
      </w:pPr>
      <w:r>
        <w:t xml:space="preserve">Tabela </w:t>
      </w:r>
      <w:r w:rsidR="00C70B63">
        <w:t>13</w:t>
      </w:r>
      <w:r>
        <w:t xml:space="preserve"> - Mape Soma das Entradas com Lag: 24 nos feriados e fins de semana</w:t>
      </w:r>
    </w:p>
    <w:tbl>
      <w:tblPr>
        <w:tblW w:w="8904" w:type="dxa"/>
        <w:jc w:val="center"/>
        <w:tblLook w:val="04A0" w:firstRow="1" w:lastRow="0" w:firstColumn="1" w:lastColumn="0" w:noHBand="0" w:noVBand="1"/>
      </w:tblPr>
      <w:tblGrid>
        <w:gridCol w:w="2227"/>
        <w:gridCol w:w="2225"/>
        <w:gridCol w:w="2226"/>
        <w:gridCol w:w="2226"/>
      </w:tblGrid>
      <w:tr w:rsidR="007B434C" w14:paraId="61527CED"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067AE8F8" w14:textId="77777777" w:rsidR="007B434C" w:rsidRDefault="00000000">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34482798" w14:textId="77777777" w:rsidR="007B434C" w:rsidRDefault="00000000">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4F23C038" w14:textId="77777777" w:rsidR="007B434C" w:rsidRDefault="00000000">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2992018E" w14:textId="77777777" w:rsidR="007B434C" w:rsidRDefault="00000000">
            <w:pPr>
              <w:jc w:val="center"/>
              <w:rPr>
                <w:szCs w:val="22"/>
                <w:lang w:eastAsia="en-US"/>
              </w:rPr>
            </w:pPr>
            <w:r>
              <w:rPr>
                <w:szCs w:val="22"/>
                <w:lang w:eastAsia="en-US"/>
              </w:rPr>
              <w:t>Prever à frente: 8h</w:t>
            </w:r>
          </w:p>
        </w:tc>
      </w:tr>
      <w:tr w:rsidR="007B434C" w14:paraId="7EABD1C8"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348F6FDB" w14:textId="77777777" w:rsidR="007B434C" w:rsidRDefault="00000000">
            <w:pPr>
              <w:jc w:val="center"/>
              <w:rPr>
                <w:szCs w:val="22"/>
                <w:lang w:eastAsia="en-US"/>
              </w:rPr>
            </w:pPr>
            <w:r>
              <w:rPr>
                <w:szCs w:val="22"/>
                <w:lang w:eastAsia="en-US"/>
              </w:rPr>
              <w:t>1.18</w:t>
            </w:r>
          </w:p>
        </w:tc>
        <w:tc>
          <w:tcPr>
            <w:tcW w:w="2225" w:type="dxa"/>
            <w:tcBorders>
              <w:top w:val="single" w:sz="4" w:space="0" w:color="000000"/>
              <w:left w:val="single" w:sz="4" w:space="0" w:color="000000"/>
              <w:bottom w:val="single" w:sz="4" w:space="0" w:color="000000"/>
              <w:right w:val="single" w:sz="4" w:space="0" w:color="000000"/>
            </w:tcBorders>
            <w:vAlign w:val="center"/>
          </w:tcPr>
          <w:p w14:paraId="7DC303A4" w14:textId="77777777" w:rsidR="007B434C" w:rsidRDefault="00000000">
            <w:pPr>
              <w:jc w:val="center"/>
              <w:rPr>
                <w:szCs w:val="22"/>
                <w:lang w:eastAsia="en-US"/>
              </w:rPr>
            </w:pPr>
            <w:r>
              <w:rPr>
                <w:szCs w:val="22"/>
                <w:lang w:eastAsia="en-US"/>
              </w:rPr>
              <w:t>1.74</w:t>
            </w:r>
          </w:p>
        </w:tc>
        <w:tc>
          <w:tcPr>
            <w:tcW w:w="2226" w:type="dxa"/>
            <w:tcBorders>
              <w:top w:val="single" w:sz="4" w:space="0" w:color="000000"/>
              <w:left w:val="single" w:sz="4" w:space="0" w:color="000000"/>
              <w:bottom w:val="single" w:sz="4" w:space="0" w:color="000000"/>
              <w:right w:val="single" w:sz="4" w:space="0" w:color="000000"/>
            </w:tcBorders>
            <w:vAlign w:val="center"/>
          </w:tcPr>
          <w:p w14:paraId="3D6F97AD" w14:textId="77777777" w:rsidR="007B434C" w:rsidRDefault="00000000">
            <w:pPr>
              <w:jc w:val="center"/>
              <w:rPr>
                <w:szCs w:val="22"/>
                <w:lang w:eastAsia="en-US"/>
              </w:rPr>
            </w:pPr>
            <w:r>
              <w:rPr>
                <w:szCs w:val="22"/>
                <w:lang w:eastAsia="en-US"/>
              </w:rPr>
              <w:t>1.91</w:t>
            </w:r>
          </w:p>
        </w:tc>
        <w:tc>
          <w:tcPr>
            <w:tcW w:w="2226" w:type="dxa"/>
            <w:tcBorders>
              <w:top w:val="single" w:sz="4" w:space="0" w:color="000000"/>
              <w:left w:val="single" w:sz="4" w:space="0" w:color="000000"/>
              <w:bottom w:val="single" w:sz="4" w:space="0" w:color="000000"/>
              <w:right w:val="single" w:sz="4" w:space="0" w:color="000000"/>
            </w:tcBorders>
            <w:vAlign w:val="center"/>
          </w:tcPr>
          <w:p w14:paraId="7D1A8D4E" w14:textId="77777777" w:rsidR="007B434C" w:rsidRDefault="00000000">
            <w:pPr>
              <w:jc w:val="center"/>
              <w:rPr>
                <w:szCs w:val="22"/>
                <w:lang w:eastAsia="en-US"/>
              </w:rPr>
            </w:pPr>
            <w:r>
              <w:rPr>
                <w:szCs w:val="22"/>
                <w:lang w:eastAsia="en-US"/>
              </w:rPr>
              <w:t>2.26</w:t>
            </w:r>
          </w:p>
        </w:tc>
      </w:tr>
    </w:tbl>
    <w:p w14:paraId="209BEDF4" w14:textId="77777777" w:rsidR="007B434C" w:rsidRDefault="007B434C">
      <w:pPr>
        <w:rPr>
          <w:color w:val="000000"/>
        </w:rPr>
      </w:pPr>
    </w:p>
    <w:p w14:paraId="19046CB4" w14:textId="77777777" w:rsidR="007B434C" w:rsidRDefault="00000000">
      <w:pPr>
        <w:rPr>
          <w:color w:val="000000"/>
        </w:rPr>
      </w:pPr>
      <w:r>
        <w:t xml:space="preserve">Para demonstrar as diferenças de cada janela de previsão, foi usado o intervalo de tempo que inclui os 6 feriados entre 21 de novembro (1º jogo de Portugal no mundial de 2022) e 31 de dezembro (final do ano), que são representados pelo </w:t>
      </w:r>
      <w:del w:id="338" w:author="Unknown Author" w:date="2023-07-03T22:29:00Z">
        <w:r>
          <w:delText>tracejado</w:delText>
        </w:r>
      </w:del>
      <w:ins w:id="339" w:author="Unknown Author" w:date="2023-07-03T22:29:00Z">
        <w:r>
          <w:t>traço interrompido</w:t>
        </w:r>
      </w:ins>
      <w:r>
        <w:t xml:space="preserve"> verde na vertical.</w:t>
      </w:r>
    </w:p>
    <w:p w14:paraId="59CAFEAB" w14:textId="77777777" w:rsidR="007B434C" w:rsidRDefault="00000000">
      <w:pPr>
        <w:rPr>
          <w:color w:val="000000"/>
        </w:rPr>
      </w:pPr>
      <w:r>
        <w:t xml:space="preserve">É possível observar que o </w:t>
      </w:r>
      <w:r>
        <w:rPr>
          <w:i/>
          <w:iCs/>
          <w:highlight w:val="yellow"/>
          <w:rPrChange w:id="340" w:author="Unknown Author" w:date="2023-07-03T22:30:00Z">
            <w:rPr/>
          </w:rPrChange>
        </w:rPr>
        <w:t>mape</w:t>
      </w:r>
      <w:r>
        <w:t xml:space="preserve"> mostra resultados baixos na tabela para os testes realizados durante os feriados e fins-de-semana, no entanto o modelo encontra desafios em acompanhar a amostra teste à medida que a janela de previsão aumenta, como demonstra os gráficos.</w:t>
      </w:r>
    </w:p>
    <w:p w14:paraId="5B98D8AF" w14:textId="77777777" w:rsidR="007B434C" w:rsidRDefault="00000000">
      <w:pPr>
        <w:pStyle w:val="Ttulo2"/>
        <w:numPr>
          <w:ilvl w:val="1"/>
          <w:numId w:val="6"/>
        </w:numPr>
        <w:rPr>
          <w:color w:val="000000"/>
        </w:rPr>
      </w:pPr>
      <w:bookmarkStart w:id="341" w:name="__RefHeading___Toc11279_3634989049"/>
      <w:bookmarkStart w:id="342" w:name="_Toc474921716"/>
      <w:bookmarkStart w:id="343" w:name="_Toc476831699"/>
      <w:bookmarkStart w:id="344" w:name="_Ref475625406"/>
      <w:bookmarkStart w:id="345" w:name="_Toc138324049"/>
      <w:bookmarkStart w:id="346" w:name="_Toc477106226"/>
      <w:bookmarkEnd w:id="341"/>
      <w:r>
        <w:rPr>
          <w:color w:val="000000"/>
        </w:rPr>
        <w:lastRenderedPageBreak/>
        <w:t>Requisitos</w:t>
      </w:r>
      <w:bookmarkEnd w:id="342"/>
      <w:bookmarkEnd w:id="343"/>
      <w:bookmarkEnd w:id="344"/>
      <w:bookmarkEnd w:id="345"/>
      <w:bookmarkEnd w:id="346"/>
    </w:p>
    <w:p w14:paraId="11BDA75D" w14:textId="77777777" w:rsidR="007B434C" w:rsidRDefault="00000000">
      <w:pPr>
        <w:rPr>
          <w:color w:val="000000"/>
        </w:rPr>
      </w:pPr>
      <w:r>
        <w:rPr>
          <w:color w:val="000000"/>
        </w:rPr>
        <w:t>…</w:t>
      </w:r>
    </w:p>
    <w:p w14:paraId="33CA62F1" w14:textId="77777777" w:rsidR="007B434C" w:rsidRDefault="00000000">
      <w:pPr>
        <w:pStyle w:val="Ttulo2"/>
        <w:numPr>
          <w:ilvl w:val="1"/>
          <w:numId w:val="6"/>
        </w:numPr>
        <w:rPr>
          <w:color w:val="000000"/>
        </w:rPr>
      </w:pPr>
      <w:bookmarkStart w:id="347" w:name="__RefHeading___Toc11281_3634989049"/>
      <w:bookmarkStart w:id="348" w:name="_Toc138324050"/>
      <w:bookmarkEnd w:id="347"/>
      <w:r>
        <w:rPr>
          <w:color w:val="000000"/>
        </w:rPr>
        <w:t>Arquitetura</w:t>
      </w:r>
      <w:bookmarkEnd w:id="348"/>
    </w:p>
    <w:p w14:paraId="76428E51" w14:textId="77777777" w:rsidR="007B434C" w:rsidRDefault="00000000">
      <w:pPr>
        <w:rPr>
          <w:color w:val="000000"/>
        </w:rPr>
      </w:pPr>
      <w:r>
        <w:rPr>
          <w:color w:val="000000"/>
        </w:rPr>
        <w:t>…</w:t>
      </w:r>
    </w:p>
    <w:p w14:paraId="725AA04D" w14:textId="77777777" w:rsidR="007B434C" w:rsidRDefault="00000000">
      <w:pPr>
        <w:pStyle w:val="Ttulo2"/>
        <w:numPr>
          <w:ilvl w:val="1"/>
          <w:numId w:val="6"/>
        </w:numPr>
        <w:rPr>
          <w:color w:val="000000"/>
        </w:rPr>
      </w:pPr>
      <w:bookmarkStart w:id="349" w:name="__RefHeading___Toc11283_3634989049"/>
      <w:bookmarkStart w:id="350" w:name="_Toc138324051"/>
      <w:bookmarkEnd w:id="349"/>
      <w:r>
        <w:rPr>
          <w:color w:val="000000"/>
        </w:rPr>
        <w:t>Tecnologias e ferramentas usadas</w:t>
      </w:r>
      <w:bookmarkEnd w:id="350"/>
    </w:p>
    <w:p w14:paraId="19C492F3" w14:textId="77777777" w:rsidR="007B434C" w:rsidRDefault="00000000">
      <w:pPr>
        <w:rPr>
          <w:color w:val="000000"/>
        </w:rPr>
      </w:pPr>
      <w:r>
        <w:rPr>
          <w:color w:val="000000"/>
        </w:rPr>
        <w:t xml:space="preserve">… que se encontram descritas na </w:t>
      </w:r>
      <w:r>
        <w:rPr>
          <w:color w:val="000000"/>
        </w:rPr>
        <w:fldChar w:fldCharType="begin"/>
      </w:r>
      <w:r>
        <w:rPr>
          <w:color w:val="000000"/>
        </w:rPr>
        <w:instrText>REF _Ref479771940 \h</w:instrText>
      </w:r>
      <w:r>
        <w:rPr>
          <w:color w:val="000000"/>
        </w:rPr>
      </w:r>
      <w:r>
        <w:rPr>
          <w:color w:val="000000"/>
        </w:rPr>
        <w:fldChar w:fldCharType="separate"/>
      </w:r>
      <w:r>
        <w:rPr>
          <w:color w:val="000000"/>
        </w:rPr>
        <w:t>Tabela   8 .10</w:t>
      </w:r>
      <w:r>
        <w:rPr>
          <w:color w:val="000000"/>
        </w:rPr>
        <w:fldChar w:fldCharType="end"/>
      </w:r>
      <w:r>
        <w:rPr>
          <w:color w:val="000000"/>
        </w:rPr>
        <w:t>.</w:t>
      </w:r>
    </w:p>
    <w:p w14:paraId="25463A30" w14:textId="77777777" w:rsidR="007B434C" w:rsidRDefault="007B434C">
      <w:pPr>
        <w:rPr>
          <w:color w:val="000000"/>
        </w:rPr>
      </w:pPr>
    </w:p>
    <w:p w14:paraId="123308F9" w14:textId="77777777" w:rsidR="007B434C" w:rsidRDefault="00000000" w:rsidP="00527491">
      <w:pPr>
        <w:pStyle w:val="Tablecaption"/>
        <w:rPr>
          <w:color w:val="000000"/>
        </w:rPr>
      </w:pPr>
      <w:bookmarkStart w:id="351" w:name="_Ref479771940"/>
      <w:bookmarkStart w:id="352" w:name="_Toc68777812"/>
      <w:r>
        <w:t xml:space="preserve">Tabela </w:t>
      </w:r>
      <w:r>
        <w:fldChar w:fldCharType="begin"/>
      </w:r>
      <w:r>
        <w:instrText>STYLEREF 1 \s</w:instrText>
      </w:r>
      <w:r>
        <w:fldChar w:fldCharType="separate"/>
      </w:r>
      <w:r>
        <w:t>8</w:t>
      </w:r>
      <w:r>
        <w:fldChar w:fldCharType="end"/>
      </w:r>
      <w:r>
        <w:t>.</w:t>
      </w:r>
      <w:r>
        <w:fldChar w:fldCharType="begin"/>
      </w:r>
      <w:r>
        <w:instrText>SEQ Tabela \* ARABIC</w:instrText>
      </w:r>
      <w:r>
        <w:fldChar w:fldCharType="separate"/>
      </w:r>
      <w:r>
        <w:t>10</w:t>
      </w:r>
      <w:r>
        <w:fldChar w:fldCharType="end"/>
      </w:r>
      <w:bookmarkEnd w:id="351"/>
      <w:r>
        <w:t xml:space="preserve"> – Tecnologias e ferramentas usadas</w:t>
      </w:r>
      <w:bookmarkEnd w:id="352"/>
    </w:p>
    <w:tbl>
      <w:tblPr>
        <w:tblW w:w="8656" w:type="dxa"/>
        <w:jc w:val="center"/>
        <w:tblLook w:val="04A0" w:firstRow="1" w:lastRow="0" w:firstColumn="1" w:lastColumn="0" w:noHBand="0" w:noVBand="1"/>
      </w:tblPr>
      <w:tblGrid>
        <w:gridCol w:w="2164"/>
        <w:gridCol w:w="3278"/>
        <w:gridCol w:w="3214"/>
      </w:tblGrid>
      <w:tr w:rsidR="007B434C" w14:paraId="7CF2C9A9" w14:textId="77777777">
        <w:trPr>
          <w:jc w:val="center"/>
        </w:trPr>
        <w:tc>
          <w:tcPr>
            <w:tcW w:w="2164" w:type="dxa"/>
            <w:tcBorders>
              <w:top w:val="single" w:sz="4" w:space="0" w:color="000000"/>
              <w:left w:val="single" w:sz="4" w:space="0" w:color="000000"/>
              <w:bottom w:val="single" w:sz="4" w:space="0" w:color="000000"/>
              <w:right w:val="single" w:sz="4" w:space="0" w:color="000000"/>
            </w:tcBorders>
          </w:tcPr>
          <w:p w14:paraId="4AEC0183" w14:textId="77777777" w:rsidR="007B434C" w:rsidRDefault="00000000">
            <w:pPr>
              <w:keepNext/>
              <w:jc w:val="center"/>
              <w:rPr>
                <w:rFonts w:ascii="Calibri" w:hAnsi="Calibri"/>
                <w:b/>
                <w:color w:val="000000"/>
                <w:szCs w:val="22"/>
                <w:lang w:eastAsia="en-US"/>
              </w:rPr>
            </w:pPr>
            <w:r>
              <w:rPr>
                <w:rFonts w:ascii="Calibri" w:hAnsi="Calibri"/>
                <w:b/>
                <w:color w:val="000000"/>
                <w:szCs w:val="22"/>
                <w:lang w:eastAsia="en-US"/>
              </w:rPr>
              <w:t>Nome</w:t>
            </w:r>
          </w:p>
        </w:tc>
        <w:tc>
          <w:tcPr>
            <w:tcW w:w="3278" w:type="dxa"/>
            <w:tcBorders>
              <w:top w:val="single" w:sz="4" w:space="0" w:color="000000"/>
              <w:left w:val="single" w:sz="4" w:space="0" w:color="000000"/>
              <w:bottom w:val="single" w:sz="4" w:space="0" w:color="000000"/>
              <w:right w:val="single" w:sz="4" w:space="0" w:color="000000"/>
            </w:tcBorders>
          </w:tcPr>
          <w:p w14:paraId="5B02DC40" w14:textId="77777777" w:rsidR="007B434C" w:rsidRDefault="00000000">
            <w:pPr>
              <w:keepNext/>
              <w:jc w:val="center"/>
              <w:rPr>
                <w:rFonts w:ascii="Calibri" w:hAnsi="Calibri"/>
                <w:b/>
                <w:color w:val="000000"/>
                <w:szCs w:val="22"/>
                <w:lang w:eastAsia="en-US"/>
              </w:rPr>
            </w:pPr>
            <w:r>
              <w:rPr>
                <w:rFonts w:ascii="Calibri" w:hAnsi="Calibri"/>
                <w:b/>
                <w:color w:val="000000"/>
                <w:szCs w:val="22"/>
                <w:lang w:eastAsia="en-US"/>
              </w:rPr>
              <w:t>Descrição</w:t>
            </w:r>
          </w:p>
        </w:tc>
        <w:tc>
          <w:tcPr>
            <w:tcW w:w="3214" w:type="dxa"/>
            <w:tcBorders>
              <w:top w:val="single" w:sz="4" w:space="0" w:color="000000"/>
              <w:left w:val="single" w:sz="4" w:space="0" w:color="000000"/>
              <w:bottom w:val="single" w:sz="4" w:space="0" w:color="000000"/>
              <w:right w:val="single" w:sz="4" w:space="0" w:color="000000"/>
            </w:tcBorders>
          </w:tcPr>
          <w:p w14:paraId="17C85F0A" w14:textId="77777777" w:rsidR="007B434C" w:rsidRDefault="00000000">
            <w:pPr>
              <w:keepNext/>
              <w:jc w:val="center"/>
              <w:rPr>
                <w:rFonts w:ascii="Calibri" w:hAnsi="Calibri"/>
                <w:b/>
                <w:color w:val="000000"/>
                <w:szCs w:val="22"/>
                <w:lang w:eastAsia="en-US"/>
              </w:rPr>
            </w:pPr>
            <w:r>
              <w:rPr>
                <w:rFonts w:ascii="Calibri" w:hAnsi="Calibri"/>
                <w:b/>
                <w:color w:val="000000"/>
                <w:szCs w:val="22"/>
                <w:lang w:eastAsia="en-US"/>
              </w:rPr>
              <w:t>Utilização no projeto</w:t>
            </w:r>
          </w:p>
        </w:tc>
      </w:tr>
      <w:tr w:rsidR="007B434C" w14:paraId="6B823CE7" w14:textId="77777777">
        <w:trPr>
          <w:jc w:val="center"/>
        </w:trPr>
        <w:tc>
          <w:tcPr>
            <w:tcW w:w="2164" w:type="dxa"/>
            <w:tcBorders>
              <w:top w:val="single" w:sz="4" w:space="0" w:color="000000"/>
              <w:left w:val="single" w:sz="4" w:space="0" w:color="000000"/>
              <w:bottom w:val="single" w:sz="4" w:space="0" w:color="000000"/>
              <w:right w:val="single" w:sz="4" w:space="0" w:color="000000"/>
            </w:tcBorders>
          </w:tcPr>
          <w:p w14:paraId="092F6018" w14:textId="77777777" w:rsidR="007B434C" w:rsidRDefault="00000000">
            <w:pPr>
              <w:keepNext/>
              <w:rPr>
                <w:szCs w:val="22"/>
                <w:lang w:eastAsia="en-US"/>
              </w:rPr>
            </w:pPr>
            <w:r>
              <w:rPr>
                <w:rFonts w:ascii="Calibri" w:hAnsi="Calibri"/>
                <w:color w:val="000000"/>
                <w:szCs w:val="22"/>
                <w:lang w:eastAsia="en-US"/>
              </w:rPr>
              <w:t xml:space="preserve">Picasso </w:t>
            </w:r>
            <w:r>
              <w:fldChar w:fldCharType="begin"/>
            </w:r>
            <w:r>
              <w:instrText>CITATION Ise17 \l 1033</w:instrText>
            </w:r>
            <w:r>
              <w:fldChar w:fldCharType="separate"/>
            </w:r>
            <w:r>
              <w:t>[2]</w:t>
            </w:r>
            <w:r>
              <w:fldChar w:fldCharType="end"/>
            </w:r>
          </w:p>
        </w:tc>
        <w:tc>
          <w:tcPr>
            <w:tcW w:w="3278" w:type="dxa"/>
            <w:tcBorders>
              <w:top w:val="single" w:sz="4" w:space="0" w:color="000000"/>
              <w:left w:val="single" w:sz="4" w:space="0" w:color="000000"/>
              <w:bottom w:val="single" w:sz="4" w:space="0" w:color="000000"/>
              <w:right w:val="single" w:sz="4" w:space="0" w:color="000000"/>
            </w:tcBorders>
          </w:tcPr>
          <w:p w14:paraId="79862A65" w14:textId="77777777" w:rsidR="007B434C" w:rsidRDefault="00000000">
            <w:pPr>
              <w:keepNext/>
              <w:rPr>
                <w:szCs w:val="22"/>
                <w:lang w:eastAsia="en-US"/>
              </w:rPr>
            </w:pPr>
            <w:r>
              <w:rPr>
                <w:rFonts w:ascii="Calibri" w:hAnsi="Calibri"/>
                <w:color w:val="000000"/>
                <w:szCs w:val="22"/>
                <w:lang w:eastAsia="en-US"/>
              </w:rPr>
              <w:t xml:space="preserve">Biblioteca </w:t>
            </w:r>
            <w:r>
              <w:rPr>
                <w:rFonts w:ascii="Calibri" w:hAnsi="Calibri"/>
                <w:i/>
                <w:color w:val="000000"/>
                <w:szCs w:val="22"/>
                <w:lang w:eastAsia="en-US"/>
              </w:rPr>
              <w:t xml:space="preserve">open source </w:t>
            </w:r>
            <w:r>
              <w:rPr>
                <w:rFonts w:ascii="Calibri" w:hAnsi="Calibri"/>
                <w:color w:val="000000"/>
                <w:szCs w:val="22"/>
                <w:lang w:eastAsia="en-US"/>
              </w:rPr>
              <w:t xml:space="preserve">que permite fazer </w:t>
            </w:r>
            <w:r>
              <w:rPr>
                <w:rFonts w:ascii="Calibri" w:hAnsi="Calibri"/>
                <w:i/>
                <w:color w:val="000000"/>
                <w:szCs w:val="22"/>
                <w:lang w:eastAsia="en-US"/>
              </w:rPr>
              <w:t>download</w:t>
            </w:r>
            <w:r>
              <w:rPr>
                <w:rFonts w:ascii="Calibri" w:hAnsi="Calibri"/>
                <w:color w:val="000000"/>
                <w:szCs w:val="22"/>
                <w:lang w:eastAsia="en-US"/>
              </w:rPr>
              <w:t xml:space="preserve"> e </w:t>
            </w:r>
            <w:r>
              <w:rPr>
                <w:rFonts w:ascii="Calibri" w:hAnsi="Calibri"/>
                <w:i/>
                <w:color w:val="000000"/>
                <w:szCs w:val="22"/>
                <w:lang w:eastAsia="en-US"/>
              </w:rPr>
              <w:t>caching</w:t>
            </w:r>
            <w:r>
              <w:rPr>
                <w:rFonts w:ascii="Calibri" w:hAnsi="Calibri"/>
                <w:color w:val="000000"/>
                <w:szCs w:val="22"/>
                <w:lang w:eastAsia="en-US"/>
              </w:rPr>
              <w:t xml:space="preserve"> de imagens de forma simples.</w:t>
            </w:r>
          </w:p>
        </w:tc>
        <w:tc>
          <w:tcPr>
            <w:tcW w:w="3214" w:type="dxa"/>
            <w:tcBorders>
              <w:top w:val="single" w:sz="4" w:space="0" w:color="000000"/>
              <w:left w:val="single" w:sz="4" w:space="0" w:color="000000"/>
              <w:bottom w:val="single" w:sz="4" w:space="0" w:color="000000"/>
              <w:right w:val="single" w:sz="4" w:space="0" w:color="000000"/>
            </w:tcBorders>
          </w:tcPr>
          <w:p w14:paraId="2B154EF1" w14:textId="77777777" w:rsidR="007B434C" w:rsidRDefault="00000000">
            <w:pPr>
              <w:keepNext/>
              <w:rPr>
                <w:szCs w:val="22"/>
                <w:lang w:eastAsia="en-US"/>
              </w:rPr>
            </w:pPr>
            <w:r>
              <w:rPr>
                <w:rFonts w:ascii="Calibri" w:hAnsi="Calibri"/>
                <w:color w:val="000000"/>
                <w:szCs w:val="22"/>
                <w:lang w:eastAsia="en-US"/>
              </w:rPr>
              <w:t xml:space="preserve">Utilizada para fazer o </w:t>
            </w:r>
            <w:r>
              <w:rPr>
                <w:rFonts w:ascii="Calibri" w:hAnsi="Calibri"/>
                <w:i/>
                <w:color w:val="000000"/>
                <w:szCs w:val="22"/>
                <w:lang w:eastAsia="en-US"/>
              </w:rPr>
              <w:t>download</w:t>
            </w:r>
            <w:r>
              <w:rPr>
                <w:rFonts w:ascii="Calibri" w:hAnsi="Calibri"/>
                <w:color w:val="000000"/>
                <w:szCs w:val="22"/>
                <w:lang w:eastAsia="en-US"/>
              </w:rPr>
              <w:t xml:space="preserve"> das imagens de perfil do utilizador.</w:t>
            </w:r>
          </w:p>
        </w:tc>
      </w:tr>
      <w:tr w:rsidR="007B434C" w14:paraId="3BAF57D0" w14:textId="77777777">
        <w:trPr>
          <w:jc w:val="center"/>
        </w:trPr>
        <w:tc>
          <w:tcPr>
            <w:tcW w:w="2164" w:type="dxa"/>
            <w:tcBorders>
              <w:top w:val="single" w:sz="4" w:space="0" w:color="000000"/>
              <w:left w:val="single" w:sz="4" w:space="0" w:color="000000"/>
              <w:bottom w:val="single" w:sz="4" w:space="0" w:color="000000"/>
              <w:right w:val="single" w:sz="4" w:space="0" w:color="000000"/>
            </w:tcBorders>
          </w:tcPr>
          <w:p w14:paraId="7E676373" w14:textId="77777777" w:rsidR="007B434C" w:rsidRDefault="007B434C">
            <w:pPr>
              <w:rPr>
                <w:color w:val="000000"/>
                <w:szCs w:val="22"/>
                <w:lang w:eastAsia="en-US"/>
              </w:rPr>
            </w:pPr>
          </w:p>
        </w:tc>
        <w:tc>
          <w:tcPr>
            <w:tcW w:w="3278" w:type="dxa"/>
            <w:tcBorders>
              <w:top w:val="single" w:sz="4" w:space="0" w:color="000000"/>
              <w:left w:val="single" w:sz="4" w:space="0" w:color="000000"/>
              <w:bottom w:val="single" w:sz="4" w:space="0" w:color="000000"/>
              <w:right w:val="single" w:sz="4" w:space="0" w:color="000000"/>
            </w:tcBorders>
          </w:tcPr>
          <w:p w14:paraId="5F5F2498" w14:textId="77777777" w:rsidR="007B434C" w:rsidRDefault="007B434C">
            <w:pPr>
              <w:rPr>
                <w:color w:val="000000"/>
                <w:szCs w:val="22"/>
                <w:lang w:eastAsia="en-US"/>
              </w:rPr>
            </w:pPr>
          </w:p>
        </w:tc>
        <w:tc>
          <w:tcPr>
            <w:tcW w:w="3214" w:type="dxa"/>
            <w:tcBorders>
              <w:top w:val="single" w:sz="4" w:space="0" w:color="000000"/>
              <w:left w:val="single" w:sz="4" w:space="0" w:color="000000"/>
              <w:bottom w:val="single" w:sz="4" w:space="0" w:color="000000"/>
              <w:right w:val="single" w:sz="4" w:space="0" w:color="000000"/>
            </w:tcBorders>
          </w:tcPr>
          <w:p w14:paraId="600BB1C2" w14:textId="77777777" w:rsidR="007B434C" w:rsidRDefault="007B434C">
            <w:pPr>
              <w:rPr>
                <w:color w:val="000000"/>
                <w:szCs w:val="22"/>
                <w:lang w:eastAsia="en-US"/>
              </w:rPr>
            </w:pPr>
          </w:p>
        </w:tc>
      </w:tr>
    </w:tbl>
    <w:p w14:paraId="50C89576" w14:textId="77777777" w:rsidR="007B434C" w:rsidRDefault="007B434C">
      <w:pPr>
        <w:rPr>
          <w:color w:val="000000"/>
        </w:rPr>
      </w:pPr>
    </w:p>
    <w:p w14:paraId="3A1AB3F9" w14:textId="77777777" w:rsidR="007B434C" w:rsidRDefault="00000000">
      <w:pPr>
        <w:pStyle w:val="Ttulo2"/>
        <w:numPr>
          <w:ilvl w:val="1"/>
          <w:numId w:val="6"/>
        </w:numPr>
        <w:rPr>
          <w:color w:val="000000"/>
        </w:rPr>
      </w:pPr>
      <w:bookmarkStart w:id="353" w:name="__RefHeading___Toc11285_3634989049"/>
      <w:bookmarkStart w:id="354" w:name="_Toc477106228"/>
      <w:bookmarkStart w:id="355" w:name="_Toc138324052"/>
      <w:bookmarkStart w:id="356" w:name="_Toc474921718"/>
      <w:bookmarkStart w:id="357" w:name="_Toc476831701"/>
      <w:bookmarkEnd w:id="353"/>
      <w:r>
        <w:rPr>
          <w:color w:val="000000"/>
        </w:rPr>
        <w:t>Implementação</w:t>
      </w:r>
      <w:bookmarkEnd w:id="354"/>
      <w:bookmarkEnd w:id="355"/>
      <w:bookmarkEnd w:id="356"/>
      <w:bookmarkEnd w:id="357"/>
    </w:p>
    <w:p w14:paraId="2D7724B6" w14:textId="77777777" w:rsidR="007B434C" w:rsidRDefault="00000000">
      <w:pPr>
        <w:rPr>
          <w:color w:val="000000"/>
        </w:rPr>
      </w:pPr>
      <w:r>
        <w:rPr>
          <w:color w:val="000000"/>
        </w:rPr>
        <w:t>…</w:t>
      </w:r>
    </w:p>
    <w:p w14:paraId="4EC81802" w14:textId="77777777" w:rsidR="007B434C" w:rsidRDefault="00000000">
      <w:pPr>
        <w:pStyle w:val="Ttulo2"/>
        <w:numPr>
          <w:ilvl w:val="1"/>
          <w:numId w:val="6"/>
        </w:numPr>
        <w:rPr>
          <w:color w:val="000000"/>
        </w:rPr>
      </w:pPr>
      <w:bookmarkStart w:id="358" w:name="__RefHeading___Toc11287_3634989049"/>
      <w:bookmarkStart w:id="359" w:name="_Toc138324053"/>
      <w:bookmarkEnd w:id="358"/>
      <w:r>
        <w:rPr>
          <w:color w:val="000000"/>
        </w:rPr>
        <w:t>Testes e validação</w:t>
      </w:r>
      <w:bookmarkEnd w:id="359"/>
    </w:p>
    <w:p w14:paraId="6D4DDFE9" w14:textId="77777777" w:rsidR="007B434C" w:rsidRDefault="00000000">
      <w:pPr>
        <w:rPr>
          <w:color w:val="000000"/>
        </w:rPr>
        <w:sectPr w:rsidR="007B434C">
          <w:headerReference w:type="even" r:id="rId74"/>
          <w:headerReference w:type="default" r:id="rId75"/>
          <w:footerReference w:type="even" r:id="rId76"/>
          <w:footerReference w:type="default" r:id="rId77"/>
          <w:type w:val="oddPage"/>
          <w:pgSz w:w="11906" w:h="16838"/>
          <w:pgMar w:top="1731" w:right="1440" w:bottom="1731" w:left="1701" w:header="709" w:footer="709" w:gutter="0"/>
          <w:cols w:space="720"/>
          <w:formProt w:val="0"/>
          <w:docGrid w:linePitch="360"/>
        </w:sectPr>
      </w:pPr>
      <w:r>
        <w:rPr>
          <w:color w:val="000000"/>
        </w:rPr>
        <w:t>…</w:t>
      </w:r>
    </w:p>
    <w:p w14:paraId="5F93F005" w14:textId="77777777" w:rsidR="007B434C" w:rsidRDefault="00000000">
      <w:pPr>
        <w:pStyle w:val="Ttulo3"/>
        <w:numPr>
          <w:ilvl w:val="2"/>
          <w:numId w:val="6"/>
        </w:numPr>
        <w:rPr>
          <w:color w:val="000000"/>
        </w:rPr>
      </w:pPr>
      <w:bookmarkStart w:id="360" w:name="__RefHeading___Toc11289_3634989049"/>
      <w:bookmarkStart w:id="361" w:name="_Toc138324054"/>
      <w:bookmarkEnd w:id="360"/>
      <w:r>
        <w:rPr>
          <w:color w:val="000000"/>
        </w:rPr>
        <w:lastRenderedPageBreak/>
        <w:t>Método A</w:t>
      </w:r>
      <w:bookmarkEnd w:id="361"/>
    </w:p>
    <w:p w14:paraId="496BCBC1" w14:textId="77777777" w:rsidR="007B434C" w:rsidRDefault="00000000">
      <w:pPr>
        <w:rPr>
          <w:color w:val="000000"/>
        </w:rPr>
      </w:pPr>
      <w:r>
        <w:rPr>
          <w:color w:val="000000"/>
        </w:rPr>
        <w:t>…</w:t>
      </w:r>
    </w:p>
    <w:p w14:paraId="47748015" w14:textId="77777777" w:rsidR="007B434C" w:rsidRDefault="00000000">
      <w:pPr>
        <w:pStyle w:val="Ttulo3"/>
        <w:numPr>
          <w:ilvl w:val="2"/>
          <w:numId w:val="6"/>
        </w:numPr>
        <w:rPr>
          <w:color w:val="000000"/>
        </w:rPr>
      </w:pPr>
      <w:bookmarkStart w:id="362" w:name="__RefHeading___Toc11291_3634989049"/>
      <w:bookmarkStart w:id="363" w:name="_Toc138324055"/>
      <w:bookmarkEnd w:id="362"/>
      <w:r>
        <w:rPr>
          <w:color w:val="000000"/>
        </w:rPr>
        <w:t>Método B</w:t>
      </w:r>
      <w:bookmarkEnd w:id="363"/>
    </w:p>
    <w:p w14:paraId="5B627EB8" w14:textId="77777777" w:rsidR="007B434C" w:rsidRDefault="00000000">
      <w:pPr>
        <w:rPr>
          <w:color w:val="000000"/>
        </w:rPr>
      </w:pPr>
      <w:r>
        <w:rPr>
          <w:color w:val="000000"/>
        </w:rPr>
        <w:t>…</w:t>
      </w:r>
    </w:p>
    <w:p w14:paraId="6CA4318E" w14:textId="77777777" w:rsidR="007B434C" w:rsidRDefault="007B434C">
      <w:pPr>
        <w:rPr>
          <w:color w:val="000000"/>
        </w:rPr>
        <w:sectPr w:rsidR="007B434C">
          <w:headerReference w:type="even" r:id="rId78"/>
          <w:headerReference w:type="default" r:id="rId79"/>
          <w:footerReference w:type="even" r:id="rId80"/>
          <w:footerReference w:type="default" r:id="rId81"/>
          <w:pgSz w:w="11906" w:h="16838"/>
          <w:pgMar w:top="1440" w:right="1440" w:bottom="1440" w:left="1701" w:header="709" w:footer="709" w:gutter="0"/>
          <w:cols w:space="720"/>
          <w:formProt w:val="0"/>
          <w:docGrid w:linePitch="360"/>
        </w:sectPr>
      </w:pPr>
    </w:p>
    <w:p w14:paraId="720E172F" w14:textId="77777777" w:rsidR="007B434C" w:rsidRDefault="00000000">
      <w:pPr>
        <w:pStyle w:val="Ttulo1"/>
        <w:numPr>
          <w:ilvl w:val="0"/>
          <w:numId w:val="6"/>
        </w:numPr>
        <w:ind w:left="432"/>
        <w:rPr>
          <w:color w:val="000000"/>
        </w:rPr>
      </w:pPr>
      <w:bookmarkStart w:id="364" w:name="__RefHeading___Toc11293_3634989049"/>
      <w:bookmarkStart w:id="365" w:name="_Toc138324056"/>
      <w:bookmarkEnd w:id="364"/>
      <w:r>
        <w:rPr>
          <w:color w:val="000000"/>
        </w:rPr>
        <w:lastRenderedPageBreak/>
        <w:t>Mais um capítulo</w:t>
      </w:r>
      <w:bookmarkEnd w:id="365"/>
    </w:p>
    <w:p w14:paraId="219C56FE" w14:textId="77777777" w:rsidR="007B434C" w:rsidRDefault="00000000">
      <w:pPr>
        <w:rPr>
          <w:color w:val="000000"/>
        </w:rPr>
        <w:sectPr w:rsidR="007B434C">
          <w:headerReference w:type="even" r:id="rId82"/>
          <w:headerReference w:type="default" r:id="rId83"/>
          <w:footerReference w:type="even" r:id="rId84"/>
          <w:footerReference w:type="default" r:id="rId85"/>
          <w:type w:val="oddPage"/>
          <w:pgSz w:w="11906" w:h="16838"/>
          <w:pgMar w:top="1731" w:right="1440" w:bottom="1731" w:left="1701" w:header="709" w:footer="709" w:gutter="0"/>
          <w:cols w:space="720"/>
          <w:formProt w:val="0"/>
          <w:docGrid w:linePitch="360"/>
        </w:sectPr>
      </w:pPr>
      <w:r>
        <w:rPr>
          <w:color w:val="000000"/>
        </w:rPr>
        <w:t>…</w:t>
      </w:r>
      <w:bookmarkStart w:id="366" w:name="_Toc474921726"/>
      <w:bookmarkStart w:id="367" w:name="_Toc474922090"/>
      <w:bookmarkStart w:id="368" w:name="_Toc474922497"/>
      <w:bookmarkStart w:id="369" w:name="_Toc474922595"/>
      <w:bookmarkStart w:id="370" w:name="_Toc474922801"/>
      <w:bookmarkStart w:id="371" w:name="_Toc474922875"/>
      <w:bookmarkStart w:id="372" w:name="_Toc474923185"/>
      <w:bookmarkStart w:id="373" w:name="_Toc474923229"/>
      <w:bookmarkEnd w:id="366"/>
      <w:bookmarkEnd w:id="367"/>
      <w:bookmarkEnd w:id="368"/>
      <w:bookmarkEnd w:id="369"/>
      <w:bookmarkEnd w:id="370"/>
      <w:bookmarkEnd w:id="371"/>
      <w:bookmarkEnd w:id="372"/>
      <w:bookmarkEnd w:id="373"/>
    </w:p>
    <w:p w14:paraId="05C21DED" w14:textId="77777777" w:rsidR="007B434C" w:rsidRDefault="00000000">
      <w:pPr>
        <w:pStyle w:val="Ttulo1"/>
        <w:numPr>
          <w:ilvl w:val="0"/>
          <w:numId w:val="6"/>
        </w:numPr>
        <w:ind w:left="432"/>
        <w:rPr>
          <w:color w:val="000000"/>
        </w:rPr>
      </w:pPr>
      <w:bookmarkStart w:id="374" w:name="__RefHeading___Toc11295_3634989049"/>
      <w:bookmarkStart w:id="375" w:name="_Toc138324057"/>
      <w:bookmarkEnd w:id="374"/>
      <w:r>
        <w:rPr>
          <w:color w:val="000000"/>
        </w:rPr>
        <w:lastRenderedPageBreak/>
        <w:t>Conclusões e trabalho futuro</w:t>
      </w:r>
      <w:bookmarkEnd w:id="375"/>
    </w:p>
    <w:p w14:paraId="0302C3CD" w14:textId="77777777" w:rsidR="007B434C" w:rsidRDefault="00000000">
      <w:pPr>
        <w:rPr>
          <w:color w:val="000000"/>
        </w:rPr>
      </w:pPr>
      <w:r>
        <w:rPr>
          <w:color w:val="000000"/>
        </w:rPr>
        <w:t>...</w:t>
      </w:r>
    </w:p>
    <w:p w14:paraId="1C1E3384" w14:textId="77777777" w:rsidR="007B434C" w:rsidRDefault="00000000">
      <w:pPr>
        <w:pStyle w:val="Ttulo2"/>
        <w:numPr>
          <w:ilvl w:val="1"/>
          <w:numId w:val="6"/>
        </w:numPr>
        <w:rPr>
          <w:color w:val="000000"/>
        </w:rPr>
      </w:pPr>
      <w:bookmarkStart w:id="376" w:name="__RefHeading___Toc11297_3634989049"/>
      <w:bookmarkStart w:id="377" w:name="_Toc477106243"/>
      <w:bookmarkStart w:id="378" w:name="_Toc138324058"/>
      <w:bookmarkStart w:id="379" w:name="_Toc476831718"/>
      <w:bookmarkEnd w:id="376"/>
      <w:r>
        <w:rPr>
          <w:color w:val="000000"/>
        </w:rPr>
        <w:t>Conclusões</w:t>
      </w:r>
      <w:bookmarkEnd w:id="377"/>
      <w:bookmarkEnd w:id="378"/>
      <w:bookmarkEnd w:id="379"/>
    </w:p>
    <w:p w14:paraId="4DAB1098" w14:textId="77777777" w:rsidR="007B434C" w:rsidRDefault="00000000">
      <w:pPr>
        <w:rPr>
          <w:color w:val="000000"/>
        </w:rPr>
      </w:pPr>
      <w:r>
        <w:rPr>
          <w:color w:val="000000"/>
        </w:rPr>
        <w:t>...</w:t>
      </w:r>
    </w:p>
    <w:p w14:paraId="36A86632" w14:textId="77777777" w:rsidR="007B434C" w:rsidRDefault="00000000">
      <w:pPr>
        <w:pStyle w:val="Ttulo2"/>
        <w:numPr>
          <w:ilvl w:val="1"/>
          <w:numId w:val="6"/>
        </w:numPr>
        <w:rPr>
          <w:color w:val="000000"/>
        </w:rPr>
      </w:pPr>
      <w:bookmarkStart w:id="380" w:name="__RefHeading___Toc11299_3634989049"/>
      <w:bookmarkStart w:id="381" w:name="_Toc477106244"/>
      <w:bookmarkStart w:id="382" w:name="_Toc138324059"/>
      <w:bookmarkStart w:id="383" w:name="_Toc474921736"/>
      <w:bookmarkStart w:id="384" w:name="_Toc476831719"/>
      <w:bookmarkEnd w:id="380"/>
      <w:r>
        <w:rPr>
          <w:color w:val="000000"/>
        </w:rPr>
        <w:t>Trabalho Futuro</w:t>
      </w:r>
      <w:bookmarkEnd w:id="381"/>
      <w:bookmarkEnd w:id="382"/>
      <w:bookmarkEnd w:id="383"/>
      <w:bookmarkEnd w:id="384"/>
    </w:p>
    <w:p w14:paraId="756550DF" w14:textId="77777777" w:rsidR="007B434C" w:rsidRDefault="00000000">
      <w:pPr>
        <w:rPr>
          <w:color w:val="000000"/>
        </w:rPr>
        <w:sectPr w:rsidR="007B434C">
          <w:headerReference w:type="even" r:id="rId86"/>
          <w:headerReference w:type="default" r:id="rId87"/>
          <w:footerReference w:type="even" r:id="rId88"/>
          <w:footerReference w:type="default" r:id="rId89"/>
          <w:type w:val="oddPage"/>
          <w:pgSz w:w="11906" w:h="16838"/>
          <w:pgMar w:top="1730" w:right="1701" w:bottom="1730" w:left="1701" w:header="708" w:footer="708" w:gutter="0"/>
          <w:cols w:space="720"/>
          <w:formProt w:val="0"/>
          <w:docGrid w:linePitch="360"/>
        </w:sectPr>
      </w:pPr>
      <w:r>
        <w:rPr>
          <w:color w:val="000000"/>
        </w:rPr>
        <w:t>…</w:t>
      </w:r>
    </w:p>
    <w:p w14:paraId="4ADC6A81" w14:textId="77777777" w:rsidR="007B434C" w:rsidRDefault="00000000">
      <w:pPr>
        <w:pStyle w:val="Ttulo1"/>
        <w:numPr>
          <w:ilvl w:val="0"/>
          <w:numId w:val="0"/>
        </w:numPr>
        <w:ind w:left="284" w:hanging="284"/>
        <w:rPr>
          <w:color w:val="000000"/>
        </w:rPr>
      </w:pPr>
      <w:bookmarkStart w:id="385" w:name="__RefHeading___Toc11301_3634989049"/>
      <w:bookmarkStart w:id="386" w:name="_Toc138324060"/>
      <w:bookmarkEnd w:id="385"/>
      <w:r>
        <w:rPr>
          <w:color w:val="000000"/>
        </w:rPr>
        <w:lastRenderedPageBreak/>
        <w:t>Referências</w:t>
      </w:r>
      <w:r>
        <w:fldChar w:fldCharType="begin"/>
      </w:r>
      <w:r>
        <w:instrText>CITATION Cor21 \l 2070</w:instrText>
      </w:r>
      <w:r>
        <w:fldChar w:fldCharType="separate"/>
      </w:r>
      <w:r>
        <w:t xml:space="preserve"> [3]</w:t>
      </w:r>
      <w:r>
        <w:fldChar w:fldCharType="end"/>
      </w:r>
      <w:bookmarkStart w:id="387" w:name="_Toc477106245"/>
      <w:bookmarkStart w:id="388" w:name="_Toc476831720"/>
      <w:bookmarkEnd w:id="386"/>
      <w:bookmarkEnd w:id="387"/>
      <w:bookmarkEnd w:id="388"/>
    </w:p>
    <w:p w14:paraId="04EEBB7F" w14:textId="77777777" w:rsidR="007B434C" w:rsidRDefault="00000000">
      <w:pPr>
        <w:rPr>
          <w:sz w:val="20"/>
          <w:szCs w:val="20"/>
        </w:rPr>
      </w:pPr>
      <w:r>
        <w:fldChar w:fldCharType="begin"/>
      </w:r>
      <w:r>
        <w:rPr>
          <w:sz w:val="20"/>
          <w:szCs w:val="20"/>
        </w:rPr>
        <w:instrText>BIBLIOGRAPHY</w:instrText>
      </w:r>
      <w:r>
        <w:rPr>
          <w:sz w:val="20"/>
          <w:szCs w:val="20"/>
        </w:rPr>
        <w:fldChar w:fldCharType="separate"/>
      </w:r>
    </w:p>
    <w:tbl>
      <w:tblPr>
        <w:tblW w:w="5000" w:type="pct"/>
        <w:tblCellMar>
          <w:top w:w="15" w:type="dxa"/>
          <w:left w:w="15" w:type="dxa"/>
          <w:bottom w:w="15" w:type="dxa"/>
          <w:right w:w="15" w:type="dxa"/>
        </w:tblCellMar>
        <w:tblLook w:val="04A0" w:firstRow="1" w:lastRow="0" w:firstColumn="1" w:lastColumn="0" w:noHBand="0" w:noVBand="1"/>
      </w:tblPr>
      <w:tblGrid>
        <w:gridCol w:w="458"/>
        <w:gridCol w:w="8046"/>
      </w:tblGrid>
      <w:tr w:rsidR="007B434C" w14:paraId="582C6C50" w14:textId="77777777">
        <w:tc>
          <w:tcPr>
            <w:tcW w:w="470" w:type="dxa"/>
          </w:tcPr>
          <w:p w14:paraId="559BA870" w14:textId="77777777" w:rsidR="007B434C" w:rsidRDefault="00000000">
            <w:pPr>
              <w:pStyle w:val="Bibliografia"/>
              <w:rPr>
                <w:color w:val="000000"/>
              </w:rPr>
            </w:pPr>
            <w:r>
              <w:t xml:space="preserve">[1] </w:t>
            </w:r>
          </w:p>
        </w:tc>
        <w:tc>
          <w:tcPr>
            <w:tcW w:w="8033" w:type="dxa"/>
          </w:tcPr>
          <w:p w14:paraId="4F99BE75" w14:textId="77777777" w:rsidR="007B434C" w:rsidRDefault="00000000">
            <w:pPr>
              <w:pStyle w:val="Bibliografia"/>
              <w:rPr>
                <w:color w:val="000000"/>
              </w:rPr>
            </w:pPr>
            <w:r>
              <w:t>“ISEC - Licenciaturas - Engenharia Informática,” [Online]. Available: https://www.isec.pt/PT/estudar/licenciaturas/EngInfor/. [Acedido em 8 4 2021].</w:t>
            </w:r>
          </w:p>
        </w:tc>
      </w:tr>
      <w:tr w:rsidR="007B434C" w14:paraId="0FE4A012" w14:textId="77777777">
        <w:tc>
          <w:tcPr>
            <w:tcW w:w="470" w:type="dxa"/>
          </w:tcPr>
          <w:p w14:paraId="3B4422C9" w14:textId="77777777" w:rsidR="007B434C" w:rsidRDefault="00000000">
            <w:pPr>
              <w:pStyle w:val="Bibliografia"/>
              <w:rPr>
                <w:color w:val="000000"/>
              </w:rPr>
            </w:pPr>
            <w:r>
              <w:t xml:space="preserve">[2] </w:t>
            </w:r>
          </w:p>
        </w:tc>
        <w:tc>
          <w:tcPr>
            <w:tcW w:w="8033" w:type="dxa"/>
          </w:tcPr>
          <w:p w14:paraId="3FF75E2C" w14:textId="77777777" w:rsidR="007B434C" w:rsidRDefault="00000000">
            <w:pPr>
              <w:pStyle w:val="Bibliografia"/>
              <w:rPr>
                <w:color w:val="000000"/>
              </w:rPr>
            </w:pPr>
            <w:r>
              <w:t>“ISEC - Instituto Superior de Engenharia de Coimbra | Instituto Politécnico de Coimbra,” [Online]. Available: https://www.isec.pt/PT/Default.aspx. [Acedido em 8 4 2021].</w:t>
            </w:r>
          </w:p>
        </w:tc>
      </w:tr>
      <w:tr w:rsidR="007B434C" w14:paraId="2DF48107" w14:textId="77777777">
        <w:tc>
          <w:tcPr>
            <w:tcW w:w="470" w:type="dxa"/>
          </w:tcPr>
          <w:p w14:paraId="50DD7D19" w14:textId="77777777" w:rsidR="007B434C" w:rsidRDefault="00000000">
            <w:pPr>
              <w:pStyle w:val="Bibliografia"/>
              <w:rPr>
                <w:color w:val="000000"/>
              </w:rPr>
            </w:pPr>
            <w:r>
              <w:t xml:space="preserve">[3] </w:t>
            </w:r>
          </w:p>
        </w:tc>
        <w:tc>
          <w:tcPr>
            <w:tcW w:w="8033" w:type="dxa"/>
          </w:tcPr>
          <w:p w14:paraId="5C150883" w14:textId="77777777" w:rsidR="007B434C" w:rsidRDefault="00000000">
            <w:pPr>
              <w:pStyle w:val="Bibliografia"/>
              <w:rPr>
                <w:color w:val="000000"/>
              </w:rPr>
            </w:pPr>
            <w:r>
              <w:t xml:space="preserve">C. Y. Wijaya, “CRISP-DM Methodology For Your First Data Science Project,” 26 Abril 2021. </w:t>
            </w:r>
          </w:p>
        </w:tc>
      </w:tr>
      <w:tr w:rsidR="007B434C" w14:paraId="5C0ADCD7" w14:textId="77777777">
        <w:tc>
          <w:tcPr>
            <w:tcW w:w="470" w:type="dxa"/>
          </w:tcPr>
          <w:p w14:paraId="1806B18D" w14:textId="77777777" w:rsidR="007B434C" w:rsidRDefault="00000000">
            <w:pPr>
              <w:pStyle w:val="Bibliografia"/>
              <w:rPr>
                <w:color w:val="000000"/>
              </w:rPr>
            </w:pPr>
            <w:r>
              <w:t xml:space="preserve">[4] </w:t>
            </w:r>
          </w:p>
        </w:tc>
        <w:tc>
          <w:tcPr>
            <w:tcW w:w="8033" w:type="dxa"/>
          </w:tcPr>
          <w:p w14:paraId="53D6370D" w14:textId="77777777" w:rsidR="007B434C" w:rsidRDefault="00000000">
            <w:pPr>
              <w:pStyle w:val="Bibliografia"/>
              <w:rPr>
                <w:color w:val="000000"/>
              </w:rPr>
            </w:pPr>
            <w:r>
              <w:t xml:space="preserve">R. Ż. Teresa Pamuła, “Estimation and prediction of the OD matrix in uncongested urban road network based on traffic flows using deep learning,” 4 Novembro 2022. </w:t>
            </w:r>
          </w:p>
        </w:tc>
      </w:tr>
      <w:tr w:rsidR="007B434C" w14:paraId="72A49AFF" w14:textId="77777777">
        <w:tc>
          <w:tcPr>
            <w:tcW w:w="470" w:type="dxa"/>
          </w:tcPr>
          <w:p w14:paraId="27C70C42" w14:textId="77777777" w:rsidR="007B434C" w:rsidRDefault="00000000">
            <w:pPr>
              <w:pStyle w:val="Bibliografia"/>
              <w:rPr>
                <w:color w:val="000000"/>
              </w:rPr>
            </w:pPr>
            <w:r>
              <w:t xml:space="preserve">[5] </w:t>
            </w:r>
          </w:p>
        </w:tc>
        <w:tc>
          <w:tcPr>
            <w:tcW w:w="8033" w:type="dxa"/>
          </w:tcPr>
          <w:p w14:paraId="1A2E05E3" w14:textId="77777777" w:rsidR="007B434C" w:rsidRDefault="00000000">
            <w:pPr>
              <w:pStyle w:val="Bibliografia"/>
              <w:rPr>
                <w:color w:val="000000"/>
              </w:rPr>
            </w:pPr>
            <w:r>
              <w:t xml:space="preserve">B. M. Eddy Sanchezdela Cruz, “Urban Traffic Flow Identification by Comparing Machine Learning Algorithms,” p. 7, 7 Fevereiro 2023. </w:t>
            </w:r>
          </w:p>
        </w:tc>
      </w:tr>
      <w:tr w:rsidR="007B434C" w14:paraId="63DD910B" w14:textId="77777777">
        <w:tc>
          <w:tcPr>
            <w:tcW w:w="470" w:type="dxa"/>
          </w:tcPr>
          <w:p w14:paraId="2FDB180E" w14:textId="77777777" w:rsidR="007B434C" w:rsidRDefault="00000000">
            <w:pPr>
              <w:pStyle w:val="Bibliografia"/>
              <w:rPr>
                <w:color w:val="000000"/>
              </w:rPr>
            </w:pPr>
            <w:r>
              <w:t xml:space="preserve">[6] </w:t>
            </w:r>
          </w:p>
        </w:tc>
        <w:tc>
          <w:tcPr>
            <w:tcW w:w="8033" w:type="dxa"/>
          </w:tcPr>
          <w:p w14:paraId="0336AED3" w14:textId="77777777" w:rsidR="007B434C" w:rsidRDefault="00000000">
            <w:pPr>
              <w:pStyle w:val="Bibliografia"/>
              <w:rPr>
                <w:color w:val="000000"/>
              </w:rPr>
            </w:pPr>
            <w:r>
              <w:t xml:space="preserve">A. B. G. S. J. C.-W. L. Youcef Djenouri, “Hybrid graph convolution neural network and branch-and-bound optimization for traffic flow forecasting,” 22 Setembro 2022. </w:t>
            </w:r>
          </w:p>
        </w:tc>
      </w:tr>
      <w:tr w:rsidR="007B434C" w14:paraId="26F96CAC" w14:textId="77777777">
        <w:tc>
          <w:tcPr>
            <w:tcW w:w="470" w:type="dxa"/>
          </w:tcPr>
          <w:p w14:paraId="46123C46" w14:textId="77777777" w:rsidR="007B434C" w:rsidRDefault="00000000">
            <w:pPr>
              <w:pStyle w:val="Bibliografia"/>
              <w:rPr>
                <w:color w:val="000000"/>
              </w:rPr>
            </w:pPr>
            <w:r>
              <w:t xml:space="preserve">[7] </w:t>
            </w:r>
          </w:p>
        </w:tc>
        <w:tc>
          <w:tcPr>
            <w:tcW w:w="8033" w:type="dxa"/>
          </w:tcPr>
          <w:p w14:paraId="449F1BC7" w14:textId="77777777" w:rsidR="007B434C" w:rsidRDefault="00000000">
            <w:pPr>
              <w:pStyle w:val="Bibliografia"/>
              <w:rPr>
                <w:color w:val="000000"/>
              </w:rPr>
            </w:pPr>
            <w:r>
              <w:t xml:space="preserve">W. L. Fazel Haq Ahmadzai, “A mobile traffic load prediction based on recurrent neural network: A case of telecommunication in Afghanistan,” 28 Maio 2022. </w:t>
            </w:r>
          </w:p>
        </w:tc>
      </w:tr>
      <w:tr w:rsidR="007B434C" w14:paraId="19BCBC22" w14:textId="77777777">
        <w:tc>
          <w:tcPr>
            <w:tcW w:w="470" w:type="dxa"/>
          </w:tcPr>
          <w:p w14:paraId="49CAD1FC" w14:textId="77777777" w:rsidR="007B434C" w:rsidRDefault="00000000">
            <w:pPr>
              <w:pStyle w:val="Bibliografia"/>
              <w:rPr>
                <w:color w:val="000000"/>
              </w:rPr>
            </w:pPr>
            <w:r>
              <w:t xml:space="preserve">[8] </w:t>
            </w:r>
          </w:p>
        </w:tc>
        <w:tc>
          <w:tcPr>
            <w:tcW w:w="8033" w:type="dxa"/>
          </w:tcPr>
          <w:p w14:paraId="04E67FAD" w14:textId="77777777" w:rsidR="007B434C" w:rsidRDefault="00000000">
            <w:pPr>
              <w:pStyle w:val="Bibliografia"/>
              <w:rPr>
                <w:color w:val="000000"/>
              </w:rPr>
            </w:pPr>
            <w:r>
              <w:t xml:space="preserve">E. J. K. P. L. R. B. Juan Martín, “Traffic Monitoring via Mobile Device Location,” 17 Outubro 2019. </w:t>
            </w:r>
          </w:p>
        </w:tc>
      </w:tr>
      <w:tr w:rsidR="007B434C" w14:paraId="7440D0D4" w14:textId="77777777">
        <w:tc>
          <w:tcPr>
            <w:tcW w:w="470" w:type="dxa"/>
          </w:tcPr>
          <w:p w14:paraId="788A253D" w14:textId="77777777" w:rsidR="007B434C" w:rsidRDefault="00000000">
            <w:pPr>
              <w:pStyle w:val="Bibliografia"/>
              <w:rPr>
                <w:color w:val="000000"/>
              </w:rPr>
            </w:pPr>
            <w:r>
              <w:t xml:space="preserve">[9] </w:t>
            </w:r>
          </w:p>
        </w:tc>
        <w:tc>
          <w:tcPr>
            <w:tcW w:w="8033" w:type="dxa"/>
          </w:tcPr>
          <w:p w14:paraId="66C37A89" w14:textId="77777777" w:rsidR="007B434C" w:rsidRDefault="00000000">
            <w:pPr>
              <w:pStyle w:val="Bibliografia"/>
              <w:rPr>
                <w:color w:val="000000"/>
              </w:rPr>
            </w:pPr>
            <w:r>
              <w:t xml:space="preserve">L. "xiaochus", </w:t>
            </w:r>
            <w:r>
              <w:rPr>
                <w:i/>
                <w:iCs/>
              </w:rPr>
              <w:t>https://github.com/xiaochus/TrafficFlowPrediction.</w:t>
            </w:r>
            <w:r>
              <w:t xml:space="preserve"> </w:t>
            </w:r>
          </w:p>
        </w:tc>
      </w:tr>
      <w:tr w:rsidR="007B434C" w14:paraId="0798CCCE" w14:textId="77777777">
        <w:tc>
          <w:tcPr>
            <w:tcW w:w="470" w:type="dxa"/>
          </w:tcPr>
          <w:p w14:paraId="759846E7" w14:textId="77777777" w:rsidR="007B434C" w:rsidRDefault="00000000">
            <w:pPr>
              <w:pStyle w:val="Bibliografia"/>
              <w:rPr>
                <w:color w:val="000000"/>
              </w:rPr>
            </w:pPr>
            <w:r>
              <w:t xml:space="preserve">[10] </w:t>
            </w:r>
          </w:p>
        </w:tc>
        <w:tc>
          <w:tcPr>
            <w:tcW w:w="8033" w:type="dxa"/>
          </w:tcPr>
          <w:p w14:paraId="6DE50FB7" w14:textId="77777777" w:rsidR="007B434C" w:rsidRDefault="00000000">
            <w:pPr>
              <w:pStyle w:val="Bibliografia"/>
              <w:rPr>
                <w:color w:val="000000"/>
              </w:rPr>
            </w:pPr>
            <w:r>
              <w:t>M. G. Pytorch. [Online]. Available: https://pytorch.org/docs/stable/generated/torch.nn.GRU.html.</w:t>
            </w:r>
          </w:p>
        </w:tc>
      </w:tr>
      <w:tr w:rsidR="007B434C" w14:paraId="2B4EC8D0" w14:textId="77777777">
        <w:tc>
          <w:tcPr>
            <w:tcW w:w="470" w:type="dxa"/>
          </w:tcPr>
          <w:p w14:paraId="0BF5AEEA" w14:textId="77777777" w:rsidR="007B434C" w:rsidRDefault="00000000">
            <w:pPr>
              <w:pStyle w:val="Bibliografia"/>
              <w:rPr>
                <w:color w:val="000000"/>
              </w:rPr>
            </w:pPr>
            <w:r>
              <w:t xml:space="preserve">[11] </w:t>
            </w:r>
          </w:p>
        </w:tc>
        <w:tc>
          <w:tcPr>
            <w:tcW w:w="8033" w:type="dxa"/>
          </w:tcPr>
          <w:p w14:paraId="6B4403B3" w14:textId="77777777" w:rsidR="007B434C" w:rsidRDefault="00000000">
            <w:pPr>
              <w:pStyle w:val="Bibliografia"/>
              <w:rPr>
                <w:color w:val="000000"/>
              </w:rPr>
            </w:pPr>
            <w:r>
              <w:t>I. d. m. GRU. [Online]. Available: https://dennybritz.com/posts/wildml/recurrent-neural-networks-tutorial-part-4/.</w:t>
            </w:r>
          </w:p>
        </w:tc>
      </w:tr>
      <w:tr w:rsidR="007B434C" w14:paraId="57A99635" w14:textId="77777777">
        <w:tc>
          <w:tcPr>
            <w:tcW w:w="470" w:type="dxa"/>
          </w:tcPr>
          <w:p w14:paraId="087AA4DD" w14:textId="77777777" w:rsidR="007B434C" w:rsidRDefault="00000000">
            <w:pPr>
              <w:pStyle w:val="Bibliografia"/>
              <w:rPr>
                <w:color w:val="000000"/>
              </w:rPr>
            </w:pPr>
            <w:r>
              <w:t xml:space="preserve">[12] </w:t>
            </w:r>
          </w:p>
        </w:tc>
        <w:tc>
          <w:tcPr>
            <w:tcW w:w="8033" w:type="dxa"/>
          </w:tcPr>
          <w:p w14:paraId="641368D5" w14:textId="77777777" w:rsidR="007B434C" w:rsidRDefault="00000000">
            <w:pPr>
              <w:pStyle w:val="Bibliografia"/>
              <w:rPr>
                <w:color w:val="000000"/>
              </w:rPr>
            </w:pPr>
            <w:r>
              <w:t>I. G. f. gates. [Online]. Available: https://www.youtube.com/watch?v=8HyCNIVRbSU&amp;ab_channel=TheA.I.Hacker-MichaelPhi.</w:t>
            </w:r>
            <w:r>
              <w:fldChar w:fldCharType="end"/>
            </w:r>
          </w:p>
        </w:tc>
      </w:tr>
    </w:tbl>
    <w:p w14:paraId="1FF45F80" w14:textId="77777777" w:rsidR="007B434C" w:rsidRDefault="007B434C">
      <w:pPr>
        <w:sectPr w:rsidR="007B434C">
          <w:headerReference w:type="even" r:id="rId90"/>
          <w:headerReference w:type="default" r:id="rId91"/>
          <w:footerReference w:type="even" r:id="rId92"/>
          <w:footerReference w:type="default" r:id="rId93"/>
          <w:type w:val="oddPage"/>
          <w:pgSz w:w="11906" w:h="16838"/>
          <w:pgMar w:top="1730" w:right="1701" w:bottom="1730" w:left="1701" w:header="708" w:footer="708" w:gutter="0"/>
          <w:cols w:space="720"/>
          <w:formProt w:val="0"/>
          <w:docGrid w:linePitch="360"/>
        </w:sectPr>
      </w:pPr>
    </w:p>
    <w:p w14:paraId="7D0068B8" w14:textId="77777777" w:rsidR="007B434C" w:rsidRDefault="00000000">
      <w:pPr>
        <w:pStyle w:val="Ttulo1"/>
        <w:numPr>
          <w:ilvl w:val="0"/>
          <w:numId w:val="0"/>
        </w:numPr>
        <w:ind w:left="284" w:hanging="284"/>
        <w:rPr>
          <w:color w:val="000000"/>
          <w:lang w:val="en-US"/>
        </w:rPr>
      </w:pPr>
      <w:bookmarkStart w:id="389" w:name="__RefHeading___Toc11303_3634989049"/>
      <w:bookmarkStart w:id="390" w:name="_Toc477106246"/>
      <w:bookmarkStart w:id="391" w:name="_Toc476831721"/>
      <w:bookmarkStart w:id="392" w:name="_Toc138324061"/>
      <w:bookmarkEnd w:id="389"/>
      <w:r>
        <w:rPr>
          <w:color w:val="000000"/>
        </w:rPr>
        <w:lastRenderedPageBreak/>
        <w:t>A</w:t>
      </w:r>
      <w:bookmarkEnd w:id="390"/>
      <w:bookmarkEnd w:id="391"/>
      <w:r>
        <w:rPr>
          <w:color w:val="000000"/>
        </w:rPr>
        <w:t>nexos</w:t>
      </w:r>
      <w:bookmarkEnd w:id="392"/>
    </w:p>
    <w:p w14:paraId="13BE5607" w14:textId="77777777" w:rsidR="007B434C" w:rsidRDefault="007B434C">
      <w:pPr>
        <w:rPr>
          <w:color w:val="000000"/>
        </w:rPr>
      </w:pPr>
    </w:p>
    <w:p w14:paraId="07F715B3" w14:textId="77777777" w:rsidR="007B434C" w:rsidRDefault="007B434C">
      <w:pPr>
        <w:rPr>
          <w:color w:val="000000"/>
        </w:rPr>
      </w:pPr>
    </w:p>
    <w:p w14:paraId="2D082E9F" w14:textId="77777777" w:rsidR="007B434C" w:rsidRDefault="007B434C">
      <w:pPr>
        <w:rPr>
          <w:color w:val="000000"/>
        </w:rPr>
        <w:sectPr w:rsidR="007B434C">
          <w:headerReference w:type="even" r:id="rId94"/>
          <w:headerReference w:type="default" r:id="rId95"/>
          <w:footerReference w:type="even" r:id="rId96"/>
          <w:footerReference w:type="default" r:id="rId97"/>
          <w:type w:val="oddPage"/>
          <w:pgSz w:w="11906" w:h="16838"/>
          <w:pgMar w:top="1730" w:right="1701" w:bottom="1730" w:left="1701" w:header="708" w:footer="708" w:gutter="0"/>
          <w:cols w:space="720"/>
          <w:formProt w:val="0"/>
          <w:docGrid w:linePitch="360"/>
        </w:sectPr>
      </w:pPr>
    </w:p>
    <w:p w14:paraId="2DF16540" w14:textId="77777777" w:rsidR="007B434C" w:rsidRDefault="00000000">
      <w:pPr>
        <w:pStyle w:val="Ttulo9"/>
        <w:numPr>
          <w:ilvl w:val="8"/>
          <w:numId w:val="6"/>
        </w:numPr>
        <w:rPr>
          <w:color w:val="000000"/>
        </w:rPr>
      </w:pPr>
      <w:bookmarkStart w:id="393" w:name="__RefHeading___Toc11305_3634989049"/>
      <w:bookmarkStart w:id="394" w:name="_Toc138324062"/>
      <w:bookmarkEnd w:id="393"/>
      <w:r>
        <w:rPr>
          <w:color w:val="000000"/>
        </w:rPr>
        <w:lastRenderedPageBreak/>
        <w:t>Proposta de Estágio</w:t>
      </w:r>
      <w:bookmarkEnd w:id="394"/>
    </w:p>
    <w:p w14:paraId="20C619C6" w14:textId="77777777" w:rsidR="007B434C" w:rsidRDefault="007B434C">
      <w:pPr>
        <w:rPr>
          <w:color w:val="000000"/>
        </w:rPr>
      </w:pPr>
    </w:p>
    <w:p w14:paraId="6AD78C61" w14:textId="77777777" w:rsidR="007B434C" w:rsidRDefault="007B434C">
      <w:pPr>
        <w:rPr>
          <w:color w:val="000000"/>
        </w:rPr>
      </w:pPr>
    </w:p>
    <w:p w14:paraId="6A316211" w14:textId="77777777" w:rsidR="007B434C" w:rsidRDefault="007B434C">
      <w:pPr>
        <w:rPr>
          <w:color w:val="000000"/>
        </w:rPr>
      </w:pPr>
    </w:p>
    <w:p w14:paraId="038C17B2" w14:textId="77777777" w:rsidR="007B434C" w:rsidRDefault="007B434C">
      <w:pPr>
        <w:rPr>
          <w:color w:val="000000"/>
        </w:rPr>
      </w:pPr>
    </w:p>
    <w:p w14:paraId="3075C242" w14:textId="77777777" w:rsidR="007B434C" w:rsidRDefault="007B434C">
      <w:pPr>
        <w:rPr>
          <w:color w:val="000000"/>
        </w:rPr>
      </w:pPr>
    </w:p>
    <w:p w14:paraId="30AA3977" w14:textId="77777777" w:rsidR="007B434C" w:rsidRDefault="007B434C">
      <w:pPr>
        <w:rPr>
          <w:color w:val="000000"/>
        </w:rPr>
      </w:pPr>
    </w:p>
    <w:p w14:paraId="0D6B5BC2" w14:textId="77777777" w:rsidR="007B434C" w:rsidRDefault="007B434C">
      <w:pPr>
        <w:rPr>
          <w:color w:val="000000"/>
        </w:rPr>
      </w:pPr>
    </w:p>
    <w:p w14:paraId="6AABC690" w14:textId="77777777" w:rsidR="007B434C" w:rsidRDefault="007B434C">
      <w:pPr>
        <w:rPr>
          <w:color w:val="000000"/>
        </w:rPr>
      </w:pPr>
    </w:p>
    <w:p w14:paraId="5AED7F24" w14:textId="77777777" w:rsidR="007B434C" w:rsidRDefault="007B434C">
      <w:pPr>
        <w:rPr>
          <w:color w:val="000000"/>
        </w:rPr>
        <w:sectPr w:rsidR="007B434C">
          <w:headerReference w:type="even" r:id="rId98"/>
          <w:headerReference w:type="default" r:id="rId99"/>
          <w:footerReference w:type="even" r:id="rId100"/>
          <w:footerReference w:type="default" r:id="rId101"/>
          <w:type w:val="oddPage"/>
          <w:pgSz w:w="11906" w:h="16838"/>
          <w:pgMar w:top="1731" w:right="1701" w:bottom="1748" w:left="1701" w:header="709" w:footer="726" w:gutter="0"/>
          <w:pgNumType w:start="1"/>
          <w:cols w:space="720"/>
          <w:formProt w:val="0"/>
          <w:docGrid w:linePitch="360"/>
        </w:sectPr>
      </w:pPr>
    </w:p>
    <w:p w14:paraId="64337971" w14:textId="77777777" w:rsidR="007B434C" w:rsidRDefault="00000000">
      <w:pPr>
        <w:rPr>
          <w:color w:val="000000"/>
        </w:rPr>
        <w:sectPr w:rsidR="007B434C">
          <w:headerReference w:type="even" r:id="rId102"/>
          <w:headerReference w:type="default" r:id="rId103"/>
          <w:footerReference w:type="even" r:id="rId104"/>
          <w:footerReference w:type="default" r:id="rId105"/>
          <w:type w:val="oddPage"/>
          <w:pgSz w:w="11906" w:h="16838"/>
          <w:pgMar w:top="1731" w:right="1701" w:bottom="1749" w:left="1701" w:header="709" w:footer="727" w:gutter="0"/>
          <w:cols w:space="720"/>
          <w:formProt w:val="0"/>
          <w:docGrid w:linePitch="360"/>
        </w:sectPr>
      </w:pPr>
      <w:r>
        <w:rPr>
          <w:color w:val="000000"/>
        </w:rPr>
        <w:lastRenderedPageBreak/>
        <w:t>… conteúdo Anexo A</w:t>
      </w:r>
    </w:p>
    <w:p w14:paraId="25C6DD70" w14:textId="77777777" w:rsidR="007B434C" w:rsidRDefault="00000000">
      <w:pPr>
        <w:rPr>
          <w:color w:val="000000"/>
        </w:rPr>
      </w:pPr>
      <w:r>
        <w:rPr>
          <w:color w:val="000000"/>
        </w:rPr>
        <w:lastRenderedPageBreak/>
        <w:t>… conteúdo Anexo A</w:t>
      </w:r>
    </w:p>
    <w:p w14:paraId="5929CF0D" w14:textId="77777777" w:rsidR="007B434C" w:rsidRDefault="007B434C">
      <w:pPr>
        <w:rPr>
          <w:color w:val="000000"/>
        </w:rPr>
      </w:pPr>
    </w:p>
    <w:p w14:paraId="33F91CDC" w14:textId="77777777" w:rsidR="007B434C" w:rsidRDefault="007B434C">
      <w:pPr>
        <w:rPr>
          <w:color w:val="000000"/>
        </w:rPr>
      </w:pPr>
    </w:p>
    <w:p w14:paraId="76D4F66A" w14:textId="77777777" w:rsidR="007B434C" w:rsidRDefault="007B434C">
      <w:pPr>
        <w:rPr>
          <w:color w:val="000000"/>
        </w:rPr>
      </w:pPr>
    </w:p>
    <w:p w14:paraId="62FE402F" w14:textId="77777777" w:rsidR="007B434C" w:rsidRDefault="00000000">
      <w:pPr>
        <w:rPr>
          <w:color w:val="000000"/>
        </w:rPr>
        <w:sectPr w:rsidR="007B434C">
          <w:headerReference w:type="even" r:id="rId106"/>
          <w:headerReference w:type="default" r:id="rId107"/>
          <w:footerReference w:type="even" r:id="rId108"/>
          <w:footerReference w:type="default" r:id="rId109"/>
          <w:pgSz w:w="11906" w:h="16838"/>
          <w:pgMar w:top="1418" w:right="1701" w:bottom="1418" w:left="1701" w:header="709" w:footer="727" w:gutter="0"/>
          <w:cols w:space="720"/>
          <w:formProt w:val="0"/>
          <w:docGrid w:linePitch="360"/>
        </w:sectPr>
      </w:pPr>
      <w:r>
        <w:rPr>
          <w:color w:val="000000"/>
        </w:rPr>
        <w:t>… conteúdo Anexo A</w:t>
      </w:r>
    </w:p>
    <w:p w14:paraId="4EF138B2" w14:textId="77777777" w:rsidR="007B434C" w:rsidRDefault="00000000">
      <w:pPr>
        <w:pStyle w:val="Ttulo9"/>
        <w:numPr>
          <w:ilvl w:val="8"/>
          <w:numId w:val="6"/>
        </w:numPr>
        <w:rPr>
          <w:color w:val="000000"/>
        </w:rPr>
      </w:pPr>
      <w:bookmarkStart w:id="395" w:name="__RefHeading___Toc11307_3634989049"/>
      <w:bookmarkStart w:id="396" w:name="_Toc138324063"/>
      <w:bookmarkEnd w:id="395"/>
      <w:r>
        <w:rPr>
          <w:color w:val="000000"/>
        </w:rPr>
        <w:lastRenderedPageBreak/>
        <w:t>Especificação de Requisitos</w:t>
      </w:r>
      <w:bookmarkEnd w:id="396"/>
    </w:p>
    <w:p w14:paraId="1718D48A" w14:textId="77777777" w:rsidR="007B434C" w:rsidRDefault="007B434C">
      <w:pPr>
        <w:rPr>
          <w:color w:val="000000"/>
        </w:rPr>
      </w:pPr>
    </w:p>
    <w:p w14:paraId="2E9E7DBD" w14:textId="77777777" w:rsidR="007B434C" w:rsidRDefault="007B434C">
      <w:pPr>
        <w:rPr>
          <w:color w:val="000000"/>
        </w:rPr>
        <w:sectPr w:rsidR="007B434C">
          <w:headerReference w:type="even" r:id="rId110"/>
          <w:headerReference w:type="default" r:id="rId111"/>
          <w:footerReference w:type="even" r:id="rId112"/>
          <w:footerReference w:type="default" r:id="rId113"/>
          <w:type w:val="oddPage"/>
          <w:pgSz w:w="11906" w:h="16838"/>
          <w:pgMar w:top="1731" w:right="1701" w:bottom="1750" w:left="1701" w:header="709" w:footer="217" w:gutter="0"/>
          <w:pgNumType w:start="1"/>
          <w:cols w:space="720"/>
          <w:formProt w:val="0"/>
          <w:docGrid w:linePitch="360"/>
        </w:sectPr>
      </w:pPr>
    </w:p>
    <w:p w14:paraId="114A79B4" w14:textId="77777777" w:rsidR="007B434C" w:rsidRDefault="00000000">
      <w:pPr>
        <w:rPr>
          <w:color w:val="000000"/>
        </w:rPr>
        <w:sectPr w:rsidR="007B434C">
          <w:headerReference w:type="even" r:id="rId114"/>
          <w:headerReference w:type="default" r:id="rId115"/>
          <w:footerReference w:type="even" r:id="rId116"/>
          <w:footerReference w:type="default" r:id="rId117"/>
          <w:type w:val="oddPage"/>
          <w:pgSz w:w="11906" w:h="16838"/>
          <w:pgMar w:top="1731" w:right="1701" w:bottom="1756" w:left="1701" w:header="709" w:footer="734" w:gutter="0"/>
          <w:cols w:space="720"/>
          <w:formProt w:val="0"/>
          <w:docGrid w:linePitch="360"/>
        </w:sectPr>
      </w:pPr>
      <w:r>
        <w:rPr>
          <w:color w:val="000000"/>
        </w:rPr>
        <w:lastRenderedPageBreak/>
        <w:t>… conteúdo Anexo B</w:t>
      </w:r>
    </w:p>
    <w:p w14:paraId="712BB126" w14:textId="77777777" w:rsidR="007B434C" w:rsidRDefault="00000000">
      <w:pPr>
        <w:rPr>
          <w:color w:val="000000"/>
        </w:rPr>
      </w:pPr>
      <w:r>
        <w:rPr>
          <w:color w:val="000000"/>
        </w:rPr>
        <w:lastRenderedPageBreak/>
        <w:t>… conteúdo Anexo B</w:t>
      </w:r>
    </w:p>
    <w:p w14:paraId="3437F8F0" w14:textId="77777777" w:rsidR="007B434C" w:rsidRDefault="007B434C">
      <w:pPr>
        <w:rPr>
          <w:color w:val="000000"/>
        </w:rPr>
      </w:pPr>
    </w:p>
    <w:p w14:paraId="6255EC06" w14:textId="77777777" w:rsidR="007B434C" w:rsidRDefault="007B434C">
      <w:pPr>
        <w:rPr>
          <w:color w:val="000000"/>
        </w:rPr>
      </w:pPr>
    </w:p>
    <w:p w14:paraId="154C7E0B" w14:textId="77777777" w:rsidR="007B434C" w:rsidRDefault="007B434C">
      <w:pPr>
        <w:rPr>
          <w:color w:val="000000"/>
        </w:rPr>
      </w:pPr>
    </w:p>
    <w:p w14:paraId="328C39FF" w14:textId="77777777" w:rsidR="007B434C" w:rsidRDefault="007B434C">
      <w:pPr>
        <w:rPr>
          <w:color w:val="000000"/>
        </w:rPr>
      </w:pPr>
    </w:p>
    <w:p w14:paraId="4899C8D9" w14:textId="77777777" w:rsidR="007B434C" w:rsidRDefault="007B434C">
      <w:pPr>
        <w:rPr>
          <w:color w:val="000000"/>
        </w:rPr>
      </w:pPr>
    </w:p>
    <w:p w14:paraId="4EBB052C" w14:textId="77777777" w:rsidR="007B434C" w:rsidRDefault="007B434C">
      <w:pPr>
        <w:rPr>
          <w:color w:val="000000"/>
        </w:rPr>
      </w:pPr>
    </w:p>
    <w:p w14:paraId="77C248BD" w14:textId="77777777" w:rsidR="007B434C" w:rsidRDefault="007B434C">
      <w:pPr>
        <w:rPr>
          <w:color w:val="000000"/>
        </w:rPr>
      </w:pPr>
    </w:p>
    <w:p w14:paraId="736D801B" w14:textId="77777777" w:rsidR="007B434C" w:rsidRDefault="007B434C">
      <w:pPr>
        <w:rPr>
          <w:color w:val="000000"/>
        </w:rPr>
      </w:pPr>
    </w:p>
    <w:p w14:paraId="4AD878FB" w14:textId="77777777" w:rsidR="007B434C" w:rsidRDefault="007B434C">
      <w:pPr>
        <w:rPr>
          <w:color w:val="000000"/>
        </w:rPr>
      </w:pPr>
    </w:p>
    <w:p w14:paraId="6DA601AF" w14:textId="77777777" w:rsidR="007B434C" w:rsidRDefault="007B434C">
      <w:pPr>
        <w:rPr>
          <w:color w:val="000000"/>
        </w:rPr>
      </w:pPr>
    </w:p>
    <w:p w14:paraId="149B81E0" w14:textId="77777777" w:rsidR="007B434C" w:rsidRDefault="007B434C">
      <w:pPr>
        <w:rPr>
          <w:color w:val="000000"/>
        </w:rPr>
      </w:pPr>
    </w:p>
    <w:p w14:paraId="2CD2260C" w14:textId="77777777" w:rsidR="007B434C" w:rsidRDefault="007B434C">
      <w:pPr>
        <w:rPr>
          <w:color w:val="000000"/>
        </w:rPr>
      </w:pPr>
    </w:p>
    <w:p w14:paraId="150A72A1" w14:textId="77777777" w:rsidR="007B434C" w:rsidRDefault="00000000">
      <w:pPr>
        <w:rPr>
          <w:color w:val="000000"/>
        </w:rPr>
      </w:pPr>
      <w:r>
        <w:rPr>
          <w:color w:val="000000"/>
        </w:rPr>
        <w:tab/>
      </w:r>
    </w:p>
    <w:p w14:paraId="4CDC3CEA" w14:textId="77777777" w:rsidR="007B434C" w:rsidRDefault="00000000">
      <w:pPr>
        <w:rPr>
          <w:color w:val="000000"/>
        </w:rPr>
      </w:pPr>
      <w:r>
        <w:br w:type="column"/>
      </w:r>
      <w:r>
        <w:rPr>
          <w:color w:val="000000"/>
        </w:rPr>
        <w:lastRenderedPageBreak/>
        <w:t>… conteúdo Anexo B</w:t>
      </w:r>
    </w:p>
    <w:p w14:paraId="3819C037" w14:textId="77777777" w:rsidR="007B434C" w:rsidRDefault="00000000">
      <w:pPr>
        <w:rPr>
          <w:color w:val="000000"/>
        </w:rPr>
      </w:pPr>
      <w:r>
        <w:br w:type="column"/>
      </w:r>
    </w:p>
    <w:p w14:paraId="4EEFC456" w14:textId="77777777" w:rsidR="007B434C" w:rsidRDefault="007B434C">
      <w:pPr>
        <w:rPr>
          <w:color w:val="000000"/>
        </w:rPr>
      </w:pPr>
    </w:p>
    <w:p w14:paraId="5F4C0696" w14:textId="77777777" w:rsidR="007B434C" w:rsidRDefault="007B434C">
      <w:pPr>
        <w:rPr>
          <w:color w:val="000000"/>
        </w:rPr>
      </w:pPr>
    </w:p>
    <w:sectPr w:rsidR="007B434C">
      <w:headerReference w:type="even" r:id="rId118"/>
      <w:headerReference w:type="default" r:id="rId119"/>
      <w:footerReference w:type="even" r:id="rId120"/>
      <w:footerReference w:type="default" r:id="rId121"/>
      <w:pgSz w:w="11906" w:h="16838"/>
      <w:pgMar w:top="1418" w:right="1701" w:bottom="1418" w:left="1701" w:header="709" w:footer="73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81260" w14:textId="77777777" w:rsidR="00D96ACE" w:rsidRDefault="00D96ACE">
      <w:pPr>
        <w:spacing w:after="0" w:line="240" w:lineRule="auto"/>
      </w:pPr>
      <w:r>
        <w:separator/>
      </w:r>
    </w:p>
  </w:endnote>
  <w:endnote w:type="continuationSeparator" w:id="0">
    <w:p w14:paraId="49BC90F1" w14:textId="77777777" w:rsidR="00D96ACE" w:rsidRDefault="00D96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Cambria"/>
    <w:charset w:val="00"/>
    <w:family w:val="roman"/>
    <w:pitch w:val="default"/>
  </w:font>
  <w:font w:name="Lora">
    <w:altName w:val="Calibri"/>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2150" w14:textId="77777777" w:rsidR="007B434C" w:rsidRDefault="00000000">
    <w:r>
      <w:rPr>
        <w:noProof/>
      </w:rPr>
      <mc:AlternateContent>
        <mc:Choice Requires="wps">
          <w:drawing>
            <wp:anchor distT="0" distB="0" distL="0" distR="0" simplePos="0" relativeHeight="206" behindDoc="1" locked="0" layoutInCell="1" allowOverlap="1" wp14:anchorId="56165677" wp14:editId="31FFFF81">
              <wp:simplePos x="0" y="0"/>
              <wp:positionH relativeFrom="column">
                <wp:posOffset>0</wp:posOffset>
              </wp:positionH>
              <wp:positionV relativeFrom="paragraph">
                <wp:posOffset>635</wp:posOffset>
              </wp:positionV>
              <wp:extent cx="3876675" cy="2540"/>
              <wp:effectExtent l="0" t="0" r="0" b="0"/>
              <wp:wrapNone/>
              <wp:docPr id="3" name="Shape2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EB7D01E" id="Shape2_0" o:spid="_x0000_s1026" style="position:absolute;z-index:-50331627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1829D148" w14:textId="77777777" w:rsidR="007B434C" w:rsidRDefault="00000000">
    <w:pPr>
      <w:pStyle w:val="Rodap"/>
    </w:pPr>
    <w:r>
      <w:fldChar w:fldCharType="begin"/>
    </w:r>
    <w:r>
      <w:instrText>PAGE</w:instrText>
    </w:r>
    <w:r>
      <w:fldChar w:fldCharType="separate"/>
    </w:r>
    <w:r>
      <w:t>0</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0032" w14:textId="77777777" w:rsidR="007B434C" w:rsidRDefault="00000000">
    <w:r>
      <w:rPr>
        <w:noProof/>
      </w:rPr>
      <mc:AlternateContent>
        <mc:Choice Requires="wps">
          <w:drawing>
            <wp:anchor distT="0" distB="0" distL="0" distR="0" simplePos="0" relativeHeight="11" behindDoc="1" locked="0" layoutInCell="1" allowOverlap="1" wp14:anchorId="28AA7B96" wp14:editId="2F53E4D6">
              <wp:simplePos x="0" y="0"/>
              <wp:positionH relativeFrom="column">
                <wp:posOffset>-23495</wp:posOffset>
              </wp:positionH>
              <wp:positionV relativeFrom="paragraph">
                <wp:posOffset>139700</wp:posOffset>
              </wp:positionV>
              <wp:extent cx="3876675" cy="2540"/>
              <wp:effectExtent l="0" t="0" r="0" b="0"/>
              <wp:wrapNone/>
              <wp:docPr id="19" name="Line 15_5"/>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CBD78E" id="Line 15_5" o:spid="_x0000_s1026" style="position:absolute;z-index:-503316469;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58FD7A3E" w14:textId="77777777" w:rsidR="007B434C" w:rsidRDefault="00000000">
    <w:pPr>
      <w:pStyle w:val="Rodap"/>
    </w:pPr>
    <w:r>
      <w:tab/>
    </w:r>
    <w:r>
      <w:tab/>
    </w:r>
    <w:r>
      <w:fldChar w:fldCharType="begin"/>
    </w:r>
    <w:r>
      <w:instrText>PAGE</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2EBC" w14:textId="77777777" w:rsidR="007B434C" w:rsidRDefault="00000000">
    <w:r>
      <w:rPr>
        <w:noProof/>
      </w:rPr>
      <mc:AlternateContent>
        <mc:Choice Requires="wps">
          <w:drawing>
            <wp:anchor distT="0" distB="0" distL="0" distR="0" simplePos="0" relativeHeight="222" behindDoc="1" locked="0" layoutInCell="1" allowOverlap="1" wp14:anchorId="1EC717C7" wp14:editId="56E7ECAE">
              <wp:simplePos x="0" y="0"/>
              <wp:positionH relativeFrom="column">
                <wp:posOffset>0</wp:posOffset>
              </wp:positionH>
              <wp:positionV relativeFrom="paragraph">
                <wp:posOffset>635</wp:posOffset>
              </wp:positionV>
              <wp:extent cx="3876675" cy="2540"/>
              <wp:effectExtent l="0" t="0" r="0" b="0"/>
              <wp:wrapNone/>
              <wp:docPr id="22" name="Shape11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81084B" id="Shape11_0" o:spid="_x0000_s1026" style="position:absolute;z-index:-503316258;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1340CA60" w14:textId="77777777" w:rsidR="007B434C" w:rsidRDefault="00000000">
    <w:pPr>
      <w:pStyle w:val="Rodap"/>
    </w:pPr>
    <w:r>
      <w:fldChar w:fldCharType="begin"/>
    </w:r>
    <w:r>
      <w:instrText>PAGE</w:instrText>
    </w:r>
    <w:r>
      <w:fldChar w:fldCharType="separate"/>
    </w:r>
    <w:r>
      <w:t>0</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B295" w14:textId="77777777" w:rsidR="007B434C" w:rsidRDefault="00000000">
    <w:r>
      <w:rPr>
        <w:noProof/>
      </w:rPr>
      <mc:AlternateContent>
        <mc:Choice Requires="wps">
          <w:drawing>
            <wp:anchor distT="0" distB="0" distL="0" distR="0" simplePos="0" relativeHeight="221" behindDoc="1" locked="0" layoutInCell="1" allowOverlap="1" wp14:anchorId="1A6FC2AE" wp14:editId="4C8C3D2A">
              <wp:simplePos x="0" y="0"/>
              <wp:positionH relativeFrom="column">
                <wp:posOffset>-23495</wp:posOffset>
              </wp:positionH>
              <wp:positionV relativeFrom="paragraph">
                <wp:posOffset>139700</wp:posOffset>
              </wp:positionV>
              <wp:extent cx="3876675" cy="2540"/>
              <wp:effectExtent l="0" t="0" r="0" b="0"/>
              <wp:wrapNone/>
              <wp:docPr id="23" name="Line 15_7"/>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B1BA454" id="Line 15_7" o:spid="_x0000_s1026" style="position:absolute;z-index:-503316259;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70E8C6CF" w14:textId="77777777" w:rsidR="007B434C" w:rsidRDefault="00000000">
    <w:pPr>
      <w:pStyle w:val="Rodap"/>
    </w:pPr>
    <w:r>
      <w:tab/>
    </w:r>
    <w:r>
      <w:tab/>
    </w:r>
    <w:r>
      <w:fldChar w:fldCharType="begin"/>
    </w:r>
    <w:r>
      <w:instrText>PAGE</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07D9" w14:textId="77777777" w:rsidR="007B434C" w:rsidRDefault="00000000">
    <w:r>
      <w:rPr>
        <w:noProof/>
      </w:rPr>
      <mc:AlternateContent>
        <mc:Choice Requires="wps">
          <w:drawing>
            <wp:anchor distT="0" distB="0" distL="0" distR="0" simplePos="0" relativeHeight="226" behindDoc="1" locked="0" layoutInCell="1" allowOverlap="1" wp14:anchorId="1791AF36" wp14:editId="4AFB7C10">
              <wp:simplePos x="0" y="0"/>
              <wp:positionH relativeFrom="column">
                <wp:posOffset>0</wp:posOffset>
              </wp:positionH>
              <wp:positionV relativeFrom="paragraph">
                <wp:posOffset>635</wp:posOffset>
              </wp:positionV>
              <wp:extent cx="3876675" cy="2540"/>
              <wp:effectExtent l="0" t="0" r="0" b="0"/>
              <wp:wrapNone/>
              <wp:docPr id="26" name="Shape13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A6E96A" id="Shape13_0" o:spid="_x0000_s1026" style="position:absolute;z-index:-50331625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4124CCD3" w14:textId="77777777" w:rsidR="007B434C" w:rsidRDefault="00000000">
    <w:pPr>
      <w:pStyle w:val="Rodap"/>
    </w:pPr>
    <w:r>
      <w:fldChar w:fldCharType="begin"/>
    </w:r>
    <w:r>
      <w:instrText>PAGE</w:instrText>
    </w:r>
    <w:r>
      <w:fldChar w:fldCharType="separate"/>
    </w:r>
    <w:r>
      <w:t>0</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C105" w14:textId="77777777" w:rsidR="007B434C" w:rsidRDefault="00000000">
    <w:r>
      <w:rPr>
        <w:noProof/>
      </w:rPr>
      <mc:AlternateContent>
        <mc:Choice Requires="wps">
          <w:drawing>
            <wp:anchor distT="0" distB="0" distL="0" distR="0" simplePos="0" relativeHeight="225" behindDoc="1" locked="0" layoutInCell="1" allowOverlap="1" wp14:anchorId="2CD35CA9" wp14:editId="439699FC">
              <wp:simplePos x="0" y="0"/>
              <wp:positionH relativeFrom="column">
                <wp:posOffset>-23495</wp:posOffset>
              </wp:positionH>
              <wp:positionV relativeFrom="paragraph">
                <wp:posOffset>139700</wp:posOffset>
              </wp:positionV>
              <wp:extent cx="3876675" cy="2540"/>
              <wp:effectExtent l="0" t="0" r="0" b="0"/>
              <wp:wrapNone/>
              <wp:docPr id="27" name="Line 15_8"/>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16736B3" id="Line 15_8" o:spid="_x0000_s1026" style="position:absolute;z-index:-503316255;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25738DE5" w14:textId="77777777" w:rsidR="007B434C" w:rsidRDefault="00000000">
    <w:pPr>
      <w:pStyle w:val="Rodap"/>
    </w:pPr>
    <w:r>
      <w:tab/>
    </w:r>
    <w:r>
      <w:tab/>
    </w:r>
    <w:r>
      <w:fldChar w:fldCharType="begin"/>
    </w:r>
    <w:r>
      <w:instrText>PAGE</w:instrText>
    </w:r>
    <w:r>
      <w:fldChar w:fldCharType="separate"/>
    </w:r>
    <w:r>
      <w:t>xi</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0F1EF" w14:textId="77777777" w:rsidR="007B434C" w:rsidRDefault="00000000">
    <w:r>
      <w:rPr>
        <w:noProof/>
      </w:rPr>
      <mc:AlternateContent>
        <mc:Choice Requires="wps">
          <w:drawing>
            <wp:anchor distT="0" distB="0" distL="0" distR="0" simplePos="0" relativeHeight="230" behindDoc="1" locked="0" layoutInCell="1" allowOverlap="1" wp14:anchorId="3F167E9E" wp14:editId="5D0440A6">
              <wp:simplePos x="0" y="0"/>
              <wp:positionH relativeFrom="column">
                <wp:posOffset>0</wp:posOffset>
              </wp:positionH>
              <wp:positionV relativeFrom="paragraph">
                <wp:posOffset>635</wp:posOffset>
              </wp:positionV>
              <wp:extent cx="3876675" cy="2540"/>
              <wp:effectExtent l="0" t="0" r="0" b="0"/>
              <wp:wrapNone/>
              <wp:docPr id="30" name="Shape15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12B332E" id="Shape15_0" o:spid="_x0000_s1026" style="position:absolute;z-index:-50331625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267E2BFA" w14:textId="77777777" w:rsidR="007B434C" w:rsidRDefault="00000000">
    <w:pPr>
      <w:pStyle w:val="Rodap"/>
    </w:pPr>
    <w:r>
      <w:fldChar w:fldCharType="begin"/>
    </w:r>
    <w:r>
      <w:instrText>PAGE</w:instrText>
    </w:r>
    <w:r>
      <w:fldChar w:fldCharType="separate"/>
    </w:r>
    <w:r>
      <w:t>0</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3C68" w14:textId="77777777" w:rsidR="007B434C" w:rsidRDefault="00000000">
    <w:r>
      <w:rPr>
        <w:noProof/>
      </w:rPr>
      <mc:AlternateContent>
        <mc:Choice Requires="wps">
          <w:drawing>
            <wp:anchor distT="0" distB="0" distL="0" distR="0" simplePos="0" relativeHeight="229" behindDoc="1" locked="0" layoutInCell="1" allowOverlap="1" wp14:anchorId="07310490" wp14:editId="7E88BD22">
              <wp:simplePos x="0" y="0"/>
              <wp:positionH relativeFrom="column">
                <wp:posOffset>-23495</wp:posOffset>
              </wp:positionH>
              <wp:positionV relativeFrom="paragraph">
                <wp:posOffset>139700</wp:posOffset>
              </wp:positionV>
              <wp:extent cx="3876675" cy="2540"/>
              <wp:effectExtent l="0" t="0" r="0" b="0"/>
              <wp:wrapNone/>
              <wp:docPr id="31" name="Line 15_1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710232" id="Line 15_10" o:spid="_x0000_s1026" style="position:absolute;z-index:-50331625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08BE424B" w14:textId="77777777" w:rsidR="007B434C" w:rsidRDefault="00000000">
    <w:pPr>
      <w:pStyle w:val="Rodap"/>
    </w:pPr>
    <w:r>
      <w:tab/>
    </w:r>
    <w:r>
      <w:tab/>
    </w:r>
    <w:r>
      <w:fldChar w:fldCharType="begin"/>
    </w:r>
    <w:r>
      <w:instrText>PAGE</w:instrText>
    </w:r>
    <w:r>
      <w:fldChar w:fldCharType="separate"/>
    </w:r>
    <w:r>
      <w:t>xiii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D1C6D" w14:textId="77777777" w:rsidR="007B434C" w:rsidRDefault="00000000">
    <w:r>
      <w:rPr>
        <w:noProof/>
      </w:rPr>
      <mc:AlternateContent>
        <mc:Choice Requires="wps">
          <w:drawing>
            <wp:anchor distT="0" distB="0" distL="0" distR="0" simplePos="0" relativeHeight="251" behindDoc="1" locked="0" layoutInCell="1" allowOverlap="1" wp14:anchorId="61D6DD9B" wp14:editId="0B007068">
              <wp:simplePos x="0" y="0"/>
              <wp:positionH relativeFrom="column">
                <wp:posOffset>0</wp:posOffset>
              </wp:positionH>
              <wp:positionV relativeFrom="paragraph">
                <wp:posOffset>635</wp:posOffset>
              </wp:positionV>
              <wp:extent cx="3876675" cy="2540"/>
              <wp:effectExtent l="0" t="0" r="0" b="0"/>
              <wp:wrapNone/>
              <wp:docPr id="64" name="Shape20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A678396" id="Shape20_0" o:spid="_x0000_s1026" style="position:absolute;z-index:-503316229;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07685C1D" w14:textId="77777777" w:rsidR="007B434C" w:rsidRDefault="00000000">
    <w:pPr>
      <w:pStyle w:val="Rodap"/>
    </w:pPr>
    <w:r>
      <w:fldChar w:fldCharType="begin"/>
    </w:r>
    <w:r>
      <w:instrText>PAGE</w:instrText>
    </w:r>
    <w:r>
      <w:fldChar w:fldCharType="separate"/>
    </w:r>
    <w:r>
      <w:t>0</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C0D3" w14:textId="77777777" w:rsidR="007B434C" w:rsidRDefault="00000000">
    <w:r>
      <w:rPr>
        <w:noProof/>
      </w:rPr>
      <mc:AlternateContent>
        <mc:Choice Requires="wps">
          <w:drawing>
            <wp:anchor distT="0" distB="0" distL="0" distR="0" simplePos="0" relativeHeight="250" behindDoc="1" locked="0" layoutInCell="1" allowOverlap="1" wp14:anchorId="2AE50B3E" wp14:editId="2FED0B9D">
              <wp:simplePos x="0" y="0"/>
              <wp:positionH relativeFrom="column">
                <wp:posOffset>-23495</wp:posOffset>
              </wp:positionH>
              <wp:positionV relativeFrom="paragraph">
                <wp:posOffset>139700</wp:posOffset>
              </wp:positionV>
              <wp:extent cx="3876675" cy="2540"/>
              <wp:effectExtent l="0" t="0" r="0" b="0"/>
              <wp:wrapNone/>
              <wp:docPr id="65" name="Line 16_2"/>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8FF39D7" id="Line 16_2" o:spid="_x0000_s1026" style="position:absolute;z-index:-503316230;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3DA5569D" w14:textId="77777777" w:rsidR="007B434C" w:rsidRDefault="00000000">
    <w:pPr>
      <w:pStyle w:val="Rodap"/>
    </w:pPr>
    <w:r>
      <w:tab/>
    </w:r>
    <w:r>
      <w:tab/>
    </w:r>
    <w:r>
      <w:fldChar w:fldCharType="begin"/>
    </w:r>
    <w:r>
      <w:instrText>PAGE</w:instrText>
    </w:r>
    <w:r>
      <w:fldChar w:fldCharType="separate"/>
    </w:r>
    <w:r>
      <w:t>5</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9CE77" w14:textId="77777777" w:rsidR="007B434C" w:rsidRDefault="00000000">
    <w:r>
      <w:rPr>
        <w:noProof/>
      </w:rPr>
      <mc:AlternateContent>
        <mc:Choice Requires="wps">
          <w:drawing>
            <wp:anchor distT="0" distB="0" distL="0" distR="0" simplePos="0" relativeHeight="266" behindDoc="1" locked="0" layoutInCell="1" allowOverlap="1" wp14:anchorId="617324E9" wp14:editId="195BDB1C">
              <wp:simplePos x="0" y="0"/>
              <wp:positionH relativeFrom="column">
                <wp:posOffset>0</wp:posOffset>
              </wp:positionH>
              <wp:positionV relativeFrom="paragraph">
                <wp:posOffset>635</wp:posOffset>
              </wp:positionV>
              <wp:extent cx="3876675" cy="2540"/>
              <wp:effectExtent l="0" t="0" r="0" b="0"/>
              <wp:wrapNone/>
              <wp:docPr id="105" name="Shape22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CA89A" id="Shape22_0" o:spid="_x0000_s1026" style="position:absolute;z-index:-50331621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71C29A6C" w14:textId="77777777" w:rsidR="007B434C" w:rsidRDefault="00000000">
    <w:pPr>
      <w:pStyle w:val="Rodap"/>
    </w:pPr>
    <w:r>
      <w:fldChar w:fldCharType="begin"/>
    </w:r>
    <w:r>
      <w:instrText>PAGE</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FE13" w14:textId="77777777" w:rsidR="007B434C" w:rsidRDefault="007B434C">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34EC" w14:textId="77777777" w:rsidR="007B434C" w:rsidRDefault="00000000">
    <w:r>
      <w:rPr>
        <w:noProof/>
      </w:rPr>
      <mc:AlternateContent>
        <mc:Choice Requires="wps">
          <w:drawing>
            <wp:anchor distT="0" distB="0" distL="0" distR="0" simplePos="0" relativeHeight="265" behindDoc="1" locked="0" layoutInCell="1" allowOverlap="1" wp14:anchorId="73F17A31" wp14:editId="11E98C69">
              <wp:simplePos x="0" y="0"/>
              <wp:positionH relativeFrom="column">
                <wp:posOffset>-23495</wp:posOffset>
              </wp:positionH>
              <wp:positionV relativeFrom="paragraph">
                <wp:posOffset>139700</wp:posOffset>
              </wp:positionV>
              <wp:extent cx="3876675" cy="2540"/>
              <wp:effectExtent l="0" t="0" r="0" b="0"/>
              <wp:wrapNone/>
              <wp:docPr id="106" name="Line 16_4"/>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D3CC01A" id="Line 16_4" o:spid="_x0000_s1026" style="position:absolute;z-index:-503316215;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38BE0E9D" w14:textId="77777777" w:rsidR="007B434C" w:rsidRDefault="00000000">
    <w:pPr>
      <w:pStyle w:val="Rodap"/>
    </w:pPr>
    <w:r>
      <w:tab/>
    </w:r>
    <w:r>
      <w:tab/>
    </w:r>
    <w:r>
      <w:fldChar w:fldCharType="begin"/>
    </w:r>
    <w:r>
      <w:instrText>PAGE</w:instrText>
    </w:r>
    <w:r>
      <w:fldChar w:fldCharType="separate"/>
    </w:r>
    <w:r>
      <w:t>31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42BD" w14:textId="77777777" w:rsidR="007B434C" w:rsidRDefault="00000000">
    <w:r>
      <w:rPr>
        <w:noProof/>
      </w:rPr>
      <mc:AlternateContent>
        <mc:Choice Requires="wps">
          <w:drawing>
            <wp:anchor distT="0" distB="0" distL="0" distR="0" simplePos="0" relativeHeight="17" behindDoc="1" locked="0" layoutInCell="1" allowOverlap="1" wp14:anchorId="236BD7E3" wp14:editId="7B45F554">
              <wp:simplePos x="0" y="0"/>
              <wp:positionH relativeFrom="column">
                <wp:posOffset>-23495</wp:posOffset>
              </wp:positionH>
              <wp:positionV relativeFrom="paragraph">
                <wp:posOffset>139700</wp:posOffset>
              </wp:positionV>
              <wp:extent cx="3876675" cy="2540"/>
              <wp:effectExtent l="0" t="0" r="0" b="0"/>
              <wp:wrapNone/>
              <wp:docPr id="109" name="Shape23"/>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B29D06D" id="Shape23" o:spid="_x0000_s1026" style="position:absolute;z-index:-50331646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23A53569" w14:textId="77777777" w:rsidR="007B434C" w:rsidRDefault="00000000">
    <w:pPr>
      <w:pStyle w:val="Rodap"/>
    </w:pPr>
    <w:r>
      <w:fldChar w:fldCharType="begin"/>
    </w:r>
    <w:r>
      <w:instrText>PAGE</w:instrText>
    </w:r>
    <w:r>
      <w:fldChar w:fldCharType="separate"/>
    </w:r>
    <w:r>
      <w:t>48</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8979E" w14:textId="77777777" w:rsidR="007B434C" w:rsidRDefault="00000000">
    <w:r>
      <w:rPr>
        <w:noProof/>
      </w:rPr>
      <mc:AlternateContent>
        <mc:Choice Requires="wps">
          <w:drawing>
            <wp:anchor distT="0" distB="0" distL="0" distR="0" simplePos="0" relativeHeight="16" behindDoc="1" locked="0" layoutInCell="1" allowOverlap="1" wp14:anchorId="45E19DDD" wp14:editId="7B71F4FC">
              <wp:simplePos x="0" y="0"/>
              <wp:positionH relativeFrom="column">
                <wp:posOffset>0</wp:posOffset>
              </wp:positionH>
              <wp:positionV relativeFrom="paragraph">
                <wp:posOffset>635</wp:posOffset>
              </wp:positionV>
              <wp:extent cx="3876675" cy="2540"/>
              <wp:effectExtent l="0" t="0" r="0" b="0"/>
              <wp:wrapNone/>
              <wp:docPr id="110" name="Line 16_3"/>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E4E493" id="Line 16_3" o:spid="_x0000_s1026" style="position:absolute;z-index:-50331646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5A4D5473" w14:textId="77777777" w:rsidR="007B434C" w:rsidRDefault="00000000">
    <w:pPr>
      <w:pStyle w:val="Rodap"/>
    </w:pPr>
    <w:r>
      <w:tab/>
    </w:r>
    <w:r>
      <w:tab/>
    </w:r>
    <w:r>
      <w:fldChar w:fldCharType="begin"/>
    </w:r>
    <w:r>
      <w:instrText>PAGE</w:instrText>
    </w:r>
    <w:r>
      <w:fldChar w:fldCharType="separate"/>
    </w:r>
    <w:r>
      <w:t>0</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D9FE" w14:textId="77777777" w:rsidR="007B434C" w:rsidRDefault="00000000">
    <w:r>
      <w:rPr>
        <w:noProof/>
      </w:rPr>
      <mc:AlternateContent>
        <mc:Choice Requires="wps">
          <w:drawing>
            <wp:anchor distT="0" distB="0" distL="0" distR="0" simplePos="0" relativeHeight="270" behindDoc="1" locked="0" layoutInCell="1" allowOverlap="1" wp14:anchorId="71C428C9" wp14:editId="0D5D8B5A">
              <wp:simplePos x="0" y="0"/>
              <wp:positionH relativeFrom="column">
                <wp:posOffset>0</wp:posOffset>
              </wp:positionH>
              <wp:positionV relativeFrom="paragraph">
                <wp:posOffset>635</wp:posOffset>
              </wp:positionV>
              <wp:extent cx="3876675" cy="2540"/>
              <wp:effectExtent l="0" t="0" r="0" b="0"/>
              <wp:wrapNone/>
              <wp:docPr id="113" name="Shape25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DB34A28" id="Shape25_0" o:spid="_x0000_s1026" style="position:absolute;z-index:-50331621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6D9F8CFC" w14:textId="77777777" w:rsidR="007B434C" w:rsidRDefault="00000000">
    <w:pPr>
      <w:pStyle w:val="Rodap"/>
    </w:pPr>
    <w:r>
      <w:fldChar w:fldCharType="begin"/>
    </w:r>
    <w:r>
      <w:instrText>PAGE</w:instrText>
    </w:r>
    <w:r>
      <w:fldChar w:fldCharType="separate"/>
    </w:r>
    <w:r>
      <w:t>0</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4ADD" w14:textId="77777777" w:rsidR="007B434C" w:rsidRDefault="00000000">
    <w:r>
      <w:rPr>
        <w:noProof/>
      </w:rPr>
      <mc:AlternateContent>
        <mc:Choice Requires="wps">
          <w:drawing>
            <wp:anchor distT="0" distB="0" distL="0" distR="0" simplePos="0" relativeHeight="269" behindDoc="1" locked="0" layoutInCell="1" allowOverlap="1" wp14:anchorId="58B7B790" wp14:editId="1B09EE2D">
              <wp:simplePos x="0" y="0"/>
              <wp:positionH relativeFrom="column">
                <wp:posOffset>-23495</wp:posOffset>
              </wp:positionH>
              <wp:positionV relativeFrom="paragraph">
                <wp:posOffset>139700</wp:posOffset>
              </wp:positionV>
              <wp:extent cx="3876675" cy="2540"/>
              <wp:effectExtent l="0" t="0" r="0" b="0"/>
              <wp:wrapNone/>
              <wp:docPr id="114" name="Line 16_6"/>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7554FE8" id="Line 16_6" o:spid="_x0000_s1026" style="position:absolute;z-index:-50331621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0A16E764" w14:textId="77777777" w:rsidR="007B434C" w:rsidRDefault="00000000">
    <w:pPr>
      <w:pStyle w:val="Rodap"/>
    </w:pPr>
    <w:r>
      <w:tab/>
    </w:r>
    <w:r>
      <w:tab/>
    </w:r>
    <w:r>
      <w:fldChar w:fldCharType="begin"/>
    </w:r>
    <w:r>
      <w:instrText>PAGE</w:instrText>
    </w:r>
    <w:r>
      <w:fldChar w:fldCharType="separate"/>
    </w:r>
    <w:r>
      <w:t>49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1E88" w14:textId="77777777" w:rsidR="007B434C" w:rsidRDefault="00000000">
    <w:r>
      <w:rPr>
        <w:noProof/>
      </w:rPr>
      <mc:AlternateContent>
        <mc:Choice Requires="wps">
          <w:drawing>
            <wp:anchor distT="0" distB="0" distL="0" distR="0" simplePos="0" relativeHeight="274" behindDoc="1" locked="0" layoutInCell="1" allowOverlap="1" wp14:anchorId="7F09D4C9" wp14:editId="3735112A">
              <wp:simplePos x="0" y="0"/>
              <wp:positionH relativeFrom="column">
                <wp:posOffset>0</wp:posOffset>
              </wp:positionH>
              <wp:positionV relativeFrom="paragraph">
                <wp:posOffset>635</wp:posOffset>
              </wp:positionV>
              <wp:extent cx="3876675" cy="2540"/>
              <wp:effectExtent l="0" t="0" r="0" b="0"/>
              <wp:wrapNone/>
              <wp:docPr id="117" name="Shape27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3798372" id="Shape27_0" o:spid="_x0000_s1026" style="position:absolute;z-index:-503316206;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00B4F08C" w14:textId="77777777" w:rsidR="007B434C" w:rsidRDefault="00000000">
    <w:pPr>
      <w:pStyle w:val="Rodap"/>
    </w:pPr>
    <w:r>
      <w:fldChar w:fldCharType="begin"/>
    </w:r>
    <w:r>
      <w:instrText>PAGE</w:instrText>
    </w:r>
    <w:r>
      <w:fldChar w:fldCharType="separate"/>
    </w:r>
    <w:r>
      <w:t>0</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F4D69" w14:textId="77777777" w:rsidR="007B434C" w:rsidRDefault="00000000">
    <w:r>
      <w:rPr>
        <w:noProof/>
      </w:rPr>
      <mc:AlternateContent>
        <mc:Choice Requires="wps">
          <w:drawing>
            <wp:anchor distT="0" distB="0" distL="0" distR="0" simplePos="0" relativeHeight="273" behindDoc="1" locked="0" layoutInCell="1" allowOverlap="1" wp14:anchorId="09E052B3" wp14:editId="7DD159B7">
              <wp:simplePos x="0" y="0"/>
              <wp:positionH relativeFrom="column">
                <wp:posOffset>-23495</wp:posOffset>
              </wp:positionH>
              <wp:positionV relativeFrom="paragraph">
                <wp:posOffset>139700</wp:posOffset>
              </wp:positionV>
              <wp:extent cx="3876675" cy="2540"/>
              <wp:effectExtent l="0" t="0" r="0" b="0"/>
              <wp:wrapNone/>
              <wp:docPr id="118" name="Line 16_8"/>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C6147E8" id="Line 16_8" o:spid="_x0000_s1026" style="position:absolute;z-index:-50331620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56D9817F" w14:textId="77777777" w:rsidR="007B434C" w:rsidRDefault="00000000">
    <w:pPr>
      <w:pStyle w:val="Rodap"/>
    </w:pPr>
    <w:r>
      <w:tab/>
    </w:r>
    <w:r>
      <w:tab/>
    </w:r>
    <w:r>
      <w:fldChar w:fldCharType="begin"/>
    </w:r>
    <w:r>
      <w:instrText>PAGE</w:instrText>
    </w:r>
    <w:r>
      <w:fldChar w:fldCharType="separate"/>
    </w:r>
    <w:r>
      <w:t>51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30047" w14:textId="77777777" w:rsidR="007B434C" w:rsidRDefault="00000000">
    <w:r>
      <w:rPr>
        <w:noProof/>
      </w:rPr>
      <mc:AlternateContent>
        <mc:Choice Requires="wps">
          <w:drawing>
            <wp:anchor distT="0" distB="0" distL="0" distR="0" simplePos="0" relativeHeight="278" behindDoc="1" locked="0" layoutInCell="1" allowOverlap="1" wp14:anchorId="545EAE20" wp14:editId="4F4ADF36">
              <wp:simplePos x="0" y="0"/>
              <wp:positionH relativeFrom="column">
                <wp:posOffset>0</wp:posOffset>
              </wp:positionH>
              <wp:positionV relativeFrom="paragraph">
                <wp:posOffset>635</wp:posOffset>
              </wp:positionV>
              <wp:extent cx="3876675" cy="2540"/>
              <wp:effectExtent l="0" t="0" r="0" b="0"/>
              <wp:wrapNone/>
              <wp:docPr id="121" name="Shape29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D14FB37" id="Shape29_0" o:spid="_x0000_s1026" style="position:absolute;z-index:-503316202;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059EA02E" w14:textId="77777777" w:rsidR="007B434C" w:rsidRDefault="00000000">
    <w:pPr>
      <w:pStyle w:val="Rodap"/>
    </w:pPr>
    <w:r>
      <w:fldChar w:fldCharType="begin"/>
    </w:r>
    <w:r>
      <w:instrText>PAGE</w:instrText>
    </w:r>
    <w:r>
      <w:fldChar w:fldCharType="separate"/>
    </w:r>
    <w:r>
      <w:t>0</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7AAA" w14:textId="77777777" w:rsidR="007B434C" w:rsidRDefault="00000000">
    <w:r>
      <w:rPr>
        <w:noProof/>
      </w:rPr>
      <mc:AlternateContent>
        <mc:Choice Requires="wps">
          <w:drawing>
            <wp:anchor distT="0" distB="0" distL="0" distR="0" simplePos="0" relativeHeight="277" behindDoc="1" locked="0" layoutInCell="1" allowOverlap="1" wp14:anchorId="0661EF71" wp14:editId="762B66D6">
              <wp:simplePos x="0" y="0"/>
              <wp:positionH relativeFrom="column">
                <wp:posOffset>-23495</wp:posOffset>
              </wp:positionH>
              <wp:positionV relativeFrom="paragraph">
                <wp:posOffset>139700</wp:posOffset>
              </wp:positionV>
              <wp:extent cx="3876675" cy="2540"/>
              <wp:effectExtent l="0" t="0" r="0" b="0"/>
              <wp:wrapNone/>
              <wp:docPr id="122" name="Line 16_1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75B0AC3" id="Line 16_10" o:spid="_x0000_s1026" style="position:absolute;z-index:-50331620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595EAD3D" w14:textId="77777777" w:rsidR="007B434C" w:rsidRDefault="00000000">
    <w:pPr>
      <w:pStyle w:val="Rodap"/>
    </w:pPr>
    <w:r>
      <w:tab/>
    </w:r>
    <w:r>
      <w:tab/>
    </w:r>
    <w:r>
      <w:fldChar w:fldCharType="begin"/>
    </w:r>
    <w:r>
      <w:instrText>PAGE</w:instrText>
    </w:r>
    <w:r>
      <w:fldChar w:fldCharType="separate"/>
    </w:r>
    <w:r>
      <w:t>53</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E13A" w14:textId="77777777" w:rsidR="007B434C" w:rsidRDefault="00000000">
    <w:r>
      <w:rPr>
        <w:noProof/>
      </w:rPr>
      <mc:AlternateContent>
        <mc:Choice Requires="wps">
          <w:drawing>
            <wp:anchor distT="0" distB="0" distL="0" distR="0" simplePos="0" relativeHeight="282" behindDoc="1" locked="0" layoutInCell="1" allowOverlap="1" wp14:anchorId="5D3CB79E" wp14:editId="7D5D132B">
              <wp:simplePos x="0" y="0"/>
              <wp:positionH relativeFrom="column">
                <wp:posOffset>0</wp:posOffset>
              </wp:positionH>
              <wp:positionV relativeFrom="paragraph">
                <wp:posOffset>635</wp:posOffset>
              </wp:positionV>
              <wp:extent cx="3876675" cy="2540"/>
              <wp:effectExtent l="0" t="0" r="0" b="0"/>
              <wp:wrapNone/>
              <wp:docPr id="125" name="Shape31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9D077BC" id="Shape31_0" o:spid="_x0000_s1026" style="position:absolute;z-index:-503316198;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352F583F" w14:textId="77777777" w:rsidR="007B434C" w:rsidRDefault="00000000">
    <w:pPr>
      <w:pStyle w:val="Rodap"/>
    </w:pPr>
    <w:r>
      <w:fldChar w:fldCharType="begin"/>
    </w:r>
    <w:r>
      <w:instrText>PAGE</w:instrText>
    </w:r>
    <w:r>
      <w:fldChar w:fldCharType="separate"/>
    </w:r>
    <w:r>
      <w:t>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24E5F" w14:textId="77777777" w:rsidR="007B434C" w:rsidRDefault="00000000">
    <w:r>
      <w:rPr>
        <w:noProof/>
      </w:rPr>
      <mc:AlternateContent>
        <mc:Choice Requires="wps">
          <w:drawing>
            <wp:anchor distT="0" distB="0" distL="0" distR="0" simplePos="0" relativeHeight="210" behindDoc="1" locked="0" layoutInCell="1" allowOverlap="1" wp14:anchorId="5FE3F1A7" wp14:editId="46BA7500">
              <wp:simplePos x="0" y="0"/>
              <wp:positionH relativeFrom="column">
                <wp:posOffset>0</wp:posOffset>
              </wp:positionH>
              <wp:positionV relativeFrom="paragraph">
                <wp:posOffset>635</wp:posOffset>
              </wp:positionV>
              <wp:extent cx="3876675" cy="2540"/>
              <wp:effectExtent l="0" t="0" r="0" b="0"/>
              <wp:wrapNone/>
              <wp:docPr id="6" name="Shape4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306548" id="Shape4_0" o:spid="_x0000_s1026" style="position:absolute;z-index:-50331627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29554AA2" w14:textId="77777777" w:rsidR="007B434C" w:rsidRDefault="00000000">
    <w:pPr>
      <w:pStyle w:val="Rodap"/>
    </w:pPr>
    <w:r>
      <w:fldChar w:fldCharType="begin"/>
    </w:r>
    <w:r>
      <w:instrText>PAGE</w:instrText>
    </w:r>
    <w:r>
      <w:fldChar w:fldCharType="separate"/>
    </w:r>
    <w:r>
      <w:t>0</w:t>
    </w:r>
    <w: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33FB" w14:textId="77777777" w:rsidR="007B434C" w:rsidRDefault="00000000">
    <w:r>
      <w:rPr>
        <w:noProof/>
      </w:rPr>
      <mc:AlternateContent>
        <mc:Choice Requires="wps">
          <w:drawing>
            <wp:anchor distT="0" distB="0" distL="0" distR="0" simplePos="0" relativeHeight="281" behindDoc="1" locked="0" layoutInCell="1" allowOverlap="1" wp14:anchorId="76B5529A" wp14:editId="252ED30F">
              <wp:simplePos x="0" y="0"/>
              <wp:positionH relativeFrom="column">
                <wp:posOffset>-23495</wp:posOffset>
              </wp:positionH>
              <wp:positionV relativeFrom="paragraph">
                <wp:posOffset>139700</wp:posOffset>
              </wp:positionV>
              <wp:extent cx="3876675" cy="2540"/>
              <wp:effectExtent l="0" t="0" r="0" b="0"/>
              <wp:wrapNone/>
              <wp:docPr id="126" name="Line 16_12"/>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C7DB46A" id="Line 16_12" o:spid="_x0000_s1026" style="position:absolute;z-index:-503316199;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504EF76E" w14:textId="77777777" w:rsidR="007B434C" w:rsidRDefault="00000000">
    <w:pPr>
      <w:pStyle w:val="Rodap"/>
    </w:pPr>
    <w:r>
      <w:tab/>
    </w:r>
    <w:r>
      <w:tab/>
    </w:r>
    <w:r>
      <w:fldChar w:fldCharType="begin"/>
    </w:r>
    <w:r>
      <w:instrText>PAGE</w:instrText>
    </w:r>
    <w:r>
      <w:fldChar w:fldCharType="separate"/>
    </w:r>
    <w:r>
      <w:t>55</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26F7" w14:textId="77777777" w:rsidR="007B434C" w:rsidRDefault="00000000">
    <w:r>
      <w:rPr>
        <w:noProof/>
      </w:rPr>
      <mc:AlternateContent>
        <mc:Choice Requires="wps">
          <w:drawing>
            <wp:anchor distT="0" distB="0" distL="0" distR="0" simplePos="0" relativeHeight="286" behindDoc="1" locked="0" layoutInCell="1" allowOverlap="1" wp14:anchorId="0439AF67" wp14:editId="340AC614">
              <wp:simplePos x="0" y="0"/>
              <wp:positionH relativeFrom="column">
                <wp:posOffset>0</wp:posOffset>
              </wp:positionH>
              <wp:positionV relativeFrom="paragraph">
                <wp:posOffset>635</wp:posOffset>
              </wp:positionV>
              <wp:extent cx="3876675" cy="2540"/>
              <wp:effectExtent l="0" t="0" r="0" b="0"/>
              <wp:wrapNone/>
              <wp:docPr id="129" name="Shape35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E8C4B23" id="Shape35_0" o:spid="_x0000_s1026" style="position:absolute;z-index:-50331619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4A41A32D" w14:textId="77777777" w:rsidR="007B434C" w:rsidRDefault="00000000">
    <w:r>
      <w:t xml:space="preserve">A - </w:t>
    </w:r>
  </w:p>
  <w:p w14:paraId="531DE032" w14:textId="77777777" w:rsidR="007B434C" w:rsidRDefault="007B434C">
    <w:pPr>
      <w:pStyle w:val="Rodap"/>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8EBD" w14:textId="77777777" w:rsidR="007B434C" w:rsidRDefault="00000000">
    <w:r>
      <w:rPr>
        <w:noProof/>
      </w:rPr>
      <mc:AlternateContent>
        <mc:Choice Requires="wps">
          <w:drawing>
            <wp:anchor distT="0" distB="0" distL="0" distR="0" simplePos="0" relativeHeight="285" behindDoc="1" locked="0" layoutInCell="1" allowOverlap="1" wp14:anchorId="1C5DC7EE" wp14:editId="54CBC70F">
              <wp:simplePos x="0" y="0"/>
              <wp:positionH relativeFrom="column">
                <wp:posOffset>-23495</wp:posOffset>
              </wp:positionH>
              <wp:positionV relativeFrom="paragraph">
                <wp:posOffset>139700</wp:posOffset>
              </wp:positionV>
              <wp:extent cx="3876675" cy="2540"/>
              <wp:effectExtent l="0" t="0" r="0" b="0"/>
              <wp:wrapNone/>
              <wp:docPr id="130" name="Shape34_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EAA7A14" id="Shape34_0" o:spid="_x0000_s1026" style="position:absolute;z-index:-503316195;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30DAE591" w14:textId="77777777" w:rsidR="007B434C" w:rsidRDefault="00000000">
    <w:pPr>
      <w:pStyle w:val="Rodap"/>
    </w:pPr>
    <w:r>
      <w:tab/>
    </w:r>
    <w:r>
      <w:tab/>
    </w:r>
    <w:r>
      <w:fldChar w:fldCharType="begin"/>
    </w:r>
    <w:r>
      <w:instrText>PAGE</w:instrText>
    </w:r>
    <w: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304E" w14:textId="77777777" w:rsidR="007B434C" w:rsidRDefault="00000000">
    <w:r>
      <w:rPr>
        <w:noProof/>
      </w:rPr>
      <mc:AlternateContent>
        <mc:Choice Requires="wps">
          <w:drawing>
            <wp:anchor distT="0" distB="0" distL="0" distR="0" simplePos="0" relativeHeight="290" behindDoc="1" locked="0" layoutInCell="1" allowOverlap="1" wp14:anchorId="61ACAB94" wp14:editId="383F45C7">
              <wp:simplePos x="0" y="0"/>
              <wp:positionH relativeFrom="column">
                <wp:posOffset>0</wp:posOffset>
              </wp:positionH>
              <wp:positionV relativeFrom="paragraph">
                <wp:posOffset>635</wp:posOffset>
              </wp:positionV>
              <wp:extent cx="3876675" cy="2540"/>
              <wp:effectExtent l="0" t="0" r="0" b="0"/>
              <wp:wrapNone/>
              <wp:docPr id="133" name="Shape39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E34EF70" id="Shape39_0" o:spid="_x0000_s1026" style="position:absolute;z-index:-50331619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35BD1BAB" w14:textId="77777777" w:rsidR="007B434C" w:rsidRDefault="007B434C"/>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E1856" w14:textId="77777777" w:rsidR="007B434C" w:rsidRDefault="00000000">
    <w:r>
      <w:rPr>
        <w:noProof/>
      </w:rPr>
      <mc:AlternateContent>
        <mc:Choice Requires="wps">
          <w:drawing>
            <wp:anchor distT="0" distB="0" distL="0" distR="0" simplePos="0" relativeHeight="289" behindDoc="1" locked="0" layoutInCell="1" allowOverlap="1" wp14:anchorId="6E64A42E" wp14:editId="25FB5E17">
              <wp:simplePos x="0" y="0"/>
              <wp:positionH relativeFrom="column">
                <wp:posOffset>-23495</wp:posOffset>
              </wp:positionH>
              <wp:positionV relativeFrom="paragraph">
                <wp:posOffset>139700</wp:posOffset>
              </wp:positionV>
              <wp:extent cx="3876675" cy="2540"/>
              <wp:effectExtent l="0" t="0" r="0" b="0"/>
              <wp:wrapNone/>
              <wp:docPr id="134" name="Shape38_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2232DD2" id="Shape38_0" o:spid="_x0000_s1026" style="position:absolute;z-index:-50331619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17A8511E" w14:textId="77777777" w:rsidR="007B434C" w:rsidRDefault="00000000">
    <w:pPr>
      <w:pStyle w:val="Rodap"/>
    </w:pPr>
    <w:r>
      <w:tab/>
    </w:r>
    <w:r>
      <w:tab/>
    </w:r>
    <w:r>
      <w:fldChar w:fldCharType="begin"/>
    </w:r>
    <w:r>
      <w:instrText>PAGE</w:instrText>
    </w:r>
    <w:r>
      <w:fldChar w:fldCharType="separate"/>
    </w:r>
    <w:r>
      <w:t>3</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1374" w14:textId="77777777" w:rsidR="007B434C" w:rsidRDefault="00000000">
    <w:r>
      <w:rPr>
        <w:noProof/>
      </w:rPr>
      <mc:AlternateContent>
        <mc:Choice Requires="wps">
          <w:drawing>
            <wp:anchor distT="0" distB="0" distL="0" distR="0" simplePos="0" relativeHeight="2" behindDoc="1" locked="0" layoutInCell="1" allowOverlap="1" wp14:anchorId="14A204A7" wp14:editId="26994273">
              <wp:simplePos x="0" y="0"/>
              <wp:positionH relativeFrom="column">
                <wp:posOffset>-23495</wp:posOffset>
              </wp:positionH>
              <wp:positionV relativeFrom="paragraph">
                <wp:posOffset>139700</wp:posOffset>
              </wp:positionV>
              <wp:extent cx="3876675" cy="2540"/>
              <wp:effectExtent l="0" t="0" r="0" b="0"/>
              <wp:wrapNone/>
              <wp:docPr id="137" name="Shape41"/>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CF29290" id="Shape41" o:spid="_x0000_s1026" style="position:absolute;z-index:-503316478;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10043437" w14:textId="77777777" w:rsidR="007B434C" w:rsidRDefault="007B434C"/>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F75CE" w14:textId="77777777" w:rsidR="007B434C" w:rsidRDefault="00000000">
    <w:r>
      <w:rPr>
        <w:noProof/>
      </w:rPr>
      <mc:AlternateContent>
        <mc:Choice Requires="wps">
          <w:drawing>
            <wp:anchor distT="0" distB="0" distL="0" distR="0" simplePos="0" relativeHeight="7" behindDoc="1" locked="0" layoutInCell="1" allowOverlap="1" wp14:anchorId="60971010" wp14:editId="1E50314C">
              <wp:simplePos x="0" y="0"/>
              <wp:positionH relativeFrom="column">
                <wp:posOffset>-23495</wp:posOffset>
              </wp:positionH>
              <wp:positionV relativeFrom="paragraph">
                <wp:posOffset>139700</wp:posOffset>
              </wp:positionV>
              <wp:extent cx="3876675" cy="2540"/>
              <wp:effectExtent l="0" t="0" r="0" b="0"/>
              <wp:wrapNone/>
              <wp:docPr id="138" name="Shape4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577BB19" id="Shape40" o:spid="_x0000_s1026" style="position:absolute;z-index:-50331647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71071123" w14:textId="77777777" w:rsidR="007B434C" w:rsidRDefault="00000000">
    <w:pPr>
      <w:pStyle w:val="Rodap"/>
    </w:pPr>
    <w:r>
      <w:tab/>
    </w:r>
    <w:r>
      <w:tab/>
    </w:r>
    <w:r>
      <w:fldChar w:fldCharType="begin"/>
    </w:r>
    <w:r>
      <w:instrText>PAGE</w:instrText>
    </w:r>
    <w:r>
      <w:fldChar w:fldCharType="separate"/>
    </w:r>
    <w:r>
      <w:t>5</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567" w14:textId="77777777" w:rsidR="007B434C" w:rsidRDefault="00000000">
    <w:r>
      <w:t xml:space="preserve">B - </w:t>
    </w:r>
  </w:p>
  <w:p w14:paraId="6282D02B" w14:textId="77777777" w:rsidR="007B434C" w:rsidRDefault="007B434C">
    <w:pPr>
      <w:pStyle w:val="Rodap"/>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D213D" w14:textId="77777777" w:rsidR="007B434C" w:rsidRDefault="00000000">
    <w:r>
      <w:rPr>
        <w:noProof/>
      </w:rPr>
      <mc:AlternateContent>
        <mc:Choice Requires="wps">
          <w:drawing>
            <wp:anchor distT="0" distB="0" distL="0" distR="0" simplePos="0" relativeHeight="293" behindDoc="1" locked="0" layoutInCell="1" allowOverlap="1" wp14:anchorId="3ED66F9A" wp14:editId="438444E8">
              <wp:simplePos x="0" y="0"/>
              <wp:positionH relativeFrom="column">
                <wp:posOffset>-23495</wp:posOffset>
              </wp:positionH>
              <wp:positionV relativeFrom="paragraph">
                <wp:posOffset>139700</wp:posOffset>
              </wp:positionV>
              <wp:extent cx="3876675" cy="2540"/>
              <wp:effectExtent l="0" t="0" r="0" b="0"/>
              <wp:wrapNone/>
              <wp:docPr id="141" name="Shape43_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5922057" id="Shape43_0" o:spid="_x0000_s1026" style="position:absolute;z-index:-50331618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37410F61" w14:textId="77777777" w:rsidR="007B434C" w:rsidRDefault="00000000">
    <w:pPr>
      <w:pStyle w:val="Rodap"/>
    </w:pPr>
    <w:r>
      <w:tab/>
    </w:r>
    <w:r>
      <w:tab/>
    </w:r>
    <w:r>
      <w:fldChar w:fldCharType="begin"/>
    </w:r>
    <w:r>
      <w:instrText>PAGE</w:instrText>
    </w:r>
    <w:r>
      <w:fldChar w:fldCharType="separate"/>
    </w:r>
    <w:r>
      <w:t>1</w:t>
    </w:r>
    <w:r>
      <w:fldChar w:fldCharType="end"/>
    </w:r>
  </w:p>
  <w:p w14:paraId="55F7DD92" w14:textId="77777777" w:rsidR="007B434C" w:rsidRDefault="007B434C">
    <w:pPr>
      <w:pStyle w:val="Rodap"/>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70AC8" w14:textId="77777777" w:rsidR="007B434C" w:rsidRDefault="00000000">
    <w:r>
      <w:rPr>
        <w:noProof/>
      </w:rPr>
      <mc:AlternateContent>
        <mc:Choice Requires="wps">
          <w:drawing>
            <wp:anchor distT="0" distB="0" distL="0" distR="0" simplePos="0" relativeHeight="297" behindDoc="1" locked="0" layoutInCell="1" allowOverlap="1" wp14:anchorId="1DF8CAD1" wp14:editId="6C8969B9">
              <wp:simplePos x="0" y="0"/>
              <wp:positionH relativeFrom="column">
                <wp:posOffset>0</wp:posOffset>
              </wp:positionH>
              <wp:positionV relativeFrom="paragraph">
                <wp:posOffset>635</wp:posOffset>
              </wp:positionV>
              <wp:extent cx="3876675" cy="2540"/>
              <wp:effectExtent l="0" t="0" r="0" b="0"/>
              <wp:wrapNone/>
              <wp:docPr id="144" name="Shape49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56EC51A" id="Shape49_0" o:spid="_x0000_s1026" style="position:absolute;z-index:-503316183;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06F59C10" w14:textId="77777777" w:rsidR="007B434C" w:rsidRDefault="007B434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EEBE" w14:textId="77777777" w:rsidR="007B434C" w:rsidRDefault="00000000">
    <w:r>
      <w:rPr>
        <w:noProof/>
      </w:rPr>
      <mc:AlternateContent>
        <mc:Choice Requires="wps">
          <w:drawing>
            <wp:anchor distT="0" distB="0" distL="0" distR="0" simplePos="0" relativeHeight="209" behindDoc="1" locked="0" layoutInCell="1" allowOverlap="1" wp14:anchorId="7A2758F6" wp14:editId="528CDF02">
              <wp:simplePos x="0" y="0"/>
              <wp:positionH relativeFrom="column">
                <wp:posOffset>-23495</wp:posOffset>
              </wp:positionH>
              <wp:positionV relativeFrom="paragraph">
                <wp:posOffset>139700</wp:posOffset>
              </wp:positionV>
              <wp:extent cx="3876675" cy="2540"/>
              <wp:effectExtent l="0" t="0" r="0" b="0"/>
              <wp:wrapNone/>
              <wp:docPr id="7" name="Line 15_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81C96D7" id="Line 15_0" o:spid="_x0000_s1026" style="position:absolute;z-index:-50331627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1B87AE1E" w14:textId="77777777" w:rsidR="007B434C" w:rsidRDefault="00000000">
    <w:pPr>
      <w:pStyle w:val="Rodap"/>
    </w:pPr>
    <w:r>
      <w:tab/>
    </w:r>
    <w:r>
      <w:tab/>
    </w:r>
    <w:r>
      <w:fldChar w:fldCharType="begin"/>
    </w:r>
    <w:r>
      <w:instrText>PAGE</w:instrText>
    </w:r>
    <w:r>
      <w:fldChar w:fldCharType="separate"/>
    </w:r>
    <w:r>
      <w:t>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D0DBA" w14:textId="77777777" w:rsidR="007B434C" w:rsidRDefault="00000000">
    <w:r>
      <w:rPr>
        <w:noProof/>
      </w:rPr>
      <mc:AlternateContent>
        <mc:Choice Requires="wps">
          <w:drawing>
            <wp:anchor distT="0" distB="0" distL="0" distR="0" simplePos="0" relativeHeight="296" behindDoc="1" locked="0" layoutInCell="1" allowOverlap="1" wp14:anchorId="6EA9C814" wp14:editId="026D9A6F">
              <wp:simplePos x="0" y="0"/>
              <wp:positionH relativeFrom="column">
                <wp:posOffset>-23495</wp:posOffset>
              </wp:positionH>
              <wp:positionV relativeFrom="paragraph">
                <wp:posOffset>139700</wp:posOffset>
              </wp:positionV>
              <wp:extent cx="3876675" cy="2540"/>
              <wp:effectExtent l="0" t="0" r="0" b="0"/>
              <wp:wrapNone/>
              <wp:docPr id="145" name="Shape48_0"/>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CC58212" id="Shape48_0" o:spid="_x0000_s1026" style="position:absolute;z-index:-503316184;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70548F08" w14:textId="77777777" w:rsidR="007B434C" w:rsidRDefault="00000000">
    <w:pPr>
      <w:pStyle w:val="Rodap"/>
    </w:pPr>
    <w:r>
      <w:tab/>
    </w:r>
    <w:r>
      <w:tab/>
    </w:r>
    <w:r>
      <w:fldChar w:fldCharType="begin"/>
    </w:r>
    <w:r>
      <w:instrText>PAGE</w:instrText>
    </w:r>
    <w:r>
      <w:fldChar w:fldCharType="separate"/>
    </w:r>
    <w:r>
      <w:t>3</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57A22" w14:textId="77777777" w:rsidR="007B434C" w:rsidRDefault="00000000">
    <w:r>
      <w:rPr>
        <w:noProof/>
      </w:rPr>
      <mc:AlternateContent>
        <mc:Choice Requires="wps">
          <w:drawing>
            <wp:anchor distT="0" distB="0" distL="0" distR="0" simplePos="0" relativeHeight="6" behindDoc="1" locked="0" layoutInCell="1" allowOverlap="1" wp14:anchorId="7EFC792D" wp14:editId="36C1B93F">
              <wp:simplePos x="0" y="0"/>
              <wp:positionH relativeFrom="column">
                <wp:posOffset>-23495</wp:posOffset>
              </wp:positionH>
              <wp:positionV relativeFrom="paragraph">
                <wp:posOffset>139700</wp:posOffset>
              </wp:positionV>
              <wp:extent cx="3876675" cy="2540"/>
              <wp:effectExtent l="0" t="0" r="0" b="0"/>
              <wp:wrapNone/>
              <wp:docPr id="148" name="Shape52"/>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6C20367" id="Shape52" o:spid="_x0000_s1026" style="position:absolute;z-index:-503316474;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429B67B5" w14:textId="77777777" w:rsidR="007B434C" w:rsidRDefault="007B434C">
    <w:pPr>
      <w:pStyle w:val="Rodap"/>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3464" w14:textId="77777777" w:rsidR="007B434C" w:rsidRDefault="00000000">
    <w:r>
      <w:rPr>
        <w:noProof/>
      </w:rPr>
      <mc:AlternateContent>
        <mc:Choice Requires="wps">
          <w:drawing>
            <wp:anchor distT="0" distB="0" distL="0" distR="0" simplePos="0" relativeHeight="4" behindDoc="1" locked="0" layoutInCell="1" allowOverlap="1" wp14:anchorId="40EC7024" wp14:editId="4996EF24">
              <wp:simplePos x="0" y="0"/>
              <wp:positionH relativeFrom="column">
                <wp:posOffset>-23495</wp:posOffset>
              </wp:positionH>
              <wp:positionV relativeFrom="paragraph">
                <wp:posOffset>139700</wp:posOffset>
              </wp:positionV>
              <wp:extent cx="3876675" cy="2540"/>
              <wp:effectExtent l="0" t="0" r="0" b="0"/>
              <wp:wrapNone/>
              <wp:docPr id="149" name="Shape51"/>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0EF1EA9" id="Shape51" o:spid="_x0000_s1026" style="position:absolute;z-index:-503316476;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7A71C28E" w14:textId="77777777" w:rsidR="007B434C" w:rsidRDefault="00000000">
    <w:pPr>
      <w:pStyle w:val="Rodap"/>
    </w:pPr>
    <w:r>
      <w:tab/>
    </w:r>
    <w:r>
      <w:tab/>
    </w:r>
    <w:r>
      <w:fldChar w:fldCharType="begin"/>
    </w:r>
    <w:r>
      <w:instrText>PAGE</w:instrText>
    </w:r>
    <w:r>
      <w:fldChar w:fldCharType="separate"/>
    </w:r>
    <w: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1996" w14:textId="77777777" w:rsidR="007B434C" w:rsidRDefault="00000000">
    <w:r>
      <w:rPr>
        <w:noProof/>
      </w:rPr>
      <mc:AlternateContent>
        <mc:Choice Requires="wps">
          <w:drawing>
            <wp:anchor distT="0" distB="0" distL="0" distR="0" simplePos="0" relativeHeight="214" behindDoc="1" locked="0" layoutInCell="1" allowOverlap="1" wp14:anchorId="1C7FE6DD" wp14:editId="71C86826">
              <wp:simplePos x="0" y="0"/>
              <wp:positionH relativeFrom="column">
                <wp:posOffset>0</wp:posOffset>
              </wp:positionH>
              <wp:positionV relativeFrom="paragraph">
                <wp:posOffset>635</wp:posOffset>
              </wp:positionV>
              <wp:extent cx="3876675" cy="2540"/>
              <wp:effectExtent l="0" t="0" r="0" b="0"/>
              <wp:wrapNone/>
              <wp:docPr id="10" name="Shape6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FA05516" id="Shape6_0" o:spid="_x0000_s1026" style="position:absolute;z-index:-503316266;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396991DE" w14:textId="77777777" w:rsidR="007B434C" w:rsidRDefault="00000000">
    <w:pPr>
      <w:pStyle w:val="Rodap"/>
    </w:pPr>
    <w:r>
      <w:fldChar w:fldCharType="begin"/>
    </w:r>
    <w:r>
      <w:instrText>PAGE</w:instrText>
    </w:r>
    <w:r>
      <w:fldChar w:fldCharType="separate"/>
    </w:r>
    <w:r>
      <w:t>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4C877" w14:textId="77777777" w:rsidR="007B434C" w:rsidRDefault="00000000">
    <w:r>
      <w:rPr>
        <w:noProof/>
      </w:rPr>
      <mc:AlternateContent>
        <mc:Choice Requires="wps">
          <w:drawing>
            <wp:anchor distT="0" distB="0" distL="0" distR="0" simplePos="0" relativeHeight="213" behindDoc="1" locked="0" layoutInCell="1" allowOverlap="1" wp14:anchorId="30507F07" wp14:editId="1B2607E3">
              <wp:simplePos x="0" y="0"/>
              <wp:positionH relativeFrom="column">
                <wp:posOffset>-23495</wp:posOffset>
              </wp:positionH>
              <wp:positionV relativeFrom="paragraph">
                <wp:posOffset>139700</wp:posOffset>
              </wp:positionV>
              <wp:extent cx="3876675" cy="2540"/>
              <wp:effectExtent l="0" t="0" r="0" b="0"/>
              <wp:wrapNone/>
              <wp:docPr id="11" name="Line 15_2"/>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587370E" id="Line 15_2" o:spid="_x0000_s1026" style="position:absolute;z-index:-50331626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14DB2FF6" w14:textId="77777777" w:rsidR="007B434C" w:rsidRDefault="00000000">
    <w:pPr>
      <w:pStyle w:val="Rodap"/>
    </w:pPr>
    <w:r>
      <w:tab/>
    </w:r>
    <w:r>
      <w:tab/>
    </w:r>
    <w:r>
      <w:fldChar w:fldCharType="begin"/>
    </w:r>
    <w:r>
      <w:instrText>PAGE</w:instrText>
    </w:r>
    <w:r>
      <w:fldChar w:fldCharType="separate"/>
    </w:r>
    <w: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DE5F" w14:textId="77777777" w:rsidR="007B434C" w:rsidRDefault="00000000">
    <w:r>
      <w:rPr>
        <w:noProof/>
      </w:rPr>
      <mc:AlternateContent>
        <mc:Choice Requires="wps">
          <w:drawing>
            <wp:anchor distT="0" distB="0" distL="0" distR="0" simplePos="0" relativeHeight="218" behindDoc="1" locked="0" layoutInCell="1" allowOverlap="1" wp14:anchorId="0915629B" wp14:editId="14748FBB">
              <wp:simplePos x="0" y="0"/>
              <wp:positionH relativeFrom="column">
                <wp:posOffset>0</wp:posOffset>
              </wp:positionH>
              <wp:positionV relativeFrom="paragraph">
                <wp:posOffset>635</wp:posOffset>
              </wp:positionV>
              <wp:extent cx="3876675" cy="2540"/>
              <wp:effectExtent l="0" t="0" r="0" b="0"/>
              <wp:wrapNone/>
              <wp:docPr id="14" name="Shape8_0"/>
              <wp:cNvGraphicFramePr/>
              <a:graphic xmlns:a="http://schemas.openxmlformats.org/drawingml/2006/main">
                <a:graphicData uri="http://schemas.microsoft.com/office/word/2010/wordprocessingShape">
                  <wps:wsp>
                    <wps:cNvCnPr/>
                    <wps:spPr>
                      <a:xfrm>
                        <a:off x="0" y="0"/>
                        <a:ext cx="3876120" cy="144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C0BF8A5" id="Shape8_0" o:spid="_x0000_s1026" style="position:absolute;z-index:-503316262;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mc:Fallback>
      </mc:AlternateContent>
    </w:r>
  </w:p>
  <w:p w14:paraId="11EEBFE0" w14:textId="77777777" w:rsidR="007B434C" w:rsidRDefault="00000000">
    <w:pPr>
      <w:pStyle w:val="Rodap"/>
    </w:pPr>
    <w:r>
      <w:fldChar w:fldCharType="begin"/>
    </w:r>
    <w:r>
      <w:instrText>PAGE</w:instrText>
    </w:r>
    <w:r>
      <w:fldChar w:fldCharType="separate"/>
    </w:r>
    <w:r>
      <w:t>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5266" w14:textId="77777777" w:rsidR="007B434C" w:rsidRDefault="00000000">
    <w:r>
      <w:rPr>
        <w:noProof/>
      </w:rPr>
      <mc:AlternateContent>
        <mc:Choice Requires="wps">
          <w:drawing>
            <wp:anchor distT="0" distB="0" distL="0" distR="0" simplePos="0" relativeHeight="217" behindDoc="1" locked="0" layoutInCell="1" allowOverlap="1" wp14:anchorId="56BAADFB" wp14:editId="52B1671A">
              <wp:simplePos x="0" y="0"/>
              <wp:positionH relativeFrom="column">
                <wp:posOffset>-23495</wp:posOffset>
              </wp:positionH>
              <wp:positionV relativeFrom="paragraph">
                <wp:posOffset>139700</wp:posOffset>
              </wp:positionV>
              <wp:extent cx="3876675" cy="2540"/>
              <wp:effectExtent l="0" t="0" r="0" b="0"/>
              <wp:wrapNone/>
              <wp:docPr id="15" name="Line 15_4"/>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5E06C4D" id="Line 15_4" o:spid="_x0000_s1026" style="position:absolute;z-index:-50331626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442DF2E3" w14:textId="77777777" w:rsidR="007B434C" w:rsidRDefault="00000000">
    <w:pPr>
      <w:pStyle w:val="Rodap"/>
    </w:pPr>
    <w:r>
      <w:tab/>
    </w:r>
    <w:r>
      <w:tab/>
    </w:r>
    <w:r>
      <w:fldChar w:fldCharType="begin"/>
    </w:r>
    <w:r>
      <w:instrText>PAGE</w:instrText>
    </w:r>
    <w:r>
      <w:fldChar w:fldCharType="separate"/>
    </w:r>
    <w:r>
      <w:t>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5A824" w14:textId="77777777" w:rsidR="007B434C" w:rsidRDefault="00000000">
    <w:r>
      <w:rPr>
        <w:noProof/>
      </w:rPr>
      <mc:AlternateContent>
        <mc:Choice Requires="wps">
          <w:drawing>
            <wp:anchor distT="0" distB="0" distL="0" distR="0" simplePos="0" relativeHeight="13" behindDoc="1" locked="0" layoutInCell="1" allowOverlap="1" wp14:anchorId="15AA5BA3" wp14:editId="438A389B">
              <wp:simplePos x="0" y="0"/>
              <wp:positionH relativeFrom="column">
                <wp:posOffset>-23495</wp:posOffset>
              </wp:positionH>
              <wp:positionV relativeFrom="paragraph">
                <wp:posOffset>139700</wp:posOffset>
              </wp:positionV>
              <wp:extent cx="3876675" cy="2540"/>
              <wp:effectExtent l="0" t="0" r="0" b="0"/>
              <wp:wrapNone/>
              <wp:docPr id="18" name="Shape9"/>
              <wp:cNvGraphicFramePr/>
              <a:graphic xmlns:a="http://schemas.openxmlformats.org/drawingml/2006/main">
                <a:graphicData uri="http://schemas.microsoft.com/office/word/2010/wordprocessingShape">
                  <wps:wsp>
                    <wps:cNvCnPr/>
                    <wps:spPr>
                      <a:xfrm>
                        <a:off x="0" y="0"/>
                        <a:ext cx="3876120" cy="180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11A2E1F" id="Shape9" o:spid="_x0000_s1026" style="position:absolute;z-index:-50331646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mc:Fallback>
      </mc:AlternateContent>
    </w:r>
  </w:p>
  <w:p w14:paraId="36C0486B" w14:textId="77777777" w:rsidR="007B434C" w:rsidRDefault="00000000">
    <w:pPr>
      <w:pStyle w:val="Rodap"/>
    </w:pPr>
    <w:r>
      <w:fldChar w:fldCharType="begin"/>
    </w:r>
    <w:r>
      <w:instrText>PAGE</w:instrText>
    </w:r>
    <w:r>
      <w:fldChar w:fldCharType="separate"/>
    </w:r>
    <w:r>
      <w:t>viii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A216E" w14:textId="77777777" w:rsidR="00D96ACE" w:rsidRDefault="00D96ACE">
      <w:pPr>
        <w:spacing w:after="0" w:line="240" w:lineRule="auto"/>
      </w:pPr>
      <w:r>
        <w:separator/>
      </w:r>
    </w:p>
  </w:footnote>
  <w:footnote w:type="continuationSeparator" w:id="0">
    <w:p w14:paraId="78077225" w14:textId="77777777" w:rsidR="00D96ACE" w:rsidRDefault="00D96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B648" w14:textId="77777777" w:rsidR="007B434C" w:rsidRDefault="007B434C">
    <w:pPr>
      <w:pStyle w:val="Cabealho"/>
    </w:pPr>
  </w:p>
  <w:p w14:paraId="4B76D4F4" w14:textId="77777777" w:rsidR="007B434C" w:rsidRDefault="00000000">
    <w:pPr>
      <w:pStyle w:val="Cabealho"/>
    </w:pPr>
    <w:r>
      <w:rPr>
        <w:noProof/>
      </w:rPr>
      <mc:AlternateContent>
        <mc:Choice Requires="wps">
          <w:drawing>
            <wp:anchor distT="0" distB="0" distL="0" distR="0" simplePos="0" relativeHeight="204" behindDoc="1" locked="0" layoutInCell="1" allowOverlap="1" wp14:anchorId="7AB14CF6" wp14:editId="7EE285DB">
              <wp:simplePos x="0" y="0"/>
              <wp:positionH relativeFrom="column">
                <wp:posOffset>0</wp:posOffset>
              </wp:positionH>
              <wp:positionV relativeFrom="paragraph">
                <wp:posOffset>635</wp:posOffset>
              </wp:positionV>
              <wp:extent cx="4097020" cy="2540"/>
              <wp:effectExtent l="0" t="0" r="0" b="0"/>
              <wp:wrapNone/>
              <wp:docPr id="1" name="Line 9_0"/>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9309C6D" id="Line 9_0" o:spid="_x0000_s1026" style="position:absolute;z-index:-50331627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5985" w14:textId="77777777" w:rsidR="007B434C" w:rsidRDefault="007B434C">
    <w:pPr>
      <w:pStyle w:val="Cabealho"/>
    </w:pPr>
  </w:p>
  <w:p w14:paraId="2A3E46F8" w14:textId="77777777" w:rsidR="007B434C" w:rsidRDefault="00000000">
    <w:pPr>
      <w:pStyle w:val="Cabealho"/>
    </w:pPr>
    <w:r>
      <w:rPr>
        <w:noProof/>
      </w:rPr>
      <mc:AlternateContent>
        <mc:Choice Requires="wps">
          <w:drawing>
            <wp:anchor distT="0" distB="0" distL="0" distR="0" simplePos="0" relativeHeight="8" behindDoc="1" locked="0" layoutInCell="1" allowOverlap="1" wp14:anchorId="2EEAFA3F" wp14:editId="078F0B1F">
              <wp:simplePos x="0" y="0"/>
              <wp:positionH relativeFrom="column">
                <wp:posOffset>-45720</wp:posOffset>
              </wp:positionH>
              <wp:positionV relativeFrom="paragraph">
                <wp:posOffset>38735</wp:posOffset>
              </wp:positionV>
              <wp:extent cx="3912235" cy="2540"/>
              <wp:effectExtent l="0" t="0" r="0" b="0"/>
              <wp:wrapNone/>
              <wp:docPr id="17" name="Line 14_5"/>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989F2E4" id="Line 14_5" o:spid="_x0000_s1026" style="position:absolute;z-index:-503316472;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96AB1" w14:textId="77777777" w:rsidR="007B434C" w:rsidRDefault="007B434C">
    <w:pPr>
      <w:pStyle w:val="Cabealho"/>
    </w:pPr>
  </w:p>
  <w:p w14:paraId="77EEE848" w14:textId="77777777" w:rsidR="007B434C" w:rsidRDefault="00000000">
    <w:pPr>
      <w:pStyle w:val="Cabealho"/>
    </w:pPr>
    <w:r>
      <w:rPr>
        <w:noProof/>
      </w:rPr>
      <mc:AlternateContent>
        <mc:Choice Requires="wps">
          <w:drawing>
            <wp:anchor distT="0" distB="0" distL="0" distR="0" simplePos="0" relativeHeight="220" behindDoc="1" locked="0" layoutInCell="1" allowOverlap="1" wp14:anchorId="407EBA30" wp14:editId="58B9921C">
              <wp:simplePos x="0" y="0"/>
              <wp:positionH relativeFrom="column">
                <wp:posOffset>0</wp:posOffset>
              </wp:positionH>
              <wp:positionV relativeFrom="paragraph">
                <wp:posOffset>635</wp:posOffset>
              </wp:positionV>
              <wp:extent cx="4097020" cy="2540"/>
              <wp:effectExtent l="0" t="0" r="0" b="0"/>
              <wp:wrapNone/>
              <wp:docPr id="20" name="Line 9_9"/>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4B1075" id="Line 9_9" o:spid="_x0000_s1026" style="position:absolute;z-index:-503316260;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29A2D" w14:textId="77777777" w:rsidR="007B434C" w:rsidRDefault="007B434C">
    <w:pPr>
      <w:pStyle w:val="Cabealho"/>
    </w:pPr>
  </w:p>
  <w:p w14:paraId="70A176ED" w14:textId="77777777" w:rsidR="007B434C" w:rsidRDefault="00000000">
    <w:pPr>
      <w:pStyle w:val="Cabealho"/>
    </w:pPr>
    <w:r>
      <w:rPr>
        <w:noProof/>
      </w:rPr>
      <mc:AlternateContent>
        <mc:Choice Requires="wps">
          <w:drawing>
            <wp:anchor distT="0" distB="0" distL="0" distR="0" simplePos="0" relativeHeight="219" behindDoc="1" locked="0" layoutInCell="1" allowOverlap="1" wp14:anchorId="622731BC" wp14:editId="14ABD2EA">
              <wp:simplePos x="0" y="0"/>
              <wp:positionH relativeFrom="column">
                <wp:posOffset>-45720</wp:posOffset>
              </wp:positionH>
              <wp:positionV relativeFrom="paragraph">
                <wp:posOffset>38735</wp:posOffset>
              </wp:positionV>
              <wp:extent cx="3912235" cy="2540"/>
              <wp:effectExtent l="0" t="0" r="0" b="0"/>
              <wp:wrapNone/>
              <wp:docPr id="21" name="Line 14_7"/>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61707DC" id="Line 14_7" o:spid="_x0000_s1026" style="position:absolute;z-index:-503316261;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37DB5" w14:textId="77777777" w:rsidR="007B434C" w:rsidRDefault="007B434C">
    <w:pPr>
      <w:pStyle w:val="Cabealho"/>
    </w:pPr>
  </w:p>
  <w:p w14:paraId="219A54E2" w14:textId="77777777" w:rsidR="007B434C" w:rsidRDefault="00000000">
    <w:pPr>
      <w:pStyle w:val="Cabealho"/>
    </w:pPr>
    <w:r>
      <w:rPr>
        <w:noProof/>
      </w:rPr>
      <mc:AlternateContent>
        <mc:Choice Requires="wps">
          <w:drawing>
            <wp:anchor distT="0" distB="0" distL="0" distR="0" simplePos="0" relativeHeight="224" behindDoc="1" locked="0" layoutInCell="1" allowOverlap="1" wp14:anchorId="3B1357B0" wp14:editId="7017D633">
              <wp:simplePos x="0" y="0"/>
              <wp:positionH relativeFrom="column">
                <wp:posOffset>0</wp:posOffset>
              </wp:positionH>
              <wp:positionV relativeFrom="paragraph">
                <wp:posOffset>635</wp:posOffset>
              </wp:positionV>
              <wp:extent cx="4097020" cy="2540"/>
              <wp:effectExtent l="0" t="0" r="0" b="0"/>
              <wp:wrapNone/>
              <wp:docPr id="24" name="Line 9_10"/>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D5F135F" id="Line 9_10" o:spid="_x0000_s1026" style="position:absolute;z-index:-50331625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7C39" w14:textId="77777777" w:rsidR="007B434C" w:rsidRDefault="007B434C">
    <w:pPr>
      <w:pStyle w:val="Cabealho"/>
    </w:pPr>
  </w:p>
  <w:p w14:paraId="22F29377" w14:textId="77777777" w:rsidR="007B434C" w:rsidRDefault="00000000">
    <w:pPr>
      <w:pStyle w:val="Cabealho"/>
    </w:pPr>
    <w:r>
      <w:rPr>
        <w:noProof/>
      </w:rPr>
      <mc:AlternateContent>
        <mc:Choice Requires="wps">
          <w:drawing>
            <wp:anchor distT="0" distB="0" distL="0" distR="0" simplePos="0" relativeHeight="223" behindDoc="1" locked="0" layoutInCell="1" allowOverlap="1" wp14:anchorId="5D814582" wp14:editId="4354641E">
              <wp:simplePos x="0" y="0"/>
              <wp:positionH relativeFrom="column">
                <wp:posOffset>-45720</wp:posOffset>
              </wp:positionH>
              <wp:positionV relativeFrom="paragraph">
                <wp:posOffset>38735</wp:posOffset>
              </wp:positionV>
              <wp:extent cx="3912235" cy="2540"/>
              <wp:effectExtent l="0" t="0" r="0" b="0"/>
              <wp:wrapNone/>
              <wp:docPr id="25" name="Line 14_8"/>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E26939" id="Line 14_8" o:spid="_x0000_s1026" style="position:absolute;z-index:-50331625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FA42" w14:textId="77777777" w:rsidR="007B434C" w:rsidRDefault="00000000">
    <w:pPr>
      <w:pStyle w:val="Cabealho"/>
    </w:pPr>
    <w:r>
      <w:br w:type="column"/>
    </w:r>
  </w:p>
  <w:p w14:paraId="62709E93" w14:textId="77777777" w:rsidR="007B434C" w:rsidRDefault="00000000">
    <w:pPr>
      <w:pStyle w:val="Cabealho"/>
    </w:pPr>
    <w:r>
      <w:rPr>
        <w:noProof/>
      </w:rPr>
      <mc:AlternateContent>
        <mc:Choice Requires="wps">
          <w:drawing>
            <wp:anchor distT="0" distB="0" distL="0" distR="0" simplePos="0" relativeHeight="228" behindDoc="1" locked="0" layoutInCell="1" allowOverlap="1" wp14:anchorId="039E232E" wp14:editId="64B84BE3">
              <wp:simplePos x="0" y="0"/>
              <wp:positionH relativeFrom="column">
                <wp:posOffset>0</wp:posOffset>
              </wp:positionH>
              <wp:positionV relativeFrom="paragraph">
                <wp:posOffset>635</wp:posOffset>
              </wp:positionV>
              <wp:extent cx="4097020" cy="2540"/>
              <wp:effectExtent l="0" t="0" r="0" b="0"/>
              <wp:wrapNone/>
              <wp:docPr id="28" name="Line 9_12"/>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4D59A20" id="Line 9_12" o:spid="_x0000_s1026" style="position:absolute;z-index:-50331625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1416E" w14:textId="77777777" w:rsidR="007B434C" w:rsidRDefault="007B434C">
    <w:pPr>
      <w:pStyle w:val="Cabealho"/>
    </w:pPr>
  </w:p>
  <w:p w14:paraId="11B80AA1" w14:textId="77777777" w:rsidR="007B434C" w:rsidRDefault="00000000">
    <w:pPr>
      <w:pStyle w:val="Cabealho"/>
    </w:pPr>
    <w:r>
      <w:rPr>
        <w:noProof/>
      </w:rPr>
      <mc:AlternateContent>
        <mc:Choice Requires="wps">
          <w:drawing>
            <wp:anchor distT="0" distB="0" distL="0" distR="0" simplePos="0" relativeHeight="227" behindDoc="1" locked="0" layoutInCell="1" allowOverlap="1" wp14:anchorId="0D443BCE" wp14:editId="0DB6F660">
              <wp:simplePos x="0" y="0"/>
              <wp:positionH relativeFrom="column">
                <wp:posOffset>-45720</wp:posOffset>
              </wp:positionH>
              <wp:positionV relativeFrom="paragraph">
                <wp:posOffset>38735</wp:posOffset>
              </wp:positionV>
              <wp:extent cx="3912235" cy="2540"/>
              <wp:effectExtent l="0" t="0" r="0" b="0"/>
              <wp:wrapNone/>
              <wp:docPr id="29" name="Line 14_1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63EDB1" id="Line 14_10" o:spid="_x0000_s1026" style="position:absolute;z-index:-50331625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61944" w14:textId="77777777" w:rsidR="007B434C" w:rsidRDefault="007B434C">
    <w:pPr>
      <w:pStyle w:val="Cabealho"/>
    </w:pPr>
  </w:p>
  <w:p w14:paraId="35D426F6" w14:textId="77777777" w:rsidR="007B434C" w:rsidRDefault="00000000">
    <w:pPr>
      <w:pStyle w:val="Cabealho"/>
    </w:pPr>
    <w:r>
      <w:rPr>
        <w:noProof/>
      </w:rPr>
      <mc:AlternateContent>
        <mc:Choice Requires="wps">
          <w:drawing>
            <wp:anchor distT="0" distB="0" distL="0" distR="0" simplePos="0" relativeHeight="249" behindDoc="1" locked="0" layoutInCell="1" allowOverlap="1" wp14:anchorId="7D78BDA0" wp14:editId="1C0FA85A">
              <wp:simplePos x="0" y="0"/>
              <wp:positionH relativeFrom="column">
                <wp:posOffset>0</wp:posOffset>
              </wp:positionH>
              <wp:positionV relativeFrom="paragraph">
                <wp:posOffset>635</wp:posOffset>
              </wp:positionV>
              <wp:extent cx="4097020" cy="2540"/>
              <wp:effectExtent l="0" t="0" r="0" b="0"/>
              <wp:wrapNone/>
              <wp:docPr id="62" name="Line 9_16"/>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C7F92EA" id="Line 9_16" o:spid="_x0000_s1026" style="position:absolute;z-index:-503316231;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E330" w14:textId="77777777" w:rsidR="007B434C" w:rsidRDefault="007B434C">
    <w:pPr>
      <w:pStyle w:val="Cabealho"/>
    </w:pPr>
  </w:p>
  <w:p w14:paraId="660A7563" w14:textId="77777777" w:rsidR="007B434C" w:rsidRDefault="00000000">
    <w:pPr>
      <w:pStyle w:val="Cabealho"/>
    </w:pPr>
    <w:r>
      <w:rPr>
        <w:noProof/>
      </w:rPr>
      <mc:AlternateContent>
        <mc:Choice Requires="wps">
          <w:drawing>
            <wp:anchor distT="0" distB="0" distL="0" distR="0" simplePos="0" relativeHeight="248" behindDoc="1" locked="0" layoutInCell="1" allowOverlap="1" wp14:anchorId="1FBA36AD" wp14:editId="45D0443E">
              <wp:simplePos x="0" y="0"/>
              <wp:positionH relativeFrom="column">
                <wp:posOffset>-45720</wp:posOffset>
              </wp:positionH>
              <wp:positionV relativeFrom="paragraph">
                <wp:posOffset>38735</wp:posOffset>
              </wp:positionV>
              <wp:extent cx="3912235" cy="2540"/>
              <wp:effectExtent l="0" t="0" r="0" b="0"/>
              <wp:wrapNone/>
              <wp:docPr id="63" name="Line 14_14"/>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6BF2EB" id="Line 14_14" o:spid="_x0000_s1026" style="position:absolute;z-index:-503316232;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A15B8" w14:textId="77777777" w:rsidR="007B434C" w:rsidRDefault="007B434C">
    <w:pPr>
      <w:pStyle w:val="Cabealho"/>
    </w:pPr>
  </w:p>
  <w:p w14:paraId="32802177" w14:textId="77777777" w:rsidR="007B434C" w:rsidRDefault="00000000">
    <w:pPr>
      <w:pStyle w:val="Cabealho"/>
    </w:pPr>
    <w:r>
      <w:rPr>
        <w:noProof/>
      </w:rPr>
      <mc:AlternateContent>
        <mc:Choice Requires="wps">
          <w:drawing>
            <wp:anchor distT="0" distB="0" distL="0" distR="0" simplePos="0" relativeHeight="264" behindDoc="1" locked="0" layoutInCell="1" allowOverlap="1" wp14:anchorId="33E34174" wp14:editId="3052DA8E">
              <wp:simplePos x="0" y="0"/>
              <wp:positionH relativeFrom="column">
                <wp:posOffset>0</wp:posOffset>
              </wp:positionH>
              <wp:positionV relativeFrom="paragraph">
                <wp:posOffset>635</wp:posOffset>
              </wp:positionV>
              <wp:extent cx="4097020" cy="2540"/>
              <wp:effectExtent l="0" t="0" r="0" b="0"/>
              <wp:wrapNone/>
              <wp:docPr id="103" name="Line 9_18"/>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3BB455D" id="Line 9_18" o:spid="_x0000_s1026" style="position:absolute;z-index:-50331621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3C76C" w14:textId="77777777" w:rsidR="007B434C" w:rsidRDefault="00000000">
    <w:pPr>
      <w:tabs>
        <w:tab w:val="right" w:pos="8505"/>
      </w:tabs>
    </w:pPr>
    <w:r>
      <w:t>Logotipo da empresa</w:t>
    </w:r>
    <w:r>
      <w:rPr>
        <w:sz w:val="20"/>
        <w:lang w:val="en-US" w:eastAsia="en-US"/>
      </w:rPr>
      <w:t xml:space="preserve"> </w:t>
    </w:r>
    <w:r>
      <w:rPr>
        <w:lang w:val="en-US" w:eastAsia="en-US"/>
      </w:rPr>
      <w:tab/>
    </w:r>
    <w:r>
      <w:rPr>
        <w:noProof/>
      </w:rPr>
      <w:drawing>
        <wp:inline distT="0" distB="0" distL="0" distR="0" wp14:anchorId="53361293" wp14:editId="5C738085">
          <wp:extent cx="1278255" cy="6153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
                  <a:stretch>
                    <a:fillRect/>
                  </a:stretch>
                </pic:blipFill>
                <pic:spPr bwMode="auto">
                  <a:xfrm>
                    <a:off x="0" y="0"/>
                    <a:ext cx="1278255" cy="615315"/>
                  </a:xfrm>
                  <a:prstGeom prst="rect">
                    <a:avLst/>
                  </a:prstGeom>
                </pic:spPr>
              </pic:pic>
            </a:graphicData>
          </a:graphic>
        </wp:inline>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9148" w14:textId="77777777" w:rsidR="007B434C" w:rsidRDefault="007B434C">
    <w:pPr>
      <w:pStyle w:val="Cabealho"/>
    </w:pPr>
  </w:p>
  <w:p w14:paraId="2D945797" w14:textId="77777777" w:rsidR="007B434C" w:rsidRDefault="00000000">
    <w:pPr>
      <w:pStyle w:val="Cabealho"/>
    </w:pPr>
    <w:r>
      <w:rPr>
        <w:noProof/>
      </w:rPr>
      <mc:AlternateContent>
        <mc:Choice Requires="wps">
          <w:drawing>
            <wp:anchor distT="0" distB="0" distL="0" distR="0" simplePos="0" relativeHeight="263" behindDoc="1" locked="0" layoutInCell="1" allowOverlap="1" wp14:anchorId="75974423" wp14:editId="471DE8A7">
              <wp:simplePos x="0" y="0"/>
              <wp:positionH relativeFrom="column">
                <wp:posOffset>-45720</wp:posOffset>
              </wp:positionH>
              <wp:positionV relativeFrom="paragraph">
                <wp:posOffset>38735</wp:posOffset>
              </wp:positionV>
              <wp:extent cx="3912235" cy="2540"/>
              <wp:effectExtent l="0" t="0" r="0" b="0"/>
              <wp:wrapNone/>
              <wp:docPr id="104" name="Line 14_16"/>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C797005" id="Line 14_16" o:spid="_x0000_s1026" style="position:absolute;z-index:-50331621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2B35" w14:textId="77777777" w:rsidR="007B434C" w:rsidRDefault="007B434C">
    <w:pPr>
      <w:pStyle w:val="Cabealho"/>
    </w:pPr>
  </w:p>
  <w:p w14:paraId="5B056A64" w14:textId="77777777" w:rsidR="007B434C" w:rsidRDefault="00000000">
    <w:pPr>
      <w:pStyle w:val="Cabealho"/>
    </w:pPr>
    <w:r>
      <w:rPr>
        <w:noProof/>
      </w:rPr>
      <mc:AlternateContent>
        <mc:Choice Requires="wps">
          <w:drawing>
            <wp:anchor distT="0" distB="0" distL="0" distR="0" simplePos="0" relativeHeight="15" behindDoc="1" locked="0" layoutInCell="1" allowOverlap="1" wp14:anchorId="47BC4D1E" wp14:editId="1DE761D9">
              <wp:simplePos x="0" y="0"/>
              <wp:positionH relativeFrom="column">
                <wp:posOffset>-45720</wp:posOffset>
              </wp:positionH>
              <wp:positionV relativeFrom="paragraph">
                <wp:posOffset>38735</wp:posOffset>
              </wp:positionV>
              <wp:extent cx="4097655" cy="2540"/>
              <wp:effectExtent l="0" t="0" r="0" b="0"/>
              <wp:wrapNone/>
              <wp:docPr id="107" name="Line 9_19"/>
              <wp:cNvGraphicFramePr/>
              <a:graphic xmlns:a="http://schemas.openxmlformats.org/drawingml/2006/main">
                <a:graphicData uri="http://schemas.microsoft.com/office/word/2010/wordprocessingShape">
                  <wps:wsp>
                    <wps:cNvCnPr/>
                    <wps:spPr>
                      <a:xfrm>
                        <a:off x="0" y="0"/>
                        <a:ext cx="40971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A689F1B" id="Line 9_19" o:spid="_x0000_s1026" style="position:absolute;z-index:-503316465;visibility:visible;mso-wrap-style:square;mso-wrap-distance-left:0;mso-wrap-distance-top:0;mso-wrap-distance-right:0;mso-wrap-distance-bottom:0;mso-position-horizontal:absolute;mso-position-horizontal-relative:text;mso-position-vertical:absolute;mso-position-vertical-relative:text" from="-3.6pt,3.05pt" to="31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" strokeweight=".35mm"/>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948" w14:textId="77777777" w:rsidR="007B434C" w:rsidRDefault="007B434C">
    <w:pPr>
      <w:pStyle w:val="Cabealho"/>
    </w:pPr>
  </w:p>
  <w:p w14:paraId="77244EF4" w14:textId="77777777" w:rsidR="007B434C" w:rsidRDefault="00000000">
    <w:pPr>
      <w:pStyle w:val="Cabealho"/>
    </w:pPr>
    <w:r>
      <w:rPr>
        <w:noProof/>
      </w:rPr>
      <mc:AlternateContent>
        <mc:Choice Requires="wps">
          <w:drawing>
            <wp:anchor distT="0" distB="0" distL="0" distR="0" simplePos="0" relativeHeight="14" behindDoc="1" locked="0" layoutInCell="1" allowOverlap="1" wp14:anchorId="50A19587" wp14:editId="61F231C2">
              <wp:simplePos x="0" y="0"/>
              <wp:positionH relativeFrom="column">
                <wp:posOffset>0</wp:posOffset>
              </wp:positionH>
              <wp:positionV relativeFrom="paragraph">
                <wp:posOffset>635</wp:posOffset>
              </wp:positionV>
              <wp:extent cx="3912235" cy="2540"/>
              <wp:effectExtent l="0" t="0" r="0" b="0"/>
              <wp:wrapNone/>
              <wp:docPr id="108" name="Line 14_17"/>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5ECA35C" id="Line 14_17" o:spid="_x0000_s1026" style="position:absolute;z-index:-503316466;visibility:visible;mso-wrap-style:square;mso-wrap-distance-left:0;mso-wrap-distance-top:0;mso-wrap-distance-right:0;mso-wrap-distance-bottom:0;mso-position-horizontal:absolute;mso-position-horizontal-relative:text;mso-position-vertical:absolute;mso-position-vertical-relative:text" from="0,.05pt" to="308.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" strokeweight=".35mm"/>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9BE4" w14:textId="77777777" w:rsidR="007B434C" w:rsidRDefault="007B434C">
    <w:pPr>
      <w:pStyle w:val="Cabealho"/>
    </w:pPr>
  </w:p>
  <w:p w14:paraId="03DD297D" w14:textId="77777777" w:rsidR="007B434C" w:rsidRDefault="00000000">
    <w:pPr>
      <w:pStyle w:val="Cabealho"/>
    </w:pPr>
    <w:r>
      <w:rPr>
        <w:noProof/>
      </w:rPr>
      <mc:AlternateContent>
        <mc:Choice Requires="wps">
          <w:drawing>
            <wp:anchor distT="0" distB="0" distL="0" distR="0" simplePos="0" relativeHeight="268" behindDoc="1" locked="0" layoutInCell="1" allowOverlap="1" wp14:anchorId="5DD04F3F" wp14:editId="1B7D0CB7">
              <wp:simplePos x="0" y="0"/>
              <wp:positionH relativeFrom="column">
                <wp:posOffset>0</wp:posOffset>
              </wp:positionH>
              <wp:positionV relativeFrom="paragraph">
                <wp:posOffset>635</wp:posOffset>
              </wp:positionV>
              <wp:extent cx="4097020" cy="2540"/>
              <wp:effectExtent l="0" t="0" r="0" b="0"/>
              <wp:wrapNone/>
              <wp:docPr id="111" name="Line 9_20"/>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9D0DBDE" id="Line 9_20" o:spid="_x0000_s1026" style="position:absolute;z-index:-50331621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9CB2" w14:textId="77777777" w:rsidR="007B434C" w:rsidRDefault="007B434C">
    <w:pPr>
      <w:pStyle w:val="Cabealho"/>
    </w:pPr>
  </w:p>
  <w:p w14:paraId="0BFA13C9" w14:textId="77777777" w:rsidR="007B434C" w:rsidRDefault="00000000">
    <w:pPr>
      <w:pStyle w:val="Cabealho"/>
    </w:pPr>
    <w:r>
      <w:rPr>
        <w:noProof/>
      </w:rPr>
      <mc:AlternateContent>
        <mc:Choice Requires="wps">
          <w:drawing>
            <wp:anchor distT="0" distB="0" distL="0" distR="0" simplePos="0" relativeHeight="267" behindDoc="1" locked="0" layoutInCell="1" allowOverlap="1" wp14:anchorId="275D8061" wp14:editId="4912D00C">
              <wp:simplePos x="0" y="0"/>
              <wp:positionH relativeFrom="column">
                <wp:posOffset>-45720</wp:posOffset>
              </wp:positionH>
              <wp:positionV relativeFrom="paragraph">
                <wp:posOffset>38735</wp:posOffset>
              </wp:positionV>
              <wp:extent cx="3912235" cy="2540"/>
              <wp:effectExtent l="0" t="0" r="0" b="0"/>
              <wp:wrapNone/>
              <wp:docPr id="112" name="Line 14_18"/>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1C76D1" id="Line 14_18" o:spid="_x0000_s1026" style="position:absolute;z-index:-50331621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EA6A6" w14:textId="77777777" w:rsidR="007B434C" w:rsidRDefault="007B434C">
    <w:pPr>
      <w:pStyle w:val="Cabealho"/>
    </w:pPr>
  </w:p>
  <w:p w14:paraId="732BF21D" w14:textId="77777777" w:rsidR="007B434C" w:rsidRDefault="00000000">
    <w:pPr>
      <w:pStyle w:val="Cabealho"/>
    </w:pPr>
    <w:r>
      <w:rPr>
        <w:noProof/>
      </w:rPr>
      <mc:AlternateContent>
        <mc:Choice Requires="wps">
          <w:drawing>
            <wp:anchor distT="0" distB="0" distL="0" distR="0" simplePos="0" relativeHeight="272" behindDoc="1" locked="0" layoutInCell="1" allowOverlap="1" wp14:anchorId="6702E62C" wp14:editId="75451E2B">
              <wp:simplePos x="0" y="0"/>
              <wp:positionH relativeFrom="column">
                <wp:posOffset>0</wp:posOffset>
              </wp:positionH>
              <wp:positionV relativeFrom="paragraph">
                <wp:posOffset>635</wp:posOffset>
              </wp:positionV>
              <wp:extent cx="4097020" cy="2540"/>
              <wp:effectExtent l="0" t="0" r="0" b="0"/>
              <wp:wrapNone/>
              <wp:docPr id="115" name="Line 9_22"/>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58A7752" id="Line 9_22" o:spid="_x0000_s1026" style="position:absolute;z-index:-503316208;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7A711" w14:textId="77777777" w:rsidR="007B434C" w:rsidRDefault="007B434C">
    <w:pPr>
      <w:pStyle w:val="Cabealho"/>
    </w:pPr>
  </w:p>
  <w:p w14:paraId="254130C9" w14:textId="77777777" w:rsidR="007B434C" w:rsidRDefault="00000000">
    <w:pPr>
      <w:pStyle w:val="Cabealho"/>
    </w:pPr>
    <w:r>
      <w:rPr>
        <w:noProof/>
      </w:rPr>
      <mc:AlternateContent>
        <mc:Choice Requires="wps">
          <w:drawing>
            <wp:anchor distT="0" distB="0" distL="0" distR="0" simplePos="0" relativeHeight="271" behindDoc="1" locked="0" layoutInCell="1" allowOverlap="1" wp14:anchorId="77A33EF2" wp14:editId="4CB2B656">
              <wp:simplePos x="0" y="0"/>
              <wp:positionH relativeFrom="column">
                <wp:posOffset>-45720</wp:posOffset>
              </wp:positionH>
              <wp:positionV relativeFrom="paragraph">
                <wp:posOffset>38735</wp:posOffset>
              </wp:positionV>
              <wp:extent cx="3912235" cy="2540"/>
              <wp:effectExtent l="0" t="0" r="0" b="0"/>
              <wp:wrapNone/>
              <wp:docPr id="116" name="Line 14_2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8E87BE3" id="Line 14_20" o:spid="_x0000_s1026" style="position:absolute;z-index:-503316209;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686A" w14:textId="77777777" w:rsidR="007B434C" w:rsidRDefault="007B434C">
    <w:pPr>
      <w:pStyle w:val="Cabealho"/>
    </w:pPr>
  </w:p>
  <w:p w14:paraId="582D8219" w14:textId="77777777" w:rsidR="007B434C" w:rsidRDefault="00000000">
    <w:pPr>
      <w:pStyle w:val="Cabealho"/>
    </w:pPr>
    <w:r>
      <w:rPr>
        <w:noProof/>
      </w:rPr>
      <mc:AlternateContent>
        <mc:Choice Requires="wps">
          <w:drawing>
            <wp:anchor distT="0" distB="0" distL="0" distR="0" simplePos="0" relativeHeight="276" behindDoc="1" locked="0" layoutInCell="1" allowOverlap="1" wp14:anchorId="636BC6A0" wp14:editId="38AFDFC9">
              <wp:simplePos x="0" y="0"/>
              <wp:positionH relativeFrom="column">
                <wp:posOffset>0</wp:posOffset>
              </wp:positionH>
              <wp:positionV relativeFrom="paragraph">
                <wp:posOffset>635</wp:posOffset>
              </wp:positionV>
              <wp:extent cx="4097020" cy="2540"/>
              <wp:effectExtent l="0" t="0" r="0" b="0"/>
              <wp:wrapNone/>
              <wp:docPr id="119" name="Line 9_24"/>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7D180C" id="Line 9_24" o:spid="_x0000_s1026" style="position:absolute;z-index:-503316204;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C309" w14:textId="77777777" w:rsidR="007B434C" w:rsidRDefault="007B434C">
    <w:pPr>
      <w:pStyle w:val="Cabealho"/>
    </w:pPr>
  </w:p>
  <w:p w14:paraId="7CDFF341" w14:textId="77777777" w:rsidR="007B434C" w:rsidRDefault="00000000">
    <w:pPr>
      <w:pStyle w:val="Cabealho"/>
    </w:pPr>
    <w:r>
      <w:rPr>
        <w:noProof/>
      </w:rPr>
      <mc:AlternateContent>
        <mc:Choice Requires="wps">
          <w:drawing>
            <wp:anchor distT="0" distB="0" distL="0" distR="0" simplePos="0" relativeHeight="275" behindDoc="1" locked="0" layoutInCell="1" allowOverlap="1" wp14:anchorId="4E28FEEE" wp14:editId="15C8D34B">
              <wp:simplePos x="0" y="0"/>
              <wp:positionH relativeFrom="column">
                <wp:posOffset>-45720</wp:posOffset>
              </wp:positionH>
              <wp:positionV relativeFrom="paragraph">
                <wp:posOffset>38735</wp:posOffset>
              </wp:positionV>
              <wp:extent cx="3912235" cy="2540"/>
              <wp:effectExtent l="0" t="0" r="0" b="0"/>
              <wp:wrapNone/>
              <wp:docPr id="120" name="Line 14_22"/>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DFCCF50" id="Line 14_22" o:spid="_x0000_s1026" style="position:absolute;z-index:-503316205;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BB7D9" w14:textId="77777777" w:rsidR="007B434C" w:rsidRDefault="007B434C">
    <w:pPr>
      <w:pStyle w:val="Cabealho"/>
    </w:pPr>
  </w:p>
  <w:p w14:paraId="7FE8F444" w14:textId="77777777" w:rsidR="007B434C" w:rsidRDefault="00000000">
    <w:pPr>
      <w:pStyle w:val="Cabealho"/>
    </w:pPr>
    <w:r>
      <w:rPr>
        <w:noProof/>
      </w:rPr>
      <mc:AlternateContent>
        <mc:Choice Requires="wps">
          <w:drawing>
            <wp:anchor distT="0" distB="0" distL="0" distR="0" simplePos="0" relativeHeight="280" behindDoc="1" locked="0" layoutInCell="1" allowOverlap="1" wp14:anchorId="7A15270F" wp14:editId="18886C74">
              <wp:simplePos x="0" y="0"/>
              <wp:positionH relativeFrom="column">
                <wp:posOffset>0</wp:posOffset>
              </wp:positionH>
              <wp:positionV relativeFrom="paragraph">
                <wp:posOffset>635</wp:posOffset>
              </wp:positionV>
              <wp:extent cx="4097020" cy="2540"/>
              <wp:effectExtent l="0" t="0" r="0" b="0"/>
              <wp:wrapNone/>
              <wp:docPr id="123" name="Line 9_26"/>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9109D3B" id="Line 9_26" o:spid="_x0000_s1026" style="position:absolute;z-index:-503316200;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CD5F" w14:textId="77777777" w:rsidR="007B434C" w:rsidRDefault="007B434C">
    <w:pPr>
      <w:pStyle w:val="Cabealho"/>
    </w:pPr>
  </w:p>
  <w:p w14:paraId="3BB9A023" w14:textId="77777777" w:rsidR="007B434C" w:rsidRDefault="00000000">
    <w:pPr>
      <w:pStyle w:val="Cabealho"/>
    </w:pPr>
    <w:r>
      <w:rPr>
        <w:noProof/>
      </w:rPr>
      <mc:AlternateContent>
        <mc:Choice Requires="wps">
          <w:drawing>
            <wp:anchor distT="0" distB="0" distL="0" distR="0" simplePos="0" relativeHeight="208" behindDoc="1" locked="0" layoutInCell="1" allowOverlap="1" wp14:anchorId="44F9BD66" wp14:editId="3BE3BB1C">
              <wp:simplePos x="0" y="0"/>
              <wp:positionH relativeFrom="column">
                <wp:posOffset>0</wp:posOffset>
              </wp:positionH>
              <wp:positionV relativeFrom="paragraph">
                <wp:posOffset>635</wp:posOffset>
              </wp:positionV>
              <wp:extent cx="4097020" cy="2540"/>
              <wp:effectExtent l="0" t="0" r="0" b="0"/>
              <wp:wrapNone/>
              <wp:docPr id="4" name="Line 9_2"/>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A400A56" id="Line 9_2" o:spid="_x0000_s1026" style="position:absolute;z-index:-50331627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4482E" w14:textId="77777777" w:rsidR="007B434C" w:rsidRDefault="007B434C">
    <w:pPr>
      <w:pStyle w:val="Cabealho"/>
    </w:pPr>
  </w:p>
  <w:p w14:paraId="4B61F3D0" w14:textId="77777777" w:rsidR="007B434C" w:rsidRDefault="00000000">
    <w:pPr>
      <w:pStyle w:val="Cabealho"/>
    </w:pPr>
    <w:r>
      <w:rPr>
        <w:noProof/>
      </w:rPr>
      <mc:AlternateContent>
        <mc:Choice Requires="wps">
          <w:drawing>
            <wp:anchor distT="0" distB="0" distL="0" distR="0" simplePos="0" relativeHeight="279" behindDoc="1" locked="0" layoutInCell="1" allowOverlap="1" wp14:anchorId="44B55750" wp14:editId="7BE3623D">
              <wp:simplePos x="0" y="0"/>
              <wp:positionH relativeFrom="column">
                <wp:posOffset>-45720</wp:posOffset>
              </wp:positionH>
              <wp:positionV relativeFrom="paragraph">
                <wp:posOffset>38735</wp:posOffset>
              </wp:positionV>
              <wp:extent cx="3912235" cy="2540"/>
              <wp:effectExtent l="0" t="0" r="0" b="0"/>
              <wp:wrapNone/>
              <wp:docPr id="124" name="Line 14_24"/>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BC91EA2" id="Line 14_24" o:spid="_x0000_s1026" style="position:absolute;z-index:-503316201;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0734" w14:textId="77777777" w:rsidR="007B434C" w:rsidRDefault="007B434C">
    <w:pPr>
      <w:pStyle w:val="Cabealho"/>
    </w:pPr>
  </w:p>
  <w:p w14:paraId="22E34FE1" w14:textId="77777777" w:rsidR="007B434C" w:rsidRDefault="00000000">
    <w:pPr>
      <w:pStyle w:val="Cabealho"/>
    </w:pPr>
    <w:r>
      <w:rPr>
        <w:noProof/>
      </w:rPr>
      <mc:AlternateContent>
        <mc:Choice Requires="wps">
          <w:drawing>
            <wp:anchor distT="0" distB="0" distL="0" distR="0" simplePos="0" relativeHeight="284" behindDoc="1" locked="0" layoutInCell="1" allowOverlap="1" wp14:anchorId="1063BCB2" wp14:editId="5D4AAEC3">
              <wp:simplePos x="0" y="0"/>
              <wp:positionH relativeFrom="column">
                <wp:posOffset>0</wp:posOffset>
              </wp:positionH>
              <wp:positionV relativeFrom="paragraph">
                <wp:posOffset>635</wp:posOffset>
              </wp:positionV>
              <wp:extent cx="4097020" cy="2540"/>
              <wp:effectExtent l="0" t="0" r="0" b="0"/>
              <wp:wrapNone/>
              <wp:docPr id="127" name="Line 9_28"/>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D1AAF29" id="Line 9_28" o:spid="_x0000_s1026" style="position:absolute;z-index:-50331619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34E1" w14:textId="77777777" w:rsidR="007B434C" w:rsidRDefault="007B434C">
    <w:pPr>
      <w:pStyle w:val="Cabealho"/>
    </w:pPr>
  </w:p>
  <w:p w14:paraId="7A465C66" w14:textId="77777777" w:rsidR="007B434C" w:rsidRDefault="00000000">
    <w:pPr>
      <w:pStyle w:val="Cabealho"/>
    </w:pPr>
    <w:r>
      <w:rPr>
        <w:noProof/>
      </w:rPr>
      <mc:AlternateContent>
        <mc:Choice Requires="wps">
          <w:drawing>
            <wp:anchor distT="0" distB="0" distL="0" distR="0" simplePos="0" relativeHeight="283" behindDoc="1" locked="0" layoutInCell="1" allowOverlap="1" wp14:anchorId="151F4E3A" wp14:editId="6D08C34F">
              <wp:simplePos x="0" y="0"/>
              <wp:positionH relativeFrom="column">
                <wp:posOffset>-45720</wp:posOffset>
              </wp:positionH>
              <wp:positionV relativeFrom="paragraph">
                <wp:posOffset>38735</wp:posOffset>
              </wp:positionV>
              <wp:extent cx="3912235" cy="2540"/>
              <wp:effectExtent l="0" t="0" r="0" b="0"/>
              <wp:wrapNone/>
              <wp:docPr id="128" name="Line 14_26"/>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20149F" id="Line 14_26" o:spid="_x0000_s1026" style="position:absolute;z-index:-50331619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5834" w14:textId="77777777" w:rsidR="007B434C" w:rsidRDefault="007B434C">
    <w:pPr>
      <w:pStyle w:val="Cabealho"/>
    </w:pPr>
  </w:p>
  <w:p w14:paraId="0969A700" w14:textId="77777777" w:rsidR="007B434C" w:rsidRDefault="00000000">
    <w:pPr>
      <w:pStyle w:val="Cabealho"/>
    </w:pPr>
    <w:r>
      <w:rPr>
        <w:noProof/>
      </w:rPr>
      <mc:AlternateContent>
        <mc:Choice Requires="wps">
          <w:drawing>
            <wp:anchor distT="0" distB="0" distL="0" distR="0" simplePos="0" relativeHeight="288" behindDoc="1" locked="0" layoutInCell="1" allowOverlap="1" wp14:anchorId="28A05CDF" wp14:editId="2B17A95C">
              <wp:simplePos x="0" y="0"/>
              <wp:positionH relativeFrom="column">
                <wp:posOffset>0</wp:posOffset>
              </wp:positionH>
              <wp:positionV relativeFrom="paragraph">
                <wp:posOffset>635</wp:posOffset>
              </wp:positionV>
              <wp:extent cx="4097020" cy="2540"/>
              <wp:effectExtent l="0" t="0" r="0" b="0"/>
              <wp:wrapNone/>
              <wp:docPr id="131" name="Line 9_30"/>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61348B4" id="Line 9_30" o:spid="_x0000_s1026" style="position:absolute;z-index:-50331619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55B8" w14:textId="77777777" w:rsidR="007B434C" w:rsidRDefault="007B434C">
    <w:pPr>
      <w:pStyle w:val="Cabealho"/>
    </w:pPr>
  </w:p>
  <w:p w14:paraId="3DA74F08" w14:textId="77777777" w:rsidR="007B434C" w:rsidRDefault="00000000">
    <w:pPr>
      <w:pStyle w:val="Cabealho"/>
    </w:pPr>
    <w:r>
      <w:rPr>
        <w:noProof/>
      </w:rPr>
      <mc:AlternateContent>
        <mc:Choice Requires="wps">
          <w:drawing>
            <wp:anchor distT="0" distB="0" distL="0" distR="0" simplePos="0" relativeHeight="287" behindDoc="1" locked="0" layoutInCell="1" allowOverlap="1" wp14:anchorId="45C8F9CD" wp14:editId="4A23FCF9">
              <wp:simplePos x="0" y="0"/>
              <wp:positionH relativeFrom="column">
                <wp:posOffset>-45720</wp:posOffset>
              </wp:positionH>
              <wp:positionV relativeFrom="paragraph">
                <wp:posOffset>38735</wp:posOffset>
              </wp:positionV>
              <wp:extent cx="3912235" cy="2540"/>
              <wp:effectExtent l="0" t="0" r="0" b="0"/>
              <wp:wrapNone/>
              <wp:docPr id="132" name="Line 14_28"/>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BA5FF54" id="Line 14_28" o:spid="_x0000_s1026" style="position:absolute;z-index:-50331619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6FD8" w14:textId="77777777" w:rsidR="007B434C" w:rsidRDefault="00000000">
    <w:pPr>
      <w:pStyle w:val="Cabealho"/>
    </w:pPr>
    <w:r>
      <w:br w:type="column"/>
    </w:r>
  </w:p>
  <w:p w14:paraId="35288BAF" w14:textId="77777777" w:rsidR="007B434C" w:rsidRDefault="00000000">
    <w:pPr>
      <w:pStyle w:val="Cabealho"/>
    </w:pPr>
    <w:r>
      <w:rPr>
        <w:noProof/>
      </w:rPr>
      <mc:AlternateContent>
        <mc:Choice Requires="wps">
          <w:drawing>
            <wp:anchor distT="0" distB="0" distL="0" distR="0" simplePos="0" relativeHeight="19" behindDoc="1" locked="0" layoutInCell="1" allowOverlap="1" wp14:anchorId="3755690E" wp14:editId="62AC099D">
              <wp:simplePos x="0" y="0"/>
              <wp:positionH relativeFrom="column">
                <wp:posOffset>-45720</wp:posOffset>
              </wp:positionH>
              <wp:positionV relativeFrom="paragraph">
                <wp:posOffset>38735</wp:posOffset>
              </wp:positionV>
              <wp:extent cx="4097655" cy="2540"/>
              <wp:effectExtent l="0" t="0" r="0" b="0"/>
              <wp:wrapNone/>
              <wp:docPr id="135" name="Line 9_31"/>
              <wp:cNvGraphicFramePr/>
              <a:graphic xmlns:a="http://schemas.openxmlformats.org/drawingml/2006/main">
                <a:graphicData uri="http://schemas.microsoft.com/office/word/2010/wordprocessingShape">
                  <wps:wsp>
                    <wps:cNvCnPr/>
                    <wps:spPr>
                      <a:xfrm>
                        <a:off x="0" y="0"/>
                        <a:ext cx="40971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B263F1C" id="Line 9_31" o:spid="_x0000_s1026" style="position:absolute;z-index:-503316461;visibility:visible;mso-wrap-style:square;mso-wrap-distance-left:0;mso-wrap-distance-top:0;mso-wrap-distance-right:0;mso-wrap-distance-bottom:0;mso-position-horizontal:absolute;mso-position-horizontal-relative:text;mso-position-vertical:absolute;mso-position-vertical-relative:text" from="-3.6pt,3.05pt" to="31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" strokeweight=".35mm"/>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4525B" w14:textId="77777777" w:rsidR="007B434C" w:rsidRDefault="007B434C">
    <w:pPr>
      <w:pStyle w:val="Cabealho"/>
    </w:pPr>
  </w:p>
  <w:p w14:paraId="23683D4F" w14:textId="77777777" w:rsidR="007B434C" w:rsidRDefault="00000000">
    <w:pPr>
      <w:pStyle w:val="Cabealho"/>
    </w:pPr>
    <w:r>
      <w:rPr>
        <w:noProof/>
      </w:rPr>
      <mc:AlternateContent>
        <mc:Choice Requires="wps">
          <w:drawing>
            <wp:anchor distT="0" distB="0" distL="0" distR="0" simplePos="0" relativeHeight="18" behindDoc="1" locked="0" layoutInCell="1" allowOverlap="1" wp14:anchorId="7CF9A978" wp14:editId="10E74DD8">
              <wp:simplePos x="0" y="0"/>
              <wp:positionH relativeFrom="column">
                <wp:posOffset>-45720</wp:posOffset>
              </wp:positionH>
              <wp:positionV relativeFrom="paragraph">
                <wp:posOffset>38735</wp:posOffset>
              </wp:positionV>
              <wp:extent cx="3912235" cy="2540"/>
              <wp:effectExtent l="0" t="0" r="0" b="0"/>
              <wp:wrapNone/>
              <wp:docPr id="136" name="Line 14_29"/>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AF9A84" id="Line 14_29" o:spid="_x0000_s1026" style="position:absolute;z-index:-503316462;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C7EF" w14:textId="77777777" w:rsidR="007B434C" w:rsidRDefault="007B434C">
    <w:pPr>
      <w:pStyle w:val="Cabealho"/>
    </w:pPr>
  </w:p>
  <w:p w14:paraId="5DB4E627" w14:textId="77777777" w:rsidR="007B434C" w:rsidRDefault="00000000">
    <w:pPr>
      <w:pStyle w:val="Cabealho"/>
    </w:pPr>
    <w:r>
      <w:rPr>
        <w:noProof/>
      </w:rPr>
      <mc:AlternateContent>
        <mc:Choice Requires="wps">
          <w:drawing>
            <wp:anchor distT="0" distB="0" distL="0" distR="0" simplePos="0" relativeHeight="292" behindDoc="1" locked="0" layoutInCell="1" allowOverlap="1" wp14:anchorId="057FF147" wp14:editId="1857DAE8">
              <wp:simplePos x="0" y="0"/>
              <wp:positionH relativeFrom="column">
                <wp:posOffset>0</wp:posOffset>
              </wp:positionH>
              <wp:positionV relativeFrom="paragraph">
                <wp:posOffset>635</wp:posOffset>
              </wp:positionV>
              <wp:extent cx="4097020" cy="2540"/>
              <wp:effectExtent l="0" t="0" r="0" b="0"/>
              <wp:wrapNone/>
              <wp:docPr id="139" name="Line 9_32"/>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9670B1" id="Line 9_32" o:spid="_x0000_s1026" style="position:absolute;z-index:-503316188;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51FB" w14:textId="77777777" w:rsidR="007B434C" w:rsidRDefault="007B434C">
    <w:pPr>
      <w:pStyle w:val="Cabealho"/>
    </w:pPr>
  </w:p>
  <w:p w14:paraId="530BFE19" w14:textId="77777777" w:rsidR="007B434C" w:rsidRDefault="00000000">
    <w:pPr>
      <w:pStyle w:val="Cabealho"/>
    </w:pPr>
    <w:r>
      <w:rPr>
        <w:noProof/>
      </w:rPr>
      <mc:AlternateContent>
        <mc:Choice Requires="wps">
          <w:drawing>
            <wp:anchor distT="0" distB="0" distL="0" distR="0" simplePos="0" relativeHeight="291" behindDoc="1" locked="0" layoutInCell="1" allowOverlap="1" wp14:anchorId="7D75ACE7" wp14:editId="267703B8">
              <wp:simplePos x="0" y="0"/>
              <wp:positionH relativeFrom="column">
                <wp:posOffset>-45720</wp:posOffset>
              </wp:positionH>
              <wp:positionV relativeFrom="paragraph">
                <wp:posOffset>38735</wp:posOffset>
              </wp:positionV>
              <wp:extent cx="3912235" cy="2540"/>
              <wp:effectExtent l="0" t="0" r="0" b="0"/>
              <wp:wrapNone/>
              <wp:docPr id="140" name="Line 14_3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EDDF56" id="Line 14_30" o:spid="_x0000_s1026" style="position:absolute;z-index:-503316189;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C3A4" w14:textId="77777777" w:rsidR="007B434C" w:rsidRDefault="007B434C">
    <w:pPr>
      <w:pStyle w:val="Cabealho"/>
    </w:pPr>
  </w:p>
  <w:p w14:paraId="4F8F5E44" w14:textId="77777777" w:rsidR="007B434C" w:rsidRDefault="00000000">
    <w:pPr>
      <w:pStyle w:val="Cabealho"/>
    </w:pPr>
    <w:r>
      <w:rPr>
        <w:noProof/>
      </w:rPr>
      <mc:AlternateContent>
        <mc:Choice Requires="wps">
          <w:drawing>
            <wp:anchor distT="0" distB="0" distL="0" distR="0" simplePos="0" relativeHeight="295" behindDoc="1" locked="0" layoutInCell="1" allowOverlap="1" wp14:anchorId="44544994" wp14:editId="70978FAD">
              <wp:simplePos x="0" y="0"/>
              <wp:positionH relativeFrom="column">
                <wp:posOffset>0</wp:posOffset>
              </wp:positionH>
              <wp:positionV relativeFrom="paragraph">
                <wp:posOffset>635</wp:posOffset>
              </wp:positionV>
              <wp:extent cx="4097020" cy="2540"/>
              <wp:effectExtent l="0" t="0" r="0" b="0"/>
              <wp:wrapNone/>
              <wp:docPr id="142" name="Line 9_34"/>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6A93447" id="Line 9_34" o:spid="_x0000_s1026" style="position:absolute;z-index:-503316185;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E340B" w14:textId="77777777" w:rsidR="007B434C" w:rsidRDefault="007B434C">
    <w:pPr>
      <w:pStyle w:val="Cabealho"/>
    </w:pPr>
  </w:p>
  <w:p w14:paraId="3ABF85C7" w14:textId="77777777" w:rsidR="007B434C" w:rsidRDefault="00000000">
    <w:pPr>
      <w:pStyle w:val="Cabealho"/>
    </w:pPr>
    <w:r>
      <w:rPr>
        <w:noProof/>
      </w:rPr>
      <mc:AlternateContent>
        <mc:Choice Requires="wps">
          <w:drawing>
            <wp:anchor distT="0" distB="0" distL="0" distR="0" simplePos="0" relativeHeight="207" behindDoc="1" locked="0" layoutInCell="1" allowOverlap="1" wp14:anchorId="2A8DFED5" wp14:editId="24760D2B">
              <wp:simplePos x="0" y="0"/>
              <wp:positionH relativeFrom="column">
                <wp:posOffset>-45720</wp:posOffset>
              </wp:positionH>
              <wp:positionV relativeFrom="paragraph">
                <wp:posOffset>38735</wp:posOffset>
              </wp:positionV>
              <wp:extent cx="3912235" cy="2540"/>
              <wp:effectExtent l="0" t="0" r="0" b="0"/>
              <wp:wrapNone/>
              <wp:docPr id="5" name="Line 14_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BC9AD7F" id="Line 14_0" o:spid="_x0000_s1026" style="position:absolute;z-index:-50331627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F82A" w14:textId="77777777" w:rsidR="007B434C" w:rsidRDefault="007B434C">
    <w:pPr>
      <w:pStyle w:val="Cabealho"/>
    </w:pPr>
  </w:p>
  <w:p w14:paraId="2B763FA5" w14:textId="77777777" w:rsidR="007B434C" w:rsidRDefault="00000000">
    <w:pPr>
      <w:pStyle w:val="Cabealho"/>
    </w:pPr>
    <w:r>
      <w:rPr>
        <w:noProof/>
      </w:rPr>
      <mc:AlternateContent>
        <mc:Choice Requires="wps">
          <w:drawing>
            <wp:anchor distT="0" distB="0" distL="0" distR="0" simplePos="0" relativeHeight="294" behindDoc="1" locked="0" layoutInCell="1" allowOverlap="1" wp14:anchorId="016FC2AF" wp14:editId="378C572A">
              <wp:simplePos x="0" y="0"/>
              <wp:positionH relativeFrom="column">
                <wp:posOffset>-45720</wp:posOffset>
              </wp:positionH>
              <wp:positionV relativeFrom="paragraph">
                <wp:posOffset>38735</wp:posOffset>
              </wp:positionV>
              <wp:extent cx="3912235" cy="2540"/>
              <wp:effectExtent l="0" t="0" r="0" b="0"/>
              <wp:wrapNone/>
              <wp:docPr id="143" name="Shape47_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DAAA8F6" id="Shape47_0" o:spid="_x0000_s1026" style="position:absolute;z-index:-503316186;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E88C" w14:textId="77777777" w:rsidR="007B434C" w:rsidRDefault="007B434C">
    <w:pPr>
      <w:pStyle w:val="Cabealho"/>
    </w:pPr>
  </w:p>
  <w:p w14:paraId="25A02D2F" w14:textId="77777777" w:rsidR="007B434C" w:rsidRDefault="00000000">
    <w:pPr>
      <w:pStyle w:val="Cabealho"/>
    </w:pPr>
    <w:r>
      <w:rPr>
        <w:noProof/>
      </w:rPr>
      <mc:AlternateContent>
        <mc:Choice Requires="wps">
          <w:drawing>
            <wp:anchor distT="0" distB="0" distL="0" distR="0" simplePos="0" relativeHeight="21" behindDoc="1" locked="0" layoutInCell="1" allowOverlap="1" wp14:anchorId="41CA4ED8" wp14:editId="093F88FE">
              <wp:simplePos x="0" y="0"/>
              <wp:positionH relativeFrom="column">
                <wp:posOffset>-45720</wp:posOffset>
              </wp:positionH>
              <wp:positionV relativeFrom="paragraph">
                <wp:posOffset>38735</wp:posOffset>
              </wp:positionV>
              <wp:extent cx="4097655" cy="2540"/>
              <wp:effectExtent l="0" t="0" r="0" b="0"/>
              <wp:wrapNone/>
              <wp:docPr id="146" name="Line 9_35"/>
              <wp:cNvGraphicFramePr/>
              <a:graphic xmlns:a="http://schemas.openxmlformats.org/drawingml/2006/main">
                <a:graphicData uri="http://schemas.microsoft.com/office/word/2010/wordprocessingShape">
                  <wps:wsp>
                    <wps:cNvCnPr/>
                    <wps:spPr>
                      <a:xfrm>
                        <a:off x="0" y="0"/>
                        <a:ext cx="40971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C1BE974" id="Line 9_35" o:spid="_x0000_s1026" style="position:absolute;z-index:-503316459;visibility:visible;mso-wrap-style:square;mso-wrap-distance-left:0;mso-wrap-distance-top:0;mso-wrap-distance-right:0;mso-wrap-distance-bottom:0;mso-position-horizontal:absolute;mso-position-horizontal-relative:text;mso-position-vertical:absolute;mso-position-vertical-relative:text" from="-3.6pt,3.05pt" to="31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" strokeweight=".35mm"/>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B3C5D" w14:textId="77777777" w:rsidR="007B434C" w:rsidRDefault="007B434C">
    <w:pPr>
      <w:pStyle w:val="Cabealho"/>
    </w:pPr>
  </w:p>
  <w:p w14:paraId="09D78FB5" w14:textId="77777777" w:rsidR="007B434C" w:rsidRDefault="00000000">
    <w:pPr>
      <w:pStyle w:val="Cabealho"/>
    </w:pPr>
    <w:r>
      <w:rPr>
        <w:noProof/>
      </w:rPr>
      <mc:AlternateContent>
        <mc:Choice Requires="wps">
          <w:drawing>
            <wp:anchor distT="0" distB="0" distL="0" distR="0" simplePos="0" relativeHeight="3" behindDoc="1" locked="0" layoutInCell="1" allowOverlap="1" wp14:anchorId="65773E8E" wp14:editId="2AA7B5F6">
              <wp:simplePos x="0" y="0"/>
              <wp:positionH relativeFrom="column">
                <wp:posOffset>-45720</wp:posOffset>
              </wp:positionH>
              <wp:positionV relativeFrom="paragraph">
                <wp:posOffset>38735</wp:posOffset>
              </wp:positionV>
              <wp:extent cx="3912235" cy="2540"/>
              <wp:effectExtent l="0" t="0" r="0" b="0"/>
              <wp:wrapNone/>
              <wp:docPr id="147" name="Shape50"/>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84E5553" id="Shape50" o:spid="_x0000_s1026" style="position:absolute;z-index:-50331647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C06E" w14:textId="77777777" w:rsidR="007B434C" w:rsidRDefault="007B434C">
    <w:pPr>
      <w:pStyle w:val="Cabealho"/>
    </w:pPr>
  </w:p>
  <w:p w14:paraId="457BF787" w14:textId="77777777" w:rsidR="007B434C" w:rsidRDefault="00000000">
    <w:pPr>
      <w:pStyle w:val="Cabealho"/>
    </w:pPr>
    <w:r>
      <w:rPr>
        <w:noProof/>
      </w:rPr>
      <mc:AlternateContent>
        <mc:Choice Requires="wps">
          <w:drawing>
            <wp:anchor distT="0" distB="0" distL="0" distR="0" simplePos="0" relativeHeight="212" behindDoc="1" locked="0" layoutInCell="1" allowOverlap="1" wp14:anchorId="0154437F" wp14:editId="18AE049B">
              <wp:simplePos x="0" y="0"/>
              <wp:positionH relativeFrom="column">
                <wp:posOffset>0</wp:posOffset>
              </wp:positionH>
              <wp:positionV relativeFrom="paragraph">
                <wp:posOffset>635</wp:posOffset>
              </wp:positionV>
              <wp:extent cx="4097020" cy="2540"/>
              <wp:effectExtent l="0" t="0" r="0" b="0"/>
              <wp:wrapNone/>
              <wp:docPr id="8" name="Line 9_4"/>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CEC968" id="Line 9_4" o:spid="_x0000_s1026" style="position:absolute;z-index:-503316268;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E801" w14:textId="77777777" w:rsidR="007B434C" w:rsidRDefault="007B434C">
    <w:pPr>
      <w:pStyle w:val="Cabealho"/>
    </w:pPr>
  </w:p>
  <w:p w14:paraId="022A3EB1" w14:textId="77777777" w:rsidR="007B434C" w:rsidRDefault="00000000">
    <w:pPr>
      <w:pStyle w:val="Cabealho"/>
    </w:pPr>
    <w:r>
      <w:rPr>
        <w:noProof/>
      </w:rPr>
      <mc:AlternateContent>
        <mc:Choice Requires="wps">
          <w:drawing>
            <wp:anchor distT="0" distB="0" distL="0" distR="0" simplePos="0" relativeHeight="211" behindDoc="1" locked="0" layoutInCell="1" allowOverlap="1" wp14:anchorId="66F35AE4" wp14:editId="20F2C518">
              <wp:simplePos x="0" y="0"/>
              <wp:positionH relativeFrom="column">
                <wp:posOffset>-45720</wp:posOffset>
              </wp:positionH>
              <wp:positionV relativeFrom="paragraph">
                <wp:posOffset>38735</wp:posOffset>
              </wp:positionV>
              <wp:extent cx="3912235" cy="2540"/>
              <wp:effectExtent l="0" t="0" r="0" b="0"/>
              <wp:wrapNone/>
              <wp:docPr id="9" name="Line 14_2"/>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9DA2646" id="Line 14_2" o:spid="_x0000_s1026" style="position:absolute;z-index:-503316269;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4915" w14:textId="77777777" w:rsidR="007B434C" w:rsidRDefault="007B434C">
    <w:pPr>
      <w:pStyle w:val="Cabealho"/>
    </w:pPr>
  </w:p>
  <w:p w14:paraId="7CB6751B" w14:textId="77777777" w:rsidR="007B434C" w:rsidRDefault="00000000">
    <w:pPr>
      <w:pStyle w:val="Cabealho"/>
    </w:pPr>
    <w:r>
      <w:rPr>
        <w:noProof/>
      </w:rPr>
      <mc:AlternateContent>
        <mc:Choice Requires="wps">
          <w:drawing>
            <wp:anchor distT="0" distB="0" distL="0" distR="0" simplePos="0" relativeHeight="216" behindDoc="1" locked="0" layoutInCell="1" allowOverlap="1" wp14:anchorId="1D0948DD" wp14:editId="083CFF02">
              <wp:simplePos x="0" y="0"/>
              <wp:positionH relativeFrom="column">
                <wp:posOffset>0</wp:posOffset>
              </wp:positionH>
              <wp:positionV relativeFrom="paragraph">
                <wp:posOffset>635</wp:posOffset>
              </wp:positionV>
              <wp:extent cx="4097020" cy="2540"/>
              <wp:effectExtent l="0" t="0" r="0" b="0"/>
              <wp:wrapNone/>
              <wp:docPr id="12" name="Line 9_6"/>
              <wp:cNvGraphicFramePr/>
              <a:graphic xmlns:a="http://schemas.openxmlformats.org/drawingml/2006/main">
                <a:graphicData uri="http://schemas.microsoft.com/office/word/2010/wordprocessingShape">
                  <wps:wsp>
                    <wps:cNvCnPr/>
                    <wps:spPr>
                      <a:xfrm>
                        <a:off x="0" y="0"/>
                        <a:ext cx="409644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2601B14" id="Line 9_6" o:spid="_x0000_s1026" style="position:absolute;z-index:-503316264;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5B94" w14:textId="77777777" w:rsidR="007B434C" w:rsidRDefault="007B434C">
    <w:pPr>
      <w:pStyle w:val="Cabealho"/>
    </w:pPr>
  </w:p>
  <w:p w14:paraId="080A3853" w14:textId="77777777" w:rsidR="007B434C" w:rsidRDefault="00000000">
    <w:pPr>
      <w:pStyle w:val="Cabealho"/>
    </w:pPr>
    <w:r>
      <w:rPr>
        <w:noProof/>
      </w:rPr>
      <mc:AlternateContent>
        <mc:Choice Requires="wps">
          <w:drawing>
            <wp:anchor distT="0" distB="0" distL="0" distR="0" simplePos="0" relativeHeight="215" behindDoc="1" locked="0" layoutInCell="1" allowOverlap="1" wp14:anchorId="270FB676" wp14:editId="20D79254">
              <wp:simplePos x="0" y="0"/>
              <wp:positionH relativeFrom="column">
                <wp:posOffset>-45720</wp:posOffset>
              </wp:positionH>
              <wp:positionV relativeFrom="paragraph">
                <wp:posOffset>38735</wp:posOffset>
              </wp:positionV>
              <wp:extent cx="3912235" cy="2540"/>
              <wp:effectExtent l="0" t="0" r="0" b="0"/>
              <wp:wrapNone/>
              <wp:docPr id="13" name="Line 14_4"/>
              <wp:cNvGraphicFramePr/>
              <a:graphic xmlns:a="http://schemas.openxmlformats.org/drawingml/2006/main">
                <a:graphicData uri="http://schemas.microsoft.com/office/word/2010/wordprocessingShape">
                  <wps:wsp>
                    <wps:cNvCnPr/>
                    <wps:spPr>
                      <a:xfrm>
                        <a:off x="0" y="0"/>
                        <a:ext cx="39117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26FA4A" id="Line 14_4" o:spid="_x0000_s1026" style="position:absolute;z-index:-503316265;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B4ED" w14:textId="77777777" w:rsidR="007B434C" w:rsidRDefault="007B434C">
    <w:pPr>
      <w:pStyle w:val="Cabealho"/>
    </w:pPr>
  </w:p>
  <w:p w14:paraId="10BDD44C" w14:textId="77777777" w:rsidR="007B434C" w:rsidRDefault="00000000">
    <w:pPr>
      <w:pStyle w:val="Cabealho"/>
    </w:pPr>
    <w:r>
      <w:rPr>
        <w:noProof/>
      </w:rPr>
      <mc:AlternateContent>
        <mc:Choice Requires="wps">
          <w:drawing>
            <wp:anchor distT="0" distB="0" distL="0" distR="0" simplePos="0" relativeHeight="10" behindDoc="1" locked="0" layoutInCell="1" allowOverlap="1" wp14:anchorId="7ACD2004" wp14:editId="2A5235E9">
              <wp:simplePos x="0" y="0"/>
              <wp:positionH relativeFrom="column">
                <wp:posOffset>-45720</wp:posOffset>
              </wp:positionH>
              <wp:positionV relativeFrom="paragraph">
                <wp:posOffset>38735</wp:posOffset>
              </wp:positionV>
              <wp:extent cx="4097655" cy="2540"/>
              <wp:effectExtent l="0" t="0" r="0" b="0"/>
              <wp:wrapNone/>
              <wp:docPr id="16" name="Line 9_7"/>
              <wp:cNvGraphicFramePr/>
              <a:graphic xmlns:a="http://schemas.openxmlformats.org/drawingml/2006/main">
                <a:graphicData uri="http://schemas.microsoft.com/office/word/2010/wordprocessingShape">
                  <wps:wsp>
                    <wps:cNvCnPr/>
                    <wps:spPr>
                      <a:xfrm>
                        <a:off x="0" y="0"/>
                        <a:ext cx="4097160" cy="144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353B27A" id="Line 9_7" o:spid="_x0000_s1026" style="position:absolute;z-index:-503316470;visibility:visible;mso-wrap-style:square;mso-wrap-distance-left:0;mso-wrap-distance-top:0;mso-wrap-distance-right:0;mso-wrap-distance-bottom:0;mso-position-horizontal:absolute;mso-position-horizontal-relative:text;mso-position-vertical:absolute;mso-position-vertical-relative:text" from="-3.6pt,3.05pt" to="31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" strokeweight=".35mm"/>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CF6"/>
    <w:multiLevelType w:val="multilevel"/>
    <w:tmpl w:val="0FD60170"/>
    <w:lvl w:ilvl="0">
      <w:start w:val="5"/>
      <w:numFmt w:val="decimal"/>
      <w:lvlText w:val="%1"/>
      <w:lvlJc w:val="left"/>
      <w:pPr>
        <w:tabs>
          <w:tab w:val="num" w:pos="0"/>
        </w:tabs>
        <w:ind w:left="450" w:hanging="450"/>
      </w:pPr>
    </w:lvl>
    <w:lvl w:ilvl="1">
      <w:start w:val="1"/>
      <w:numFmt w:val="decimal"/>
      <w:lvlText w:val="%1.%2"/>
      <w:lvlJc w:val="left"/>
      <w:pPr>
        <w:tabs>
          <w:tab w:val="num" w:pos="0"/>
        </w:tabs>
        <w:ind w:left="862" w:hanging="720"/>
      </w:pPr>
    </w:lvl>
    <w:lvl w:ilvl="2">
      <w:start w:val="1"/>
      <w:numFmt w:val="decimal"/>
      <w:lvlText w:val="%1.%2.%3"/>
      <w:lvlJc w:val="left"/>
      <w:pPr>
        <w:tabs>
          <w:tab w:val="num" w:pos="0"/>
        </w:tabs>
        <w:ind w:left="1286" w:hanging="720"/>
      </w:pPr>
    </w:lvl>
    <w:lvl w:ilvl="3">
      <w:start w:val="1"/>
      <w:numFmt w:val="decimal"/>
      <w:lvlText w:val="%1.%2.%3.%4"/>
      <w:lvlJc w:val="left"/>
      <w:pPr>
        <w:tabs>
          <w:tab w:val="num" w:pos="0"/>
        </w:tabs>
        <w:ind w:left="1929" w:hanging="108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855" w:hanging="1440"/>
      </w:pPr>
    </w:lvl>
    <w:lvl w:ilvl="6">
      <w:start w:val="1"/>
      <w:numFmt w:val="decimal"/>
      <w:lvlText w:val="%1.%2.%3.%4.%5.%6.%7"/>
      <w:lvlJc w:val="left"/>
      <w:pPr>
        <w:tabs>
          <w:tab w:val="num" w:pos="0"/>
        </w:tabs>
        <w:ind w:left="3498" w:hanging="1800"/>
      </w:pPr>
    </w:lvl>
    <w:lvl w:ilvl="7">
      <w:start w:val="1"/>
      <w:numFmt w:val="decimal"/>
      <w:lvlText w:val="%1.%2.%3.%4.%5.%6.%7.%8"/>
      <w:lvlJc w:val="left"/>
      <w:pPr>
        <w:tabs>
          <w:tab w:val="num" w:pos="0"/>
        </w:tabs>
        <w:ind w:left="3781" w:hanging="1800"/>
      </w:pPr>
    </w:lvl>
    <w:lvl w:ilvl="8">
      <w:start w:val="1"/>
      <w:numFmt w:val="decimal"/>
      <w:lvlText w:val="%1.%2.%3.%4.%5.%6.%7.%8.%9"/>
      <w:lvlJc w:val="left"/>
      <w:pPr>
        <w:tabs>
          <w:tab w:val="num" w:pos="0"/>
        </w:tabs>
        <w:ind w:left="4424" w:hanging="2160"/>
      </w:pPr>
    </w:lvl>
  </w:abstractNum>
  <w:abstractNum w:abstractNumId="1" w15:restartNumberingAfterBreak="0">
    <w:nsid w:val="24922548"/>
    <w:multiLevelType w:val="multilevel"/>
    <w:tmpl w:val="EED4C50E"/>
    <w:lvl w:ilvl="0">
      <w:start w:val="1"/>
      <w:numFmt w:val="decimal"/>
      <w:lvlText w:val="%1"/>
      <w:lvlJc w:val="left"/>
      <w:pPr>
        <w:tabs>
          <w:tab w:val="num" w:pos="0"/>
        </w:tabs>
        <w:ind w:left="2984"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upperLetter"/>
      <w:lvlText w:val="%8.%9"/>
      <w:lvlJc w:val="left"/>
      <w:pPr>
        <w:tabs>
          <w:tab w:val="num" w:pos="0"/>
        </w:tabs>
        <w:ind w:left="1584" w:hanging="1584"/>
      </w:pPr>
    </w:lvl>
  </w:abstractNum>
  <w:abstractNum w:abstractNumId="2" w15:restartNumberingAfterBreak="0">
    <w:nsid w:val="2A29181E"/>
    <w:multiLevelType w:val="multilevel"/>
    <w:tmpl w:val="D9CA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11BB9"/>
    <w:multiLevelType w:val="multilevel"/>
    <w:tmpl w:val="71623F5A"/>
    <w:lvl w:ilvl="0">
      <w:start w:val="2"/>
      <w:numFmt w:val="decimal"/>
      <w:lvlText w:val="%1"/>
      <w:lvlJc w:val="left"/>
      <w:pPr>
        <w:tabs>
          <w:tab w:val="num" w:pos="850"/>
        </w:tabs>
        <w:ind w:left="139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4" w15:restartNumberingAfterBreak="0">
    <w:nsid w:val="393D1D02"/>
    <w:multiLevelType w:val="multilevel"/>
    <w:tmpl w:val="0706CBB4"/>
    <w:lvl w:ilvl="0">
      <w:start w:val="2"/>
      <w:numFmt w:val="decimal"/>
      <w:lvlText w:val="%1"/>
      <w:lvlJc w:val="left"/>
      <w:pPr>
        <w:tabs>
          <w:tab w:val="num" w:pos="0"/>
        </w:tabs>
        <w:ind w:left="54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5" w15:restartNumberingAfterBreak="0">
    <w:nsid w:val="57F404D0"/>
    <w:multiLevelType w:val="multilevel"/>
    <w:tmpl w:val="BAC6D75C"/>
    <w:lvl w:ilvl="0">
      <w:start w:val="4"/>
      <w:numFmt w:val="decimal"/>
      <w:lvlText w:val="%1"/>
      <w:lvlJc w:val="left"/>
      <w:pPr>
        <w:tabs>
          <w:tab w:val="num" w:pos="0"/>
        </w:tabs>
        <w:ind w:left="450" w:hanging="450"/>
      </w:pPr>
      <w:rPr>
        <w:color w:val="auto"/>
      </w:rPr>
    </w:lvl>
    <w:lvl w:ilvl="1">
      <w:start w:val="1"/>
      <w:numFmt w:val="decimal"/>
      <w:lvlText w:val="%1.%2"/>
      <w:lvlJc w:val="left"/>
      <w:pPr>
        <w:tabs>
          <w:tab w:val="num" w:pos="0"/>
        </w:tabs>
        <w:ind w:left="1003" w:hanging="720"/>
      </w:pPr>
      <w:rPr>
        <w:color w:val="auto"/>
      </w:rPr>
    </w:lvl>
    <w:lvl w:ilvl="2">
      <w:start w:val="1"/>
      <w:numFmt w:val="decimal"/>
      <w:lvlText w:val="%1.%2.%3"/>
      <w:lvlJc w:val="left"/>
      <w:pPr>
        <w:tabs>
          <w:tab w:val="num" w:pos="0"/>
        </w:tabs>
        <w:ind w:left="1286" w:hanging="720"/>
      </w:pPr>
      <w:rPr>
        <w:color w:val="auto"/>
      </w:rPr>
    </w:lvl>
    <w:lvl w:ilvl="3">
      <w:start w:val="1"/>
      <w:numFmt w:val="decimal"/>
      <w:lvlText w:val="%1.%2.%3.%4"/>
      <w:lvlJc w:val="left"/>
      <w:pPr>
        <w:tabs>
          <w:tab w:val="num" w:pos="0"/>
        </w:tabs>
        <w:ind w:left="1929" w:hanging="1080"/>
      </w:pPr>
      <w:rPr>
        <w:color w:val="auto"/>
      </w:rPr>
    </w:lvl>
    <w:lvl w:ilvl="4">
      <w:start w:val="1"/>
      <w:numFmt w:val="decimal"/>
      <w:lvlText w:val="%1.%2.%3.%4.%5"/>
      <w:lvlJc w:val="left"/>
      <w:pPr>
        <w:tabs>
          <w:tab w:val="num" w:pos="0"/>
        </w:tabs>
        <w:ind w:left="2212" w:hanging="1080"/>
      </w:pPr>
      <w:rPr>
        <w:color w:val="auto"/>
      </w:rPr>
    </w:lvl>
    <w:lvl w:ilvl="5">
      <w:start w:val="1"/>
      <w:numFmt w:val="decimal"/>
      <w:lvlText w:val="%1.%2.%3.%4.%5.%6"/>
      <w:lvlJc w:val="left"/>
      <w:pPr>
        <w:tabs>
          <w:tab w:val="num" w:pos="0"/>
        </w:tabs>
        <w:ind w:left="2855" w:hanging="1440"/>
      </w:pPr>
      <w:rPr>
        <w:color w:val="auto"/>
      </w:rPr>
    </w:lvl>
    <w:lvl w:ilvl="6">
      <w:start w:val="1"/>
      <w:numFmt w:val="decimal"/>
      <w:lvlText w:val="%1.%2.%3.%4.%5.%6.%7"/>
      <w:lvlJc w:val="left"/>
      <w:pPr>
        <w:tabs>
          <w:tab w:val="num" w:pos="0"/>
        </w:tabs>
        <w:ind w:left="3498" w:hanging="1800"/>
      </w:pPr>
      <w:rPr>
        <w:color w:val="auto"/>
      </w:rPr>
    </w:lvl>
    <w:lvl w:ilvl="7">
      <w:start w:val="1"/>
      <w:numFmt w:val="decimal"/>
      <w:lvlText w:val="%1.%2.%3.%4.%5.%6.%7.%8"/>
      <w:lvlJc w:val="left"/>
      <w:pPr>
        <w:tabs>
          <w:tab w:val="num" w:pos="0"/>
        </w:tabs>
        <w:ind w:left="3781" w:hanging="1800"/>
      </w:pPr>
      <w:rPr>
        <w:color w:val="auto"/>
      </w:rPr>
    </w:lvl>
    <w:lvl w:ilvl="8">
      <w:start w:val="1"/>
      <w:numFmt w:val="decimal"/>
      <w:lvlText w:val="%1.%2.%3.%4.%5.%6.%7.%8.%9"/>
      <w:lvlJc w:val="left"/>
      <w:pPr>
        <w:tabs>
          <w:tab w:val="num" w:pos="0"/>
        </w:tabs>
        <w:ind w:left="4424" w:hanging="2160"/>
      </w:pPr>
      <w:rPr>
        <w:color w:val="auto"/>
      </w:rPr>
    </w:lvl>
  </w:abstractNum>
  <w:abstractNum w:abstractNumId="6" w15:restartNumberingAfterBreak="0">
    <w:nsid w:val="78122480"/>
    <w:multiLevelType w:val="multilevel"/>
    <w:tmpl w:val="05083D7E"/>
    <w:lvl w:ilvl="0">
      <w:start w:val="1"/>
      <w:numFmt w:val="decimal"/>
      <w:pStyle w:val="Ttulo1"/>
      <w:lvlText w:val="%1"/>
      <w:lvlJc w:val="left"/>
      <w:pPr>
        <w:tabs>
          <w:tab w:val="num" w:pos="0"/>
        </w:tabs>
        <w:ind w:left="2984"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1287"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upperLetter"/>
      <w:pStyle w:val="Ttulo9"/>
      <w:lvlText w:val="%8.%9"/>
      <w:lvlJc w:val="left"/>
      <w:pPr>
        <w:tabs>
          <w:tab w:val="num" w:pos="0"/>
        </w:tabs>
        <w:ind w:left="1584" w:hanging="1584"/>
      </w:pPr>
    </w:lvl>
  </w:abstractNum>
  <w:num w:numId="1" w16cid:durableId="975178866">
    <w:abstractNumId w:val="6"/>
  </w:num>
  <w:num w:numId="2" w16cid:durableId="1160119595">
    <w:abstractNumId w:val="1"/>
  </w:num>
  <w:num w:numId="3" w16cid:durableId="913658559">
    <w:abstractNumId w:val="4"/>
  </w:num>
  <w:num w:numId="4" w16cid:durableId="1195071354">
    <w:abstractNumId w:val="3"/>
  </w:num>
  <w:num w:numId="5" w16cid:durableId="1078748201">
    <w:abstractNumId w:val="5"/>
  </w:num>
  <w:num w:numId="6" w16cid:durableId="860628307">
    <w:abstractNumId w:val="0"/>
  </w:num>
  <w:num w:numId="7" w16cid:durableId="12427167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J G F">
    <w15:presenceInfo w15:providerId="Windows Live" w15:userId="af07d5dc6d4ba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4C"/>
    <w:rsid w:val="000753B8"/>
    <w:rsid w:val="000925D7"/>
    <w:rsid w:val="00141540"/>
    <w:rsid w:val="00185885"/>
    <w:rsid w:val="001C0BDA"/>
    <w:rsid w:val="00315B7F"/>
    <w:rsid w:val="003273D2"/>
    <w:rsid w:val="00341E69"/>
    <w:rsid w:val="004D0F86"/>
    <w:rsid w:val="004F0E48"/>
    <w:rsid w:val="004F5A3C"/>
    <w:rsid w:val="00527491"/>
    <w:rsid w:val="00540E47"/>
    <w:rsid w:val="005B75F9"/>
    <w:rsid w:val="00660080"/>
    <w:rsid w:val="00683FBB"/>
    <w:rsid w:val="006E18CF"/>
    <w:rsid w:val="00710EFB"/>
    <w:rsid w:val="0074160F"/>
    <w:rsid w:val="007B434C"/>
    <w:rsid w:val="007D37D6"/>
    <w:rsid w:val="00815DE3"/>
    <w:rsid w:val="00845395"/>
    <w:rsid w:val="008757A0"/>
    <w:rsid w:val="00935083"/>
    <w:rsid w:val="009403BA"/>
    <w:rsid w:val="00965D22"/>
    <w:rsid w:val="009B1008"/>
    <w:rsid w:val="00A54ACF"/>
    <w:rsid w:val="00AB5139"/>
    <w:rsid w:val="00AB7692"/>
    <w:rsid w:val="00B85127"/>
    <w:rsid w:val="00BF7B23"/>
    <w:rsid w:val="00C20A2C"/>
    <w:rsid w:val="00C70B63"/>
    <w:rsid w:val="00CC0A60"/>
    <w:rsid w:val="00CC7EAE"/>
    <w:rsid w:val="00D50481"/>
    <w:rsid w:val="00D67E08"/>
    <w:rsid w:val="00D96ACE"/>
    <w:rsid w:val="00DB52C8"/>
    <w:rsid w:val="00E06D0C"/>
    <w:rsid w:val="00E250BE"/>
    <w:rsid w:val="00EE6744"/>
    <w:rsid w:val="00FB3AF6"/>
    <w:rsid w:val="00FF19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FEBF"/>
  <w15:docId w15:val="{E87BFC7F-95CD-4796-8EAA-E0787AF00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80" w:line="288" w:lineRule="auto"/>
      <w:jc w:val="both"/>
    </w:pPr>
    <w:rPr>
      <w:sz w:val="24"/>
      <w:szCs w:val="24"/>
    </w:rPr>
  </w:style>
  <w:style w:type="paragraph" w:styleId="Ttulo1">
    <w:name w:val="heading 1"/>
    <w:basedOn w:val="Normal"/>
    <w:next w:val="Normal"/>
    <w:uiPriority w:val="9"/>
    <w:qFormat/>
    <w:pPr>
      <w:keepNext/>
      <w:numPr>
        <w:numId w:val="1"/>
      </w:numPr>
      <w:spacing w:before="240" w:after="480"/>
      <w:outlineLvl w:val="0"/>
    </w:pPr>
    <w:rPr>
      <w:rFonts w:ascii="Arial" w:hAnsi="Arial" w:cs="Arial"/>
      <w:b/>
      <w:bCs/>
      <w:smallCaps/>
      <w:kern w:val="2"/>
      <w:sz w:val="36"/>
      <w:szCs w:val="40"/>
    </w:rPr>
  </w:style>
  <w:style w:type="paragraph" w:styleId="Ttulo2">
    <w:name w:val="heading 2"/>
    <w:basedOn w:val="PargrafodaLista"/>
    <w:next w:val="Normal"/>
    <w:uiPriority w:val="9"/>
    <w:unhideWhenUsed/>
    <w:qFormat/>
    <w:pPr>
      <w:keepNext/>
      <w:numPr>
        <w:ilvl w:val="1"/>
        <w:numId w:val="1"/>
      </w:numPr>
      <w:spacing w:before="360" w:after="240"/>
      <w:outlineLvl w:val="1"/>
    </w:pPr>
    <w:rPr>
      <w:b/>
      <w:sz w:val="28"/>
      <w:szCs w:val="28"/>
    </w:rPr>
  </w:style>
  <w:style w:type="paragraph" w:styleId="Ttulo3">
    <w:name w:val="heading 3"/>
    <w:basedOn w:val="PargrafodaLista"/>
    <w:next w:val="Normal"/>
    <w:uiPriority w:val="9"/>
    <w:unhideWhenUsed/>
    <w:qFormat/>
    <w:pPr>
      <w:keepNext/>
      <w:numPr>
        <w:ilvl w:val="2"/>
        <w:numId w:val="1"/>
      </w:numPr>
      <w:spacing w:before="240" w:after="240"/>
      <w:outlineLvl w:val="2"/>
    </w:pPr>
    <w:rPr>
      <w:b/>
    </w:rPr>
  </w:style>
  <w:style w:type="paragraph" w:styleId="Ttulo4">
    <w:name w:val="heading 4"/>
    <w:basedOn w:val="Listanumerada3"/>
    <w:next w:val="Normal"/>
    <w:uiPriority w:val="9"/>
    <w:semiHidden/>
    <w:unhideWhenUsed/>
    <w:qFormat/>
    <w:pPr>
      <w:keepNext/>
      <w:keepLines/>
      <w:numPr>
        <w:ilvl w:val="3"/>
        <w:numId w:val="1"/>
      </w:numPr>
      <w:spacing w:before="40" w:after="0"/>
      <w:outlineLvl w:val="3"/>
    </w:pPr>
    <w:rPr>
      <w:b/>
      <w:bCs/>
      <w:kern w:val="2"/>
      <w:szCs w:val="40"/>
    </w:rPr>
  </w:style>
  <w:style w:type="paragraph" w:styleId="Ttulo5">
    <w:name w:val="heading 5"/>
    <w:basedOn w:val="Normal"/>
    <w:next w:val="Normal"/>
    <w:uiPriority w:val="9"/>
    <w:semiHidden/>
    <w:unhideWhenUsed/>
    <w:qFormat/>
    <w:pPr>
      <w:keepNext/>
      <w:keepLines/>
      <w:numPr>
        <w:ilvl w:val="4"/>
        <w:numId w:val="1"/>
      </w:numPr>
      <w:spacing w:before="40" w:after="0"/>
      <w:outlineLvl w:val="4"/>
    </w:pPr>
    <w:rPr>
      <w:rFonts w:ascii="Cambria" w:hAnsi="Cambria"/>
      <w:color w:val="365F91"/>
    </w:rPr>
  </w:style>
  <w:style w:type="paragraph" w:styleId="Ttulo6">
    <w:name w:val="heading 6"/>
    <w:basedOn w:val="Normal"/>
    <w:next w:val="Normal"/>
    <w:uiPriority w:val="9"/>
    <w:semiHidden/>
    <w:unhideWhenUsed/>
    <w:qFormat/>
    <w:pPr>
      <w:keepNext/>
      <w:keepLines/>
      <w:numPr>
        <w:ilvl w:val="5"/>
        <w:numId w:val="1"/>
      </w:numPr>
      <w:spacing w:before="40" w:after="0"/>
      <w:outlineLvl w:val="5"/>
    </w:pPr>
    <w:rPr>
      <w:rFonts w:ascii="Cambria" w:hAnsi="Cambria"/>
      <w:color w:val="243F60"/>
    </w:rPr>
  </w:style>
  <w:style w:type="paragraph" w:styleId="Ttulo7">
    <w:name w:val="heading 7"/>
    <w:basedOn w:val="Normal"/>
    <w:next w:val="Normal"/>
    <w:qFormat/>
    <w:pPr>
      <w:keepNext/>
      <w:keepLines/>
      <w:numPr>
        <w:ilvl w:val="6"/>
        <w:numId w:val="1"/>
      </w:numPr>
      <w:spacing w:before="40" w:after="0"/>
      <w:outlineLvl w:val="6"/>
    </w:pPr>
    <w:rPr>
      <w:rFonts w:ascii="Cambria" w:hAnsi="Cambria"/>
      <w:i/>
      <w:iCs/>
      <w:color w:val="243F60"/>
    </w:rPr>
  </w:style>
  <w:style w:type="paragraph" w:styleId="Ttulo8">
    <w:name w:val="heading 8"/>
    <w:basedOn w:val="Normal"/>
    <w:next w:val="Normal"/>
    <w:qFormat/>
    <w:pPr>
      <w:keepNext/>
      <w:keepLines/>
      <w:numPr>
        <w:ilvl w:val="7"/>
        <w:numId w:val="1"/>
      </w:numPr>
      <w:spacing w:before="40" w:after="0"/>
      <w:outlineLvl w:val="7"/>
    </w:pPr>
    <w:rPr>
      <w:rFonts w:ascii="Cambria" w:hAnsi="Cambria"/>
      <w:color w:val="272727"/>
      <w:sz w:val="21"/>
      <w:szCs w:val="21"/>
    </w:rPr>
  </w:style>
  <w:style w:type="paragraph" w:styleId="Ttulo9">
    <w:name w:val="heading 9"/>
    <w:basedOn w:val="Style1"/>
    <w:next w:val="Normal"/>
    <w:qFormat/>
    <w:pPr>
      <w:numPr>
        <w:ilvl w:val="8"/>
        <w:numId w:val="1"/>
      </w:numPr>
      <w:outlineLvl w:val="8"/>
    </w:pPr>
    <w:rPr>
      <w:rFonts w:ascii="Arial" w:hAnsi="Arial" w:cs="Arial"/>
      <w:b/>
      <w:smallCaps/>
      <w:sz w:val="36"/>
      <w:szCs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rPr>
      <w:color w:val="0000FF"/>
      <w:u w:val="single"/>
    </w:rPr>
  </w:style>
  <w:style w:type="character" w:customStyle="1" w:styleId="CabealhoCarter">
    <w:name w:val="Cabeçalho Caráter"/>
    <w:basedOn w:val="Tipodeletrapredefinidodopargrafo"/>
    <w:qFormat/>
    <w:rPr>
      <w:sz w:val="24"/>
      <w:szCs w:val="24"/>
    </w:rPr>
  </w:style>
  <w:style w:type="character" w:customStyle="1" w:styleId="RodapCarter">
    <w:name w:val="Rodapé Caráter"/>
    <w:basedOn w:val="Tipodeletrapredefinidodopargrafo"/>
    <w:qFormat/>
    <w:rPr>
      <w:sz w:val="24"/>
      <w:szCs w:val="24"/>
    </w:rPr>
  </w:style>
  <w:style w:type="character" w:styleId="Refdecomentrio">
    <w:name w:val="annotation reference"/>
    <w:basedOn w:val="Tipodeletrapredefinidodopargrafo"/>
    <w:qFormat/>
    <w:rPr>
      <w:sz w:val="16"/>
      <w:szCs w:val="16"/>
    </w:rPr>
  </w:style>
  <w:style w:type="character" w:customStyle="1" w:styleId="TextodecomentrioCarter">
    <w:name w:val="Texto de comentário Caráter"/>
    <w:basedOn w:val="Tipodeletrapredefinidodopargrafo"/>
    <w:qFormat/>
  </w:style>
  <w:style w:type="character" w:customStyle="1" w:styleId="AssuntodecomentrioCarter">
    <w:name w:val="Assunto de comentário Caráter"/>
    <w:basedOn w:val="TextodecomentrioCarter"/>
    <w:qFormat/>
    <w:rPr>
      <w:b/>
      <w:bCs/>
    </w:rPr>
  </w:style>
  <w:style w:type="character" w:customStyle="1" w:styleId="Ttulo1Carter">
    <w:name w:val="Título 1 Caráter"/>
    <w:basedOn w:val="Tipodeletrapredefinidodopargrafo"/>
    <w:qFormat/>
    <w:rPr>
      <w:rFonts w:ascii="Arial" w:hAnsi="Arial" w:cs="Arial"/>
      <w:b/>
      <w:bCs/>
      <w:smallCaps/>
      <w:kern w:val="2"/>
      <w:sz w:val="36"/>
      <w:szCs w:val="40"/>
    </w:rPr>
  </w:style>
  <w:style w:type="character" w:styleId="nfase">
    <w:name w:val="Emphasis"/>
    <w:basedOn w:val="Tipodeletrapredefinidodopargrafo"/>
    <w:qFormat/>
    <w:rPr>
      <w:i/>
      <w:iCs/>
    </w:rPr>
  </w:style>
  <w:style w:type="character" w:styleId="Hiperligaovisitada">
    <w:name w:val="FollowedHyperlink"/>
    <w:basedOn w:val="Tipodeletrapredefinidodopargrafo"/>
    <w:rPr>
      <w:color w:val="800080"/>
      <w:u w:val="single"/>
    </w:rPr>
  </w:style>
  <w:style w:type="character" w:customStyle="1" w:styleId="Ttulo2Carter">
    <w:name w:val="Título 2 Caráter"/>
    <w:basedOn w:val="Tipodeletrapredefinidodopargrafo"/>
    <w:qFormat/>
    <w:rPr>
      <w:b/>
      <w:sz w:val="28"/>
      <w:szCs w:val="28"/>
    </w:rPr>
  </w:style>
  <w:style w:type="character" w:customStyle="1" w:styleId="Ttulo3Carter">
    <w:name w:val="Título 3 Caráter"/>
    <w:basedOn w:val="Tipodeletrapredefinidodopargrafo"/>
    <w:qFormat/>
    <w:rPr>
      <w:b/>
      <w:sz w:val="24"/>
      <w:szCs w:val="24"/>
    </w:rPr>
  </w:style>
  <w:style w:type="character" w:customStyle="1" w:styleId="TtuloCarter">
    <w:name w:val="Título Caráter"/>
    <w:basedOn w:val="Tipodeletrapredefinidodopargrafo"/>
    <w:qFormat/>
    <w:rPr>
      <w:rFonts w:ascii="Cambria" w:eastAsia="Times New Roman" w:hAnsi="Cambria" w:cs="Times New Roman"/>
      <w:spacing w:val="-10"/>
      <w:kern w:val="2"/>
      <w:sz w:val="56"/>
      <w:szCs w:val="56"/>
      <w:lang w:eastAsia="en-US"/>
    </w:rPr>
  </w:style>
  <w:style w:type="character" w:customStyle="1" w:styleId="TextodenotadefimCarter">
    <w:name w:val="Texto de nota de fim Caráter"/>
    <w:basedOn w:val="Tipodeletrapredefinidodopargrafo"/>
    <w:qFormat/>
    <w:rPr>
      <w:rFonts w:ascii="Calibri" w:eastAsia="Calibri" w:hAnsi="Calibri" w:cs="Times New Roman"/>
      <w:lang w:eastAsia="en-US"/>
    </w:rPr>
  </w:style>
  <w:style w:type="character" w:customStyle="1" w:styleId="EndnoteCharacters">
    <w:name w:val="Endnote Characters"/>
    <w:basedOn w:val="Tipodeletrapredefinidodopargrafo"/>
    <w:qFormat/>
    <w:rPr>
      <w:vertAlign w:val="superscript"/>
    </w:rPr>
  </w:style>
  <w:style w:type="character" w:customStyle="1" w:styleId="EndnoteAnchor">
    <w:name w:val="Endnote Anchor"/>
    <w:rPr>
      <w:vertAlign w:val="superscript"/>
    </w:rPr>
  </w:style>
  <w:style w:type="character" w:customStyle="1" w:styleId="TextodenotaderodapCarter">
    <w:name w:val="Texto de nota de rodapé Caráter"/>
    <w:basedOn w:val="Tipodeletrapredefinidodopargrafo"/>
    <w:qFormat/>
  </w:style>
  <w:style w:type="character" w:customStyle="1" w:styleId="FootnoteCharacters">
    <w:name w:val="Footnote Characters"/>
    <w:basedOn w:val="Tipodeletrapredefinidodopargrafo"/>
    <w:qFormat/>
    <w:rPr>
      <w:vertAlign w:val="superscript"/>
    </w:rPr>
  </w:style>
  <w:style w:type="character" w:customStyle="1" w:styleId="FootnoteAnchor">
    <w:name w:val="Footnote Anchor"/>
    <w:rPr>
      <w:vertAlign w:val="superscript"/>
    </w:rPr>
  </w:style>
  <w:style w:type="character" w:customStyle="1" w:styleId="TextodebaloCarter">
    <w:name w:val="Texto de balão Caráter"/>
    <w:basedOn w:val="Tipodeletrapredefinidodopargrafo"/>
    <w:qFormat/>
    <w:rPr>
      <w:rFonts w:ascii="Tahoma" w:hAnsi="Tahoma" w:cs="Tahoma"/>
      <w:sz w:val="16"/>
      <w:szCs w:val="16"/>
    </w:rPr>
  </w:style>
  <w:style w:type="character" w:customStyle="1" w:styleId="SubttuloCarter">
    <w:name w:val="Subtítulo Caráter"/>
    <w:basedOn w:val="Tipodeletrapredefinidodopargrafo"/>
    <w:qFormat/>
    <w:rPr>
      <w:rFonts w:ascii="Calibri" w:eastAsia="Times New Roman" w:hAnsi="Calibri" w:cs="Times New Roman"/>
      <w:color w:val="5A5A5A"/>
      <w:spacing w:val="15"/>
      <w:sz w:val="22"/>
      <w:szCs w:val="22"/>
      <w:lang w:eastAsia="en-US"/>
    </w:rPr>
  </w:style>
  <w:style w:type="character" w:customStyle="1" w:styleId="SemEspaamentoCarter">
    <w:name w:val="Sem Espaçamento Caráter"/>
    <w:basedOn w:val="Tipodeletrapredefinidodopargrafo"/>
    <w:qFormat/>
    <w:rPr>
      <w:rFonts w:ascii="Calibri" w:eastAsia="Times New Roman" w:hAnsi="Calibri" w:cs="Times New Roman"/>
      <w:sz w:val="22"/>
      <w:szCs w:val="22"/>
    </w:rPr>
  </w:style>
  <w:style w:type="character" w:customStyle="1" w:styleId="LegendaCarter">
    <w:name w:val="Legenda Caráter"/>
    <w:basedOn w:val="Tipodeletrapredefinidodopargrafo"/>
    <w:qFormat/>
    <w:rPr>
      <w:i/>
      <w:iCs/>
    </w:rPr>
  </w:style>
  <w:style w:type="character" w:customStyle="1" w:styleId="TablecaptionChar">
    <w:name w:val="Table caption Char"/>
    <w:basedOn w:val="LegendaCarter"/>
    <w:qFormat/>
    <w:rPr>
      <w:i/>
      <w:iCs/>
      <w:sz w:val="18"/>
      <w:szCs w:val="18"/>
    </w:rPr>
  </w:style>
  <w:style w:type="character" w:customStyle="1" w:styleId="Ttulo9Carter">
    <w:name w:val="Título 9 Caráter"/>
    <w:basedOn w:val="Tipodeletrapredefinidodopargrafo"/>
    <w:qFormat/>
    <w:rPr>
      <w:rFonts w:ascii="Arial" w:hAnsi="Arial" w:cs="Arial"/>
      <w:b/>
      <w:smallCaps/>
      <w:sz w:val="36"/>
      <w:szCs w:val="36"/>
    </w:rPr>
  </w:style>
  <w:style w:type="character" w:customStyle="1" w:styleId="Ttulo4Carter">
    <w:name w:val="Título 4 Caráter"/>
    <w:basedOn w:val="Tipodeletrapredefinidodopargrafo"/>
    <w:qFormat/>
    <w:rPr>
      <w:b/>
      <w:bCs/>
      <w:kern w:val="2"/>
      <w:sz w:val="24"/>
      <w:szCs w:val="40"/>
    </w:rPr>
  </w:style>
  <w:style w:type="character" w:customStyle="1" w:styleId="Ttulo5Carter">
    <w:name w:val="Título 5 Caráter"/>
    <w:basedOn w:val="Tipodeletrapredefinidodopargrafo"/>
    <w:qFormat/>
    <w:rPr>
      <w:rFonts w:ascii="Cambria" w:eastAsia="Times New Roman" w:hAnsi="Cambria" w:cs="Times New Roman"/>
      <w:color w:val="365F91"/>
      <w:sz w:val="24"/>
      <w:szCs w:val="24"/>
    </w:rPr>
  </w:style>
  <w:style w:type="character" w:customStyle="1" w:styleId="Ttulo6Carter">
    <w:name w:val="Título 6 Caráter"/>
    <w:basedOn w:val="Tipodeletrapredefinidodopargrafo"/>
    <w:qFormat/>
    <w:rPr>
      <w:rFonts w:ascii="Cambria" w:eastAsia="Times New Roman" w:hAnsi="Cambria" w:cs="Times New Roman"/>
      <w:color w:val="243F60"/>
      <w:sz w:val="24"/>
      <w:szCs w:val="24"/>
    </w:rPr>
  </w:style>
  <w:style w:type="character" w:customStyle="1" w:styleId="Ttulo7Carter">
    <w:name w:val="Título 7 Caráter"/>
    <w:basedOn w:val="Tipodeletrapredefinidodopargrafo"/>
    <w:qFormat/>
    <w:rPr>
      <w:rFonts w:ascii="Cambria" w:eastAsia="Times New Roman" w:hAnsi="Cambria" w:cs="Times New Roman"/>
      <w:i/>
      <w:iCs/>
      <w:color w:val="243F60"/>
      <w:sz w:val="24"/>
      <w:szCs w:val="24"/>
    </w:rPr>
  </w:style>
  <w:style w:type="character" w:customStyle="1" w:styleId="Ttulo8Carter">
    <w:name w:val="Título 8 Caráter"/>
    <w:basedOn w:val="Tipodeletrapredefinidodopargrafo"/>
    <w:qFormat/>
    <w:rPr>
      <w:rFonts w:ascii="Cambria" w:eastAsia="Times New Roman" w:hAnsi="Cambria" w:cs="Times New Roman"/>
      <w:color w:val="272727"/>
      <w:sz w:val="21"/>
      <w:szCs w:val="21"/>
    </w:rPr>
  </w:style>
  <w:style w:type="character" w:customStyle="1" w:styleId="title-text">
    <w:name w:val="title-text"/>
    <w:basedOn w:val="Tipodeletrapredefinidodopargrafo"/>
    <w:qFormat/>
  </w:style>
  <w:style w:type="character" w:styleId="MenoNoResolvida">
    <w:name w:val="Unresolved Mention"/>
    <w:basedOn w:val="Tipodeletrapredefinidodopargrafo"/>
    <w:qFormat/>
    <w:rPr>
      <w:color w:val="605E5C"/>
      <w:highlight w:val="lightGray"/>
    </w:rPr>
  </w:style>
  <w:style w:type="character" w:styleId="Forte">
    <w:name w:val="Strong"/>
    <w:basedOn w:val="Tipodeletrapredefinidodopargrafo"/>
    <w:qFormat/>
    <w:rPr>
      <w:b/>
      <w:bCs/>
    </w:rPr>
  </w:style>
  <w:style w:type="character" w:customStyle="1" w:styleId="IndexLink">
    <w:name w:val="Index Link"/>
    <w:qFormat/>
  </w:style>
  <w:style w:type="character" w:customStyle="1" w:styleId="ztplmc">
    <w:name w:val="ztplmc"/>
    <w:basedOn w:val="Tipodeletrapredefinidodopargrafo"/>
    <w:qFormat/>
  </w:style>
  <w:style w:type="character" w:customStyle="1" w:styleId="material-icons-extended">
    <w:name w:val="material-icons-extended"/>
    <w:basedOn w:val="Tipodeletrapredefinidodopargrafo"/>
    <w:qFormat/>
  </w:style>
  <w:style w:type="character" w:customStyle="1" w:styleId="hwtze">
    <w:name w:val="hwtze"/>
    <w:basedOn w:val="Tipodeletrapredefinidodopargrafo"/>
    <w:qFormat/>
  </w:style>
  <w:style w:type="character" w:customStyle="1" w:styleId="rynqvb">
    <w:name w:val="rynqvb"/>
    <w:basedOn w:val="Tipodeletrapredefinidodopargrafo"/>
    <w:qFormat/>
  </w:style>
  <w:style w:type="character" w:customStyle="1" w:styleId="mord">
    <w:name w:val="mord"/>
    <w:basedOn w:val="Tipodeletrapredefinidodopargrafo"/>
    <w:qFormat/>
  </w:style>
  <w:style w:type="character" w:customStyle="1" w:styleId="vlist-s">
    <w:name w:val="vlist-s"/>
    <w:basedOn w:val="Tipodeletrapredefinidodopargrafo"/>
    <w:qFormat/>
  </w:style>
  <w:style w:type="character" w:customStyle="1" w:styleId="mrel">
    <w:name w:val="mrel"/>
    <w:basedOn w:val="Tipodeletrapredefinidodopargrafo"/>
    <w:qFormat/>
  </w:style>
  <w:style w:type="character" w:customStyle="1" w:styleId="mopen">
    <w:name w:val="mopen"/>
    <w:basedOn w:val="Tipodeletrapredefinidodopargrafo"/>
    <w:qFormat/>
  </w:style>
  <w:style w:type="character" w:customStyle="1" w:styleId="mbin">
    <w:name w:val="mbin"/>
    <w:basedOn w:val="Tipodeletrapredefinidodopargrafo"/>
    <w:qFormat/>
  </w:style>
  <w:style w:type="character" w:customStyle="1" w:styleId="mclose">
    <w:name w:val="mclose"/>
    <w:basedOn w:val="Tipodeletrapredefinidodopargrafo"/>
    <w:qFormat/>
  </w:style>
  <w:style w:type="character" w:customStyle="1" w:styleId="mop">
    <w:name w:val="mop"/>
    <w:basedOn w:val="Tipodeletrapredefinidodopargrafo"/>
    <w:qFormat/>
  </w:style>
  <w:style w:type="character" w:customStyle="1" w:styleId="katex-mathml">
    <w:name w:val="katex-mathml"/>
    <w:basedOn w:val="Tipodeletrapredefinidodopargrafo"/>
    <w:qFormat/>
  </w:style>
  <w:style w:type="character" w:styleId="CitaoHTML">
    <w:name w:val="HTML Cite"/>
    <w:basedOn w:val="Tipodeletrapredefinidodopargrafo"/>
    <w:qFormat/>
    <w:rPr>
      <w:i/>
      <w:iCs/>
    </w:rPr>
  </w:style>
  <w:style w:type="character" w:customStyle="1" w:styleId="pre">
    <w:name w:val="pre"/>
    <w:basedOn w:val="Tipodeletrapredefinidodopargrafo"/>
    <w:qFormat/>
  </w:style>
  <w:style w:type="character" w:customStyle="1" w:styleId="hljs-keyword">
    <w:name w:val="hljs-keyword"/>
    <w:basedOn w:val="Tipodeletrapredefinidodopargrafo"/>
    <w:qFormat/>
  </w:style>
  <w:style w:type="character" w:customStyle="1" w:styleId="hljs-title">
    <w:name w:val="hljs-title"/>
    <w:basedOn w:val="Tipodeletrapredefinidodopargrafo"/>
    <w:qFormat/>
  </w:style>
  <w:style w:type="character" w:customStyle="1" w:styleId="hljs-params">
    <w:name w:val="hljs-params"/>
    <w:basedOn w:val="Tipodeletrapredefinidodopargrafo"/>
    <w:qFormat/>
  </w:style>
  <w:style w:type="character" w:customStyle="1" w:styleId="hljs-string">
    <w:name w:val="hljs-string"/>
    <w:basedOn w:val="Tipodeletrapredefinidodopargrafo"/>
    <w:qFormat/>
  </w:style>
  <w:style w:type="character" w:customStyle="1" w:styleId="hljs-number">
    <w:name w:val="hljs-number"/>
    <w:basedOn w:val="Tipodeletrapredefinidodopargrafo"/>
    <w:qFormat/>
  </w:style>
  <w:style w:type="character" w:customStyle="1" w:styleId="hljs-builtin">
    <w:name w:val="hljs-built_in"/>
    <w:basedOn w:val="Tipodeletrapredefinidodopargrafo"/>
    <w:qFormat/>
  </w:style>
  <w:style w:type="character" w:styleId="TextodoMarcadordePosio">
    <w:name w:val="Placeholder Text"/>
    <w:basedOn w:val="Tipodeletrapredefinidodopargrafo"/>
    <w:qFormat/>
    <w:rPr>
      <w:color w:val="808080"/>
    </w:rPr>
  </w:style>
  <w:style w:type="paragraph" w:customStyle="1" w:styleId="Heading">
    <w:name w:val="Heading"/>
    <w:basedOn w:val="Normal"/>
    <w:next w:val="Corpodetexto"/>
    <w:qFormat/>
    <w:pPr>
      <w:keepNext/>
      <w:spacing w:before="240" w:after="120"/>
    </w:pPr>
    <w:rPr>
      <w:rFonts w:ascii="Liberation Sans" w:eastAsia="Noto Sans CJK SC" w:hAnsi="Liberation Sans" w:cs="Noto Sans Devanagari"/>
      <w:sz w:val="28"/>
      <w:szCs w:val="28"/>
    </w:rPr>
  </w:style>
  <w:style w:type="paragraph" w:styleId="Corpodetexto">
    <w:name w:val="Body Text"/>
    <w:basedOn w:val="Normal"/>
  </w:style>
  <w:style w:type="paragraph" w:styleId="Lista">
    <w:name w:val="List"/>
    <w:basedOn w:val="Corpodetexto"/>
    <w:rPr>
      <w:rFonts w:cs="Noto Sans Devanagari"/>
    </w:rPr>
  </w:style>
  <w:style w:type="paragraph" w:styleId="Legenda">
    <w:name w:val="caption"/>
    <w:basedOn w:val="Normal"/>
    <w:next w:val="Normal"/>
    <w:autoRedefine/>
    <w:qFormat/>
    <w:rsid w:val="00527491"/>
    <w:pPr>
      <w:keepNext/>
      <w:spacing w:before="120" w:line="240" w:lineRule="auto"/>
      <w:jc w:val="center"/>
    </w:pPr>
    <w:rPr>
      <w:i/>
      <w:iCs/>
      <w:sz w:val="20"/>
      <w:szCs w:val="20"/>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customStyle="1" w:styleId="Figuras">
    <w:name w:val="Figuras"/>
    <w:basedOn w:val="Corpodetexto"/>
    <w:next w:val="Normal"/>
    <w:qFormat/>
    <w:pPr>
      <w:tabs>
        <w:tab w:val="left" w:pos="820"/>
        <w:tab w:val="left" w:pos="1500"/>
        <w:tab w:val="left" w:pos="8920"/>
      </w:tabs>
      <w:spacing w:after="0"/>
      <w:jc w:val="center"/>
    </w:pPr>
    <w:rPr>
      <w:szCs w:val="20"/>
    </w:rPr>
  </w:style>
  <w:style w:type="paragraph" w:styleId="ndice1">
    <w:name w:val="toc 1"/>
    <w:basedOn w:val="Normal"/>
    <w:next w:val="Normal"/>
    <w:autoRedefine/>
    <w:pPr>
      <w:tabs>
        <w:tab w:val="left" w:pos="480"/>
        <w:tab w:val="right" w:leader="dot" w:pos="8656"/>
      </w:tabs>
      <w:jc w:val="left"/>
    </w:pPr>
  </w:style>
  <w:style w:type="paragraph" w:styleId="ndice2">
    <w:name w:val="toc 2"/>
    <w:basedOn w:val="Normal"/>
    <w:next w:val="Normal"/>
    <w:autoRedefine/>
    <w:pPr>
      <w:tabs>
        <w:tab w:val="left" w:pos="880"/>
        <w:tab w:val="right" w:leader="dot" w:pos="8656"/>
      </w:tabs>
      <w:ind w:left="240"/>
    </w:pPr>
  </w:style>
  <w:style w:type="paragraph" w:styleId="Corpodetexto2">
    <w:name w:val="Body Text 2"/>
    <w:basedOn w:val="Normal"/>
    <w:qFormat/>
    <w:pPr>
      <w:spacing w:before="60" w:line="240" w:lineRule="auto"/>
      <w:jc w:val="center"/>
    </w:pPr>
    <w:rPr>
      <w:b/>
      <w:sz w:val="20"/>
      <w:szCs w:val="20"/>
    </w:rPr>
  </w:style>
  <w:style w:type="paragraph" w:styleId="Corpodetexto3">
    <w:name w:val="Body Text 3"/>
    <w:basedOn w:val="Normal"/>
    <w:qFormat/>
    <w:pPr>
      <w:spacing w:before="60" w:line="240" w:lineRule="auto"/>
      <w:jc w:val="center"/>
    </w:pPr>
    <w:rPr>
      <w:i/>
      <w:sz w:val="20"/>
      <w:szCs w:val="20"/>
    </w:rPr>
  </w:style>
  <w:style w:type="paragraph" w:styleId="Textodenotaderodap">
    <w:name w:val="footnote text"/>
    <w:basedOn w:val="Normal"/>
    <w:rPr>
      <w:sz w:val="20"/>
      <w:szCs w:val="20"/>
    </w:rPr>
  </w:style>
  <w:style w:type="paragraph" w:styleId="ndicedeilustraes">
    <w:name w:val="table of figures"/>
    <w:basedOn w:val="Figuras"/>
    <w:next w:val="Normal"/>
    <w:autoRedefine/>
    <w:qFormat/>
    <w:pPr>
      <w:tabs>
        <w:tab w:val="clear" w:pos="8920"/>
        <w:tab w:val="left" w:leader="dot" w:pos="820"/>
        <w:tab w:val="right" w:leader="dot" w:pos="8647"/>
      </w:tabs>
      <w:spacing w:line="312" w:lineRule="auto"/>
      <w:ind w:left="1134" w:hanging="1134"/>
      <w:jc w:val="left"/>
    </w:pPr>
  </w:style>
  <w:style w:type="paragraph" w:customStyle="1" w:styleId="Quadros">
    <w:name w:val="Quadros"/>
    <w:basedOn w:val="Corpodetexto"/>
    <w:next w:val="Normal"/>
    <w:qFormat/>
    <w:pPr>
      <w:spacing w:after="0"/>
      <w:jc w:val="center"/>
    </w:pPr>
    <w:rPr>
      <w:szCs w:val="20"/>
    </w:rPr>
  </w:style>
  <w:style w:type="paragraph" w:styleId="ndice3">
    <w:name w:val="toc 3"/>
    <w:basedOn w:val="Normal"/>
    <w:next w:val="Normal"/>
    <w:autoRedefine/>
    <w:pPr>
      <w:tabs>
        <w:tab w:val="left" w:pos="1320"/>
        <w:tab w:val="right" w:leader="dot" w:pos="8656"/>
      </w:tabs>
      <w:ind w:left="480"/>
    </w:pPr>
  </w:style>
  <w:style w:type="paragraph" w:styleId="Textodebalo">
    <w:name w:val="Balloon Text"/>
    <w:basedOn w:val="Normal"/>
    <w:qFormat/>
    <w:rPr>
      <w:rFonts w:ascii="Tahoma" w:hAnsi="Tahoma" w:cs="Tahoma"/>
      <w:sz w:val="16"/>
      <w:szCs w:val="16"/>
    </w:rPr>
  </w:style>
  <w:style w:type="paragraph" w:styleId="PargrafodaLista">
    <w:name w:val="List Paragraph"/>
    <w:basedOn w:val="Normal"/>
    <w:qFormat/>
    <w:pPr>
      <w:ind w:left="720"/>
      <w:contextualSpacing/>
    </w:pPr>
  </w:style>
  <w:style w:type="paragraph" w:styleId="Cabealhodondice">
    <w:name w:val="TOC Heading"/>
    <w:basedOn w:val="Ttulo1"/>
    <w:next w:val="Normal"/>
    <w:qFormat/>
    <w:pPr>
      <w:keepLines/>
      <w:numPr>
        <w:numId w:val="0"/>
      </w:numPr>
      <w:spacing w:after="0" w:line="259" w:lineRule="auto"/>
      <w:ind w:left="432"/>
      <w:jc w:val="left"/>
    </w:pPr>
    <w:rPr>
      <w:rFonts w:ascii="Cambria" w:hAnsi="Cambria" w:cs="Times New Roman"/>
      <w:b w:val="0"/>
      <w:bCs w:val="0"/>
      <w:color w:val="365F91"/>
      <w:kern w:val="0"/>
    </w:rPr>
  </w:style>
  <w:style w:type="paragraph" w:styleId="Textodecomentrio">
    <w:name w:val="annotation text"/>
    <w:basedOn w:val="Normal"/>
    <w:qFormat/>
    <w:pPr>
      <w:spacing w:line="240" w:lineRule="auto"/>
    </w:pPr>
    <w:rPr>
      <w:sz w:val="20"/>
      <w:szCs w:val="20"/>
    </w:rPr>
  </w:style>
  <w:style w:type="paragraph" w:styleId="Assuntodecomentrio">
    <w:name w:val="annotation subject"/>
    <w:basedOn w:val="Textodecomentrio"/>
    <w:next w:val="Textodecomentrio"/>
    <w:qFormat/>
    <w:rPr>
      <w:b/>
      <w:bCs/>
    </w:rPr>
  </w:style>
  <w:style w:type="paragraph" w:styleId="Reviso">
    <w:name w:val="Revision"/>
    <w:qFormat/>
    <w:pPr>
      <w:overflowPunct w:val="0"/>
    </w:pPr>
    <w:rPr>
      <w:sz w:val="24"/>
      <w:szCs w:val="24"/>
    </w:rPr>
  </w:style>
  <w:style w:type="paragraph" w:customStyle="1" w:styleId="StyleListParagraphBold">
    <w:name w:val="Style List Paragraph + Bold"/>
    <w:basedOn w:val="PargrafodaLista"/>
    <w:qFormat/>
    <w:rPr>
      <w:b/>
      <w:bCs/>
    </w:rPr>
  </w:style>
  <w:style w:type="paragraph" w:styleId="Bibliografia">
    <w:name w:val="Bibliography"/>
    <w:basedOn w:val="Normal"/>
    <w:next w:val="Normal"/>
    <w:qFormat/>
  </w:style>
  <w:style w:type="paragraph" w:styleId="Ttulo">
    <w:name w:val="Title"/>
    <w:basedOn w:val="Normal"/>
    <w:next w:val="Normal"/>
    <w:uiPriority w:val="10"/>
    <w:qFormat/>
    <w:pPr>
      <w:spacing w:after="0" w:line="240" w:lineRule="auto"/>
      <w:contextualSpacing/>
      <w:jc w:val="left"/>
    </w:pPr>
    <w:rPr>
      <w:rFonts w:ascii="Cambria" w:hAnsi="Cambria"/>
      <w:spacing w:val="-10"/>
      <w:kern w:val="2"/>
      <w:sz w:val="56"/>
      <w:szCs w:val="56"/>
      <w:lang w:eastAsia="en-US"/>
    </w:rPr>
  </w:style>
  <w:style w:type="paragraph" w:styleId="Textodenotadefim">
    <w:name w:val="endnote text"/>
    <w:basedOn w:val="Normal"/>
    <w:pPr>
      <w:spacing w:after="0" w:line="240" w:lineRule="auto"/>
      <w:jc w:val="left"/>
    </w:pPr>
    <w:rPr>
      <w:rFonts w:ascii="Calibri" w:eastAsia="Calibri" w:hAnsi="Calibri"/>
      <w:sz w:val="20"/>
      <w:szCs w:val="20"/>
      <w:lang w:eastAsia="en-US"/>
    </w:rPr>
  </w:style>
  <w:style w:type="paragraph" w:styleId="Subttulo">
    <w:name w:val="Subtitle"/>
    <w:basedOn w:val="Normal"/>
    <w:next w:val="Normal"/>
    <w:uiPriority w:val="11"/>
    <w:qFormat/>
    <w:pPr>
      <w:spacing w:after="160" w:line="259" w:lineRule="auto"/>
      <w:jc w:val="left"/>
    </w:pPr>
    <w:rPr>
      <w:rFonts w:ascii="Calibri" w:hAnsi="Calibri"/>
      <w:color w:val="5A5A5A"/>
      <w:spacing w:val="15"/>
      <w:sz w:val="22"/>
      <w:szCs w:val="22"/>
      <w:lang w:eastAsia="en-US"/>
    </w:rPr>
  </w:style>
  <w:style w:type="paragraph" w:styleId="SemEspaamento">
    <w:name w:val="No Spacing"/>
    <w:qFormat/>
    <w:pPr>
      <w:overflowPunct w:val="0"/>
    </w:pPr>
    <w:rPr>
      <w:rFonts w:ascii="Calibri" w:hAnsi="Calibri"/>
      <w:sz w:val="22"/>
      <w:szCs w:val="22"/>
    </w:rPr>
  </w:style>
  <w:style w:type="paragraph" w:customStyle="1" w:styleId="Tablecaption">
    <w:name w:val="Table caption"/>
    <w:basedOn w:val="Legenda"/>
    <w:qFormat/>
    <w:pPr>
      <w:keepLines/>
    </w:pPr>
  </w:style>
  <w:style w:type="paragraph" w:customStyle="1" w:styleId="Style1">
    <w:name w:val="Style1"/>
    <w:basedOn w:val="Normal"/>
    <w:next w:val="Ttulo4"/>
    <w:qFormat/>
  </w:style>
  <w:style w:type="paragraph" w:styleId="Listanumerada3">
    <w:name w:val="List Number 3"/>
    <w:basedOn w:val="Normal"/>
    <w:qFormat/>
    <w:pPr>
      <w:contextualSpacing/>
    </w:pPr>
  </w:style>
  <w:style w:type="paragraph" w:styleId="ndice9">
    <w:name w:val="toc 9"/>
    <w:basedOn w:val="Normal"/>
    <w:next w:val="Normal"/>
    <w:autoRedefine/>
    <w:pPr>
      <w:spacing w:after="100"/>
      <w:ind w:left="238"/>
    </w:pPr>
  </w:style>
  <w:style w:type="paragraph" w:styleId="NormalWeb">
    <w:name w:val="Normal (Web)"/>
    <w:basedOn w:val="Normal"/>
    <w:uiPriority w:val="99"/>
    <w:qFormat/>
    <w:pPr>
      <w:spacing w:before="280" w:after="280" w:line="240" w:lineRule="auto"/>
      <w:jc w:val="left"/>
    </w:pPr>
  </w:style>
  <w:style w:type="paragraph" w:customStyle="1" w:styleId="HeaderLeft">
    <w:name w:val="Header Left"/>
    <w:basedOn w:val="Cabealho"/>
    <w:qFormat/>
  </w:style>
  <w:style w:type="paragraph" w:customStyle="1" w:styleId="FrameContents">
    <w:name w:val="Frame Contents"/>
    <w:basedOn w:val="Normal"/>
    <w:qFormat/>
  </w:style>
  <w:style w:type="paragraph" w:customStyle="1" w:styleId="FigureIndex1">
    <w:name w:val="Figure Index 1"/>
    <w:basedOn w:val="Index"/>
    <w:qFormat/>
    <w:pPr>
      <w:tabs>
        <w:tab w:val="right" w:leader="dot" w:pos="8666"/>
      </w:tabs>
    </w:pP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89873">
      <w:bodyDiv w:val="1"/>
      <w:marLeft w:val="0"/>
      <w:marRight w:val="0"/>
      <w:marTop w:val="0"/>
      <w:marBottom w:val="0"/>
      <w:divBdr>
        <w:top w:val="none" w:sz="0" w:space="0" w:color="auto"/>
        <w:left w:val="none" w:sz="0" w:space="0" w:color="auto"/>
        <w:bottom w:val="none" w:sz="0" w:space="0" w:color="auto"/>
        <w:right w:val="none" w:sz="0" w:space="0" w:color="auto"/>
      </w:divBdr>
    </w:div>
    <w:div w:id="367797970">
      <w:bodyDiv w:val="1"/>
      <w:marLeft w:val="0"/>
      <w:marRight w:val="0"/>
      <w:marTop w:val="0"/>
      <w:marBottom w:val="0"/>
      <w:divBdr>
        <w:top w:val="none" w:sz="0" w:space="0" w:color="auto"/>
        <w:left w:val="none" w:sz="0" w:space="0" w:color="auto"/>
        <w:bottom w:val="none" w:sz="0" w:space="0" w:color="auto"/>
        <w:right w:val="none" w:sz="0" w:space="0" w:color="auto"/>
      </w:divBdr>
    </w:div>
    <w:div w:id="1172454835">
      <w:bodyDiv w:val="1"/>
      <w:marLeft w:val="0"/>
      <w:marRight w:val="0"/>
      <w:marTop w:val="0"/>
      <w:marBottom w:val="0"/>
      <w:divBdr>
        <w:top w:val="none" w:sz="0" w:space="0" w:color="auto"/>
        <w:left w:val="none" w:sz="0" w:space="0" w:color="auto"/>
        <w:bottom w:val="none" w:sz="0" w:space="0" w:color="auto"/>
        <w:right w:val="none" w:sz="0" w:space="0" w:color="auto"/>
      </w:divBdr>
    </w:div>
    <w:div w:id="1181896476">
      <w:bodyDiv w:val="1"/>
      <w:marLeft w:val="0"/>
      <w:marRight w:val="0"/>
      <w:marTop w:val="0"/>
      <w:marBottom w:val="0"/>
      <w:divBdr>
        <w:top w:val="none" w:sz="0" w:space="0" w:color="auto"/>
        <w:left w:val="none" w:sz="0" w:space="0" w:color="auto"/>
        <w:bottom w:val="none" w:sz="0" w:space="0" w:color="auto"/>
        <w:right w:val="none" w:sz="0" w:space="0" w:color="auto"/>
      </w:divBdr>
    </w:div>
    <w:div w:id="1753239097">
      <w:bodyDiv w:val="1"/>
      <w:marLeft w:val="0"/>
      <w:marRight w:val="0"/>
      <w:marTop w:val="0"/>
      <w:marBottom w:val="0"/>
      <w:divBdr>
        <w:top w:val="none" w:sz="0" w:space="0" w:color="auto"/>
        <w:left w:val="none" w:sz="0" w:space="0" w:color="auto"/>
        <w:bottom w:val="none" w:sz="0" w:space="0" w:color="auto"/>
        <w:right w:val="none" w:sz="0" w:space="0" w:color="auto"/>
      </w:divBdr>
    </w:div>
    <w:div w:id="18574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40.xml"/><Relationship Id="rId21" Type="http://schemas.openxmlformats.org/officeDocument/2006/relationships/header" Target="header7.xml"/><Relationship Id="rId42" Type="http://schemas.openxmlformats.org/officeDocument/2006/relationships/image" Target="media/image2.jpeg"/><Relationship Id="rId47" Type="http://schemas.openxmlformats.org/officeDocument/2006/relationships/image" Target="media/image6.png"/><Relationship Id="rId63" Type="http://schemas.openxmlformats.org/officeDocument/2006/relationships/image" Target="media/image18.png"/><Relationship Id="rId68" Type="http://schemas.openxmlformats.org/officeDocument/2006/relationships/image" Target="media/image22.png"/><Relationship Id="rId84" Type="http://schemas.openxmlformats.org/officeDocument/2006/relationships/footer" Target="footer23.xml"/><Relationship Id="rId89" Type="http://schemas.openxmlformats.org/officeDocument/2006/relationships/footer" Target="footer26.xml"/><Relationship Id="rId112" Type="http://schemas.openxmlformats.org/officeDocument/2006/relationships/footer" Target="footer37.xml"/><Relationship Id="rId16" Type="http://schemas.openxmlformats.org/officeDocument/2006/relationships/footer" Target="footer4.xml"/><Relationship Id="rId107" Type="http://schemas.openxmlformats.org/officeDocument/2006/relationships/header" Target="header36.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2.png"/><Relationship Id="rId58" Type="http://schemas.openxmlformats.org/officeDocument/2006/relationships/footer" Target="footer17.xml"/><Relationship Id="rId74" Type="http://schemas.openxmlformats.org/officeDocument/2006/relationships/header" Target="header19.xml"/><Relationship Id="rId79" Type="http://schemas.openxmlformats.org/officeDocument/2006/relationships/header" Target="header22.xml"/><Relationship Id="rId102" Type="http://schemas.openxmlformats.org/officeDocument/2006/relationships/header" Target="header33.xml"/><Relationship Id="rId123" Type="http://schemas.microsoft.com/office/2011/relationships/people" Target="people.xml"/><Relationship Id="rId5" Type="http://schemas.openxmlformats.org/officeDocument/2006/relationships/webSettings" Target="webSettings.xml"/><Relationship Id="rId90" Type="http://schemas.openxmlformats.org/officeDocument/2006/relationships/header" Target="header27.xml"/><Relationship Id="rId95" Type="http://schemas.openxmlformats.org/officeDocument/2006/relationships/header" Target="header30.xml"/><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hyperlink" Target="https://smart-cities.pt/?s=laborat%C3%B3rio+lisboa" TargetMode="External"/><Relationship Id="rId48" Type="http://schemas.openxmlformats.org/officeDocument/2006/relationships/image" Target="media/image7.png"/><Relationship Id="rId64" Type="http://schemas.openxmlformats.org/officeDocument/2006/relationships/hyperlink" Target="https://arxiv.org/search/cs?searchtype=author&amp;query=Cho%2C+K" TargetMode="External"/><Relationship Id="rId69" Type="http://schemas.openxmlformats.org/officeDocument/2006/relationships/image" Target="media/image23.png"/><Relationship Id="rId113" Type="http://schemas.openxmlformats.org/officeDocument/2006/relationships/footer" Target="footer38.xml"/><Relationship Id="rId118" Type="http://schemas.openxmlformats.org/officeDocument/2006/relationships/header" Target="header41.xml"/><Relationship Id="rId80" Type="http://schemas.openxmlformats.org/officeDocument/2006/relationships/footer" Target="footer21.xml"/><Relationship Id="rId85" Type="http://schemas.openxmlformats.org/officeDocument/2006/relationships/footer" Target="footer24.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6.xml"/><Relationship Id="rId59" Type="http://schemas.openxmlformats.org/officeDocument/2006/relationships/footer" Target="footer18.xml"/><Relationship Id="rId103" Type="http://schemas.openxmlformats.org/officeDocument/2006/relationships/header" Target="header34.xml"/><Relationship Id="rId108" Type="http://schemas.openxmlformats.org/officeDocument/2006/relationships/footer" Target="footer35.xml"/><Relationship Id="rId124" Type="http://schemas.openxmlformats.org/officeDocument/2006/relationships/theme" Target="theme/theme1.xml"/><Relationship Id="rId54" Type="http://schemas.openxmlformats.org/officeDocument/2006/relationships/image" Target="media/image13.png"/><Relationship Id="rId70" Type="http://schemas.openxmlformats.org/officeDocument/2006/relationships/image" Target="media/image24.png"/><Relationship Id="rId75" Type="http://schemas.openxmlformats.org/officeDocument/2006/relationships/header" Target="header20.xml"/><Relationship Id="rId91" Type="http://schemas.openxmlformats.org/officeDocument/2006/relationships/header" Target="header28.xml"/><Relationship Id="rId96"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image" Target="media/image8.png"/><Relationship Id="rId114" Type="http://schemas.openxmlformats.org/officeDocument/2006/relationships/header" Target="header39.xml"/><Relationship Id="rId119" Type="http://schemas.openxmlformats.org/officeDocument/2006/relationships/header" Target="header42.xml"/><Relationship Id="rId44" Type="http://schemas.openxmlformats.org/officeDocument/2006/relationships/image" Target="media/image3.png"/><Relationship Id="rId60" Type="http://schemas.openxmlformats.org/officeDocument/2006/relationships/image" Target="media/image15.png"/><Relationship Id="rId65" Type="http://schemas.openxmlformats.org/officeDocument/2006/relationships/image" Target="media/image19.png"/><Relationship Id="rId81" Type="http://schemas.openxmlformats.org/officeDocument/2006/relationships/footer" Target="footer22.xml"/><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109" Type="http://schemas.openxmlformats.org/officeDocument/2006/relationships/footer" Target="footer36.xml"/><Relationship Id="rId34" Type="http://schemas.openxmlformats.org/officeDocument/2006/relationships/header" Target="header14.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footer" Target="footer19.xml"/><Relationship Id="rId97" Type="http://schemas.openxmlformats.org/officeDocument/2006/relationships/footer" Target="footer30.xml"/><Relationship Id="rId104" Type="http://schemas.openxmlformats.org/officeDocument/2006/relationships/footer" Target="footer33.xml"/><Relationship Id="rId120"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footer" Target="footer27.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image" Target="media/image20.png"/><Relationship Id="rId87" Type="http://schemas.openxmlformats.org/officeDocument/2006/relationships/header" Target="header26.xml"/><Relationship Id="rId110" Type="http://schemas.openxmlformats.org/officeDocument/2006/relationships/header" Target="header37.xml"/><Relationship Id="rId115" Type="http://schemas.openxmlformats.org/officeDocument/2006/relationships/header" Target="header40.xml"/><Relationship Id="rId61" Type="http://schemas.openxmlformats.org/officeDocument/2006/relationships/image" Target="media/image16.png"/><Relationship Id="rId82" Type="http://schemas.openxmlformats.org/officeDocument/2006/relationships/header" Target="header23.xm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header" Target="header17.xml"/><Relationship Id="rId77" Type="http://schemas.openxmlformats.org/officeDocument/2006/relationships/footer" Target="footer20.xml"/><Relationship Id="rId100" Type="http://schemas.openxmlformats.org/officeDocument/2006/relationships/footer" Target="footer31.xml"/><Relationship Id="rId105" Type="http://schemas.openxmlformats.org/officeDocument/2006/relationships/footer" Target="footer34.xml"/><Relationship Id="rId8" Type="http://schemas.openxmlformats.org/officeDocument/2006/relationships/hyperlink" Target="https://smart-cities.pt/?s=laborat%C3%B3rio+lisboa" TargetMode="External"/><Relationship Id="rId51" Type="http://schemas.openxmlformats.org/officeDocument/2006/relationships/image" Target="media/image10.png"/><Relationship Id="rId72" Type="http://schemas.openxmlformats.org/officeDocument/2006/relationships/image" Target="media/image26.png"/><Relationship Id="rId93" Type="http://schemas.openxmlformats.org/officeDocument/2006/relationships/footer" Target="footer28.xml"/><Relationship Id="rId98" Type="http://schemas.openxmlformats.org/officeDocument/2006/relationships/header" Target="header31.xml"/><Relationship Id="rId121" Type="http://schemas.openxmlformats.org/officeDocument/2006/relationships/footer" Target="footer42.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5.png"/><Relationship Id="rId67" Type="http://schemas.openxmlformats.org/officeDocument/2006/relationships/image" Target="media/image21.png"/><Relationship Id="rId116" Type="http://schemas.openxmlformats.org/officeDocument/2006/relationships/footer" Target="footer39.xml"/><Relationship Id="rId20" Type="http://schemas.openxmlformats.org/officeDocument/2006/relationships/footer" Target="footer6.xml"/><Relationship Id="rId41" Type="http://schemas.openxmlformats.org/officeDocument/2006/relationships/hyperlink" Target="https://www.google.pt/url?sa=i&amp;rct=j&amp;q=&amp;esrc=s&amp;source=images&amp;cd=&amp;cad=rja&amp;uact=8&amp;ved=0ahUKEwiW-4ij3_zSAhXB0RoKHYa2AJkQjRwIBw&amp;url=http://mariohenriquemartins.com.br/enquadramento-o-que-voce-destaca-em-seu-argumento/&amp;psig=AFQjCNEBh3yreV0BxghV2mg3qhOIzvt7pA&amp;ust=1490912295373271" TargetMode="External"/><Relationship Id="rId62" Type="http://schemas.openxmlformats.org/officeDocument/2006/relationships/image" Target="media/image17.png"/><Relationship Id="rId83" Type="http://schemas.openxmlformats.org/officeDocument/2006/relationships/header" Target="header24.xml"/><Relationship Id="rId88" Type="http://schemas.openxmlformats.org/officeDocument/2006/relationships/footer" Target="footer25.xml"/><Relationship Id="rId111" Type="http://schemas.openxmlformats.org/officeDocument/2006/relationships/header" Target="header38.xml"/><Relationship Id="rId15" Type="http://schemas.openxmlformats.org/officeDocument/2006/relationships/footer" Target="footer3.xml"/><Relationship Id="rId36" Type="http://schemas.openxmlformats.org/officeDocument/2006/relationships/footer" Target="footer14.xml"/><Relationship Id="rId57" Type="http://schemas.openxmlformats.org/officeDocument/2006/relationships/header" Target="header18.xml"/><Relationship Id="rId106" Type="http://schemas.openxmlformats.org/officeDocument/2006/relationships/header" Target="header35.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image" Target="media/image11.png"/><Relationship Id="rId73" Type="http://schemas.openxmlformats.org/officeDocument/2006/relationships/image" Target="media/image27.png"/><Relationship Id="rId78" Type="http://schemas.openxmlformats.org/officeDocument/2006/relationships/header" Target="header21.xml"/><Relationship Id="rId94" Type="http://schemas.openxmlformats.org/officeDocument/2006/relationships/header" Target="header29.xml"/><Relationship Id="rId99" Type="http://schemas.openxmlformats.org/officeDocument/2006/relationships/header" Target="header32.xml"/><Relationship Id="rId101" Type="http://schemas.openxmlformats.org/officeDocument/2006/relationships/footer" Target="footer32.xml"/><Relationship Id="rId1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676C1-CECA-475F-8672-5AB114102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84</Pages>
  <Words>10624</Words>
  <Characters>57371</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Ricardo J G F</dc:creator>
  <dc:description/>
  <cp:lastModifiedBy>Ricardo J G F</cp:lastModifiedBy>
  <cp:revision>5</cp:revision>
  <cp:lastPrinted>2017-04-12T14:10:00Z</cp:lastPrinted>
  <dcterms:created xsi:type="dcterms:W3CDTF">2023-07-04T13:14:00Z</dcterms:created>
  <dcterms:modified xsi:type="dcterms:W3CDTF">2023-07-05T21:56:00Z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