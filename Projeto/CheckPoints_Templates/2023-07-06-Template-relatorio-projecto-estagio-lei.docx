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8.xml" ContentType="application/vnd.openxmlformats-officedocument.wordprocessingml.footer+xml"/>
  <Override PartName="/word/footer19.xml" ContentType="application/vnd.openxmlformats-officedocument.wordprocessingml.footer+xml"/>
  <Override PartName="/word/header21.xml" ContentType="application/vnd.openxmlformats-officedocument.wordprocessingml.header+xml"/>
  <Override PartName="/word/header22.xml" ContentType="application/vnd.openxmlformats-officedocument.wordprocessingml.header+xml"/>
  <Override PartName="/word/footer20.xml" ContentType="application/vnd.openxmlformats-officedocument.wordprocessingml.footer+xml"/>
  <Override PartName="/word/footer21.xml" ContentType="application/vnd.openxmlformats-officedocument.wordprocessingml.footer+xml"/>
  <Override PartName="/word/header23.xml" ContentType="application/vnd.openxmlformats-officedocument.wordprocessingml.header+xml"/>
  <Override PartName="/word/header24.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4.xml" ContentType="application/vnd.openxmlformats-officedocument.wordprocessingml.footer+xml"/>
  <Override PartName="/word/footer2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BD96B0" w14:textId="77777777" w:rsidR="007B434C" w:rsidRDefault="007B434C">
      <w:pPr>
        <w:jc w:val="center"/>
        <w:rPr>
          <w:color w:val="000000"/>
        </w:rPr>
      </w:pPr>
      <w:bookmarkStart w:id="0" w:name="_Hlk136982811"/>
      <w:bookmarkEnd w:id="0"/>
    </w:p>
    <w:p w14:paraId="4C4AC9C2" w14:textId="77777777" w:rsidR="007B434C" w:rsidRDefault="007B434C">
      <w:pPr>
        <w:jc w:val="center"/>
        <w:rPr>
          <w:color w:val="000000"/>
        </w:rPr>
      </w:pPr>
    </w:p>
    <w:p w14:paraId="6C2AFFED" w14:textId="77777777" w:rsidR="007B434C" w:rsidRDefault="00AF7DB6">
      <w:pPr>
        <w:jc w:val="center"/>
        <w:rPr>
          <w:color w:val="000000"/>
          <w:highlight w:val="yellow"/>
        </w:rPr>
      </w:pPr>
      <w:ins w:id="1" w:author="Unknown Author" w:date="2023-07-01T19:30:00Z">
        <w:r>
          <w:rPr>
            <w:color w:val="000000"/>
            <w:highlight w:val="yellow"/>
          </w:rPr>
          <w:t>preenche capa e o resto para ficar já  final</w:t>
        </w:r>
      </w:ins>
    </w:p>
    <w:p w14:paraId="17C67B3A" w14:textId="7DA32DB0" w:rsidR="007B434C" w:rsidRDefault="00141540">
      <w:pPr>
        <w:jc w:val="center"/>
        <w:rPr>
          <w:color w:val="000000"/>
          <w:sz w:val="32"/>
          <w:szCs w:val="32"/>
        </w:rPr>
      </w:pPr>
      <w:r w:rsidRPr="00141540">
        <w:rPr>
          <w:color w:val="000000"/>
          <w:sz w:val="52"/>
          <w:szCs w:val="52"/>
        </w:rPr>
        <w:t>Caracterização dos movimentos pendulares nas principais vias de acesso à cidade</w:t>
      </w:r>
      <w:r>
        <w:rPr>
          <w:color w:val="000000"/>
          <w:sz w:val="52"/>
          <w:szCs w:val="52"/>
        </w:rPr>
        <w:t xml:space="preserve"> de Lisboa</w:t>
      </w:r>
    </w:p>
    <w:p w14:paraId="1BE55FAD" w14:textId="77777777" w:rsidR="007B434C" w:rsidRDefault="007B434C">
      <w:pPr>
        <w:spacing w:after="0"/>
        <w:jc w:val="center"/>
        <w:rPr>
          <w:color w:val="000000"/>
          <w:sz w:val="36"/>
          <w:szCs w:val="36"/>
        </w:rPr>
      </w:pPr>
    </w:p>
    <w:p w14:paraId="016E6E2C" w14:textId="77777777" w:rsidR="00E250BE" w:rsidRDefault="00E250BE">
      <w:pPr>
        <w:spacing w:after="0"/>
        <w:jc w:val="center"/>
        <w:rPr>
          <w:color w:val="000000"/>
          <w:sz w:val="36"/>
          <w:szCs w:val="36"/>
        </w:rPr>
      </w:pPr>
    </w:p>
    <w:p w14:paraId="49941FF4" w14:textId="31D8AE61" w:rsidR="007B434C" w:rsidRDefault="00CC7EAE">
      <w:pPr>
        <w:spacing w:after="0"/>
        <w:jc w:val="center"/>
        <w:rPr>
          <w:color w:val="000000"/>
          <w:sz w:val="36"/>
          <w:szCs w:val="36"/>
        </w:rPr>
      </w:pPr>
      <w:r>
        <w:rPr>
          <w:color w:val="000000"/>
          <w:sz w:val="36"/>
          <w:szCs w:val="36"/>
        </w:rPr>
        <w:t>Ricardo Ferreira</w:t>
      </w:r>
    </w:p>
    <w:p w14:paraId="529A9EA5" w14:textId="09CBEB8E" w:rsidR="007B434C" w:rsidRDefault="00AF7DB6">
      <w:pPr>
        <w:jc w:val="center"/>
        <w:rPr>
          <w:color w:val="000000"/>
          <w:sz w:val="36"/>
          <w:szCs w:val="36"/>
        </w:rPr>
      </w:pPr>
      <w:r>
        <w:rPr>
          <w:color w:val="000000"/>
          <w:sz w:val="36"/>
          <w:szCs w:val="36"/>
        </w:rPr>
        <w:t>(</w:t>
      </w:r>
      <w:r w:rsidR="00CC7EAE">
        <w:rPr>
          <w:color w:val="000000"/>
          <w:sz w:val="36"/>
          <w:szCs w:val="36"/>
        </w:rPr>
        <w:t>2016020798</w:t>
      </w:r>
      <w:r>
        <w:rPr>
          <w:color w:val="000000"/>
          <w:sz w:val="36"/>
          <w:szCs w:val="36"/>
        </w:rPr>
        <w:t>)</w:t>
      </w:r>
    </w:p>
    <w:p w14:paraId="10C4F2F7" w14:textId="77777777" w:rsidR="007B434C" w:rsidRDefault="007B434C">
      <w:pPr>
        <w:spacing w:after="0"/>
        <w:jc w:val="center"/>
        <w:rPr>
          <w:color w:val="000000"/>
          <w:sz w:val="36"/>
          <w:szCs w:val="36"/>
        </w:rPr>
      </w:pPr>
    </w:p>
    <w:p w14:paraId="6EA9AB18" w14:textId="77777777" w:rsidR="007B434C" w:rsidRDefault="007B434C">
      <w:pPr>
        <w:spacing w:after="0"/>
        <w:jc w:val="center"/>
        <w:rPr>
          <w:color w:val="000000"/>
          <w:sz w:val="36"/>
          <w:szCs w:val="36"/>
        </w:rPr>
      </w:pPr>
    </w:p>
    <w:p w14:paraId="7E15AEDA" w14:textId="77777777" w:rsidR="007B434C" w:rsidRDefault="00AF7DB6">
      <w:pPr>
        <w:jc w:val="center"/>
        <w:rPr>
          <w:color w:val="000000"/>
          <w:sz w:val="28"/>
          <w:szCs w:val="28"/>
        </w:rPr>
      </w:pPr>
      <w:r>
        <w:rPr>
          <w:color w:val="000000"/>
          <w:sz w:val="28"/>
          <w:szCs w:val="28"/>
        </w:rPr>
        <w:t>Orientadores:</w:t>
      </w:r>
    </w:p>
    <w:p w14:paraId="20E1DA35" w14:textId="480C23FC" w:rsidR="007B434C" w:rsidRDefault="00141540">
      <w:pPr>
        <w:jc w:val="center"/>
        <w:rPr>
          <w:color w:val="000000"/>
          <w:sz w:val="28"/>
          <w:szCs w:val="28"/>
        </w:rPr>
      </w:pPr>
      <w:r>
        <w:rPr>
          <w:color w:val="000000"/>
          <w:sz w:val="28"/>
          <w:szCs w:val="28"/>
        </w:rPr>
        <w:t>Mateus Mendes | ISEC</w:t>
      </w:r>
    </w:p>
    <w:p w14:paraId="05D6BBFD" w14:textId="79B4E428" w:rsidR="00141540" w:rsidRDefault="00141540" w:rsidP="00141540">
      <w:pPr>
        <w:jc w:val="center"/>
        <w:rPr>
          <w:color w:val="000000"/>
          <w:sz w:val="28"/>
          <w:szCs w:val="28"/>
        </w:rPr>
      </w:pPr>
      <w:r>
        <w:rPr>
          <w:color w:val="000000"/>
          <w:sz w:val="28"/>
          <w:szCs w:val="28"/>
        </w:rPr>
        <w:t>Nuno Lavado | ISEC</w:t>
      </w:r>
    </w:p>
    <w:p w14:paraId="137CE438" w14:textId="7048952B" w:rsidR="007B434C" w:rsidRDefault="00141540">
      <w:pPr>
        <w:jc w:val="center"/>
        <w:rPr>
          <w:color w:val="000000"/>
          <w:sz w:val="28"/>
          <w:szCs w:val="28"/>
        </w:rPr>
      </w:pPr>
      <w:r>
        <w:rPr>
          <w:rFonts w:ascii="Lora" w:hAnsi="Lora"/>
          <w:color w:val="272727"/>
          <w:shd w:val="clear" w:color="auto" w:fill="FFFFFF"/>
        </w:rPr>
        <w:t> </w:t>
      </w:r>
      <w:hyperlink r:id="rId8" w:history="1">
        <w:r w:rsidRPr="00141540">
          <w:rPr>
            <w:color w:val="000000"/>
            <w:sz w:val="28"/>
            <w:szCs w:val="28"/>
          </w:rPr>
          <w:t>Laboratório</w:t>
        </w:r>
      </w:hyperlink>
      <w:r w:rsidRPr="00141540">
        <w:rPr>
          <w:color w:val="000000"/>
          <w:sz w:val="28"/>
          <w:szCs w:val="28"/>
        </w:rPr>
        <w:t> de Dados Urbanos de Lisboa</w:t>
      </w:r>
      <w:r>
        <w:rPr>
          <w:color w:val="000000"/>
          <w:sz w:val="28"/>
          <w:szCs w:val="28"/>
        </w:rPr>
        <w:t xml:space="preserve"> | </w:t>
      </w:r>
      <w:proofErr w:type="spellStart"/>
      <w:r>
        <w:rPr>
          <w:color w:val="000000"/>
          <w:sz w:val="28"/>
          <w:szCs w:val="28"/>
        </w:rPr>
        <w:t>LxDataLab</w:t>
      </w:r>
      <w:proofErr w:type="spellEnd"/>
    </w:p>
    <w:p w14:paraId="394BFE54" w14:textId="77777777" w:rsidR="007B434C" w:rsidRDefault="007B434C">
      <w:pPr>
        <w:spacing w:after="0"/>
        <w:jc w:val="center"/>
        <w:rPr>
          <w:color w:val="000000"/>
          <w:sz w:val="36"/>
          <w:szCs w:val="36"/>
        </w:rPr>
      </w:pPr>
    </w:p>
    <w:p w14:paraId="3368A905" w14:textId="77777777" w:rsidR="007B434C" w:rsidRDefault="007B434C">
      <w:pPr>
        <w:spacing w:after="0"/>
        <w:jc w:val="center"/>
        <w:rPr>
          <w:color w:val="000000"/>
          <w:sz w:val="36"/>
          <w:szCs w:val="36"/>
        </w:rPr>
      </w:pPr>
    </w:p>
    <w:p w14:paraId="5128E9C0" w14:textId="77777777" w:rsidR="007B434C" w:rsidRDefault="007B434C">
      <w:pPr>
        <w:spacing w:after="0"/>
        <w:jc w:val="center"/>
        <w:rPr>
          <w:color w:val="000000"/>
          <w:sz w:val="36"/>
          <w:szCs w:val="36"/>
        </w:rPr>
      </w:pPr>
    </w:p>
    <w:p w14:paraId="299C48C9" w14:textId="77777777" w:rsidR="007B434C" w:rsidRDefault="00AF7DB6">
      <w:pPr>
        <w:jc w:val="center"/>
        <w:rPr>
          <w:color w:val="000000"/>
          <w:sz w:val="28"/>
          <w:szCs w:val="28"/>
        </w:rPr>
      </w:pPr>
      <w:r>
        <w:rPr>
          <w:color w:val="000000"/>
          <w:sz w:val="28"/>
          <w:szCs w:val="28"/>
        </w:rPr>
        <w:t>Licenciatura em Engenharia Informática</w:t>
      </w:r>
    </w:p>
    <w:p w14:paraId="6BA11F48" w14:textId="5030CD17" w:rsidR="007B434C" w:rsidRDefault="00AF7DB6">
      <w:pPr>
        <w:jc w:val="center"/>
        <w:rPr>
          <w:color w:val="000000"/>
          <w:sz w:val="28"/>
          <w:szCs w:val="28"/>
        </w:rPr>
      </w:pPr>
      <w:r>
        <w:rPr>
          <w:color w:val="000000"/>
          <w:sz w:val="28"/>
          <w:szCs w:val="28"/>
        </w:rPr>
        <w:t xml:space="preserve">Ramo de </w:t>
      </w:r>
      <w:r w:rsidR="00141540">
        <w:rPr>
          <w:color w:val="000000"/>
          <w:sz w:val="28"/>
          <w:szCs w:val="28"/>
        </w:rPr>
        <w:t>desenvolvimento de aplicações</w:t>
      </w:r>
    </w:p>
    <w:p w14:paraId="1F3A0C50" w14:textId="77777777" w:rsidR="007B434C" w:rsidRDefault="00AF7DB6">
      <w:pPr>
        <w:jc w:val="center"/>
        <w:rPr>
          <w:color w:val="000000"/>
          <w:sz w:val="28"/>
          <w:szCs w:val="28"/>
        </w:rPr>
      </w:pPr>
      <w:r>
        <w:rPr>
          <w:color w:val="000000"/>
          <w:sz w:val="28"/>
          <w:szCs w:val="28"/>
        </w:rPr>
        <w:t>Instituto Politécnico de Coimbra</w:t>
      </w:r>
    </w:p>
    <w:p w14:paraId="10F715FB" w14:textId="77777777" w:rsidR="007B434C" w:rsidRDefault="00AF7DB6">
      <w:pPr>
        <w:jc w:val="center"/>
        <w:rPr>
          <w:color w:val="000000"/>
          <w:sz w:val="28"/>
          <w:szCs w:val="28"/>
        </w:rPr>
      </w:pPr>
      <w:r>
        <w:rPr>
          <w:color w:val="000000"/>
          <w:sz w:val="28"/>
          <w:szCs w:val="28"/>
        </w:rPr>
        <w:t>Instituto Superior de Engenharia de Coimbra</w:t>
      </w:r>
    </w:p>
    <w:p w14:paraId="72130B82" w14:textId="77777777" w:rsidR="007B434C" w:rsidRDefault="007B434C">
      <w:pPr>
        <w:jc w:val="center"/>
        <w:rPr>
          <w:color w:val="000000"/>
          <w:sz w:val="28"/>
          <w:szCs w:val="28"/>
        </w:rPr>
      </w:pPr>
    </w:p>
    <w:p w14:paraId="5FAD6573" w14:textId="4ADDED40" w:rsidR="007B434C" w:rsidRDefault="00AF7DB6">
      <w:pPr>
        <w:jc w:val="center"/>
        <w:sectPr w:rsidR="007B434C">
          <w:headerReference w:type="even" r:id="rId9"/>
          <w:headerReference w:type="default" r:id="rId10"/>
          <w:footerReference w:type="even" r:id="rId11"/>
          <w:type w:val="oddPage"/>
          <w:pgSz w:w="11906" w:h="16838"/>
          <w:pgMar w:top="2107" w:right="1440" w:bottom="1220" w:left="1800" w:header="851" w:footer="709" w:gutter="0"/>
          <w:cols w:space="720"/>
          <w:formProt w:val="0"/>
          <w:docGrid w:linePitch="360"/>
        </w:sectPr>
      </w:pPr>
      <w:r>
        <w:rPr>
          <w:color w:val="000000"/>
          <w:sz w:val="28"/>
          <w:szCs w:val="28"/>
          <w:highlight w:val="yellow"/>
        </w:rPr>
        <w:lastRenderedPageBreak/>
        <w:t>Julho</w:t>
      </w:r>
      <w:r>
        <w:rPr>
          <w:color w:val="000000"/>
          <w:sz w:val="28"/>
          <w:szCs w:val="28"/>
        </w:rPr>
        <w:t xml:space="preserve"> de 202</w:t>
      </w:r>
      <w:r w:rsidR="00141540">
        <w:rPr>
          <w:color w:val="000000"/>
          <w:sz w:val="28"/>
          <w:szCs w:val="28"/>
        </w:rPr>
        <w:t>2</w:t>
      </w:r>
    </w:p>
    <w:p w14:paraId="1A19C3EC" w14:textId="77777777" w:rsidR="007B434C" w:rsidRDefault="00AF7DB6">
      <w:pPr>
        <w:pStyle w:val="Ttulo1"/>
        <w:numPr>
          <w:ilvl w:val="0"/>
          <w:numId w:val="0"/>
        </w:numPr>
        <w:ind w:left="284" w:hanging="284"/>
        <w:rPr>
          <w:color w:val="000000"/>
        </w:rPr>
      </w:pPr>
      <w:bookmarkStart w:id="2" w:name="_Toc476831683"/>
      <w:bookmarkStart w:id="3" w:name="_Toc138323990"/>
      <w:bookmarkStart w:id="4" w:name="_Toc477106210"/>
      <w:bookmarkStart w:id="5" w:name="_Toc139963530"/>
      <w:r>
        <w:rPr>
          <w:color w:val="000000"/>
        </w:rPr>
        <w:lastRenderedPageBreak/>
        <w:t>Agradecimentos</w:t>
      </w:r>
      <w:bookmarkEnd w:id="2"/>
      <w:bookmarkEnd w:id="3"/>
      <w:bookmarkEnd w:id="4"/>
      <w:bookmarkEnd w:id="5"/>
    </w:p>
    <w:p w14:paraId="697DF1B9" w14:textId="77777777" w:rsidR="007B434C" w:rsidRDefault="00AF7DB6">
      <w:pPr>
        <w:rPr>
          <w:color w:val="000000"/>
        </w:rPr>
        <w:sectPr w:rsidR="007B434C">
          <w:headerReference w:type="even" r:id="rId12"/>
          <w:headerReference w:type="default" r:id="rId13"/>
          <w:footerReference w:type="even" r:id="rId14"/>
          <w:footerReference w:type="default" r:id="rId15"/>
          <w:type w:val="oddPage"/>
          <w:pgSz w:w="11906" w:h="16838"/>
          <w:pgMar w:top="1731" w:right="1440" w:bottom="1731" w:left="1800" w:header="709" w:footer="709" w:gutter="0"/>
          <w:pgNumType w:fmt="lowerRoman" w:start="1"/>
          <w:cols w:space="720"/>
          <w:formProt w:val="0"/>
          <w:docGrid w:linePitch="360"/>
        </w:sectPr>
      </w:pPr>
      <w:r>
        <w:rPr>
          <w:color w:val="000000"/>
        </w:rPr>
        <w:t>…</w:t>
      </w:r>
    </w:p>
    <w:p w14:paraId="1FAF40DE" w14:textId="77777777" w:rsidR="007B434C" w:rsidRDefault="00AF7DB6">
      <w:pPr>
        <w:pStyle w:val="Ttulo1"/>
        <w:numPr>
          <w:ilvl w:val="0"/>
          <w:numId w:val="0"/>
        </w:numPr>
        <w:ind w:left="284" w:hanging="284"/>
        <w:rPr>
          <w:color w:val="000000"/>
        </w:rPr>
      </w:pPr>
      <w:bookmarkStart w:id="6" w:name="_Toc138323991"/>
      <w:bookmarkStart w:id="7" w:name="_Toc476831684"/>
      <w:bookmarkStart w:id="8" w:name="_Toc477106211"/>
      <w:bookmarkStart w:id="9" w:name="_Toc139963531"/>
      <w:r>
        <w:rPr>
          <w:color w:val="000000"/>
        </w:rPr>
        <w:lastRenderedPageBreak/>
        <w:t>Resumo</w:t>
      </w:r>
      <w:bookmarkEnd w:id="6"/>
      <w:bookmarkEnd w:id="7"/>
      <w:bookmarkEnd w:id="8"/>
      <w:bookmarkEnd w:id="9"/>
    </w:p>
    <w:p w14:paraId="21584564" w14:textId="77777777" w:rsidR="007B434C" w:rsidRDefault="00AF7DB6">
      <w:pPr>
        <w:rPr>
          <w:color w:val="000000"/>
        </w:rPr>
      </w:pPr>
      <w:r>
        <w:rPr>
          <w:color w:val="000000"/>
        </w:rPr>
        <w:t>… este documento pretende apenas servir de linha orientadora, de uso opcional, para a elaboração dos relatórios de estágio… a estrutura e formatação finais dos relatórios deverão ser definidos caso a caso pelos alunos e respetivos orientadores…</w:t>
      </w:r>
    </w:p>
    <w:p w14:paraId="526ABE68" w14:textId="77777777" w:rsidR="007B434C" w:rsidRDefault="007B434C">
      <w:pPr>
        <w:rPr>
          <w:color w:val="000000"/>
        </w:rPr>
      </w:pPr>
    </w:p>
    <w:p w14:paraId="641774A5" w14:textId="77777777" w:rsidR="007B434C" w:rsidRDefault="00AF7DB6">
      <w:pPr>
        <w:sectPr w:rsidR="007B434C">
          <w:headerReference w:type="even" r:id="rId16"/>
          <w:headerReference w:type="default" r:id="rId17"/>
          <w:footerReference w:type="even" r:id="rId18"/>
          <w:footerReference w:type="default" r:id="rId19"/>
          <w:type w:val="oddPage"/>
          <w:pgSz w:w="11906" w:h="16838"/>
          <w:pgMar w:top="1731" w:right="1440" w:bottom="1731" w:left="1800" w:header="709" w:footer="709" w:gutter="0"/>
          <w:pgNumType w:fmt="lowerRoman"/>
          <w:cols w:space="720"/>
          <w:formProt w:val="0"/>
          <w:docGrid w:linePitch="360"/>
        </w:sectPr>
      </w:pPr>
      <w:r>
        <w:rPr>
          <w:b/>
          <w:bCs/>
          <w:i/>
          <w:iCs/>
          <w:color w:val="000000"/>
        </w:rPr>
        <w:t>Palavras</w:t>
      </w:r>
      <w:r>
        <w:rPr>
          <w:b/>
          <w:bCs/>
          <w:i/>
          <w:iCs/>
          <w:color w:val="000000"/>
        </w:rPr>
        <w:noBreakHyphen/>
        <w:t>chave:</w:t>
      </w:r>
      <w:r>
        <w:rPr>
          <w:i/>
          <w:iCs/>
          <w:color w:val="000000"/>
        </w:rPr>
        <w:t xml:space="preserve"> </w:t>
      </w:r>
      <w:proofErr w:type="spellStart"/>
      <w:r>
        <w:rPr>
          <w:i/>
          <w:iCs/>
          <w:color w:val="000000"/>
        </w:rPr>
        <w:t>Big</w:t>
      </w:r>
      <w:proofErr w:type="spellEnd"/>
      <w:r>
        <w:rPr>
          <w:i/>
          <w:iCs/>
          <w:color w:val="000000"/>
        </w:rPr>
        <w:t xml:space="preserve"> Data, Serialização, Spring </w:t>
      </w:r>
      <w:proofErr w:type="spellStart"/>
      <w:r>
        <w:rPr>
          <w:i/>
          <w:iCs/>
          <w:color w:val="000000"/>
        </w:rPr>
        <w:t>Boot</w:t>
      </w:r>
      <w:proofErr w:type="spellEnd"/>
      <w:r>
        <w:rPr>
          <w:i/>
          <w:iCs/>
          <w:color w:val="000000"/>
        </w:rPr>
        <w:t>.</w:t>
      </w:r>
    </w:p>
    <w:p w14:paraId="72E2C81D" w14:textId="77777777" w:rsidR="007B434C" w:rsidRDefault="00AF7DB6">
      <w:pPr>
        <w:pStyle w:val="Ttulo1"/>
        <w:numPr>
          <w:ilvl w:val="0"/>
          <w:numId w:val="0"/>
        </w:numPr>
        <w:ind w:left="284" w:hanging="284"/>
        <w:rPr>
          <w:color w:val="000000"/>
          <w:lang w:val="en-US"/>
        </w:rPr>
      </w:pPr>
      <w:bookmarkStart w:id="10" w:name="_Toc138323992"/>
      <w:bookmarkStart w:id="11" w:name="_Toc139963532"/>
      <w:r>
        <w:rPr>
          <w:color w:val="000000"/>
          <w:lang w:val="en-US"/>
        </w:rPr>
        <w:lastRenderedPageBreak/>
        <w:t>Abstract</w:t>
      </w:r>
      <w:bookmarkEnd w:id="10"/>
      <w:bookmarkEnd w:id="11"/>
    </w:p>
    <w:p w14:paraId="0123E924" w14:textId="77777777" w:rsidR="007B434C" w:rsidRDefault="00AF7DB6">
      <w:pPr>
        <w:rPr>
          <w:color w:val="000000"/>
          <w:lang w:val="en-US"/>
        </w:rPr>
      </w:pPr>
      <w:r>
        <w:rPr>
          <w:color w:val="000000"/>
          <w:lang w:val="en-US"/>
        </w:rPr>
        <w:t>…</w:t>
      </w:r>
    </w:p>
    <w:p w14:paraId="59B3AD12" w14:textId="77777777" w:rsidR="007B434C" w:rsidRDefault="007B434C">
      <w:pPr>
        <w:rPr>
          <w:color w:val="000000"/>
          <w:lang w:val="en-US"/>
        </w:rPr>
      </w:pPr>
    </w:p>
    <w:p w14:paraId="5D035EB6" w14:textId="77777777" w:rsidR="007B434C" w:rsidRDefault="00AF7DB6">
      <w:pPr>
        <w:rPr>
          <w:color w:val="000000"/>
        </w:rPr>
        <w:sectPr w:rsidR="007B434C">
          <w:headerReference w:type="even" r:id="rId20"/>
          <w:headerReference w:type="default" r:id="rId21"/>
          <w:footerReference w:type="even" r:id="rId22"/>
          <w:footerReference w:type="default" r:id="rId23"/>
          <w:type w:val="oddPage"/>
          <w:pgSz w:w="11906" w:h="16838"/>
          <w:pgMar w:top="1731" w:right="1440" w:bottom="1731" w:left="1800" w:header="709" w:footer="709" w:gutter="0"/>
          <w:pgNumType w:fmt="lowerRoman"/>
          <w:cols w:space="720"/>
          <w:formProt w:val="0"/>
          <w:docGrid w:linePitch="360"/>
        </w:sectPr>
      </w:pPr>
      <w:r>
        <w:rPr>
          <w:b/>
          <w:bCs/>
          <w:i/>
          <w:iCs/>
          <w:color w:val="000000"/>
          <w:lang w:val="en-US"/>
        </w:rPr>
        <w:t xml:space="preserve">Keywords: </w:t>
      </w:r>
      <w:r>
        <w:rPr>
          <w:i/>
          <w:iCs/>
          <w:color w:val="000000"/>
          <w:lang w:val="en-US"/>
        </w:rPr>
        <w:t>Big Data, Serialization, Spring Boot.</w:t>
      </w:r>
    </w:p>
    <w:p w14:paraId="655542E2" w14:textId="77777777" w:rsidR="007B434C" w:rsidRDefault="00AF7DB6">
      <w:pPr>
        <w:spacing w:before="240" w:after="480"/>
        <w:rPr>
          <w:color w:val="000000"/>
          <w:lang w:val="en-US"/>
        </w:rPr>
      </w:pPr>
      <w:bookmarkStart w:id="12" w:name="_Toc476831685"/>
      <w:bookmarkStart w:id="13" w:name="_Toc477106212"/>
      <w:r>
        <w:rPr>
          <w:rFonts w:ascii="Arial" w:hAnsi="Arial" w:cs="Arial"/>
          <w:b/>
          <w:bCs/>
          <w:smallCaps/>
          <w:color w:val="000000"/>
          <w:kern w:val="2"/>
          <w:sz w:val="36"/>
          <w:szCs w:val="40"/>
        </w:rPr>
        <w:lastRenderedPageBreak/>
        <w:t>Í</w:t>
      </w:r>
      <w:bookmarkEnd w:id="12"/>
      <w:bookmarkEnd w:id="13"/>
      <w:r>
        <w:rPr>
          <w:rFonts w:ascii="Arial" w:hAnsi="Arial" w:cs="Arial"/>
          <w:b/>
          <w:bCs/>
          <w:smallCaps/>
          <w:color w:val="000000"/>
          <w:kern w:val="2"/>
          <w:sz w:val="36"/>
          <w:szCs w:val="40"/>
        </w:rPr>
        <w:t>ndice</w:t>
      </w:r>
    </w:p>
    <w:sdt>
      <w:sdtPr>
        <w:id w:val="-1807147802"/>
        <w:docPartObj>
          <w:docPartGallery w:val="Table of Contents"/>
          <w:docPartUnique/>
        </w:docPartObj>
      </w:sdtPr>
      <w:sdtContent>
        <w:p w14:paraId="790A903A" w14:textId="619A480E" w:rsidR="00DF0D8B" w:rsidRDefault="00AF7DB6">
          <w:pPr>
            <w:pStyle w:val="ndice1"/>
            <w:rPr>
              <w:rFonts w:asciiTheme="minorHAnsi" w:eastAsiaTheme="minorEastAsia" w:hAnsiTheme="minorHAnsi" w:cstheme="minorBidi"/>
              <w:noProof/>
              <w:kern w:val="2"/>
              <w:sz w:val="22"/>
              <w:szCs w:val="22"/>
              <w14:ligatures w14:val="standardContextual"/>
            </w:rPr>
          </w:pPr>
          <w:r>
            <w:fldChar w:fldCharType="begin"/>
          </w:r>
          <w:r>
            <w:rPr>
              <w:rStyle w:val="IndexLink"/>
            </w:rPr>
            <w:instrText>TOC \o "1-9" \h</w:instrText>
          </w:r>
          <w:r>
            <w:rPr>
              <w:rStyle w:val="IndexLink"/>
            </w:rPr>
            <w:fldChar w:fldCharType="separate"/>
          </w:r>
          <w:hyperlink w:anchor="_Toc139963530" w:history="1">
            <w:r w:rsidR="00DF0D8B" w:rsidRPr="00B576D2">
              <w:rPr>
                <w:rStyle w:val="Hiperligao"/>
                <w:noProof/>
              </w:rPr>
              <w:t>Agradecimentos</w:t>
            </w:r>
            <w:r w:rsidR="00DF0D8B">
              <w:rPr>
                <w:noProof/>
              </w:rPr>
              <w:tab/>
            </w:r>
            <w:r w:rsidR="00DF0D8B">
              <w:rPr>
                <w:noProof/>
              </w:rPr>
              <w:fldChar w:fldCharType="begin"/>
            </w:r>
            <w:r w:rsidR="00DF0D8B">
              <w:rPr>
                <w:noProof/>
              </w:rPr>
              <w:instrText xml:space="preserve"> PAGEREF _Toc139963530 \h </w:instrText>
            </w:r>
            <w:r w:rsidR="00DF0D8B">
              <w:rPr>
                <w:noProof/>
              </w:rPr>
            </w:r>
            <w:r w:rsidR="00DF0D8B">
              <w:rPr>
                <w:noProof/>
              </w:rPr>
              <w:fldChar w:fldCharType="separate"/>
            </w:r>
            <w:r w:rsidR="00DF0D8B">
              <w:rPr>
                <w:noProof/>
              </w:rPr>
              <w:t>i</w:t>
            </w:r>
            <w:r w:rsidR="00DF0D8B">
              <w:rPr>
                <w:noProof/>
              </w:rPr>
              <w:fldChar w:fldCharType="end"/>
            </w:r>
          </w:hyperlink>
        </w:p>
        <w:p w14:paraId="254BF80F" w14:textId="02C8FC9E" w:rsidR="00DF0D8B" w:rsidRDefault="00000000">
          <w:pPr>
            <w:pStyle w:val="ndice1"/>
            <w:rPr>
              <w:rFonts w:asciiTheme="minorHAnsi" w:eastAsiaTheme="minorEastAsia" w:hAnsiTheme="minorHAnsi" w:cstheme="minorBidi"/>
              <w:noProof/>
              <w:kern w:val="2"/>
              <w:sz w:val="22"/>
              <w:szCs w:val="22"/>
              <w14:ligatures w14:val="standardContextual"/>
            </w:rPr>
          </w:pPr>
          <w:hyperlink w:anchor="_Toc139963531" w:history="1">
            <w:r w:rsidR="00DF0D8B" w:rsidRPr="00B576D2">
              <w:rPr>
                <w:rStyle w:val="Hiperligao"/>
                <w:noProof/>
              </w:rPr>
              <w:t>Resumo</w:t>
            </w:r>
            <w:r w:rsidR="00DF0D8B">
              <w:rPr>
                <w:noProof/>
              </w:rPr>
              <w:tab/>
            </w:r>
            <w:r w:rsidR="00DF0D8B">
              <w:rPr>
                <w:noProof/>
              </w:rPr>
              <w:fldChar w:fldCharType="begin"/>
            </w:r>
            <w:r w:rsidR="00DF0D8B">
              <w:rPr>
                <w:noProof/>
              </w:rPr>
              <w:instrText xml:space="preserve"> PAGEREF _Toc139963531 \h </w:instrText>
            </w:r>
            <w:r w:rsidR="00DF0D8B">
              <w:rPr>
                <w:noProof/>
              </w:rPr>
            </w:r>
            <w:r w:rsidR="00DF0D8B">
              <w:rPr>
                <w:noProof/>
              </w:rPr>
              <w:fldChar w:fldCharType="separate"/>
            </w:r>
            <w:r w:rsidR="00DF0D8B">
              <w:rPr>
                <w:noProof/>
              </w:rPr>
              <w:t>iii</w:t>
            </w:r>
            <w:r w:rsidR="00DF0D8B">
              <w:rPr>
                <w:noProof/>
              </w:rPr>
              <w:fldChar w:fldCharType="end"/>
            </w:r>
          </w:hyperlink>
        </w:p>
        <w:p w14:paraId="6E781C02" w14:textId="5CDF2F6D" w:rsidR="00DF0D8B" w:rsidRDefault="00000000">
          <w:pPr>
            <w:pStyle w:val="ndice1"/>
            <w:rPr>
              <w:rFonts w:asciiTheme="minorHAnsi" w:eastAsiaTheme="minorEastAsia" w:hAnsiTheme="minorHAnsi" w:cstheme="minorBidi"/>
              <w:noProof/>
              <w:kern w:val="2"/>
              <w:sz w:val="22"/>
              <w:szCs w:val="22"/>
              <w14:ligatures w14:val="standardContextual"/>
            </w:rPr>
          </w:pPr>
          <w:hyperlink w:anchor="_Toc139963532" w:history="1">
            <w:r w:rsidR="00DF0D8B" w:rsidRPr="00B576D2">
              <w:rPr>
                <w:rStyle w:val="Hiperligao"/>
                <w:noProof/>
                <w:lang w:val="en-US"/>
              </w:rPr>
              <w:t>Abstract</w:t>
            </w:r>
            <w:r w:rsidR="00DF0D8B">
              <w:rPr>
                <w:noProof/>
              </w:rPr>
              <w:tab/>
            </w:r>
            <w:r w:rsidR="00DF0D8B">
              <w:rPr>
                <w:noProof/>
              </w:rPr>
              <w:fldChar w:fldCharType="begin"/>
            </w:r>
            <w:r w:rsidR="00DF0D8B">
              <w:rPr>
                <w:noProof/>
              </w:rPr>
              <w:instrText xml:space="preserve"> PAGEREF _Toc139963532 \h </w:instrText>
            </w:r>
            <w:r w:rsidR="00DF0D8B">
              <w:rPr>
                <w:noProof/>
              </w:rPr>
            </w:r>
            <w:r w:rsidR="00DF0D8B">
              <w:rPr>
                <w:noProof/>
              </w:rPr>
              <w:fldChar w:fldCharType="separate"/>
            </w:r>
            <w:r w:rsidR="00DF0D8B">
              <w:rPr>
                <w:noProof/>
              </w:rPr>
              <w:t>v</w:t>
            </w:r>
            <w:r w:rsidR="00DF0D8B">
              <w:rPr>
                <w:noProof/>
              </w:rPr>
              <w:fldChar w:fldCharType="end"/>
            </w:r>
          </w:hyperlink>
        </w:p>
        <w:p w14:paraId="10D75A49" w14:textId="5AED9569" w:rsidR="00DF0D8B" w:rsidRDefault="00000000">
          <w:pPr>
            <w:pStyle w:val="ndice1"/>
            <w:rPr>
              <w:rFonts w:asciiTheme="minorHAnsi" w:eastAsiaTheme="minorEastAsia" w:hAnsiTheme="minorHAnsi" w:cstheme="minorBidi"/>
              <w:noProof/>
              <w:kern w:val="2"/>
              <w:sz w:val="22"/>
              <w:szCs w:val="22"/>
              <w14:ligatures w14:val="standardContextual"/>
            </w:rPr>
          </w:pPr>
          <w:hyperlink w:anchor="_Toc139963533" w:history="1">
            <w:r w:rsidR="00DF0D8B" w:rsidRPr="00B576D2">
              <w:rPr>
                <w:rStyle w:val="Hiperligao"/>
                <w:noProof/>
              </w:rPr>
              <w:t>Índice de figuras</w:t>
            </w:r>
            <w:r w:rsidR="00DF0D8B">
              <w:rPr>
                <w:noProof/>
              </w:rPr>
              <w:tab/>
            </w:r>
            <w:r w:rsidR="00DF0D8B">
              <w:rPr>
                <w:noProof/>
              </w:rPr>
              <w:fldChar w:fldCharType="begin"/>
            </w:r>
            <w:r w:rsidR="00DF0D8B">
              <w:rPr>
                <w:noProof/>
              </w:rPr>
              <w:instrText xml:space="preserve"> PAGEREF _Toc139963533 \h </w:instrText>
            </w:r>
            <w:r w:rsidR="00DF0D8B">
              <w:rPr>
                <w:noProof/>
              </w:rPr>
            </w:r>
            <w:r w:rsidR="00DF0D8B">
              <w:rPr>
                <w:noProof/>
              </w:rPr>
              <w:fldChar w:fldCharType="separate"/>
            </w:r>
            <w:r w:rsidR="00DF0D8B">
              <w:rPr>
                <w:noProof/>
              </w:rPr>
              <w:t>ix</w:t>
            </w:r>
            <w:r w:rsidR="00DF0D8B">
              <w:rPr>
                <w:noProof/>
              </w:rPr>
              <w:fldChar w:fldCharType="end"/>
            </w:r>
          </w:hyperlink>
        </w:p>
        <w:p w14:paraId="30AF692E" w14:textId="65B6A78B" w:rsidR="00DF0D8B" w:rsidRDefault="00000000">
          <w:pPr>
            <w:pStyle w:val="ndice1"/>
            <w:rPr>
              <w:rFonts w:asciiTheme="minorHAnsi" w:eastAsiaTheme="minorEastAsia" w:hAnsiTheme="minorHAnsi" w:cstheme="minorBidi"/>
              <w:noProof/>
              <w:kern w:val="2"/>
              <w:sz w:val="22"/>
              <w:szCs w:val="22"/>
              <w14:ligatures w14:val="standardContextual"/>
            </w:rPr>
          </w:pPr>
          <w:hyperlink w:anchor="_Toc139963534" w:history="1">
            <w:r w:rsidR="00DF0D8B" w:rsidRPr="00B576D2">
              <w:rPr>
                <w:rStyle w:val="Hiperligao"/>
                <w:noProof/>
              </w:rPr>
              <w:t>Índice de tabelas</w:t>
            </w:r>
            <w:r w:rsidR="00DF0D8B">
              <w:rPr>
                <w:noProof/>
              </w:rPr>
              <w:tab/>
            </w:r>
            <w:r w:rsidR="00DF0D8B">
              <w:rPr>
                <w:noProof/>
              </w:rPr>
              <w:fldChar w:fldCharType="begin"/>
            </w:r>
            <w:r w:rsidR="00DF0D8B">
              <w:rPr>
                <w:noProof/>
              </w:rPr>
              <w:instrText xml:space="preserve"> PAGEREF _Toc139963534 \h </w:instrText>
            </w:r>
            <w:r w:rsidR="00DF0D8B">
              <w:rPr>
                <w:noProof/>
              </w:rPr>
            </w:r>
            <w:r w:rsidR="00DF0D8B">
              <w:rPr>
                <w:noProof/>
              </w:rPr>
              <w:fldChar w:fldCharType="separate"/>
            </w:r>
            <w:r w:rsidR="00DF0D8B">
              <w:rPr>
                <w:noProof/>
              </w:rPr>
              <w:t>xi</w:t>
            </w:r>
            <w:r w:rsidR="00DF0D8B">
              <w:rPr>
                <w:noProof/>
              </w:rPr>
              <w:fldChar w:fldCharType="end"/>
            </w:r>
          </w:hyperlink>
        </w:p>
        <w:p w14:paraId="5462C833" w14:textId="6B4CA858" w:rsidR="00DF0D8B" w:rsidRDefault="00000000">
          <w:pPr>
            <w:pStyle w:val="ndice1"/>
            <w:rPr>
              <w:rFonts w:asciiTheme="minorHAnsi" w:eastAsiaTheme="minorEastAsia" w:hAnsiTheme="minorHAnsi" w:cstheme="minorBidi"/>
              <w:noProof/>
              <w:kern w:val="2"/>
              <w:sz w:val="22"/>
              <w:szCs w:val="22"/>
              <w14:ligatures w14:val="standardContextual"/>
            </w:rPr>
          </w:pPr>
          <w:hyperlink w:anchor="_Toc139963535" w:history="1">
            <w:r w:rsidR="00DF0D8B" w:rsidRPr="00B576D2">
              <w:rPr>
                <w:rStyle w:val="Hiperligao"/>
                <w:noProof/>
                <w:lang w:val="en-US"/>
              </w:rPr>
              <w:t>Acrónimos</w:t>
            </w:r>
            <w:r w:rsidR="00DF0D8B">
              <w:rPr>
                <w:noProof/>
              </w:rPr>
              <w:tab/>
            </w:r>
            <w:r w:rsidR="00DF0D8B">
              <w:rPr>
                <w:noProof/>
              </w:rPr>
              <w:fldChar w:fldCharType="begin"/>
            </w:r>
            <w:r w:rsidR="00DF0D8B">
              <w:rPr>
                <w:noProof/>
              </w:rPr>
              <w:instrText xml:space="preserve"> PAGEREF _Toc139963535 \h </w:instrText>
            </w:r>
            <w:r w:rsidR="00DF0D8B">
              <w:rPr>
                <w:noProof/>
              </w:rPr>
            </w:r>
            <w:r w:rsidR="00DF0D8B">
              <w:rPr>
                <w:noProof/>
              </w:rPr>
              <w:fldChar w:fldCharType="separate"/>
            </w:r>
            <w:r w:rsidR="00DF0D8B">
              <w:rPr>
                <w:noProof/>
              </w:rPr>
              <w:t>xiii</w:t>
            </w:r>
            <w:r w:rsidR="00DF0D8B">
              <w:rPr>
                <w:noProof/>
              </w:rPr>
              <w:fldChar w:fldCharType="end"/>
            </w:r>
          </w:hyperlink>
        </w:p>
        <w:p w14:paraId="6CA73919" w14:textId="76FE0B1F" w:rsidR="00DF0D8B" w:rsidRDefault="00000000">
          <w:pPr>
            <w:pStyle w:val="ndice1"/>
            <w:rPr>
              <w:rFonts w:asciiTheme="minorHAnsi" w:eastAsiaTheme="minorEastAsia" w:hAnsiTheme="minorHAnsi" w:cstheme="minorBidi"/>
              <w:noProof/>
              <w:kern w:val="2"/>
              <w:sz w:val="22"/>
              <w:szCs w:val="22"/>
              <w14:ligatures w14:val="standardContextual"/>
            </w:rPr>
          </w:pPr>
          <w:hyperlink w:anchor="_Toc139963536" w:history="1">
            <w:r w:rsidR="00DF0D8B" w:rsidRPr="00B576D2">
              <w:rPr>
                <w:rStyle w:val="Hiperligao"/>
                <w:noProof/>
              </w:rPr>
              <w:t>1</w:t>
            </w:r>
            <w:r w:rsidR="00DF0D8B">
              <w:rPr>
                <w:rFonts w:asciiTheme="minorHAnsi" w:eastAsiaTheme="minorEastAsia" w:hAnsiTheme="minorHAnsi" w:cstheme="minorBidi"/>
                <w:noProof/>
                <w:kern w:val="2"/>
                <w:sz w:val="22"/>
                <w:szCs w:val="22"/>
                <w14:ligatures w14:val="standardContextual"/>
              </w:rPr>
              <w:tab/>
            </w:r>
            <w:r w:rsidR="00DF0D8B" w:rsidRPr="00B576D2">
              <w:rPr>
                <w:rStyle w:val="Hiperligao"/>
                <w:noProof/>
              </w:rPr>
              <w:t>Introdução</w:t>
            </w:r>
            <w:r w:rsidR="00DF0D8B">
              <w:rPr>
                <w:noProof/>
              </w:rPr>
              <w:tab/>
            </w:r>
            <w:r w:rsidR="00DF0D8B">
              <w:rPr>
                <w:noProof/>
              </w:rPr>
              <w:fldChar w:fldCharType="begin"/>
            </w:r>
            <w:r w:rsidR="00DF0D8B">
              <w:rPr>
                <w:noProof/>
              </w:rPr>
              <w:instrText xml:space="preserve"> PAGEREF _Toc139963536 \h </w:instrText>
            </w:r>
            <w:r w:rsidR="00DF0D8B">
              <w:rPr>
                <w:noProof/>
              </w:rPr>
            </w:r>
            <w:r w:rsidR="00DF0D8B">
              <w:rPr>
                <w:noProof/>
              </w:rPr>
              <w:fldChar w:fldCharType="separate"/>
            </w:r>
            <w:r w:rsidR="00DF0D8B">
              <w:rPr>
                <w:noProof/>
              </w:rPr>
              <w:t>15</w:t>
            </w:r>
            <w:r w:rsidR="00DF0D8B">
              <w:rPr>
                <w:noProof/>
              </w:rPr>
              <w:fldChar w:fldCharType="end"/>
            </w:r>
          </w:hyperlink>
        </w:p>
        <w:p w14:paraId="6646557D" w14:textId="07601A78" w:rsidR="00DF0D8B" w:rsidRDefault="00000000">
          <w:pPr>
            <w:pStyle w:val="ndice2"/>
            <w:rPr>
              <w:rFonts w:asciiTheme="minorHAnsi" w:eastAsiaTheme="minorEastAsia" w:hAnsiTheme="minorHAnsi" w:cstheme="minorBidi"/>
              <w:noProof/>
              <w:kern w:val="2"/>
              <w:sz w:val="22"/>
              <w:szCs w:val="22"/>
              <w14:ligatures w14:val="standardContextual"/>
            </w:rPr>
          </w:pPr>
          <w:hyperlink w:anchor="_Toc139963537" w:history="1">
            <w:r w:rsidR="00DF0D8B" w:rsidRPr="00B576D2">
              <w:rPr>
                <w:rStyle w:val="Hiperligao"/>
                <w:noProof/>
              </w:rPr>
              <w:t>1.1</w:t>
            </w:r>
            <w:r w:rsidR="00DF0D8B">
              <w:rPr>
                <w:rFonts w:asciiTheme="minorHAnsi" w:eastAsiaTheme="minorEastAsia" w:hAnsiTheme="minorHAnsi" w:cstheme="minorBidi"/>
                <w:noProof/>
                <w:kern w:val="2"/>
                <w:sz w:val="22"/>
                <w:szCs w:val="22"/>
                <w14:ligatures w14:val="standardContextual"/>
              </w:rPr>
              <w:tab/>
            </w:r>
            <w:r w:rsidR="00DF0D8B" w:rsidRPr="00B576D2">
              <w:rPr>
                <w:rStyle w:val="Hiperligao"/>
                <w:noProof/>
              </w:rPr>
              <w:t>Enquadramento</w:t>
            </w:r>
            <w:r w:rsidR="00DF0D8B">
              <w:rPr>
                <w:noProof/>
              </w:rPr>
              <w:tab/>
            </w:r>
            <w:r w:rsidR="00DF0D8B">
              <w:rPr>
                <w:noProof/>
              </w:rPr>
              <w:fldChar w:fldCharType="begin"/>
            </w:r>
            <w:r w:rsidR="00DF0D8B">
              <w:rPr>
                <w:noProof/>
              </w:rPr>
              <w:instrText xml:space="preserve"> PAGEREF _Toc139963537 \h </w:instrText>
            </w:r>
            <w:r w:rsidR="00DF0D8B">
              <w:rPr>
                <w:noProof/>
              </w:rPr>
            </w:r>
            <w:r w:rsidR="00DF0D8B">
              <w:rPr>
                <w:noProof/>
              </w:rPr>
              <w:fldChar w:fldCharType="separate"/>
            </w:r>
            <w:r w:rsidR="00DF0D8B">
              <w:rPr>
                <w:noProof/>
              </w:rPr>
              <w:t>15</w:t>
            </w:r>
            <w:r w:rsidR="00DF0D8B">
              <w:rPr>
                <w:noProof/>
              </w:rPr>
              <w:fldChar w:fldCharType="end"/>
            </w:r>
          </w:hyperlink>
        </w:p>
        <w:p w14:paraId="334A7B58" w14:textId="6FE2D2B0" w:rsidR="00DF0D8B" w:rsidRDefault="00000000">
          <w:pPr>
            <w:pStyle w:val="ndice2"/>
            <w:rPr>
              <w:rFonts w:asciiTheme="minorHAnsi" w:eastAsiaTheme="minorEastAsia" w:hAnsiTheme="minorHAnsi" w:cstheme="minorBidi"/>
              <w:noProof/>
              <w:kern w:val="2"/>
              <w:sz w:val="22"/>
              <w:szCs w:val="22"/>
              <w14:ligatures w14:val="standardContextual"/>
            </w:rPr>
          </w:pPr>
          <w:hyperlink w:anchor="_Toc139963538" w:history="1">
            <w:r w:rsidR="00DF0D8B" w:rsidRPr="00B576D2">
              <w:rPr>
                <w:rStyle w:val="Hiperligao"/>
                <w:noProof/>
              </w:rPr>
              <w:t>1.2</w:t>
            </w:r>
            <w:r w:rsidR="00DF0D8B">
              <w:rPr>
                <w:rFonts w:asciiTheme="minorHAnsi" w:eastAsiaTheme="minorEastAsia" w:hAnsiTheme="minorHAnsi" w:cstheme="minorBidi"/>
                <w:noProof/>
                <w:kern w:val="2"/>
                <w:sz w:val="22"/>
                <w:szCs w:val="22"/>
                <w14:ligatures w14:val="standardContextual"/>
              </w:rPr>
              <w:tab/>
            </w:r>
            <w:r w:rsidR="00DF0D8B" w:rsidRPr="00B576D2">
              <w:rPr>
                <w:rStyle w:val="Hiperligao"/>
                <w:noProof/>
              </w:rPr>
              <w:t>LxDataLab - Laboratório de Dados Urbanos de Lisboa</w:t>
            </w:r>
            <w:r w:rsidR="00DF0D8B">
              <w:rPr>
                <w:noProof/>
              </w:rPr>
              <w:tab/>
            </w:r>
            <w:r w:rsidR="00DF0D8B">
              <w:rPr>
                <w:noProof/>
              </w:rPr>
              <w:fldChar w:fldCharType="begin"/>
            </w:r>
            <w:r w:rsidR="00DF0D8B">
              <w:rPr>
                <w:noProof/>
              </w:rPr>
              <w:instrText xml:space="preserve"> PAGEREF _Toc139963538 \h </w:instrText>
            </w:r>
            <w:r w:rsidR="00DF0D8B">
              <w:rPr>
                <w:noProof/>
              </w:rPr>
            </w:r>
            <w:r w:rsidR="00DF0D8B">
              <w:rPr>
                <w:noProof/>
              </w:rPr>
              <w:fldChar w:fldCharType="separate"/>
            </w:r>
            <w:r w:rsidR="00DF0D8B">
              <w:rPr>
                <w:noProof/>
              </w:rPr>
              <w:t>16</w:t>
            </w:r>
            <w:r w:rsidR="00DF0D8B">
              <w:rPr>
                <w:noProof/>
              </w:rPr>
              <w:fldChar w:fldCharType="end"/>
            </w:r>
          </w:hyperlink>
        </w:p>
        <w:p w14:paraId="4B6ABE21" w14:textId="12BD7999" w:rsidR="00DF0D8B" w:rsidRDefault="00000000">
          <w:pPr>
            <w:pStyle w:val="ndice2"/>
            <w:rPr>
              <w:rFonts w:asciiTheme="minorHAnsi" w:eastAsiaTheme="minorEastAsia" w:hAnsiTheme="minorHAnsi" w:cstheme="minorBidi"/>
              <w:noProof/>
              <w:kern w:val="2"/>
              <w:sz w:val="22"/>
              <w:szCs w:val="22"/>
              <w14:ligatures w14:val="standardContextual"/>
            </w:rPr>
          </w:pPr>
          <w:hyperlink w:anchor="_Toc139963539" w:history="1">
            <w:r w:rsidR="00DF0D8B" w:rsidRPr="00B576D2">
              <w:rPr>
                <w:rStyle w:val="Hiperligao"/>
                <w:noProof/>
              </w:rPr>
              <w:t>1.3</w:t>
            </w:r>
            <w:r w:rsidR="00DF0D8B">
              <w:rPr>
                <w:rFonts w:asciiTheme="minorHAnsi" w:eastAsiaTheme="minorEastAsia" w:hAnsiTheme="minorHAnsi" w:cstheme="minorBidi"/>
                <w:noProof/>
                <w:kern w:val="2"/>
                <w:sz w:val="22"/>
                <w:szCs w:val="22"/>
                <w14:ligatures w14:val="standardContextual"/>
              </w:rPr>
              <w:tab/>
            </w:r>
            <w:r w:rsidR="00DF0D8B" w:rsidRPr="00B576D2">
              <w:rPr>
                <w:rStyle w:val="Hiperligao"/>
                <w:noProof/>
              </w:rPr>
              <w:t>Objetivos e plano de trabalhos</w:t>
            </w:r>
            <w:r w:rsidR="00DF0D8B">
              <w:rPr>
                <w:noProof/>
              </w:rPr>
              <w:tab/>
            </w:r>
            <w:r w:rsidR="00DF0D8B">
              <w:rPr>
                <w:noProof/>
              </w:rPr>
              <w:fldChar w:fldCharType="begin"/>
            </w:r>
            <w:r w:rsidR="00DF0D8B">
              <w:rPr>
                <w:noProof/>
              </w:rPr>
              <w:instrText xml:space="preserve"> PAGEREF _Toc139963539 \h </w:instrText>
            </w:r>
            <w:r w:rsidR="00DF0D8B">
              <w:rPr>
                <w:noProof/>
              </w:rPr>
            </w:r>
            <w:r w:rsidR="00DF0D8B">
              <w:rPr>
                <w:noProof/>
              </w:rPr>
              <w:fldChar w:fldCharType="separate"/>
            </w:r>
            <w:r w:rsidR="00DF0D8B">
              <w:rPr>
                <w:noProof/>
              </w:rPr>
              <w:t>16</w:t>
            </w:r>
            <w:r w:rsidR="00DF0D8B">
              <w:rPr>
                <w:noProof/>
              </w:rPr>
              <w:fldChar w:fldCharType="end"/>
            </w:r>
          </w:hyperlink>
        </w:p>
        <w:p w14:paraId="590CC5B0" w14:textId="2BE0F067" w:rsidR="00DF0D8B" w:rsidRDefault="00000000">
          <w:pPr>
            <w:pStyle w:val="ndice1"/>
            <w:rPr>
              <w:rFonts w:asciiTheme="minorHAnsi" w:eastAsiaTheme="minorEastAsia" w:hAnsiTheme="minorHAnsi" w:cstheme="minorBidi"/>
              <w:noProof/>
              <w:kern w:val="2"/>
              <w:sz w:val="22"/>
              <w:szCs w:val="22"/>
              <w14:ligatures w14:val="standardContextual"/>
            </w:rPr>
          </w:pPr>
          <w:hyperlink w:anchor="_Toc139963540" w:history="1">
            <w:r w:rsidR="00DF0D8B" w:rsidRPr="00B576D2">
              <w:rPr>
                <w:rStyle w:val="Hiperligao"/>
                <w:noProof/>
              </w:rPr>
              <w:t>2</w:t>
            </w:r>
            <w:r w:rsidR="00DF0D8B">
              <w:rPr>
                <w:rFonts w:asciiTheme="minorHAnsi" w:eastAsiaTheme="minorEastAsia" w:hAnsiTheme="minorHAnsi" w:cstheme="minorBidi"/>
                <w:noProof/>
                <w:kern w:val="2"/>
                <w:sz w:val="22"/>
                <w:szCs w:val="22"/>
                <w14:ligatures w14:val="standardContextual"/>
              </w:rPr>
              <w:tab/>
            </w:r>
            <w:r w:rsidR="00DF0D8B" w:rsidRPr="00B576D2">
              <w:rPr>
                <w:rStyle w:val="Hiperligao"/>
                <w:noProof/>
              </w:rPr>
              <w:t>Estado da Arte</w:t>
            </w:r>
            <w:r w:rsidR="00DF0D8B">
              <w:rPr>
                <w:noProof/>
              </w:rPr>
              <w:tab/>
            </w:r>
            <w:r w:rsidR="00DF0D8B">
              <w:rPr>
                <w:noProof/>
              </w:rPr>
              <w:fldChar w:fldCharType="begin"/>
            </w:r>
            <w:r w:rsidR="00DF0D8B">
              <w:rPr>
                <w:noProof/>
              </w:rPr>
              <w:instrText xml:space="preserve"> PAGEREF _Toc139963540 \h </w:instrText>
            </w:r>
            <w:r w:rsidR="00DF0D8B">
              <w:rPr>
                <w:noProof/>
              </w:rPr>
            </w:r>
            <w:r w:rsidR="00DF0D8B">
              <w:rPr>
                <w:noProof/>
              </w:rPr>
              <w:fldChar w:fldCharType="separate"/>
            </w:r>
            <w:r w:rsidR="00DF0D8B">
              <w:rPr>
                <w:noProof/>
              </w:rPr>
              <w:t>17</w:t>
            </w:r>
            <w:r w:rsidR="00DF0D8B">
              <w:rPr>
                <w:noProof/>
              </w:rPr>
              <w:fldChar w:fldCharType="end"/>
            </w:r>
          </w:hyperlink>
        </w:p>
        <w:p w14:paraId="5A08D8A3" w14:textId="1A09B875" w:rsidR="00DF0D8B" w:rsidRDefault="00000000">
          <w:pPr>
            <w:pStyle w:val="ndice2"/>
            <w:rPr>
              <w:rFonts w:asciiTheme="minorHAnsi" w:eastAsiaTheme="minorEastAsia" w:hAnsiTheme="minorHAnsi" w:cstheme="minorBidi"/>
              <w:noProof/>
              <w:kern w:val="2"/>
              <w:sz w:val="22"/>
              <w:szCs w:val="22"/>
              <w14:ligatures w14:val="standardContextual"/>
            </w:rPr>
          </w:pPr>
          <w:hyperlink w:anchor="_Toc139963541" w:history="1">
            <w:r w:rsidR="00DF0D8B" w:rsidRPr="00B576D2">
              <w:rPr>
                <w:rStyle w:val="Hiperligao"/>
                <w:noProof/>
              </w:rPr>
              <w:t>2.1</w:t>
            </w:r>
            <w:r w:rsidR="00DF0D8B">
              <w:rPr>
                <w:rFonts w:asciiTheme="minorHAnsi" w:eastAsiaTheme="minorEastAsia" w:hAnsiTheme="minorHAnsi" w:cstheme="minorBidi"/>
                <w:noProof/>
                <w:kern w:val="2"/>
                <w:sz w:val="22"/>
                <w:szCs w:val="22"/>
                <w14:ligatures w14:val="standardContextual"/>
              </w:rPr>
              <w:tab/>
            </w:r>
            <w:r w:rsidR="00DF0D8B" w:rsidRPr="00B576D2">
              <w:rPr>
                <w:rStyle w:val="Hiperligao"/>
                <w:noProof/>
              </w:rPr>
              <w:t>Metodologia</w:t>
            </w:r>
            <w:r w:rsidR="00DF0D8B">
              <w:rPr>
                <w:noProof/>
              </w:rPr>
              <w:tab/>
            </w:r>
            <w:r w:rsidR="00DF0D8B">
              <w:rPr>
                <w:noProof/>
              </w:rPr>
              <w:fldChar w:fldCharType="begin"/>
            </w:r>
            <w:r w:rsidR="00DF0D8B">
              <w:rPr>
                <w:noProof/>
              </w:rPr>
              <w:instrText xml:space="preserve"> PAGEREF _Toc139963541 \h </w:instrText>
            </w:r>
            <w:r w:rsidR="00DF0D8B">
              <w:rPr>
                <w:noProof/>
              </w:rPr>
            </w:r>
            <w:r w:rsidR="00DF0D8B">
              <w:rPr>
                <w:noProof/>
              </w:rPr>
              <w:fldChar w:fldCharType="separate"/>
            </w:r>
            <w:r w:rsidR="00DF0D8B">
              <w:rPr>
                <w:noProof/>
              </w:rPr>
              <w:t>18</w:t>
            </w:r>
            <w:r w:rsidR="00DF0D8B">
              <w:rPr>
                <w:noProof/>
              </w:rPr>
              <w:fldChar w:fldCharType="end"/>
            </w:r>
          </w:hyperlink>
        </w:p>
        <w:p w14:paraId="206BCE0B" w14:textId="28C9ADB0" w:rsidR="00DF0D8B" w:rsidRDefault="00000000">
          <w:pPr>
            <w:pStyle w:val="ndice2"/>
            <w:rPr>
              <w:rFonts w:asciiTheme="minorHAnsi" w:eastAsiaTheme="minorEastAsia" w:hAnsiTheme="minorHAnsi" w:cstheme="minorBidi"/>
              <w:noProof/>
              <w:kern w:val="2"/>
              <w:sz w:val="22"/>
              <w:szCs w:val="22"/>
              <w14:ligatures w14:val="standardContextual"/>
            </w:rPr>
          </w:pPr>
          <w:hyperlink w:anchor="_Toc139963542" w:history="1">
            <w:r w:rsidR="00DF0D8B" w:rsidRPr="00B576D2">
              <w:rPr>
                <w:rStyle w:val="Hiperligao"/>
                <w:noProof/>
              </w:rPr>
              <w:t>2.2</w:t>
            </w:r>
            <w:r w:rsidR="00DF0D8B">
              <w:rPr>
                <w:rFonts w:asciiTheme="minorHAnsi" w:eastAsiaTheme="minorEastAsia" w:hAnsiTheme="minorHAnsi" w:cstheme="minorBidi"/>
                <w:noProof/>
                <w:kern w:val="2"/>
                <w:sz w:val="22"/>
                <w:szCs w:val="22"/>
                <w14:ligatures w14:val="standardContextual"/>
              </w:rPr>
              <w:tab/>
            </w:r>
            <w:r w:rsidR="00DF0D8B" w:rsidRPr="00B576D2">
              <w:rPr>
                <w:rStyle w:val="Hiperligao"/>
                <w:noProof/>
              </w:rPr>
              <w:t>Fluxo de Tráfego</w:t>
            </w:r>
            <w:r w:rsidR="00DF0D8B">
              <w:rPr>
                <w:noProof/>
              </w:rPr>
              <w:tab/>
            </w:r>
            <w:r w:rsidR="00DF0D8B">
              <w:rPr>
                <w:noProof/>
              </w:rPr>
              <w:fldChar w:fldCharType="begin"/>
            </w:r>
            <w:r w:rsidR="00DF0D8B">
              <w:rPr>
                <w:noProof/>
              </w:rPr>
              <w:instrText xml:space="preserve"> PAGEREF _Toc139963542 \h </w:instrText>
            </w:r>
            <w:r w:rsidR="00DF0D8B">
              <w:rPr>
                <w:noProof/>
              </w:rPr>
            </w:r>
            <w:r w:rsidR="00DF0D8B">
              <w:rPr>
                <w:noProof/>
              </w:rPr>
              <w:fldChar w:fldCharType="separate"/>
            </w:r>
            <w:r w:rsidR="00DF0D8B">
              <w:rPr>
                <w:noProof/>
              </w:rPr>
              <w:t>19</w:t>
            </w:r>
            <w:r w:rsidR="00DF0D8B">
              <w:rPr>
                <w:noProof/>
              </w:rPr>
              <w:fldChar w:fldCharType="end"/>
            </w:r>
          </w:hyperlink>
        </w:p>
        <w:p w14:paraId="62CC33E4" w14:textId="7A77F628" w:rsidR="00DF0D8B" w:rsidRDefault="00000000">
          <w:pPr>
            <w:pStyle w:val="ndice3"/>
            <w:rPr>
              <w:rFonts w:asciiTheme="minorHAnsi" w:eastAsiaTheme="minorEastAsia" w:hAnsiTheme="minorHAnsi" w:cstheme="minorBidi"/>
              <w:noProof/>
              <w:kern w:val="2"/>
              <w:sz w:val="22"/>
              <w:szCs w:val="22"/>
              <w14:ligatures w14:val="standardContextual"/>
            </w:rPr>
          </w:pPr>
          <w:hyperlink w:anchor="_Toc139963543" w:history="1">
            <w:r w:rsidR="00DF0D8B" w:rsidRPr="00B576D2">
              <w:rPr>
                <w:rStyle w:val="Hiperligao"/>
                <w:noProof/>
              </w:rPr>
              <w:t>2.2.1 Matriz Origem-Destino como sensor de tráfego</w:t>
            </w:r>
            <w:r w:rsidR="00DF0D8B">
              <w:rPr>
                <w:noProof/>
              </w:rPr>
              <w:tab/>
            </w:r>
            <w:r w:rsidR="00DF0D8B">
              <w:rPr>
                <w:noProof/>
              </w:rPr>
              <w:fldChar w:fldCharType="begin"/>
            </w:r>
            <w:r w:rsidR="00DF0D8B">
              <w:rPr>
                <w:noProof/>
              </w:rPr>
              <w:instrText xml:space="preserve"> PAGEREF _Toc139963543 \h </w:instrText>
            </w:r>
            <w:r w:rsidR="00DF0D8B">
              <w:rPr>
                <w:noProof/>
              </w:rPr>
            </w:r>
            <w:r w:rsidR="00DF0D8B">
              <w:rPr>
                <w:noProof/>
              </w:rPr>
              <w:fldChar w:fldCharType="separate"/>
            </w:r>
            <w:r w:rsidR="00DF0D8B">
              <w:rPr>
                <w:noProof/>
              </w:rPr>
              <w:t>19</w:t>
            </w:r>
            <w:r w:rsidR="00DF0D8B">
              <w:rPr>
                <w:noProof/>
              </w:rPr>
              <w:fldChar w:fldCharType="end"/>
            </w:r>
          </w:hyperlink>
        </w:p>
        <w:p w14:paraId="4EEF9F00" w14:textId="2AB83B8B" w:rsidR="00DF0D8B" w:rsidRDefault="00000000">
          <w:pPr>
            <w:pStyle w:val="ndice3"/>
            <w:rPr>
              <w:rFonts w:asciiTheme="minorHAnsi" w:eastAsiaTheme="minorEastAsia" w:hAnsiTheme="minorHAnsi" w:cstheme="minorBidi"/>
              <w:noProof/>
              <w:kern w:val="2"/>
              <w:sz w:val="22"/>
              <w:szCs w:val="22"/>
              <w14:ligatures w14:val="standardContextual"/>
            </w:rPr>
          </w:pPr>
          <w:hyperlink w:anchor="_Toc139963544" w:history="1">
            <w:r w:rsidR="00DF0D8B" w:rsidRPr="00B576D2">
              <w:rPr>
                <w:rStyle w:val="Hiperligao"/>
                <w:noProof/>
              </w:rPr>
              <w:t xml:space="preserve">2.2.2 Classificação do fluxo de tráfego através de algoritmos de </w:t>
            </w:r>
            <w:r w:rsidR="00DF0D8B" w:rsidRPr="00B576D2">
              <w:rPr>
                <w:rStyle w:val="Hiperligao"/>
                <w:i/>
                <w:iCs/>
                <w:noProof/>
              </w:rPr>
              <w:t>machine learning</w:t>
            </w:r>
            <w:r w:rsidR="00DF0D8B">
              <w:rPr>
                <w:noProof/>
              </w:rPr>
              <w:tab/>
            </w:r>
            <w:r w:rsidR="00DF0D8B">
              <w:rPr>
                <w:noProof/>
              </w:rPr>
              <w:fldChar w:fldCharType="begin"/>
            </w:r>
            <w:r w:rsidR="00DF0D8B">
              <w:rPr>
                <w:noProof/>
              </w:rPr>
              <w:instrText xml:space="preserve"> PAGEREF _Toc139963544 \h </w:instrText>
            </w:r>
            <w:r w:rsidR="00DF0D8B">
              <w:rPr>
                <w:noProof/>
              </w:rPr>
            </w:r>
            <w:r w:rsidR="00DF0D8B">
              <w:rPr>
                <w:noProof/>
              </w:rPr>
              <w:fldChar w:fldCharType="separate"/>
            </w:r>
            <w:r w:rsidR="00DF0D8B">
              <w:rPr>
                <w:noProof/>
              </w:rPr>
              <w:t>19</w:t>
            </w:r>
            <w:r w:rsidR="00DF0D8B">
              <w:rPr>
                <w:noProof/>
              </w:rPr>
              <w:fldChar w:fldCharType="end"/>
            </w:r>
          </w:hyperlink>
        </w:p>
        <w:p w14:paraId="59B38F6D" w14:textId="7497364D" w:rsidR="00DF0D8B" w:rsidRDefault="00000000">
          <w:pPr>
            <w:pStyle w:val="ndice3"/>
            <w:rPr>
              <w:rFonts w:asciiTheme="minorHAnsi" w:eastAsiaTheme="minorEastAsia" w:hAnsiTheme="minorHAnsi" w:cstheme="minorBidi"/>
              <w:noProof/>
              <w:kern w:val="2"/>
              <w:sz w:val="22"/>
              <w:szCs w:val="22"/>
              <w14:ligatures w14:val="standardContextual"/>
            </w:rPr>
          </w:pPr>
          <w:hyperlink w:anchor="_Toc139963545" w:history="1">
            <w:r w:rsidR="00DF0D8B" w:rsidRPr="00B576D2">
              <w:rPr>
                <w:rStyle w:val="Hiperligao"/>
                <w:noProof/>
              </w:rPr>
              <w:t>2.2.3</w:t>
            </w:r>
            <w:r w:rsidR="00DF0D8B">
              <w:rPr>
                <w:rFonts w:asciiTheme="minorHAnsi" w:eastAsiaTheme="minorEastAsia" w:hAnsiTheme="minorHAnsi" w:cstheme="minorBidi"/>
                <w:noProof/>
                <w:kern w:val="2"/>
                <w:sz w:val="22"/>
                <w:szCs w:val="22"/>
                <w14:ligatures w14:val="standardContextual"/>
              </w:rPr>
              <w:tab/>
            </w:r>
            <w:r w:rsidR="00DF0D8B" w:rsidRPr="00B576D2">
              <w:rPr>
                <w:rStyle w:val="Hiperligao"/>
                <w:i/>
                <w:iCs/>
                <w:noProof/>
              </w:rPr>
              <w:t>Promotion FrameWork</w:t>
            </w:r>
            <w:r w:rsidR="00DF0D8B" w:rsidRPr="00B576D2">
              <w:rPr>
                <w:rStyle w:val="Hiperligao"/>
                <w:noProof/>
              </w:rPr>
              <w:t xml:space="preserve"> para prever o fluxo tráfego</w:t>
            </w:r>
            <w:r w:rsidR="00DF0D8B">
              <w:rPr>
                <w:noProof/>
              </w:rPr>
              <w:tab/>
            </w:r>
            <w:r w:rsidR="00DF0D8B">
              <w:rPr>
                <w:noProof/>
              </w:rPr>
              <w:fldChar w:fldCharType="begin"/>
            </w:r>
            <w:r w:rsidR="00DF0D8B">
              <w:rPr>
                <w:noProof/>
              </w:rPr>
              <w:instrText xml:space="preserve"> PAGEREF _Toc139963545 \h </w:instrText>
            </w:r>
            <w:r w:rsidR="00DF0D8B">
              <w:rPr>
                <w:noProof/>
              </w:rPr>
            </w:r>
            <w:r w:rsidR="00DF0D8B">
              <w:rPr>
                <w:noProof/>
              </w:rPr>
              <w:fldChar w:fldCharType="separate"/>
            </w:r>
            <w:r w:rsidR="00DF0D8B">
              <w:rPr>
                <w:noProof/>
              </w:rPr>
              <w:t>20</w:t>
            </w:r>
            <w:r w:rsidR="00DF0D8B">
              <w:rPr>
                <w:noProof/>
              </w:rPr>
              <w:fldChar w:fldCharType="end"/>
            </w:r>
          </w:hyperlink>
        </w:p>
        <w:p w14:paraId="58922CED" w14:textId="62F7A26D" w:rsidR="00DF0D8B" w:rsidRDefault="00000000">
          <w:pPr>
            <w:pStyle w:val="ndice3"/>
            <w:rPr>
              <w:rFonts w:asciiTheme="minorHAnsi" w:eastAsiaTheme="minorEastAsia" w:hAnsiTheme="minorHAnsi" w:cstheme="minorBidi"/>
              <w:noProof/>
              <w:kern w:val="2"/>
              <w:sz w:val="22"/>
              <w:szCs w:val="22"/>
              <w14:ligatures w14:val="standardContextual"/>
            </w:rPr>
          </w:pPr>
          <w:hyperlink w:anchor="_Toc139963546" w:history="1">
            <w:r w:rsidR="00DF0D8B" w:rsidRPr="00B576D2">
              <w:rPr>
                <w:rStyle w:val="Hiperligao"/>
                <w:noProof/>
              </w:rPr>
              <w:t>2.2.3</w:t>
            </w:r>
            <w:r w:rsidR="00DF0D8B">
              <w:rPr>
                <w:rFonts w:asciiTheme="minorHAnsi" w:eastAsiaTheme="minorEastAsia" w:hAnsiTheme="minorHAnsi" w:cstheme="minorBidi"/>
                <w:noProof/>
                <w:kern w:val="2"/>
                <w:sz w:val="22"/>
                <w:szCs w:val="22"/>
                <w14:ligatures w14:val="standardContextual"/>
              </w:rPr>
              <w:tab/>
            </w:r>
            <w:r w:rsidR="00DF0D8B" w:rsidRPr="00B576D2">
              <w:rPr>
                <w:rStyle w:val="Hiperligao"/>
                <w:noProof/>
              </w:rPr>
              <w:t xml:space="preserve">Crescimento </w:t>
            </w:r>
            <w:r w:rsidR="00DF0D8B" w:rsidRPr="00B576D2">
              <w:rPr>
                <w:rStyle w:val="Hiperligao"/>
                <w:i/>
                <w:iCs/>
                <w:noProof/>
              </w:rPr>
              <w:t>IoT</w:t>
            </w:r>
            <w:r w:rsidR="00DF0D8B" w:rsidRPr="00B576D2">
              <w:rPr>
                <w:rStyle w:val="Hiperligao"/>
                <w:noProof/>
              </w:rPr>
              <w:t xml:space="preserve"> e a sua utilidade para melhorar o fluxo do tráfego</w:t>
            </w:r>
            <w:r w:rsidR="00DF0D8B">
              <w:rPr>
                <w:noProof/>
              </w:rPr>
              <w:tab/>
            </w:r>
            <w:r w:rsidR="00DF0D8B">
              <w:rPr>
                <w:noProof/>
              </w:rPr>
              <w:fldChar w:fldCharType="begin"/>
            </w:r>
            <w:r w:rsidR="00DF0D8B">
              <w:rPr>
                <w:noProof/>
              </w:rPr>
              <w:instrText xml:space="preserve"> PAGEREF _Toc139963546 \h </w:instrText>
            </w:r>
            <w:r w:rsidR="00DF0D8B">
              <w:rPr>
                <w:noProof/>
              </w:rPr>
            </w:r>
            <w:r w:rsidR="00DF0D8B">
              <w:rPr>
                <w:noProof/>
              </w:rPr>
              <w:fldChar w:fldCharType="separate"/>
            </w:r>
            <w:r w:rsidR="00DF0D8B">
              <w:rPr>
                <w:noProof/>
              </w:rPr>
              <w:t>20</w:t>
            </w:r>
            <w:r w:rsidR="00DF0D8B">
              <w:rPr>
                <w:noProof/>
              </w:rPr>
              <w:fldChar w:fldCharType="end"/>
            </w:r>
          </w:hyperlink>
        </w:p>
        <w:p w14:paraId="7AD26240" w14:textId="78177039" w:rsidR="00DF0D8B" w:rsidRDefault="00000000">
          <w:pPr>
            <w:pStyle w:val="ndice3"/>
            <w:rPr>
              <w:rFonts w:asciiTheme="minorHAnsi" w:eastAsiaTheme="minorEastAsia" w:hAnsiTheme="minorHAnsi" w:cstheme="minorBidi"/>
              <w:noProof/>
              <w:kern w:val="2"/>
              <w:sz w:val="22"/>
              <w:szCs w:val="22"/>
              <w14:ligatures w14:val="standardContextual"/>
            </w:rPr>
          </w:pPr>
          <w:hyperlink w:anchor="_Toc139963547" w:history="1">
            <w:r w:rsidR="00DF0D8B" w:rsidRPr="00B576D2">
              <w:rPr>
                <w:rStyle w:val="Hiperligao"/>
                <w:noProof/>
              </w:rPr>
              <w:t>2.2.4</w:t>
            </w:r>
            <w:r w:rsidR="00DF0D8B">
              <w:rPr>
                <w:rFonts w:asciiTheme="minorHAnsi" w:eastAsiaTheme="minorEastAsia" w:hAnsiTheme="minorHAnsi" w:cstheme="minorBidi"/>
                <w:noProof/>
                <w:kern w:val="2"/>
                <w:sz w:val="22"/>
                <w:szCs w:val="22"/>
                <w14:ligatures w14:val="standardContextual"/>
              </w:rPr>
              <w:tab/>
            </w:r>
            <w:r w:rsidR="00DF0D8B" w:rsidRPr="00B576D2">
              <w:rPr>
                <w:rStyle w:val="Hiperligao"/>
                <w:i/>
                <w:iCs/>
                <w:noProof/>
              </w:rPr>
              <w:t>Smartphones</w:t>
            </w:r>
            <w:r w:rsidR="00DF0D8B" w:rsidRPr="00B576D2">
              <w:rPr>
                <w:rStyle w:val="Hiperligao"/>
                <w:noProof/>
              </w:rPr>
              <w:t xml:space="preserve"> como sensores de fluxo de tráfego</w:t>
            </w:r>
            <w:r w:rsidR="00DF0D8B">
              <w:rPr>
                <w:noProof/>
              </w:rPr>
              <w:tab/>
            </w:r>
            <w:r w:rsidR="00DF0D8B">
              <w:rPr>
                <w:noProof/>
              </w:rPr>
              <w:fldChar w:fldCharType="begin"/>
            </w:r>
            <w:r w:rsidR="00DF0D8B">
              <w:rPr>
                <w:noProof/>
              </w:rPr>
              <w:instrText xml:space="preserve"> PAGEREF _Toc139963547 \h </w:instrText>
            </w:r>
            <w:r w:rsidR="00DF0D8B">
              <w:rPr>
                <w:noProof/>
              </w:rPr>
            </w:r>
            <w:r w:rsidR="00DF0D8B">
              <w:rPr>
                <w:noProof/>
              </w:rPr>
              <w:fldChar w:fldCharType="separate"/>
            </w:r>
            <w:r w:rsidR="00DF0D8B">
              <w:rPr>
                <w:noProof/>
              </w:rPr>
              <w:t>20</w:t>
            </w:r>
            <w:r w:rsidR="00DF0D8B">
              <w:rPr>
                <w:noProof/>
              </w:rPr>
              <w:fldChar w:fldCharType="end"/>
            </w:r>
          </w:hyperlink>
        </w:p>
        <w:p w14:paraId="74102F80" w14:textId="49A4D98A" w:rsidR="00DF0D8B" w:rsidRDefault="00000000">
          <w:pPr>
            <w:pStyle w:val="ndice1"/>
            <w:rPr>
              <w:rFonts w:asciiTheme="minorHAnsi" w:eastAsiaTheme="minorEastAsia" w:hAnsiTheme="minorHAnsi" w:cstheme="minorBidi"/>
              <w:noProof/>
              <w:kern w:val="2"/>
              <w:sz w:val="22"/>
              <w:szCs w:val="22"/>
              <w14:ligatures w14:val="standardContextual"/>
            </w:rPr>
          </w:pPr>
          <w:hyperlink w:anchor="_Toc139963548" w:history="1">
            <w:r w:rsidR="00DF0D8B" w:rsidRPr="00B576D2">
              <w:rPr>
                <w:rStyle w:val="Hiperligao"/>
                <w:noProof/>
              </w:rPr>
              <w:t>3</w:t>
            </w:r>
            <w:r w:rsidR="00DF0D8B">
              <w:rPr>
                <w:rFonts w:asciiTheme="minorHAnsi" w:eastAsiaTheme="minorEastAsia" w:hAnsiTheme="minorHAnsi" w:cstheme="minorBidi"/>
                <w:noProof/>
                <w:kern w:val="2"/>
                <w:sz w:val="22"/>
                <w:szCs w:val="22"/>
                <w14:ligatures w14:val="standardContextual"/>
              </w:rPr>
              <w:tab/>
            </w:r>
            <w:r w:rsidR="00DF0D8B" w:rsidRPr="00B576D2">
              <w:rPr>
                <w:rStyle w:val="Hiperligao"/>
                <w:noProof/>
              </w:rPr>
              <w:t>CRISP-DM</w:t>
            </w:r>
            <w:r w:rsidR="00DF0D8B">
              <w:rPr>
                <w:noProof/>
              </w:rPr>
              <w:tab/>
            </w:r>
            <w:r w:rsidR="00DF0D8B">
              <w:rPr>
                <w:noProof/>
              </w:rPr>
              <w:fldChar w:fldCharType="begin"/>
            </w:r>
            <w:r w:rsidR="00DF0D8B">
              <w:rPr>
                <w:noProof/>
              </w:rPr>
              <w:instrText xml:space="preserve"> PAGEREF _Toc139963548 \h </w:instrText>
            </w:r>
            <w:r w:rsidR="00DF0D8B">
              <w:rPr>
                <w:noProof/>
              </w:rPr>
            </w:r>
            <w:r w:rsidR="00DF0D8B">
              <w:rPr>
                <w:noProof/>
              </w:rPr>
              <w:fldChar w:fldCharType="separate"/>
            </w:r>
            <w:r w:rsidR="00DF0D8B">
              <w:rPr>
                <w:noProof/>
              </w:rPr>
              <w:t>23</w:t>
            </w:r>
            <w:r w:rsidR="00DF0D8B">
              <w:rPr>
                <w:noProof/>
              </w:rPr>
              <w:fldChar w:fldCharType="end"/>
            </w:r>
          </w:hyperlink>
        </w:p>
        <w:p w14:paraId="2BFB4440" w14:textId="4CA1EF4B" w:rsidR="00DF0D8B" w:rsidRDefault="00000000">
          <w:pPr>
            <w:pStyle w:val="ndice2"/>
            <w:rPr>
              <w:rFonts w:asciiTheme="minorHAnsi" w:eastAsiaTheme="minorEastAsia" w:hAnsiTheme="minorHAnsi" w:cstheme="minorBidi"/>
              <w:noProof/>
              <w:kern w:val="2"/>
              <w:sz w:val="22"/>
              <w:szCs w:val="22"/>
              <w14:ligatures w14:val="standardContextual"/>
            </w:rPr>
          </w:pPr>
          <w:hyperlink w:anchor="_Toc139963549" w:history="1">
            <w:r w:rsidR="00DF0D8B" w:rsidRPr="00B576D2">
              <w:rPr>
                <w:rStyle w:val="Hiperligao"/>
                <w:noProof/>
              </w:rPr>
              <w:t>3.1. Compreensão do negócio</w:t>
            </w:r>
            <w:r w:rsidR="00DF0D8B">
              <w:rPr>
                <w:noProof/>
              </w:rPr>
              <w:tab/>
            </w:r>
            <w:r w:rsidR="00DF0D8B">
              <w:rPr>
                <w:noProof/>
              </w:rPr>
              <w:fldChar w:fldCharType="begin"/>
            </w:r>
            <w:r w:rsidR="00DF0D8B">
              <w:rPr>
                <w:noProof/>
              </w:rPr>
              <w:instrText xml:space="preserve"> PAGEREF _Toc139963549 \h </w:instrText>
            </w:r>
            <w:r w:rsidR="00DF0D8B">
              <w:rPr>
                <w:noProof/>
              </w:rPr>
            </w:r>
            <w:r w:rsidR="00DF0D8B">
              <w:rPr>
                <w:noProof/>
              </w:rPr>
              <w:fldChar w:fldCharType="separate"/>
            </w:r>
            <w:r w:rsidR="00DF0D8B">
              <w:rPr>
                <w:noProof/>
              </w:rPr>
              <w:t>24</w:t>
            </w:r>
            <w:r w:rsidR="00DF0D8B">
              <w:rPr>
                <w:noProof/>
              </w:rPr>
              <w:fldChar w:fldCharType="end"/>
            </w:r>
          </w:hyperlink>
        </w:p>
        <w:p w14:paraId="617623BD" w14:textId="3E99AEB3" w:rsidR="00DF0D8B" w:rsidRDefault="00000000">
          <w:pPr>
            <w:pStyle w:val="ndice2"/>
            <w:rPr>
              <w:rFonts w:asciiTheme="minorHAnsi" w:eastAsiaTheme="minorEastAsia" w:hAnsiTheme="minorHAnsi" w:cstheme="minorBidi"/>
              <w:noProof/>
              <w:kern w:val="2"/>
              <w:sz w:val="22"/>
              <w:szCs w:val="22"/>
              <w14:ligatures w14:val="standardContextual"/>
            </w:rPr>
          </w:pPr>
          <w:hyperlink w:anchor="_Toc139963550" w:history="1">
            <w:r w:rsidR="00DF0D8B" w:rsidRPr="00B576D2">
              <w:rPr>
                <w:rStyle w:val="Hiperligao"/>
                <w:noProof/>
              </w:rPr>
              <w:t>3.2. Compreensão dos dados</w:t>
            </w:r>
            <w:r w:rsidR="00DF0D8B">
              <w:rPr>
                <w:noProof/>
              </w:rPr>
              <w:tab/>
            </w:r>
            <w:r w:rsidR="00DF0D8B">
              <w:rPr>
                <w:noProof/>
              </w:rPr>
              <w:fldChar w:fldCharType="begin"/>
            </w:r>
            <w:r w:rsidR="00DF0D8B">
              <w:rPr>
                <w:noProof/>
              </w:rPr>
              <w:instrText xml:space="preserve"> PAGEREF _Toc139963550 \h </w:instrText>
            </w:r>
            <w:r w:rsidR="00DF0D8B">
              <w:rPr>
                <w:noProof/>
              </w:rPr>
            </w:r>
            <w:r w:rsidR="00DF0D8B">
              <w:rPr>
                <w:noProof/>
              </w:rPr>
              <w:fldChar w:fldCharType="separate"/>
            </w:r>
            <w:r w:rsidR="00DF0D8B">
              <w:rPr>
                <w:noProof/>
              </w:rPr>
              <w:t>24</w:t>
            </w:r>
            <w:r w:rsidR="00DF0D8B">
              <w:rPr>
                <w:noProof/>
              </w:rPr>
              <w:fldChar w:fldCharType="end"/>
            </w:r>
          </w:hyperlink>
        </w:p>
        <w:p w14:paraId="0C45F75C" w14:textId="5B5BF862" w:rsidR="00DF0D8B" w:rsidRDefault="00000000">
          <w:pPr>
            <w:pStyle w:val="ndice2"/>
            <w:rPr>
              <w:rFonts w:asciiTheme="minorHAnsi" w:eastAsiaTheme="minorEastAsia" w:hAnsiTheme="minorHAnsi" w:cstheme="minorBidi"/>
              <w:noProof/>
              <w:kern w:val="2"/>
              <w:sz w:val="22"/>
              <w:szCs w:val="22"/>
              <w14:ligatures w14:val="standardContextual"/>
            </w:rPr>
          </w:pPr>
          <w:hyperlink w:anchor="_Toc139963551" w:history="1">
            <w:r w:rsidR="00DF0D8B" w:rsidRPr="00B576D2">
              <w:rPr>
                <w:rStyle w:val="Hiperligao"/>
                <w:noProof/>
              </w:rPr>
              <w:t>3.3. Preparação ou Pré-processamento dos dados</w:t>
            </w:r>
            <w:r w:rsidR="00DF0D8B">
              <w:rPr>
                <w:noProof/>
              </w:rPr>
              <w:tab/>
            </w:r>
            <w:r w:rsidR="00DF0D8B">
              <w:rPr>
                <w:noProof/>
              </w:rPr>
              <w:fldChar w:fldCharType="begin"/>
            </w:r>
            <w:r w:rsidR="00DF0D8B">
              <w:rPr>
                <w:noProof/>
              </w:rPr>
              <w:instrText xml:space="preserve"> PAGEREF _Toc139963551 \h </w:instrText>
            </w:r>
            <w:r w:rsidR="00DF0D8B">
              <w:rPr>
                <w:noProof/>
              </w:rPr>
            </w:r>
            <w:r w:rsidR="00DF0D8B">
              <w:rPr>
                <w:noProof/>
              </w:rPr>
              <w:fldChar w:fldCharType="separate"/>
            </w:r>
            <w:r w:rsidR="00DF0D8B">
              <w:rPr>
                <w:noProof/>
              </w:rPr>
              <w:t>24</w:t>
            </w:r>
            <w:r w:rsidR="00DF0D8B">
              <w:rPr>
                <w:noProof/>
              </w:rPr>
              <w:fldChar w:fldCharType="end"/>
            </w:r>
          </w:hyperlink>
        </w:p>
        <w:p w14:paraId="732F34E6" w14:textId="780C9894" w:rsidR="00DF0D8B" w:rsidRDefault="00000000">
          <w:pPr>
            <w:pStyle w:val="ndice2"/>
            <w:rPr>
              <w:rFonts w:asciiTheme="minorHAnsi" w:eastAsiaTheme="minorEastAsia" w:hAnsiTheme="minorHAnsi" w:cstheme="minorBidi"/>
              <w:noProof/>
              <w:kern w:val="2"/>
              <w:sz w:val="22"/>
              <w:szCs w:val="22"/>
              <w14:ligatures w14:val="standardContextual"/>
            </w:rPr>
          </w:pPr>
          <w:hyperlink w:anchor="_Toc139963552" w:history="1">
            <w:r w:rsidR="00DF0D8B" w:rsidRPr="00B576D2">
              <w:rPr>
                <w:rStyle w:val="Hiperligao"/>
                <w:noProof/>
              </w:rPr>
              <w:t>3.4. Construção ou Modelação de modelos</w:t>
            </w:r>
            <w:r w:rsidR="00DF0D8B">
              <w:rPr>
                <w:noProof/>
              </w:rPr>
              <w:tab/>
            </w:r>
            <w:r w:rsidR="00DF0D8B">
              <w:rPr>
                <w:noProof/>
              </w:rPr>
              <w:fldChar w:fldCharType="begin"/>
            </w:r>
            <w:r w:rsidR="00DF0D8B">
              <w:rPr>
                <w:noProof/>
              </w:rPr>
              <w:instrText xml:space="preserve"> PAGEREF _Toc139963552 \h </w:instrText>
            </w:r>
            <w:r w:rsidR="00DF0D8B">
              <w:rPr>
                <w:noProof/>
              </w:rPr>
            </w:r>
            <w:r w:rsidR="00DF0D8B">
              <w:rPr>
                <w:noProof/>
              </w:rPr>
              <w:fldChar w:fldCharType="separate"/>
            </w:r>
            <w:r w:rsidR="00DF0D8B">
              <w:rPr>
                <w:noProof/>
              </w:rPr>
              <w:t>24</w:t>
            </w:r>
            <w:r w:rsidR="00DF0D8B">
              <w:rPr>
                <w:noProof/>
              </w:rPr>
              <w:fldChar w:fldCharType="end"/>
            </w:r>
          </w:hyperlink>
        </w:p>
        <w:p w14:paraId="750D4966" w14:textId="63DC8820" w:rsidR="00DF0D8B" w:rsidRDefault="00000000">
          <w:pPr>
            <w:pStyle w:val="ndice2"/>
            <w:rPr>
              <w:rFonts w:asciiTheme="minorHAnsi" w:eastAsiaTheme="minorEastAsia" w:hAnsiTheme="minorHAnsi" w:cstheme="minorBidi"/>
              <w:noProof/>
              <w:kern w:val="2"/>
              <w:sz w:val="22"/>
              <w:szCs w:val="22"/>
              <w14:ligatures w14:val="standardContextual"/>
            </w:rPr>
          </w:pPr>
          <w:hyperlink w:anchor="_Toc139963553" w:history="1">
            <w:r w:rsidR="00DF0D8B" w:rsidRPr="00B576D2">
              <w:rPr>
                <w:rStyle w:val="Hiperligao"/>
                <w:noProof/>
              </w:rPr>
              <w:t>3.5. Testes e Avaliação</w:t>
            </w:r>
            <w:r w:rsidR="00DF0D8B">
              <w:rPr>
                <w:noProof/>
              </w:rPr>
              <w:tab/>
            </w:r>
            <w:r w:rsidR="00DF0D8B">
              <w:rPr>
                <w:noProof/>
              </w:rPr>
              <w:fldChar w:fldCharType="begin"/>
            </w:r>
            <w:r w:rsidR="00DF0D8B">
              <w:rPr>
                <w:noProof/>
              </w:rPr>
              <w:instrText xml:space="preserve"> PAGEREF _Toc139963553 \h </w:instrText>
            </w:r>
            <w:r w:rsidR="00DF0D8B">
              <w:rPr>
                <w:noProof/>
              </w:rPr>
            </w:r>
            <w:r w:rsidR="00DF0D8B">
              <w:rPr>
                <w:noProof/>
              </w:rPr>
              <w:fldChar w:fldCharType="separate"/>
            </w:r>
            <w:r w:rsidR="00DF0D8B">
              <w:rPr>
                <w:noProof/>
              </w:rPr>
              <w:t>24</w:t>
            </w:r>
            <w:r w:rsidR="00DF0D8B">
              <w:rPr>
                <w:noProof/>
              </w:rPr>
              <w:fldChar w:fldCharType="end"/>
            </w:r>
          </w:hyperlink>
        </w:p>
        <w:p w14:paraId="19C5B2FC" w14:textId="0610504D" w:rsidR="00DF0D8B" w:rsidRDefault="00000000">
          <w:pPr>
            <w:pStyle w:val="ndice2"/>
            <w:rPr>
              <w:rFonts w:asciiTheme="minorHAnsi" w:eastAsiaTheme="minorEastAsia" w:hAnsiTheme="minorHAnsi" w:cstheme="minorBidi"/>
              <w:noProof/>
              <w:kern w:val="2"/>
              <w:sz w:val="22"/>
              <w:szCs w:val="22"/>
              <w14:ligatures w14:val="standardContextual"/>
            </w:rPr>
          </w:pPr>
          <w:hyperlink w:anchor="_Toc139963554" w:history="1">
            <w:r w:rsidR="00DF0D8B" w:rsidRPr="00B576D2">
              <w:rPr>
                <w:rStyle w:val="Hiperligao"/>
                <w:noProof/>
              </w:rPr>
              <w:t>3.6. Implementação</w:t>
            </w:r>
            <w:r w:rsidR="00DF0D8B">
              <w:rPr>
                <w:noProof/>
              </w:rPr>
              <w:tab/>
            </w:r>
            <w:r w:rsidR="00DF0D8B">
              <w:rPr>
                <w:noProof/>
              </w:rPr>
              <w:fldChar w:fldCharType="begin"/>
            </w:r>
            <w:r w:rsidR="00DF0D8B">
              <w:rPr>
                <w:noProof/>
              </w:rPr>
              <w:instrText xml:space="preserve"> PAGEREF _Toc139963554 \h </w:instrText>
            </w:r>
            <w:r w:rsidR="00DF0D8B">
              <w:rPr>
                <w:noProof/>
              </w:rPr>
            </w:r>
            <w:r w:rsidR="00DF0D8B">
              <w:rPr>
                <w:noProof/>
              </w:rPr>
              <w:fldChar w:fldCharType="separate"/>
            </w:r>
            <w:r w:rsidR="00DF0D8B">
              <w:rPr>
                <w:noProof/>
              </w:rPr>
              <w:t>25</w:t>
            </w:r>
            <w:r w:rsidR="00DF0D8B">
              <w:rPr>
                <w:noProof/>
              </w:rPr>
              <w:fldChar w:fldCharType="end"/>
            </w:r>
          </w:hyperlink>
        </w:p>
        <w:p w14:paraId="50703ACC" w14:textId="5C75EBF4" w:rsidR="00DF0D8B" w:rsidRDefault="00000000">
          <w:pPr>
            <w:pStyle w:val="ndice1"/>
            <w:rPr>
              <w:rFonts w:asciiTheme="minorHAnsi" w:eastAsiaTheme="minorEastAsia" w:hAnsiTheme="minorHAnsi" w:cstheme="minorBidi"/>
              <w:noProof/>
              <w:kern w:val="2"/>
              <w:sz w:val="22"/>
              <w:szCs w:val="22"/>
              <w14:ligatures w14:val="standardContextual"/>
            </w:rPr>
          </w:pPr>
          <w:hyperlink w:anchor="_Toc139963555" w:history="1">
            <w:r w:rsidR="00DF0D8B" w:rsidRPr="00B576D2">
              <w:rPr>
                <w:rStyle w:val="Hiperligao"/>
                <w:i/>
                <w:iCs/>
                <w:noProof/>
              </w:rPr>
              <w:t>4</w:t>
            </w:r>
            <w:r w:rsidR="00DF0D8B">
              <w:rPr>
                <w:rFonts w:asciiTheme="minorHAnsi" w:eastAsiaTheme="minorEastAsia" w:hAnsiTheme="minorHAnsi" w:cstheme="minorBidi"/>
                <w:noProof/>
                <w:kern w:val="2"/>
                <w:sz w:val="22"/>
                <w:szCs w:val="22"/>
                <w14:ligatures w14:val="standardContextual"/>
              </w:rPr>
              <w:tab/>
            </w:r>
            <w:r w:rsidR="00DF0D8B" w:rsidRPr="00B576D2">
              <w:rPr>
                <w:rStyle w:val="Hiperligao"/>
                <w:i/>
                <w:iCs/>
                <w:noProof/>
              </w:rPr>
              <w:t>Dataset</w:t>
            </w:r>
            <w:r w:rsidR="00DF0D8B">
              <w:rPr>
                <w:noProof/>
              </w:rPr>
              <w:tab/>
            </w:r>
            <w:r w:rsidR="00DF0D8B">
              <w:rPr>
                <w:noProof/>
              </w:rPr>
              <w:fldChar w:fldCharType="begin"/>
            </w:r>
            <w:r w:rsidR="00DF0D8B">
              <w:rPr>
                <w:noProof/>
              </w:rPr>
              <w:instrText xml:space="preserve"> PAGEREF _Toc139963555 \h </w:instrText>
            </w:r>
            <w:r w:rsidR="00DF0D8B">
              <w:rPr>
                <w:noProof/>
              </w:rPr>
            </w:r>
            <w:r w:rsidR="00DF0D8B">
              <w:rPr>
                <w:noProof/>
              </w:rPr>
              <w:fldChar w:fldCharType="separate"/>
            </w:r>
            <w:r w:rsidR="00DF0D8B">
              <w:rPr>
                <w:noProof/>
              </w:rPr>
              <w:t>26</w:t>
            </w:r>
            <w:r w:rsidR="00DF0D8B">
              <w:rPr>
                <w:noProof/>
              </w:rPr>
              <w:fldChar w:fldCharType="end"/>
            </w:r>
          </w:hyperlink>
        </w:p>
        <w:p w14:paraId="7C8C885C" w14:textId="55D11464" w:rsidR="00DF0D8B" w:rsidRDefault="00000000">
          <w:pPr>
            <w:pStyle w:val="ndice2"/>
            <w:rPr>
              <w:rFonts w:asciiTheme="minorHAnsi" w:eastAsiaTheme="minorEastAsia" w:hAnsiTheme="minorHAnsi" w:cstheme="minorBidi"/>
              <w:noProof/>
              <w:kern w:val="2"/>
              <w:sz w:val="22"/>
              <w:szCs w:val="22"/>
              <w14:ligatures w14:val="standardContextual"/>
            </w:rPr>
          </w:pPr>
          <w:hyperlink w:anchor="_Toc139963556" w:history="1">
            <w:r w:rsidR="00DF0D8B" w:rsidRPr="00B576D2">
              <w:rPr>
                <w:rStyle w:val="Hiperligao"/>
                <w:noProof/>
              </w:rPr>
              <w:t>4.1</w:t>
            </w:r>
            <w:r w:rsidR="00DF0D8B">
              <w:rPr>
                <w:rFonts w:asciiTheme="minorHAnsi" w:eastAsiaTheme="minorEastAsia" w:hAnsiTheme="minorHAnsi" w:cstheme="minorBidi"/>
                <w:noProof/>
                <w:kern w:val="2"/>
                <w:sz w:val="22"/>
                <w:szCs w:val="22"/>
                <w14:ligatures w14:val="standardContextual"/>
              </w:rPr>
              <w:tab/>
            </w:r>
            <w:r w:rsidR="00DF0D8B" w:rsidRPr="00B576D2">
              <w:rPr>
                <w:rStyle w:val="Hiperligao"/>
                <w:noProof/>
              </w:rPr>
              <w:t>Contexto</w:t>
            </w:r>
            <w:r w:rsidR="00DF0D8B">
              <w:rPr>
                <w:noProof/>
              </w:rPr>
              <w:tab/>
            </w:r>
            <w:r w:rsidR="00DF0D8B">
              <w:rPr>
                <w:noProof/>
              </w:rPr>
              <w:fldChar w:fldCharType="begin"/>
            </w:r>
            <w:r w:rsidR="00DF0D8B">
              <w:rPr>
                <w:noProof/>
              </w:rPr>
              <w:instrText xml:space="preserve"> PAGEREF _Toc139963556 \h </w:instrText>
            </w:r>
            <w:r w:rsidR="00DF0D8B">
              <w:rPr>
                <w:noProof/>
              </w:rPr>
            </w:r>
            <w:r w:rsidR="00DF0D8B">
              <w:rPr>
                <w:noProof/>
              </w:rPr>
              <w:fldChar w:fldCharType="separate"/>
            </w:r>
            <w:r w:rsidR="00DF0D8B">
              <w:rPr>
                <w:noProof/>
              </w:rPr>
              <w:t>26</w:t>
            </w:r>
            <w:r w:rsidR="00DF0D8B">
              <w:rPr>
                <w:noProof/>
              </w:rPr>
              <w:fldChar w:fldCharType="end"/>
            </w:r>
          </w:hyperlink>
        </w:p>
        <w:p w14:paraId="365832F9" w14:textId="7AAC9547" w:rsidR="00DF0D8B" w:rsidRDefault="00000000">
          <w:pPr>
            <w:pStyle w:val="ndice2"/>
            <w:rPr>
              <w:rFonts w:asciiTheme="minorHAnsi" w:eastAsiaTheme="minorEastAsia" w:hAnsiTheme="minorHAnsi" w:cstheme="minorBidi"/>
              <w:noProof/>
              <w:kern w:val="2"/>
              <w:sz w:val="22"/>
              <w:szCs w:val="22"/>
              <w14:ligatures w14:val="standardContextual"/>
            </w:rPr>
          </w:pPr>
          <w:hyperlink w:anchor="_Toc139963557" w:history="1">
            <w:r w:rsidR="00DF0D8B" w:rsidRPr="00B576D2">
              <w:rPr>
                <w:rStyle w:val="Hiperligao"/>
                <w:noProof/>
              </w:rPr>
              <w:t>4.2</w:t>
            </w:r>
            <w:r w:rsidR="00DF0D8B">
              <w:rPr>
                <w:rFonts w:asciiTheme="minorHAnsi" w:eastAsiaTheme="minorEastAsia" w:hAnsiTheme="minorHAnsi" w:cstheme="minorBidi"/>
                <w:noProof/>
                <w:kern w:val="2"/>
                <w:sz w:val="22"/>
                <w:szCs w:val="22"/>
                <w14:ligatures w14:val="standardContextual"/>
              </w:rPr>
              <w:tab/>
            </w:r>
            <w:r w:rsidR="00DF0D8B" w:rsidRPr="00B576D2">
              <w:rPr>
                <w:rStyle w:val="Hiperligao"/>
                <w:noProof/>
              </w:rPr>
              <w:t>Conteúdo</w:t>
            </w:r>
            <w:r w:rsidR="00DF0D8B">
              <w:rPr>
                <w:noProof/>
              </w:rPr>
              <w:tab/>
            </w:r>
            <w:r w:rsidR="00DF0D8B">
              <w:rPr>
                <w:noProof/>
              </w:rPr>
              <w:fldChar w:fldCharType="begin"/>
            </w:r>
            <w:r w:rsidR="00DF0D8B">
              <w:rPr>
                <w:noProof/>
              </w:rPr>
              <w:instrText xml:space="preserve"> PAGEREF _Toc139963557 \h </w:instrText>
            </w:r>
            <w:r w:rsidR="00DF0D8B">
              <w:rPr>
                <w:noProof/>
              </w:rPr>
            </w:r>
            <w:r w:rsidR="00DF0D8B">
              <w:rPr>
                <w:noProof/>
              </w:rPr>
              <w:fldChar w:fldCharType="separate"/>
            </w:r>
            <w:r w:rsidR="00DF0D8B">
              <w:rPr>
                <w:noProof/>
              </w:rPr>
              <w:t>26</w:t>
            </w:r>
            <w:r w:rsidR="00DF0D8B">
              <w:rPr>
                <w:noProof/>
              </w:rPr>
              <w:fldChar w:fldCharType="end"/>
            </w:r>
          </w:hyperlink>
        </w:p>
        <w:p w14:paraId="70A8568B" w14:textId="7E742B1C" w:rsidR="00DF0D8B" w:rsidRDefault="00000000">
          <w:pPr>
            <w:pStyle w:val="ndice2"/>
            <w:rPr>
              <w:rFonts w:asciiTheme="minorHAnsi" w:eastAsiaTheme="minorEastAsia" w:hAnsiTheme="minorHAnsi" w:cstheme="minorBidi"/>
              <w:noProof/>
              <w:kern w:val="2"/>
              <w:sz w:val="22"/>
              <w:szCs w:val="22"/>
              <w14:ligatures w14:val="standardContextual"/>
            </w:rPr>
          </w:pPr>
          <w:hyperlink w:anchor="_Toc139963558" w:history="1">
            <w:r w:rsidR="00DF0D8B" w:rsidRPr="00B576D2">
              <w:rPr>
                <w:rStyle w:val="Hiperligao"/>
                <w:noProof/>
              </w:rPr>
              <w:t>4.2.1 Conjunto 1 – Entradas e Saídas Lisboa</w:t>
            </w:r>
            <w:r w:rsidR="00DF0D8B">
              <w:rPr>
                <w:noProof/>
              </w:rPr>
              <w:tab/>
            </w:r>
            <w:r w:rsidR="00DF0D8B">
              <w:rPr>
                <w:noProof/>
              </w:rPr>
              <w:fldChar w:fldCharType="begin"/>
            </w:r>
            <w:r w:rsidR="00DF0D8B">
              <w:rPr>
                <w:noProof/>
              </w:rPr>
              <w:instrText xml:space="preserve"> PAGEREF _Toc139963558 \h </w:instrText>
            </w:r>
            <w:r w:rsidR="00DF0D8B">
              <w:rPr>
                <w:noProof/>
              </w:rPr>
            </w:r>
            <w:r w:rsidR="00DF0D8B">
              <w:rPr>
                <w:noProof/>
              </w:rPr>
              <w:fldChar w:fldCharType="separate"/>
            </w:r>
            <w:r w:rsidR="00DF0D8B">
              <w:rPr>
                <w:noProof/>
              </w:rPr>
              <w:t>27</w:t>
            </w:r>
            <w:r w:rsidR="00DF0D8B">
              <w:rPr>
                <w:noProof/>
              </w:rPr>
              <w:fldChar w:fldCharType="end"/>
            </w:r>
          </w:hyperlink>
        </w:p>
        <w:p w14:paraId="050CF568" w14:textId="4FCFA7DC" w:rsidR="00DF0D8B" w:rsidRDefault="00000000">
          <w:pPr>
            <w:pStyle w:val="ndice2"/>
            <w:rPr>
              <w:rFonts w:asciiTheme="minorHAnsi" w:eastAsiaTheme="minorEastAsia" w:hAnsiTheme="minorHAnsi" w:cstheme="minorBidi"/>
              <w:noProof/>
              <w:kern w:val="2"/>
              <w:sz w:val="22"/>
              <w:szCs w:val="22"/>
              <w14:ligatures w14:val="standardContextual"/>
            </w:rPr>
          </w:pPr>
          <w:hyperlink w:anchor="_Toc139963559" w:history="1">
            <w:r w:rsidR="00DF0D8B" w:rsidRPr="00B576D2">
              <w:rPr>
                <w:rStyle w:val="Hiperligao"/>
                <w:noProof/>
              </w:rPr>
              <w:t>4.2.2 Conjunto 2 - Identificação dos 11 pontos de entrada e saida de Lisboa</w:t>
            </w:r>
            <w:r w:rsidR="00DF0D8B">
              <w:rPr>
                <w:noProof/>
              </w:rPr>
              <w:tab/>
            </w:r>
            <w:r w:rsidR="00DF0D8B">
              <w:rPr>
                <w:noProof/>
              </w:rPr>
              <w:fldChar w:fldCharType="begin"/>
            </w:r>
            <w:r w:rsidR="00DF0D8B">
              <w:rPr>
                <w:noProof/>
              </w:rPr>
              <w:instrText xml:space="preserve"> PAGEREF _Toc139963559 \h </w:instrText>
            </w:r>
            <w:r w:rsidR="00DF0D8B">
              <w:rPr>
                <w:noProof/>
              </w:rPr>
            </w:r>
            <w:r w:rsidR="00DF0D8B">
              <w:rPr>
                <w:noProof/>
              </w:rPr>
              <w:fldChar w:fldCharType="separate"/>
            </w:r>
            <w:r w:rsidR="00DF0D8B">
              <w:rPr>
                <w:noProof/>
              </w:rPr>
              <w:t>27</w:t>
            </w:r>
            <w:r w:rsidR="00DF0D8B">
              <w:rPr>
                <w:noProof/>
              </w:rPr>
              <w:fldChar w:fldCharType="end"/>
            </w:r>
          </w:hyperlink>
        </w:p>
        <w:p w14:paraId="5D2F4144" w14:textId="7158C5B5" w:rsidR="00DF0D8B" w:rsidRDefault="00000000">
          <w:pPr>
            <w:pStyle w:val="ndice2"/>
            <w:rPr>
              <w:rFonts w:asciiTheme="minorHAnsi" w:eastAsiaTheme="minorEastAsia" w:hAnsiTheme="minorHAnsi" w:cstheme="minorBidi"/>
              <w:noProof/>
              <w:kern w:val="2"/>
              <w:sz w:val="22"/>
              <w:szCs w:val="22"/>
              <w14:ligatures w14:val="standardContextual"/>
            </w:rPr>
          </w:pPr>
          <w:hyperlink w:anchor="_Toc139963560" w:history="1">
            <w:r w:rsidR="00DF0D8B" w:rsidRPr="00B576D2">
              <w:rPr>
                <w:rStyle w:val="Hiperligao"/>
                <w:noProof/>
              </w:rPr>
              <w:t>4.2.3 Conjunto 3 - Observações das estações meteorológicas do IPMA</w:t>
            </w:r>
            <w:r w:rsidR="00DF0D8B">
              <w:rPr>
                <w:noProof/>
              </w:rPr>
              <w:tab/>
            </w:r>
            <w:r w:rsidR="00DF0D8B">
              <w:rPr>
                <w:noProof/>
              </w:rPr>
              <w:fldChar w:fldCharType="begin"/>
            </w:r>
            <w:r w:rsidR="00DF0D8B">
              <w:rPr>
                <w:noProof/>
              </w:rPr>
              <w:instrText xml:space="preserve"> PAGEREF _Toc139963560 \h </w:instrText>
            </w:r>
            <w:r w:rsidR="00DF0D8B">
              <w:rPr>
                <w:noProof/>
              </w:rPr>
            </w:r>
            <w:r w:rsidR="00DF0D8B">
              <w:rPr>
                <w:noProof/>
              </w:rPr>
              <w:fldChar w:fldCharType="separate"/>
            </w:r>
            <w:r w:rsidR="00DF0D8B">
              <w:rPr>
                <w:noProof/>
              </w:rPr>
              <w:t>28</w:t>
            </w:r>
            <w:r w:rsidR="00DF0D8B">
              <w:rPr>
                <w:noProof/>
              </w:rPr>
              <w:fldChar w:fldCharType="end"/>
            </w:r>
          </w:hyperlink>
        </w:p>
        <w:p w14:paraId="78E7A72A" w14:textId="6A982897" w:rsidR="00DF0D8B" w:rsidRDefault="00000000">
          <w:pPr>
            <w:pStyle w:val="ndice2"/>
            <w:rPr>
              <w:rFonts w:asciiTheme="minorHAnsi" w:eastAsiaTheme="minorEastAsia" w:hAnsiTheme="minorHAnsi" w:cstheme="minorBidi"/>
              <w:noProof/>
              <w:kern w:val="2"/>
              <w:sz w:val="22"/>
              <w:szCs w:val="22"/>
              <w14:ligatures w14:val="standardContextual"/>
            </w:rPr>
          </w:pPr>
          <w:hyperlink w:anchor="_Toc139963561" w:history="1">
            <w:r w:rsidR="00DF0D8B" w:rsidRPr="00B576D2">
              <w:rPr>
                <w:rStyle w:val="Hiperligao"/>
                <w:noProof/>
              </w:rPr>
              <w:t>4.3</w:t>
            </w:r>
            <w:r w:rsidR="00DF0D8B">
              <w:rPr>
                <w:rFonts w:asciiTheme="minorHAnsi" w:eastAsiaTheme="minorEastAsia" w:hAnsiTheme="minorHAnsi" w:cstheme="minorBidi"/>
                <w:noProof/>
                <w:kern w:val="2"/>
                <w:sz w:val="22"/>
                <w:szCs w:val="22"/>
                <w14:ligatures w14:val="standardContextual"/>
              </w:rPr>
              <w:tab/>
            </w:r>
            <w:r w:rsidR="00DF0D8B" w:rsidRPr="00B576D2">
              <w:rPr>
                <w:rStyle w:val="Hiperligao"/>
                <w:noProof/>
              </w:rPr>
              <w:t>Qualidade do conteúdo</w:t>
            </w:r>
            <w:r w:rsidR="00DF0D8B">
              <w:rPr>
                <w:noProof/>
              </w:rPr>
              <w:tab/>
            </w:r>
            <w:r w:rsidR="00DF0D8B">
              <w:rPr>
                <w:noProof/>
              </w:rPr>
              <w:fldChar w:fldCharType="begin"/>
            </w:r>
            <w:r w:rsidR="00DF0D8B">
              <w:rPr>
                <w:noProof/>
              </w:rPr>
              <w:instrText xml:space="preserve"> PAGEREF _Toc139963561 \h </w:instrText>
            </w:r>
            <w:r w:rsidR="00DF0D8B">
              <w:rPr>
                <w:noProof/>
              </w:rPr>
            </w:r>
            <w:r w:rsidR="00DF0D8B">
              <w:rPr>
                <w:noProof/>
              </w:rPr>
              <w:fldChar w:fldCharType="separate"/>
            </w:r>
            <w:r w:rsidR="00DF0D8B">
              <w:rPr>
                <w:noProof/>
              </w:rPr>
              <w:t>29</w:t>
            </w:r>
            <w:r w:rsidR="00DF0D8B">
              <w:rPr>
                <w:noProof/>
              </w:rPr>
              <w:fldChar w:fldCharType="end"/>
            </w:r>
          </w:hyperlink>
        </w:p>
        <w:p w14:paraId="6A04F1D0" w14:textId="1FCCE613" w:rsidR="00DF0D8B" w:rsidRDefault="00000000">
          <w:pPr>
            <w:pStyle w:val="ndice2"/>
            <w:rPr>
              <w:rFonts w:asciiTheme="minorHAnsi" w:eastAsiaTheme="minorEastAsia" w:hAnsiTheme="minorHAnsi" w:cstheme="minorBidi"/>
              <w:noProof/>
              <w:kern w:val="2"/>
              <w:sz w:val="22"/>
              <w:szCs w:val="22"/>
              <w14:ligatures w14:val="standardContextual"/>
            </w:rPr>
          </w:pPr>
          <w:hyperlink w:anchor="_Toc139963562" w:history="1">
            <w:r w:rsidR="00DF0D8B" w:rsidRPr="00B576D2">
              <w:rPr>
                <w:rStyle w:val="Hiperligao"/>
                <w:noProof/>
              </w:rPr>
              <w:t>4.3.1. Conjunto 1</w:t>
            </w:r>
            <w:r w:rsidR="00DF0D8B">
              <w:rPr>
                <w:noProof/>
              </w:rPr>
              <w:tab/>
            </w:r>
            <w:r w:rsidR="00DF0D8B">
              <w:rPr>
                <w:noProof/>
              </w:rPr>
              <w:fldChar w:fldCharType="begin"/>
            </w:r>
            <w:r w:rsidR="00DF0D8B">
              <w:rPr>
                <w:noProof/>
              </w:rPr>
              <w:instrText xml:space="preserve"> PAGEREF _Toc139963562 \h </w:instrText>
            </w:r>
            <w:r w:rsidR="00DF0D8B">
              <w:rPr>
                <w:noProof/>
              </w:rPr>
            </w:r>
            <w:r w:rsidR="00DF0D8B">
              <w:rPr>
                <w:noProof/>
              </w:rPr>
              <w:fldChar w:fldCharType="separate"/>
            </w:r>
            <w:r w:rsidR="00DF0D8B">
              <w:rPr>
                <w:noProof/>
              </w:rPr>
              <w:t>29</w:t>
            </w:r>
            <w:r w:rsidR="00DF0D8B">
              <w:rPr>
                <w:noProof/>
              </w:rPr>
              <w:fldChar w:fldCharType="end"/>
            </w:r>
          </w:hyperlink>
        </w:p>
        <w:p w14:paraId="5ABDA6A1" w14:textId="6B9EDA2E" w:rsidR="00DF0D8B" w:rsidRDefault="00000000">
          <w:pPr>
            <w:pStyle w:val="ndice2"/>
            <w:rPr>
              <w:rFonts w:asciiTheme="minorHAnsi" w:eastAsiaTheme="minorEastAsia" w:hAnsiTheme="minorHAnsi" w:cstheme="minorBidi"/>
              <w:noProof/>
              <w:kern w:val="2"/>
              <w:sz w:val="22"/>
              <w:szCs w:val="22"/>
              <w14:ligatures w14:val="standardContextual"/>
            </w:rPr>
          </w:pPr>
          <w:hyperlink w:anchor="_Toc139963563" w:history="1">
            <w:r w:rsidR="00DF0D8B" w:rsidRPr="00B576D2">
              <w:rPr>
                <w:rStyle w:val="Hiperligao"/>
                <w:noProof/>
              </w:rPr>
              <w:t>3.5.1.1. Análise de Registos</w:t>
            </w:r>
            <w:r w:rsidR="00DF0D8B">
              <w:rPr>
                <w:noProof/>
              </w:rPr>
              <w:tab/>
            </w:r>
            <w:r w:rsidR="00DF0D8B">
              <w:rPr>
                <w:noProof/>
              </w:rPr>
              <w:fldChar w:fldCharType="begin"/>
            </w:r>
            <w:r w:rsidR="00DF0D8B">
              <w:rPr>
                <w:noProof/>
              </w:rPr>
              <w:instrText xml:space="preserve"> PAGEREF _Toc139963563 \h </w:instrText>
            </w:r>
            <w:r w:rsidR="00DF0D8B">
              <w:rPr>
                <w:noProof/>
              </w:rPr>
            </w:r>
            <w:r w:rsidR="00DF0D8B">
              <w:rPr>
                <w:noProof/>
              </w:rPr>
              <w:fldChar w:fldCharType="separate"/>
            </w:r>
            <w:r w:rsidR="00DF0D8B">
              <w:rPr>
                <w:noProof/>
              </w:rPr>
              <w:t>32</w:t>
            </w:r>
            <w:r w:rsidR="00DF0D8B">
              <w:rPr>
                <w:noProof/>
              </w:rPr>
              <w:fldChar w:fldCharType="end"/>
            </w:r>
          </w:hyperlink>
        </w:p>
        <w:p w14:paraId="38AE682C" w14:textId="7697621B" w:rsidR="00DF0D8B" w:rsidRDefault="00000000">
          <w:pPr>
            <w:pStyle w:val="ndice2"/>
            <w:rPr>
              <w:rFonts w:asciiTheme="minorHAnsi" w:eastAsiaTheme="minorEastAsia" w:hAnsiTheme="minorHAnsi" w:cstheme="minorBidi"/>
              <w:noProof/>
              <w:kern w:val="2"/>
              <w:sz w:val="22"/>
              <w:szCs w:val="22"/>
              <w14:ligatures w14:val="standardContextual"/>
            </w:rPr>
          </w:pPr>
          <w:hyperlink w:anchor="_Toc139963564" w:history="1">
            <w:r w:rsidR="00DF0D8B" w:rsidRPr="00B576D2">
              <w:rPr>
                <w:rStyle w:val="Hiperligao"/>
                <w:noProof/>
              </w:rPr>
              <w:t>4.3.2. Conjunto 3</w:t>
            </w:r>
            <w:r w:rsidR="00DF0D8B">
              <w:rPr>
                <w:noProof/>
              </w:rPr>
              <w:tab/>
            </w:r>
            <w:r w:rsidR="00DF0D8B">
              <w:rPr>
                <w:noProof/>
              </w:rPr>
              <w:fldChar w:fldCharType="begin"/>
            </w:r>
            <w:r w:rsidR="00DF0D8B">
              <w:rPr>
                <w:noProof/>
              </w:rPr>
              <w:instrText xml:space="preserve"> PAGEREF _Toc139963564 \h </w:instrText>
            </w:r>
            <w:r w:rsidR="00DF0D8B">
              <w:rPr>
                <w:noProof/>
              </w:rPr>
            </w:r>
            <w:r w:rsidR="00DF0D8B">
              <w:rPr>
                <w:noProof/>
              </w:rPr>
              <w:fldChar w:fldCharType="separate"/>
            </w:r>
            <w:r w:rsidR="00DF0D8B">
              <w:rPr>
                <w:noProof/>
              </w:rPr>
              <w:t>35</w:t>
            </w:r>
            <w:r w:rsidR="00DF0D8B">
              <w:rPr>
                <w:noProof/>
              </w:rPr>
              <w:fldChar w:fldCharType="end"/>
            </w:r>
          </w:hyperlink>
        </w:p>
        <w:p w14:paraId="15DF393A" w14:textId="02DB135B" w:rsidR="00DF0D8B" w:rsidRDefault="00000000">
          <w:pPr>
            <w:pStyle w:val="ndice1"/>
            <w:rPr>
              <w:rFonts w:asciiTheme="minorHAnsi" w:eastAsiaTheme="minorEastAsia" w:hAnsiTheme="minorHAnsi" w:cstheme="minorBidi"/>
              <w:noProof/>
              <w:kern w:val="2"/>
              <w:sz w:val="22"/>
              <w:szCs w:val="22"/>
              <w14:ligatures w14:val="standardContextual"/>
            </w:rPr>
          </w:pPr>
          <w:hyperlink w:anchor="_Toc139963565" w:history="1">
            <w:r w:rsidR="00DF0D8B" w:rsidRPr="00B576D2">
              <w:rPr>
                <w:rStyle w:val="Hiperligao"/>
                <w:noProof/>
              </w:rPr>
              <w:t>5</w:t>
            </w:r>
            <w:r w:rsidR="00DF0D8B">
              <w:rPr>
                <w:rFonts w:asciiTheme="minorHAnsi" w:eastAsiaTheme="minorEastAsia" w:hAnsiTheme="minorHAnsi" w:cstheme="minorBidi"/>
                <w:noProof/>
                <w:kern w:val="2"/>
                <w:sz w:val="22"/>
                <w:szCs w:val="22"/>
                <w14:ligatures w14:val="standardContextual"/>
              </w:rPr>
              <w:tab/>
            </w:r>
            <w:r w:rsidR="00DF0D8B" w:rsidRPr="00B576D2">
              <w:rPr>
                <w:rStyle w:val="Hiperligao"/>
                <w:noProof/>
              </w:rPr>
              <w:t>Análise Exploratória</w:t>
            </w:r>
            <w:r w:rsidR="00DF0D8B">
              <w:rPr>
                <w:noProof/>
              </w:rPr>
              <w:tab/>
            </w:r>
            <w:r w:rsidR="00DF0D8B">
              <w:rPr>
                <w:noProof/>
              </w:rPr>
              <w:fldChar w:fldCharType="begin"/>
            </w:r>
            <w:r w:rsidR="00DF0D8B">
              <w:rPr>
                <w:noProof/>
              </w:rPr>
              <w:instrText xml:space="preserve"> PAGEREF _Toc139963565 \h </w:instrText>
            </w:r>
            <w:r w:rsidR="00DF0D8B">
              <w:rPr>
                <w:noProof/>
              </w:rPr>
            </w:r>
            <w:r w:rsidR="00DF0D8B">
              <w:rPr>
                <w:noProof/>
              </w:rPr>
              <w:fldChar w:fldCharType="separate"/>
            </w:r>
            <w:r w:rsidR="00DF0D8B">
              <w:rPr>
                <w:noProof/>
              </w:rPr>
              <w:t>40</w:t>
            </w:r>
            <w:r w:rsidR="00DF0D8B">
              <w:rPr>
                <w:noProof/>
              </w:rPr>
              <w:fldChar w:fldCharType="end"/>
            </w:r>
          </w:hyperlink>
        </w:p>
        <w:p w14:paraId="2FA3265C" w14:textId="5F8B8473" w:rsidR="00DF0D8B" w:rsidRDefault="00000000">
          <w:pPr>
            <w:pStyle w:val="ndice2"/>
            <w:rPr>
              <w:rFonts w:asciiTheme="minorHAnsi" w:eastAsiaTheme="minorEastAsia" w:hAnsiTheme="minorHAnsi" w:cstheme="minorBidi"/>
              <w:noProof/>
              <w:kern w:val="2"/>
              <w:sz w:val="22"/>
              <w:szCs w:val="22"/>
              <w14:ligatures w14:val="standardContextual"/>
            </w:rPr>
          </w:pPr>
          <w:hyperlink w:anchor="_Toc139963566" w:history="1">
            <w:r w:rsidR="00DF0D8B" w:rsidRPr="00B576D2">
              <w:rPr>
                <w:rStyle w:val="Hiperligao"/>
                <w:noProof/>
              </w:rPr>
              <w:t>5.1</w:t>
            </w:r>
            <w:r w:rsidR="00DF0D8B">
              <w:rPr>
                <w:rFonts w:asciiTheme="minorHAnsi" w:eastAsiaTheme="minorEastAsia" w:hAnsiTheme="minorHAnsi" w:cstheme="minorBidi"/>
                <w:noProof/>
                <w:kern w:val="2"/>
                <w:sz w:val="22"/>
                <w:szCs w:val="22"/>
                <w14:ligatures w14:val="standardContextual"/>
              </w:rPr>
              <w:tab/>
            </w:r>
            <w:r w:rsidR="00DF0D8B" w:rsidRPr="00B576D2">
              <w:rPr>
                <w:rStyle w:val="Hiperligao"/>
                <w:noProof/>
              </w:rPr>
              <w:t>Caraterizar o volume total de entradas e saídas da cidade durante o período das horas de ponta</w:t>
            </w:r>
            <w:r w:rsidR="00DF0D8B">
              <w:rPr>
                <w:noProof/>
              </w:rPr>
              <w:tab/>
            </w:r>
            <w:r w:rsidR="00DF0D8B">
              <w:rPr>
                <w:noProof/>
              </w:rPr>
              <w:fldChar w:fldCharType="begin"/>
            </w:r>
            <w:r w:rsidR="00DF0D8B">
              <w:rPr>
                <w:noProof/>
              </w:rPr>
              <w:instrText xml:space="preserve"> PAGEREF _Toc139963566 \h </w:instrText>
            </w:r>
            <w:r w:rsidR="00DF0D8B">
              <w:rPr>
                <w:noProof/>
              </w:rPr>
            </w:r>
            <w:r w:rsidR="00DF0D8B">
              <w:rPr>
                <w:noProof/>
              </w:rPr>
              <w:fldChar w:fldCharType="separate"/>
            </w:r>
            <w:r w:rsidR="00DF0D8B">
              <w:rPr>
                <w:noProof/>
              </w:rPr>
              <w:t>40</w:t>
            </w:r>
            <w:r w:rsidR="00DF0D8B">
              <w:rPr>
                <w:noProof/>
              </w:rPr>
              <w:fldChar w:fldCharType="end"/>
            </w:r>
          </w:hyperlink>
        </w:p>
        <w:p w14:paraId="21036B6B" w14:textId="4D73E51F" w:rsidR="00DF0D8B" w:rsidRDefault="00000000">
          <w:pPr>
            <w:pStyle w:val="ndice2"/>
            <w:rPr>
              <w:rFonts w:asciiTheme="minorHAnsi" w:eastAsiaTheme="minorEastAsia" w:hAnsiTheme="minorHAnsi" w:cstheme="minorBidi"/>
              <w:noProof/>
              <w:kern w:val="2"/>
              <w:sz w:val="22"/>
              <w:szCs w:val="22"/>
              <w14:ligatures w14:val="standardContextual"/>
            </w:rPr>
          </w:pPr>
          <w:hyperlink w:anchor="_Toc139963567" w:history="1">
            <w:r w:rsidR="00DF0D8B" w:rsidRPr="00B576D2">
              <w:rPr>
                <w:rStyle w:val="Hiperligao"/>
                <w:noProof/>
              </w:rPr>
              <w:t>5.2</w:t>
            </w:r>
            <w:r w:rsidR="00DF0D8B">
              <w:rPr>
                <w:rFonts w:asciiTheme="minorHAnsi" w:eastAsiaTheme="minorEastAsia" w:hAnsiTheme="minorHAnsi" w:cstheme="minorBidi"/>
                <w:noProof/>
                <w:kern w:val="2"/>
                <w:sz w:val="22"/>
                <w:szCs w:val="22"/>
                <w14:ligatures w14:val="standardContextual"/>
              </w:rPr>
              <w:tab/>
            </w:r>
            <w:r w:rsidR="00DF0D8B" w:rsidRPr="00B576D2">
              <w:rPr>
                <w:rStyle w:val="Hiperligao"/>
                <w:noProof/>
              </w:rPr>
              <w:t>Caraterizar o volume total de entradas e saídas da cidade durante o período das horas de ponta para cada um dos 11 pontos de entrada e saída</w:t>
            </w:r>
            <w:r w:rsidR="00DF0D8B">
              <w:rPr>
                <w:noProof/>
              </w:rPr>
              <w:tab/>
            </w:r>
            <w:r w:rsidR="00DF0D8B">
              <w:rPr>
                <w:noProof/>
              </w:rPr>
              <w:fldChar w:fldCharType="begin"/>
            </w:r>
            <w:r w:rsidR="00DF0D8B">
              <w:rPr>
                <w:noProof/>
              </w:rPr>
              <w:instrText xml:space="preserve"> PAGEREF _Toc139963567 \h </w:instrText>
            </w:r>
            <w:r w:rsidR="00DF0D8B">
              <w:rPr>
                <w:noProof/>
              </w:rPr>
            </w:r>
            <w:r w:rsidR="00DF0D8B">
              <w:rPr>
                <w:noProof/>
              </w:rPr>
              <w:fldChar w:fldCharType="separate"/>
            </w:r>
            <w:r w:rsidR="00DF0D8B">
              <w:rPr>
                <w:noProof/>
              </w:rPr>
              <w:t>41</w:t>
            </w:r>
            <w:r w:rsidR="00DF0D8B">
              <w:rPr>
                <w:noProof/>
              </w:rPr>
              <w:fldChar w:fldCharType="end"/>
            </w:r>
          </w:hyperlink>
        </w:p>
        <w:p w14:paraId="1B3CB31A" w14:textId="36554214" w:rsidR="00DF0D8B" w:rsidRDefault="00000000">
          <w:pPr>
            <w:pStyle w:val="ndice2"/>
            <w:rPr>
              <w:rFonts w:asciiTheme="minorHAnsi" w:eastAsiaTheme="minorEastAsia" w:hAnsiTheme="minorHAnsi" w:cstheme="minorBidi"/>
              <w:noProof/>
              <w:kern w:val="2"/>
              <w:sz w:val="22"/>
              <w:szCs w:val="22"/>
              <w14:ligatures w14:val="standardContextual"/>
            </w:rPr>
          </w:pPr>
          <w:hyperlink w:anchor="_Toc139963568" w:history="1">
            <w:r w:rsidR="00DF0D8B" w:rsidRPr="00B576D2">
              <w:rPr>
                <w:rStyle w:val="Hiperligao"/>
                <w:noProof/>
              </w:rPr>
              <w:t>5.3</w:t>
            </w:r>
            <w:r w:rsidR="00DF0D8B">
              <w:rPr>
                <w:rFonts w:asciiTheme="minorHAnsi" w:eastAsiaTheme="minorEastAsia" w:hAnsiTheme="minorHAnsi" w:cstheme="minorBidi"/>
                <w:noProof/>
                <w:kern w:val="2"/>
                <w:sz w:val="22"/>
                <w:szCs w:val="22"/>
                <w14:ligatures w14:val="standardContextual"/>
              </w:rPr>
              <w:tab/>
            </w:r>
            <w:r w:rsidR="00DF0D8B" w:rsidRPr="00B576D2">
              <w:rPr>
                <w:rStyle w:val="Hiperligao"/>
                <w:noProof/>
              </w:rPr>
              <w:t>Comparar com outros períodos do dia</w:t>
            </w:r>
            <w:r w:rsidR="00DF0D8B">
              <w:rPr>
                <w:noProof/>
              </w:rPr>
              <w:tab/>
            </w:r>
            <w:r w:rsidR="00DF0D8B">
              <w:rPr>
                <w:noProof/>
              </w:rPr>
              <w:fldChar w:fldCharType="begin"/>
            </w:r>
            <w:r w:rsidR="00DF0D8B">
              <w:rPr>
                <w:noProof/>
              </w:rPr>
              <w:instrText xml:space="preserve"> PAGEREF _Toc139963568 \h </w:instrText>
            </w:r>
            <w:r w:rsidR="00DF0D8B">
              <w:rPr>
                <w:noProof/>
              </w:rPr>
            </w:r>
            <w:r w:rsidR="00DF0D8B">
              <w:rPr>
                <w:noProof/>
              </w:rPr>
              <w:fldChar w:fldCharType="separate"/>
            </w:r>
            <w:r w:rsidR="00DF0D8B">
              <w:rPr>
                <w:noProof/>
              </w:rPr>
              <w:t>43</w:t>
            </w:r>
            <w:r w:rsidR="00DF0D8B">
              <w:rPr>
                <w:noProof/>
              </w:rPr>
              <w:fldChar w:fldCharType="end"/>
            </w:r>
          </w:hyperlink>
        </w:p>
        <w:p w14:paraId="02AFAE03" w14:textId="5471C900" w:rsidR="00DF0D8B" w:rsidRDefault="00000000">
          <w:pPr>
            <w:pStyle w:val="ndice2"/>
            <w:rPr>
              <w:rFonts w:asciiTheme="minorHAnsi" w:eastAsiaTheme="minorEastAsia" w:hAnsiTheme="minorHAnsi" w:cstheme="minorBidi"/>
              <w:noProof/>
              <w:kern w:val="2"/>
              <w:sz w:val="22"/>
              <w:szCs w:val="22"/>
              <w14:ligatures w14:val="standardContextual"/>
            </w:rPr>
          </w:pPr>
          <w:hyperlink w:anchor="_Toc139963569" w:history="1">
            <w:r w:rsidR="00DF0D8B" w:rsidRPr="00B576D2">
              <w:rPr>
                <w:rStyle w:val="Hiperligao"/>
                <w:noProof/>
              </w:rPr>
              <w:t>5.4</w:t>
            </w:r>
            <w:r w:rsidR="00DF0D8B">
              <w:rPr>
                <w:rFonts w:asciiTheme="minorHAnsi" w:eastAsiaTheme="minorEastAsia" w:hAnsiTheme="minorHAnsi" w:cstheme="minorBidi"/>
                <w:noProof/>
                <w:kern w:val="2"/>
                <w:sz w:val="22"/>
                <w:szCs w:val="22"/>
                <w14:ligatures w14:val="standardContextual"/>
              </w:rPr>
              <w:tab/>
            </w:r>
            <w:r w:rsidR="00DF0D8B" w:rsidRPr="00B576D2">
              <w:rPr>
                <w:rStyle w:val="Hiperligao"/>
                <w:noProof/>
              </w:rPr>
              <w:t>Relacionar variáveis como os períodos de aulas ou férias e a existência de pluviosidade</w:t>
            </w:r>
            <w:r w:rsidR="00DF0D8B">
              <w:rPr>
                <w:noProof/>
              </w:rPr>
              <w:tab/>
            </w:r>
            <w:r w:rsidR="00DF0D8B">
              <w:rPr>
                <w:noProof/>
              </w:rPr>
              <w:fldChar w:fldCharType="begin"/>
            </w:r>
            <w:r w:rsidR="00DF0D8B">
              <w:rPr>
                <w:noProof/>
              </w:rPr>
              <w:instrText xml:space="preserve"> PAGEREF _Toc139963569 \h </w:instrText>
            </w:r>
            <w:r w:rsidR="00DF0D8B">
              <w:rPr>
                <w:noProof/>
              </w:rPr>
            </w:r>
            <w:r w:rsidR="00DF0D8B">
              <w:rPr>
                <w:noProof/>
              </w:rPr>
              <w:fldChar w:fldCharType="separate"/>
            </w:r>
            <w:r w:rsidR="00DF0D8B">
              <w:rPr>
                <w:noProof/>
              </w:rPr>
              <w:t>44</w:t>
            </w:r>
            <w:r w:rsidR="00DF0D8B">
              <w:rPr>
                <w:noProof/>
              </w:rPr>
              <w:fldChar w:fldCharType="end"/>
            </w:r>
          </w:hyperlink>
        </w:p>
        <w:p w14:paraId="28B35A18" w14:textId="3F94E9C2" w:rsidR="00DF0D8B" w:rsidRDefault="00000000">
          <w:pPr>
            <w:pStyle w:val="ndice2"/>
            <w:rPr>
              <w:rFonts w:asciiTheme="minorHAnsi" w:eastAsiaTheme="minorEastAsia" w:hAnsiTheme="minorHAnsi" w:cstheme="minorBidi"/>
              <w:noProof/>
              <w:kern w:val="2"/>
              <w:sz w:val="22"/>
              <w:szCs w:val="22"/>
              <w14:ligatures w14:val="standardContextual"/>
            </w:rPr>
          </w:pPr>
          <w:hyperlink w:anchor="_Toc139963570" w:history="1">
            <w:r w:rsidR="00DF0D8B" w:rsidRPr="00B576D2">
              <w:rPr>
                <w:rStyle w:val="Hiperligao"/>
                <w:noProof/>
              </w:rPr>
              <w:t>5.5</w:t>
            </w:r>
            <w:r w:rsidR="00DF0D8B">
              <w:rPr>
                <w:rFonts w:asciiTheme="minorHAnsi" w:eastAsiaTheme="minorEastAsia" w:hAnsiTheme="minorHAnsi" w:cstheme="minorBidi"/>
                <w:noProof/>
                <w:kern w:val="2"/>
                <w:sz w:val="22"/>
                <w:szCs w:val="22"/>
                <w14:ligatures w14:val="standardContextual"/>
              </w:rPr>
              <w:tab/>
            </w:r>
            <w:r w:rsidR="00DF0D8B" w:rsidRPr="00B576D2">
              <w:rPr>
                <w:rStyle w:val="Hiperligao"/>
                <w:noProof/>
              </w:rPr>
              <w:t>Análise das zonas destino e origem da cidade</w:t>
            </w:r>
            <w:r w:rsidR="00DF0D8B">
              <w:rPr>
                <w:noProof/>
              </w:rPr>
              <w:tab/>
            </w:r>
            <w:r w:rsidR="00DF0D8B">
              <w:rPr>
                <w:noProof/>
              </w:rPr>
              <w:fldChar w:fldCharType="begin"/>
            </w:r>
            <w:r w:rsidR="00DF0D8B">
              <w:rPr>
                <w:noProof/>
              </w:rPr>
              <w:instrText xml:space="preserve"> PAGEREF _Toc139963570 \h </w:instrText>
            </w:r>
            <w:r w:rsidR="00DF0D8B">
              <w:rPr>
                <w:noProof/>
              </w:rPr>
            </w:r>
            <w:r w:rsidR="00DF0D8B">
              <w:rPr>
                <w:noProof/>
              </w:rPr>
              <w:fldChar w:fldCharType="separate"/>
            </w:r>
            <w:r w:rsidR="00DF0D8B">
              <w:rPr>
                <w:noProof/>
              </w:rPr>
              <w:t>45</w:t>
            </w:r>
            <w:r w:rsidR="00DF0D8B">
              <w:rPr>
                <w:noProof/>
              </w:rPr>
              <w:fldChar w:fldCharType="end"/>
            </w:r>
          </w:hyperlink>
        </w:p>
        <w:p w14:paraId="03941C9F" w14:textId="25A274D1" w:rsidR="00DF0D8B" w:rsidRDefault="00000000">
          <w:pPr>
            <w:pStyle w:val="ndice2"/>
            <w:rPr>
              <w:rFonts w:asciiTheme="minorHAnsi" w:eastAsiaTheme="minorEastAsia" w:hAnsiTheme="minorHAnsi" w:cstheme="minorBidi"/>
              <w:noProof/>
              <w:kern w:val="2"/>
              <w:sz w:val="22"/>
              <w:szCs w:val="22"/>
              <w14:ligatures w14:val="standardContextual"/>
            </w:rPr>
          </w:pPr>
          <w:hyperlink w:anchor="_Toc139963571" w:history="1">
            <w:r w:rsidR="00DF0D8B" w:rsidRPr="00B576D2">
              <w:rPr>
                <w:rStyle w:val="Hiperligao"/>
                <w:noProof/>
              </w:rPr>
              <w:t>5.5.1. Dias Uteis vs. Outros Dias</w:t>
            </w:r>
            <w:r w:rsidR="00DF0D8B">
              <w:rPr>
                <w:noProof/>
              </w:rPr>
              <w:tab/>
            </w:r>
            <w:r w:rsidR="00DF0D8B">
              <w:rPr>
                <w:noProof/>
              </w:rPr>
              <w:fldChar w:fldCharType="begin"/>
            </w:r>
            <w:r w:rsidR="00DF0D8B">
              <w:rPr>
                <w:noProof/>
              </w:rPr>
              <w:instrText xml:space="preserve"> PAGEREF _Toc139963571 \h </w:instrText>
            </w:r>
            <w:r w:rsidR="00DF0D8B">
              <w:rPr>
                <w:noProof/>
              </w:rPr>
            </w:r>
            <w:r w:rsidR="00DF0D8B">
              <w:rPr>
                <w:noProof/>
              </w:rPr>
              <w:fldChar w:fldCharType="separate"/>
            </w:r>
            <w:r w:rsidR="00DF0D8B">
              <w:rPr>
                <w:noProof/>
              </w:rPr>
              <w:t>45</w:t>
            </w:r>
            <w:r w:rsidR="00DF0D8B">
              <w:rPr>
                <w:noProof/>
              </w:rPr>
              <w:fldChar w:fldCharType="end"/>
            </w:r>
          </w:hyperlink>
        </w:p>
        <w:p w14:paraId="641AB855" w14:textId="5574D06B" w:rsidR="00DF0D8B" w:rsidRDefault="00000000">
          <w:pPr>
            <w:pStyle w:val="ndice2"/>
            <w:rPr>
              <w:rFonts w:asciiTheme="minorHAnsi" w:eastAsiaTheme="minorEastAsia" w:hAnsiTheme="minorHAnsi" w:cstheme="minorBidi"/>
              <w:noProof/>
              <w:kern w:val="2"/>
              <w:sz w:val="22"/>
              <w:szCs w:val="22"/>
              <w14:ligatures w14:val="standardContextual"/>
            </w:rPr>
          </w:pPr>
          <w:hyperlink w:anchor="_Toc139963572" w:history="1">
            <w:r w:rsidR="00DF0D8B" w:rsidRPr="00B576D2">
              <w:rPr>
                <w:rStyle w:val="Hiperligao"/>
                <w:noProof/>
              </w:rPr>
              <w:t>5.5.2. Horas de Ponta vs. Outras Horas</w:t>
            </w:r>
            <w:r w:rsidR="00DF0D8B">
              <w:rPr>
                <w:noProof/>
              </w:rPr>
              <w:tab/>
            </w:r>
            <w:r w:rsidR="00DF0D8B">
              <w:rPr>
                <w:noProof/>
              </w:rPr>
              <w:fldChar w:fldCharType="begin"/>
            </w:r>
            <w:r w:rsidR="00DF0D8B">
              <w:rPr>
                <w:noProof/>
              </w:rPr>
              <w:instrText xml:space="preserve"> PAGEREF _Toc139963572 \h </w:instrText>
            </w:r>
            <w:r w:rsidR="00DF0D8B">
              <w:rPr>
                <w:noProof/>
              </w:rPr>
            </w:r>
            <w:r w:rsidR="00DF0D8B">
              <w:rPr>
                <w:noProof/>
              </w:rPr>
              <w:fldChar w:fldCharType="separate"/>
            </w:r>
            <w:r w:rsidR="00DF0D8B">
              <w:rPr>
                <w:noProof/>
              </w:rPr>
              <w:t>46</w:t>
            </w:r>
            <w:r w:rsidR="00DF0D8B">
              <w:rPr>
                <w:noProof/>
              </w:rPr>
              <w:fldChar w:fldCharType="end"/>
            </w:r>
          </w:hyperlink>
        </w:p>
        <w:p w14:paraId="701E7409" w14:textId="0DF7703F" w:rsidR="00DF0D8B" w:rsidRDefault="00000000">
          <w:pPr>
            <w:pStyle w:val="ndice2"/>
            <w:rPr>
              <w:rFonts w:asciiTheme="minorHAnsi" w:eastAsiaTheme="minorEastAsia" w:hAnsiTheme="minorHAnsi" w:cstheme="minorBidi"/>
              <w:noProof/>
              <w:kern w:val="2"/>
              <w:sz w:val="22"/>
              <w:szCs w:val="22"/>
              <w14:ligatures w14:val="standardContextual"/>
            </w:rPr>
          </w:pPr>
          <w:hyperlink w:anchor="_Toc139963573" w:history="1">
            <w:r w:rsidR="00DF0D8B" w:rsidRPr="00B576D2">
              <w:rPr>
                <w:rStyle w:val="Hiperligao"/>
                <w:noProof/>
              </w:rPr>
              <w:t>5.6</w:t>
            </w:r>
            <w:r w:rsidR="00DF0D8B">
              <w:rPr>
                <w:rFonts w:asciiTheme="minorHAnsi" w:eastAsiaTheme="minorEastAsia" w:hAnsiTheme="minorHAnsi" w:cstheme="minorBidi"/>
                <w:noProof/>
                <w:kern w:val="2"/>
                <w:sz w:val="22"/>
                <w:szCs w:val="22"/>
                <w14:ligatures w14:val="standardContextual"/>
              </w:rPr>
              <w:tab/>
            </w:r>
            <w:r w:rsidR="00DF0D8B" w:rsidRPr="00B576D2">
              <w:rPr>
                <w:rStyle w:val="Hiperligao"/>
                <w:noProof/>
              </w:rPr>
              <w:t>Série Temporal dos dados</w:t>
            </w:r>
            <w:r w:rsidR="00DF0D8B">
              <w:rPr>
                <w:noProof/>
              </w:rPr>
              <w:tab/>
            </w:r>
            <w:r w:rsidR="00DF0D8B">
              <w:rPr>
                <w:noProof/>
              </w:rPr>
              <w:fldChar w:fldCharType="begin"/>
            </w:r>
            <w:r w:rsidR="00DF0D8B">
              <w:rPr>
                <w:noProof/>
              </w:rPr>
              <w:instrText xml:space="preserve"> PAGEREF _Toc139963573 \h </w:instrText>
            </w:r>
            <w:r w:rsidR="00DF0D8B">
              <w:rPr>
                <w:noProof/>
              </w:rPr>
            </w:r>
            <w:r w:rsidR="00DF0D8B">
              <w:rPr>
                <w:noProof/>
              </w:rPr>
              <w:fldChar w:fldCharType="separate"/>
            </w:r>
            <w:r w:rsidR="00DF0D8B">
              <w:rPr>
                <w:noProof/>
              </w:rPr>
              <w:t>47</w:t>
            </w:r>
            <w:r w:rsidR="00DF0D8B">
              <w:rPr>
                <w:noProof/>
              </w:rPr>
              <w:fldChar w:fldCharType="end"/>
            </w:r>
          </w:hyperlink>
        </w:p>
        <w:p w14:paraId="5B567155" w14:textId="3B337B10" w:rsidR="00DF0D8B" w:rsidRDefault="00000000">
          <w:pPr>
            <w:pStyle w:val="ndice2"/>
            <w:rPr>
              <w:rFonts w:asciiTheme="minorHAnsi" w:eastAsiaTheme="minorEastAsia" w:hAnsiTheme="minorHAnsi" w:cstheme="minorBidi"/>
              <w:noProof/>
              <w:kern w:val="2"/>
              <w:sz w:val="22"/>
              <w:szCs w:val="22"/>
              <w14:ligatures w14:val="standardContextual"/>
            </w:rPr>
          </w:pPr>
          <w:hyperlink w:anchor="_Toc139963574" w:history="1">
            <w:r w:rsidR="00DF0D8B" w:rsidRPr="00B576D2">
              <w:rPr>
                <w:rStyle w:val="Hiperligao"/>
                <w:noProof/>
              </w:rPr>
              <w:t>5.7</w:t>
            </w:r>
            <w:r w:rsidR="00DF0D8B">
              <w:rPr>
                <w:rFonts w:asciiTheme="minorHAnsi" w:eastAsiaTheme="minorEastAsia" w:hAnsiTheme="minorHAnsi" w:cstheme="minorBidi"/>
                <w:noProof/>
                <w:kern w:val="2"/>
                <w:sz w:val="22"/>
                <w:szCs w:val="22"/>
                <w14:ligatures w14:val="standardContextual"/>
              </w:rPr>
              <w:tab/>
            </w:r>
            <w:r w:rsidR="00DF0D8B" w:rsidRPr="00B576D2">
              <w:rPr>
                <w:rStyle w:val="Hiperligao"/>
                <w:noProof/>
              </w:rPr>
              <w:t>Autocorrelação</w:t>
            </w:r>
            <w:r w:rsidR="00DF0D8B">
              <w:rPr>
                <w:noProof/>
              </w:rPr>
              <w:tab/>
            </w:r>
            <w:r w:rsidR="00DF0D8B">
              <w:rPr>
                <w:noProof/>
              </w:rPr>
              <w:fldChar w:fldCharType="begin"/>
            </w:r>
            <w:r w:rsidR="00DF0D8B">
              <w:rPr>
                <w:noProof/>
              </w:rPr>
              <w:instrText xml:space="preserve"> PAGEREF _Toc139963574 \h </w:instrText>
            </w:r>
            <w:r w:rsidR="00DF0D8B">
              <w:rPr>
                <w:noProof/>
              </w:rPr>
            </w:r>
            <w:r w:rsidR="00DF0D8B">
              <w:rPr>
                <w:noProof/>
              </w:rPr>
              <w:fldChar w:fldCharType="separate"/>
            </w:r>
            <w:r w:rsidR="00DF0D8B">
              <w:rPr>
                <w:noProof/>
              </w:rPr>
              <w:t>48</w:t>
            </w:r>
            <w:r w:rsidR="00DF0D8B">
              <w:rPr>
                <w:noProof/>
              </w:rPr>
              <w:fldChar w:fldCharType="end"/>
            </w:r>
          </w:hyperlink>
        </w:p>
        <w:p w14:paraId="1E46B1A8" w14:textId="52C98CCD" w:rsidR="00DF0D8B" w:rsidRDefault="00000000">
          <w:pPr>
            <w:pStyle w:val="ndice1"/>
            <w:rPr>
              <w:rFonts w:asciiTheme="minorHAnsi" w:eastAsiaTheme="minorEastAsia" w:hAnsiTheme="minorHAnsi" w:cstheme="minorBidi"/>
              <w:noProof/>
              <w:kern w:val="2"/>
              <w:sz w:val="22"/>
              <w:szCs w:val="22"/>
              <w14:ligatures w14:val="standardContextual"/>
            </w:rPr>
          </w:pPr>
          <w:hyperlink w:anchor="_Toc139963575" w:history="1">
            <w:r w:rsidR="00DF0D8B" w:rsidRPr="00B576D2">
              <w:rPr>
                <w:rStyle w:val="Hiperligao"/>
                <w:noProof/>
              </w:rPr>
              <w:t>6</w:t>
            </w:r>
            <w:r w:rsidR="00DF0D8B">
              <w:rPr>
                <w:rFonts w:asciiTheme="minorHAnsi" w:eastAsiaTheme="minorEastAsia" w:hAnsiTheme="minorHAnsi" w:cstheme="minorBidi"/>
                <w:noProof/>
                <w:kern w:val="2"/>
                <w:sz w:val="22"/>
                <w:szCs w:val="22"/>
                <w14:ligatures w14:val="standardContextual"/>
              </w:rPr>
              <w:tab/>
            </w:r>
            <w:r w:rsidR="00DF0D8B" w:rsidRPr="00B576D2">
              <w:rPr>
                <w:rStyle w:val="Hiperligao"/>
                <w:noProof/>
              </w:rPr>
              <w:t>Gated Recurrent Unit (GRU)</w:t>
            </w:r>
            <w:r w:rsidR="00DF0D8B">
              <w:rPr>
                <w:noProof/>
              </w:rPr>
              <w:tab/>
            </w:r>
            <w:r w:rsidR="00DF0D8B">
              <w:rPr>
                <w:noProof/>
              </w:rPr>
              <w:fldChar w:fldCharType="begin"/>
            </w:r>
            <w:r w:rsidR="00DF0D8B">
              <w:rPr>
                <w:noProof/>
              </w:rPr>
              <w:instrText xml:space="preserve"> PAGEREF _Toc139963575 \h </w:instrText>
            </w:r>
            <w:r w:rsidR="00DF0D8B">
              <w:rPr>
                <w:noProof/>
              </w:rPr>
            </w:r>
            <w:r w:rsidR="00DF0D8B">
              <w:rPr>
                <w:noProof/>
              </w:rPr>
              <w:fldChar w:fldCharType="separate"/>
            </w:r>
            <w:r w:rsidR="00DF0D8B">
              <w:rPr>
                <w:noProof/>
              </w:rPr>
              <w:t>50</w:t>
            </w:r>
            <w:r w:rsidR="00DF0D8B">
              <w:rPr>
                <w:noProof/>
              </w:rPr>
              <w:fldChar w:fldCharType="end"/>
            </w:r>
          </w:hyperlink>
        </w:p>
        <w:p w14:paraId="191A4377" w14:textId="2DD3B99B" w:rsidR="00DF0D8B" w:rsidRDefault="00000000">
          <w:pPr>
            <w:pStyle w:val="ndice2"/>
            <w:rPr>
              <w:rFonts w:asciiTheme="minorHAnsi" w:eastAsiaTheme="minorEastAsia" w:hAnsiTheme="minorHAnsi" w:cstheme="minorBidi"/>
              <w:noProof/>
              <w:kern w:val="2"/>
              <w:sz w:val="22"/>
              <w:szCs w:val="22"/>
              <w14:ligatures w14:val="standardContextual"/>
            </w:rPr>
          </w:pPr>
          <w:hyperlink w:anchor="_Toc139963576" w:history="1">
            <w:r w:rsidR="00DF0D8B" w:rsidRPr="00B576D2">
              <w:rPr>
                <w:rStyle w:val="Hiperligao"/>
                <w:noProof/>
              </w:rPr>
              <w:t>6.1</w:t>
            </w:r>
            <w:r w:rsidR="00DF0D8B">
              <w:rPr>
                <w:rFonts w:asciiTheme="minorHAnsi" w:eastAsiaTheme="minorEastAsia" w:hAnsiTheme="minorHAnsi" w:cstheme="minorBidi"/>
                <w:noProof/>
                <w:kern w:val="2"/>
                <w:sz w:val="22"/>
                <w:szCs w:val="22"/>
                <w14:ligatures w14:val="standardContextual"/>
              </w:rPr>
              <w:tab/>
            </w:r>
            <w:r w:rsidR="00DF0D8B" w:rsidRPr="00B576D2">
              <w:rPr>
                <w:rStyle w:val="Hiperligao"/>
                <w:noProof/>
              </w:rPr>
              <w:t>Arquitetura</w:t>
            </w:r>
            <w:r w:rsidR="00DF0D8B">
              <w:rPr>
                <w:noProof/>
              </w:rPr>
              <w:tab/>
            </w:r>
            <w:r w:rsidR="00DF0D8B">
              <w:rPr>
                <w:noProof/>
              </w:rPr>
              <w:fldChar w:fldCharType="begin"/>
            </w:r>
            <w:r w:rsidR="00DF0D8B">
              <w:rPr>
                <w:noProof/>
              </w:rPr>
              <w:instrText xml:space="preserve"> PAGEREF _Toc139963576 \h </w:instrText>
            </w:r>
            <w:r w:rsidR="00DF0D8B">
              <w:rPr>
                <w:noProof/>
              </w:rPr>
            </w:r>
            <w:r w:rsidR="00DF0D8B">
              <w:rPr>
                <w:noProof/>
              </w:rPr>
              <w:fldChar w:fldCharType="separate"/>
            </w:r>
            <w:r w:rsidR="00DF0D8B">
              <w:rPr>
                <w:noProof/>
              </w:rPr>
              <w:t>50</w:t>
            </w:r>
            <w:r w:rsidR="00DF0D8B">
              <w:rPr>
                <w:noProof/>
              </w:rPr>
              <w:fldChar w:fldCharType="end"/>
            </w:r>
          </w:hyperlink>
        </w:p>
        <w:p w14:paraId="1F9AE002" w14:textId="2DC61432" w:rsidR="00DF0D8B" w:rsidRDefault="00000000">
          <w:pPr>
            <w:pStyle w:val="ndice2"/>
            <w:rPr>
              <w:rFonts w:asciiTheme="minorHAnsi" w:eastAsiaTheme="minorEastAsia" w:hAnsiTheme="minorHAnsi" w:cstheme="minorBidi"/>
              <w:noProof/>
              <w:kern w:val="2"/>
              <w:sz w:val="22"/>
              <w:szCs w:val="22"/>
              <w14:ligatures w14:val="standardContextual"/>
            </w:rPr>
          </w:pPr>
          <w:hyperlink w:anchor="_Toc139963577" w:history="1">
            <w:r w:rsidR="00DF0D8B" w:rsidRPr="00B576D2">
              <w:rPr>
                <w:rStyle w:val="Hiperligao"/>
                <w:noProof/>
              </w:rPr>
              <w:t>6.2</w:t>
            </w:r>
            <w:r w:rsidR="00DF0D8B">
              <w:rPr>
                <w:rFonts w:asciiTheme="minorHAnsi" w:eastAsiaTheme="minorEastAsia" w:hAnsiTheme="minorHAnsi" w:cstheme="minorBidi"/>
                <w:noProof/>
                <w:kern w:val="2"/>
                <w:sz w:val="22"/>
                <w:szCs w:val="22"/>
                <w14:ligatures w14:val="standardContextual"/>
              </w:rPr>
              <w:tab/>
            </w:r>
            <w:r w:rsidR="00DF0D8B" w:rsidRPr="00B576D2">
              <w:rPr>
                <w:rStyle w:val="Hiperligao"/>
                <w:noProof/>
              </w:rPr>
              <w:t>GRU vs LSTM</w:t>
            </w:r>
            <w:r w:rsidR="00DF0D8B">
              <w:rPr>
                <w:noProof/>
              </w:rPr>
              <w:tab/>
            </w:r>
            <w:r w:rsidR="00DF0D8B">
              <w:rPr>
                <w:noProof/>
              </w:rPr>
              <w:fldChar w:fldCharType="begin"/>
            </w:r>
            <w:r w:rsidR="00DF0D8B">
              <w:rPr>
                <w:noProof/>
              </w:rPr>
              <w:instrText xml:space="preserve"> PAGEREF _Toc139963577 \h </w:instrText>
            </w:r>
            <w:r w:rsidR="00DF0D8B">
              <w:rPr>
                <w:noProof/>
              </w:rPr>
            </w:r>
            <w:r w:rsidR="00DF0D8B">
              <w:rPr>
                <w:noProof/>
              </w:rPr>
              <w:fldChar w:fldCharType="separate"/>
            </w:r>
            <w:r w:rsidR="00DF0D8B">
              <w:rPr>
                <w:noProof/>
              </w:rPr>
              <w:t>50</w:t>
            </w:r>
            <w:r w:rsidR="00DF0D8B">
              <w:rPr>
                <w:noProof/>
              </w:rPr>
              <w:fldChar w:fldCharType="end"/>
            </w:r>
          </w:hyperlink>
        </w:p>
        <w:p w14:paraId="139073E9" w14:textId="58FEDE05" w:rsidR="00DF0D8B" w:rsidRDefault="00000000">
          <w:pPr>
            <w:pStyle w:val="ndice2"/>
            <w:rPr>
              <w:rFonts w:asciiTheme="minorHAnsi" w:eastAsiaTheme="minorEastAsia" w:hAnsiTheme="minorHAnsi" w:cstheme="minorBidi"/>
              <w:noProof/>
              <w:kern w:val="2"/>
              <w:sz w:val="22"/>
              <w:szCs w:val="22"/>
              <w14:ligatures w14:val="standardContextual"/>
            </w:rPr>
          </w:pPr>
          <w:hyperlink w:anchor="_Toc139963578" w:history="1">
            <w:r w:rsidR="00DF0D8B" w:rsidRPr="00B576D2">
              <w:rPr>
                <w:rStyle w:val="Hiperligao"/>
                <w:noProof/>
              </w:rPr>
              <w:t>6.3</w:t>
            </w:r>
            <w:r w:rsidR="00DF0D8B">
              <w:rPr>
                <w:rFonts w:asciiTheme="minorHAnsi" w:eastAsiaTheme="minorEastAsia" w:hAnsiTheme="minorHAnsi" w:cstheme="minorBidi"/>
                <w:noProof/>
                <w:kern w:val="2"/>
                <w:sz w:val="22"/>
                <w:szCs w:val="22"/>
                <w14:ligatures w14:val="standardContextual"/>
              </w:rPr>
              <w:tab/>
            </w:r>
            <w:r w:rsidR="00DF0D8B" w:rsidRPr="00B576D2">
              <w:rPr>
                <w:rStyle w:val="Hiperligao"/>
                <w:noProof/>
              </w:rPr>
              <w:t>Mecanismo</w:t>
            </w:r>
            <w:r w:rsidR="00DF0D8B">
              <w:rPr>
                <w:noProof/>
              </w:rPr>
              <w:tab/>
            </w:r>
            <w:r w:rsidR="00DF0D8B">
              <w:rPr>
                <w:noProof/>
              </w:rPr>
              <w:fldChar w:fldCharType="begin"/>
            </w:r>
            <w:r w:rsidR="00DF0D8B">
              <w:rPr>
                <w:noProof/>
              </w:rPr>
              <w:instrText xml:space="preserve"> PAGEREF _Toc139963578 \h </w:instrText>
            </w:r>
            <w:r w:rsidR="00DF0D8B">
              <w:rPr>
                <w:noProof/>
              </w:rPr>
            </w:r>
            <w:r w:rsidR="00DF0D8B">
              <w:rPr>
                <w:noProof/>
              </w:rPr>
              <w:fldChar w:fldCharType="separate"/>
            </w:r>
            <w:r w:rsidR="00DF0D8B">
              <w:rPr>
                <w:noProof/>
              </w:rPr>
              <w:t>50</w:t>
            </w:r>
            <w:r w:rsidR="00DF0D8B">
              <w:rPr>
                <w:noProof/>
              </w:rPr>
              <w:fldChar w:fldCharType="end"/>
            </w:r>
          </w:hyperlink>
        </w:p>
        <w:p w14:paraId="27BB7A8D" w14:textId="6E4A079C" w:rsidR="00DF0D8B" w:rsidRDefault="00000000">
          <w:pPr>
            <w:pStyle w:val="ndice2"/>
            <w:rPr>
              <w:rFonts w:asciiTheme="minorHAnsi" w:eastAsiaTheme="minorEastAsia" w:hAnsiTheme="minorHAnsi" w:cstheme="minorBidi"/>
              <w:noProof/>
              <w:kern w:val="2"/>
              <w:sz w:val="22"/>
              <w:szCs w:val="22"/>
              <w14:ligatures w14:val="standardContextual"/>
            </w:rPr>
          </w:pPr>
          <w:hyperlink w:anchor="_Toc139963579" w:history="1">
            <w:r w:rsidR="00DF0D8B" w:rsidRPr="00B576D2">
              <w:rPr>
                <w:rStyle w:val="Hiperligao"/>
                <w:noProof/>
              </w:rPr>
              <w:t>6.4</w:t>
            </w:r>
            <w:r w:rsidR="00DF0D8B">
              <w:rPr>
                <w:rFonts w:asciiTheme="minorHAnsi" w:eastAsiaTheme="minorEastAsia" w:hAnsiTheme="minorHAnsi" w:cstheme="minorBidi"/>
                <w:noProof/>
                <w:kern w:val="2"/>
                <w:sz w:val="22"/>
                <w:szCs w:val="22"/>
                <w14:ligatures w14:val="standardContextual"/>
              </w:rPr>
              <w:tab/>
            </w:r>
            <w:r w:rsidR="00DF0D8B" w:rsidRPr="00B576D2">
              <w:rPr>
                <w:rStyle w:val="Hiperligao"/>
                <w:noProof/>
              </w:rPr>
              <w:t>Implementação</w:t>
            </w:r>
            <w:r w:rsidR="00DF0D8B">
              <w:rPr>
                <w:noProof/>
              </w:rPr>
              <w:tab/>
            </w:r>
            <w:r w:rsidR="00DF0D8B">
              <w:rPr>
                <w:noProof/>
              </w:rPr>
              <w:fldChar w:fldCharType="begin"/>
            </w:r>
            <w:r w:rsidR="00DF0D8B">
              <w:rPr>
                <w:noProof/>
              </w:rPr>
              <w:instrText xml:space="preserve"> PAGEREF _Toc139963579 \h </w:instrText>
            </w:r>
            <w:r w:rsidR="00DF0D8B">
              <w:rPr>
                <w:noProof/>
              </w:rPr>
            </w:r>
            <w:r w:rsidR="00DF0D8B">
              <w:rPr>
                <w:noProof/>
              </w:rPr>
              <w:fldChar w:fldCharType="separate"/>
            </w:r>
            <w:r w:rsidR="00DF0D8B">
              <w:rPr>
                <w:noProof/>
              </w:rPr>
              <w:t>51</w:t>
            </w:r>
            <w:r w:rsidR="00DF0D8B">
              <w:rPr>
                <w:noProof/>
              </w:rPr>
              <w:fldChar w:fldCharType="end"/>
            </w:r>
          </w:hyperlink>
        </w:p>
        <w:p w14:paraId="5E5942F2" w14:textId="666771B4" w:rsidR="00DF0D8B" w:rsidRDefault="00000000">
          <w:pPr>
            <w:pStyle w:val="ndice1"/>
            <w:rPr>
              <w:rFonts w:asciiTheme="minorHAnsi" w:eastAsiaTheme="minorEastAsia" w:hAnsiTheme="minorHAnsi" w:cstheme="minorBidi"/>
              <w:noProof/>
              <w:kern w:val="2"/>
              <w:sz w:val="22"/>
              <w:szCs w:val="22"/>
              <w14:ligatures w14:val="standardContextual"/>
            </w:rPr>
          </w:pPr>
          <w:hyperlink w:anchor="_Toc139963580" w:history="1">
            <w:r w:rsidR="00DF0D8B" w:rsidRPr="00B576D2">
              <w:rPr>
                <w:rStyle w:val="Hiperligao"/>
                <w:noProof/>
              </w:rPr>
              <w:t>7</w:t>
            </w:r>
            <w:r w:rsidR="00DF0D8B">
              <w:rPr>
                <w:rFonts w:asciiTheme="minorHAnsi" w:eastAsiaTheme="minorEastAsia" w:hAnsiTheme="minorHAnsi" w:cstheme="minorBidi"/>
                <w:noProof/>
                <w:kern w:val="2"/>
                <w:sz w:val="22"/>
                <w:szCs w:val="22"/>
                <w14:ligatures w14:val="standardContextual"/>
              </w:rPr>
              <w:tab/>
            </w:r>
            <w:r w:rsidR="00DF0D8B" w:rsidRPr="00B576D2">
              <w:rPr>
                <w:rStyle w:val="Hiperligao"/>
                <w:noProof/>
              </w:rPr>
              <w:t xml:space="preserve">Conceitos de </w:t>
            </w:r>
            <w:r w:rsidR="00DF0D8B" w:rsidRPr="00B576D2">
              <w:rPr>
                <w:rStyle w:val="Hiperligao"/>
                <w:i/>
                <w:iCs/>
                <w:noProof/>
              </w:rPr>
              <w:t>Machine Learning</w:t>
            </w:r>
            <w:r w:rsidR="00DF0D8B">
              <w:rPr>
                <w:noProof/>
              </w:rPr>
              <w:tab/>
            </w:r>
            <w:r w:rsidR="00DF0D8B">
              <w:rPr>
                <w:noProof/>
              </w:rPr>
              <w:fldChar w:fldCharType="begin"/>
            </w:r>
            <w:r w:rsidR="00DF0D8B">
              <w:rPr>
                <w:noProof/>
              </w:rPr>
              <w:instrText xml:space="preserve"> PAGEREF _Toc139963580 \h </w:instrText>
            </w:r>
            <w:r w:rsidR="00DF0D8B">
              <w:rPr>
                <w:noProof/>
              </w:rPr>
            </w:r>
            <w:r w:rsidR="00DF0D8B">
              <w:rPr>
                <w:noProof/>
              </w:rPr>
              <w:fldChar w:fldCharType="separate"/>
            </w:r>
            <w:r w:rsidR="00DF0D8B">
              <w:rPr>
                <w:noProof/>
              </w:rPr>
              <w:t>55</w:t>
            </w:r>
            <w:r w:rsidR="00DF0D8B">
              <w:rPr>
                <w:noProof/>
              </w:rPr>
              <w:fldChar w:fldCharType="end"/>
            </w:r>
          </w:hyperlink>
        </w:p>
        <w:p w14:paraId="216A21F2" w14:textId="6148DFA5" w:rsidR="00DF0D8B" w:rsidRDefault="00000000">
          <w:pPr>
            <w:pStyle w:val="ndice2"/>
            <w:rPr>
              <w:rFonts w:asciiTheme="minorHAnsi" w:eastAsiaTheme="minorEastAsia" w:hAnsiTheme="minorHAnsi" w:cstheme="minorBidi"/>
              <w:noProof/>
              <w:kern w:val="2"/>
              <w:sz w:val="22"/>
              <w:szCs w:val="22"/>
              <w14:ligatures w14:val="standardContextual"/>
            </w:rPr>
          </w:pPr>
          <w:hyperlink w:anchor="_Toc139963581" w:history="1">
            <w:r w:rsidR="00DF0D8B" w:rsidRPr="00B576D2">
              <w:rPr>
                <w:rStyle w:val="Hiperligao"/>
                <w:noProof/>
              </w:rPr>
              <w:t>7.1</w:t>
            </w:r>
            <w:r w:rsidR="00DF0D8B">
              <w:rPr>
                <w:rFonts w:asciiTheme="minorHAnsi" w:eastAsiaTheme="minorEastAsia" w:hAnsiTheme="minorHAnsi" w:cstheme="minorBidi"/>
                <w:noProof/>
                <w:kern w:val="2"/>
                <w:sz w:val="22"/>
                <w:szCs w:val="22"/>
                <w14:ligatures w14:val="standardContextual"/>
              </w:rPr>
              <w:tab/>
            </w:r>
            <w:r w:rsidR="00DF0D8B" w:rsidRPr="00B576D2">
              <w:rPr>
                <w:rStyle w:val="Hiperligao"/>
                <w:noProof/>
              </w:rPr>
              <w:t>Pré-processamento dos dados</w:t>
            </w:r>
            <w:r w:rsidR="00DF0D8B">
              <w:rPr>
                <w:noProof/>
              </w:rPr>
              <w:tab/>
            </w:r>
            <w:r w:rsidR="00DF0D8B">
              <w:rPr>
                <w:noProof/>
              </w:rPr>
              <w:fldChar w:fldCharType="begin"/>
            </w:r>
            <w:r w:rsidR="00DF0D8B">
              <w:rPr>
                <w:noProof/>
              </w:rPr>
              <w:instrText xml:space="preserve"> PAGEREF _Toc139963581 \h </w:instrText>
            </w:r>
            <w:r w:rsidR="00DF0D8B">
              <w:rPr>
                <w:noProof/>
              </w:rPr>
            </w:r>
            <w:r w:rsidR="00DF0D8B">
              <w:rPr>
                <w:noProof/>
              </w:rPr>
              <w:fldChar w:fldCharType="separate"/>
            </w:r>
            <w:r w:rsidR="00DF0D8B">
              <w:rPr>
                <w:noProof/>
              </w:rPr>
              <w:t>55</w:t>
            </w:r>
            <w:r w:rsidR="00DF0D8B">
              <w:rPr>
                <w:noProof/>
              </w:rPr>
              <w:fldChar w:fldCharType="end"/>
            </w:r>
          </w:hyperlink>
        </w:p>
        <w:p w14:paraId="7FA50731" w14:textId="5ADEDFF3" w:rsidR="00DF0D8B" w:rsidRDefault="00000000">
          <w:pPr>
            <w:pStyle w:val="ndice2"/>
            <w:rPr>
              <w:rFonts w:asciiTheme="minorHAnsi" w:eastAsiaTheme="minorEastAsia" w:hAnsiTheme="minorHAnsi" w:cstheme="minorBidi"/>
              <w:noProof/>
              <w:kern w:val="2"/>
              <w:sz w:val="22"/>
              <w:szCs w:val="22"/>
              <w14:ligatures w14:val="standardContextual"/>
            </w:rPr>
          </w:pPr>
          <w:hyperlink w:anchor="_Toc139963582" w:history="1">
            <w:r w:rsidR="00DF0D8B" w:rsidRPr="00B576D2">
              <w:rPr>
                <w:rStyle w:val="Hiperligao"/>
                <w:noProof/>
              </w:rPr>
              <w:t>7.2</w:t>
            </w:r>
            <w:r w:rsidR="00DF0D8B">
              <w:rPr>
                <w:rFonts w:asciiTheme="minorHAnsi" w:eastAsiaTheme="minorEastAsia" w:hAnsiTheme="minorHAnsi" w:cstheme="minorBidi"/>
                <w:noProof/>
                <w:kern w:val="2"/>
                <w:sz w:val="22"/>
                <w:szCs w:val="22"/>
                <w14:ligatures w14:val="standardContextual"/>
              </w:rPr>
              <w:tab/>
            </w:r>
            <w:r w:rsidR="00DF0D8B" w:rsidRPr="00B576D2">
              <w:rPr>
                <w:rStyle w:val="Hiperligao"/>
                <w:noProof/>
              </w:rPr>
              <w:t>Treinar o modelo</w:t>
            </w:r>
            <w:r w:rsidR="00DF0D8B">
              <w:rPr>
                <w:noProof/>
              </w:rPr>
              <w:tab/>
            </w:r>
            <w:r w:rsidR="00DF0D8B">
              <w:rPr>
                <w:noProof/>
              </w:rPr>
              <w:fldChar w:fldCharType="begin"/>
            </w:r>
            <w:r w:rsidR="00DF0D8B">
              <w:rPr>
                <w:noProof/>
              </w:rPr>
              <w:instrText xml:space="preserve"> PAGEREF _Toc139963582 \h </w:instrText>
            </w:r>
            <w:r w:rsidR="00DF0D8B">
              <w:rPr>
                <w:noProof/>
              </w:rPr>
            </w:r>
            <w:r w:rsidR="00DF0D8B">
              <w:rPr>
                <w:noProof/>
              </w:rPr>
              <w:fldChar w:fldCharType="separate"/>
            </w:r>
            <w:r w:rsidR="00DF0D8B">
              <w:rPr>
                <w:noProof/>
              </w:rPr>
              <w:t>55</w:t>
            </w:r>
            <w:r w:rsidR="00DF0D8B">
              <w:rPr>
                <w:noProof/>
              </w:rPr>
              <w:fldChar w:fldCharType="end"/>
            </w:r>
          </w:hyperlink>
        </w:p>
        <w:p w14:paraId="7911F189" w14:textId="127F7C8E" w:rsidR="00DF0D8B" w:rsidRDefault="00000000">
          <w:pPr>
            <w:pStyle w:val="ndice2"/>
            <w:rPr>
              <w:rFonts w:asciiTheme="minorHAnsi" w:eastAsiaTheme="minorEastAsia" w:hAnsiTheme="minorHAnsi" w:cstheme="minorBidi"/>
              <w:noProof/>
              <w:kern w:val="2"/>
              <w:sz w:val="22"/>
              <w:szCs w:val="22"/>
              <w14:ligatures w14:val="standardContextual"/>
            </w:rPr>
          </w:pPr>
          <w:hyperlink w:anchor="_Toc139963583" w:history="1">
            <w:r w:rsidR="00DF0D8B" w:rsidRPr="00B576D2">
              <w:rPr>
                <w:rStyle w:val="Hiperligao"/>
                <w:noProof/>
              </w:rPr>
              <w:t>7.3</w:t>
            </w:r>
            <w:r w:rsidR="00DF0D8B">
              <w:rPr>
                <w:rFonts w:asciiTheme="minorHAnsi" w:eastAsiaTheme="minorEastAsia" w:hAnsiTheme="minorHAnsi" w:cstheme="minorBidi"/>
                <w:noProof/>
                <w:kern w:val="2"/>
                <w:sz w:val="22"/>
                <w:szCs w:val="22"/>
                <w14:ligatures w14:val="standardContextual"/>
              </w:rPr>
              <w:tab/>
            </w:r>
            <w:r w:rsidR="00DF0D8B" w:rsidRPr="00B576D2">
              <w:rPr>
                <w:rStyle w:val="Hiperligao"/>
                <w:noProof/>
              </w:rPr>
              <w:t>Avaliar o Modelo</w:t>
            </w:r>
            <w:r w:rsidR="00DF0D8B">
              <w:rPr>
                <w:noProof/>
              </w:rPr>
              <w:tab/>
            </w:r>
            <w:r w:rsidR="00DF0D8B">
              <w:rPr>
                <w:noProof/>
              </w:rPr>
              <w:fldChar w:fldCharType="begin"/>
            </w:r>
            <w:r w:rsidR="00DF0D8B">
              <w:rPr>
                <w:noProof/>
              </w:rPr>
              <w:instrText xml:space="preserve"> PAGEREF _Toc139963583 \h </w:instrText>
            </w:r>
            <w:r w:rsidR="00DF0D8B">
              <w:rPr>
                <w:noProof/>
              </w:rPr>
            </w:r>
            <w:r w:rsidR="00DF0D8B">
              <w:rPr>
                <w:noProof/>
              </w:rPr>
              <w:fldChar w:fldCharType="separate"/>
            </w:r>
            <w:r w:rsidR="00DF0D8B">
              <w:rPr>
                <w:noProof/>
              </w:rPr>
              <w:t>57</w:t>
            </w:r>
            <w:r w:rsidR="00DF0D8B">
              <w:rPr>
                <w:noProof/>
              </w:rPr>
              <w:fldChar w:fldCharType="end"/>
            </w:r>
          </w:hyperlink>
        </w:p>
        <w:p w14:paraId="406C1605" w14:textId="29C332EF" w:rsidR="00DF0D8B" w:rsidRDefault="00000000">
          <w:pPr>
            <w:pStyle w:val="ndice1"/>
            <w:rPr>
              <w:rFonts w:asciiTheme="minorHAnsi" w:eastAsiaTheme="minorEastAsia" w:hAnsiTheme="minorHAnsi" w:cstheme="minorBidi"/>
              <w:noProof/>
              <w:kern w:val="2"/>
              <w:sz w:val="22"/>
              <w:szCs w:val="22"/>
              <w14:ligatures w14:val="standardContextual"/>
            </w:rPr>
          </w:pPr>
          <w:hyperlink w:anchor="_Toc139963584" w:history="1">
            <w:r w:rsidR="00DF0D8B" w:rsidRPr="00B576D2">
              <w:rPr>
                <w:rStyle w:val="Hiperligao"/>
                <w:noProof/>
              </w:rPr>
              <w:t>8</w:t>
            </w:r>
            <w:r w:rsidR="00DF0D8B">
              <w:rPr>
                <w:rFonts w:asciiTheme="minorHAnsi" w:eastAsiaTheme="minorEastAsia" w:hAnsiTheme="minorHAnsi" w:cstheme="minorBidi"/>
                <w:noProof/>
                <w:kern w:val="2"/>
                <w:sz w:val="22"/>
                <w:szCs w:val="22"/>
                <w14:ligatures w14:val="standardContextual"/>
              </w:rPr>
              <w:tab/>
            </w:r>
            <w:r w:rsidR="00DF0D8B" w:rsidRPr="00B576D2">
              <w:rPr>
                <w:rStyle w:val="Hiperligao"/>
                <w:noProof/>
              </w:rPr>
              <w:t>Testes de Previsão e Resultados</w:t>
            </w:r>
            <w:r w:rsidR="00DF0D8B">
              <w:rPr>
                <w:noProof/>
              </w:rPr>
              <w:tab/>
            </w:r>
            <w:r w:rsidR="00DF0D8B">
              <w:rPr>
                <w:noProof/>
              </w:rPr>
              <w:fldChar w:fldCharType="begin"/>
            </w:r>
            <w:r w:rsidR="00DF0D8B">
              <w:rPr>
                <w:noProof/>
              </w:rPr>
              <w:instrText xml:space="preserve"> PAGEREF _Toc139963584 \h </w:instrText>
            </w:r>
            <w:r w:rsidR="00DF0D8B">
              <w:rPr>
                <w:noProof/>
              </w:rPr>
            </w:r>
            <w:r w:rsidR="00DF0D8B">
              <w:rPr>
                <w:noProof/>
              </w:rPr>
              <w:fldChar w:fldCharType="separate"/>
            </w:r>
            <w:r w:rsidR="00DF0D8B">
              <w:rPr>
                <w:noProof/>
              </w:rPr>
              <w:t>58</w:t>
            </w:r>
            <w:r w:rsidR="00DF0D8B">
              <w:rPr>
                <w:noProof/>
              </w:rPr>
              <w:fldChar w:fldCharType="end"/>
            </w:r>
          </w:hyperlink>
        </w:p>
        <w:p w14:paraId="0D95A466" w14:textId="4DEB27CC" w:rsidR="00DF0D8B" w:rsidRDefault="00000000">
          <w:pPr>
            <w:pStyle w:val="ndice2"/>
            <w:rPr>
              <w:rFonts w:asciiTheme="minorHAnsi" w:eastAsiaTheme="minorEastAsia" w:hAnsiTheme="minorHAnsi" w:cstheme="minorBidi"/>
              <w:noProof/>
              <w:kern w:val="2"/>
              <w:sz w:val="22"/>
              <w:szCs w:val="22"/>
              <w14:ligatures w14:val="standardContextual"/>
            </w:rPr>
          </w:pPr>
          <w:hyperlink w:anchor="_Toc139963585" w:history="1">
            <w:r w:rsidR="00DF0D8B" w:rsidRPr="00B576D2">
              <w:rPr>
                <w:rStyle w:val="Hiperligao"/>
                <w:noProof/>
              </w:rPr>
              <w:t>8.1</w:t>
            </w:r>
            <w:r w:rsidR="00DF0D8B">
              <w:rPr>
                <w:rFonts w:asciiTheme="minorHAnsi" w:eastAsiaTheme="minorEastAsia" w:hAnsiTheme="minorHAnsi" w:cstheme="minorBidi"/>
                <w:noProof/>
                <w:kern w:val="2"/>
                <w:sz w:val="22"/>
                <w:szCs w:val="22"/>
                <w14:ligatures w14:val="standardContextual"/>
              </w:rPr>
              <w:tab/>
            </w:r>
            <w:r w:rsidR="00DF0D8B" w:rsidRPr="00B576D2">
              <w:rPr>
                <w:rStyle w:val="Hiperligao"/>
                <w:noProof/>
              </w:rPr>
              <w:t>Arquitetura do modelo</w:t>
            </w:r>
            <w:r w:rsidR="00DF0D8B">
              <w:rPr>
                <w:noProof/>
              </w:rPr>
              <w:tab/>
            </w:r>
            <w:r w:rsidR="00DF0D8B">
              <w:rPr>
                <w:noProof/>
              </w:rPr>
              <w:fldChar w:fldCharType="begin"/>
            </w:r>
            <w:r w:rsidR="00DF0D8B">
              <w:rPr>
                <w:noProof/>
              </w:rPr>
              <w:instrText xml:space="preserve"> PAGEREF _Toc139963585 \h </w:instrText>
            </w:r>
            <w:r w:rsidR="00DF0D8B">
              <w:rPr>
                <w:noProof/>
              </w:rPr>
            </w:r>
            <w:r w:rsidR="00DF0D8B">
              <w:rPr>
                <w:noProof/>
              </w:rPr>
              <w:fldChar w:fldCharType="separate"/>
            </w:r>
            <w:r w:rsidR="00DF0D8B">
              <w:rPr>
                <w:noProof/>
              </w:rPr>
              <w:t>58</w:t>
            </w:r>
            <w:r w:rsidR="00DF0D8B">
              <w:rPr>
                <w:noProof/>
              </w:rPr>
              <w:fldChar w:fldCharType="end"/>
            </w:r>
          </w:hyperlink>
        </w:p>
        <w:p w14:paraId="40D083B8" w14:textId="4DD888E5" w:rsidR="00DF0D8B" w:rsidRDefault="00000000">
          <w:pPr>
            <w:pStyle w:val="ndice2"/>
            <w:rPr>
              <w:rFonts w:asciiTheme="minorHAnsi" w:eastAsiaTheme="minorEastAsia" w:hAnsiTheme="minorHAnsi" w:cstheme="minorBidi"/>
              <w:noProof/>
              <w:kern w:val="2"/>
              <w:sz w:val="22"/>
              <w:szCs w:val="22"/>
              <w14:ligatures w14:val="standardContextual"/>
            </w:rPr>
          </w:pPr>
          <w:hyperlink w:anchor="_Toc139963586" w:history="1">
            <w:r w:rsidR="00DF0D8B" w:rsidRPr="00B576D2">
              <w:rPr>
                <w:rStyle w:val="Hiperligao"/>
                <w:noProof/>
              </w:rPr>
              <w:t>8.2</w:t>
            </w:r>
            <w:r w:rsidR="00DF0D8B">
              <w:rPr>
                <w:rFonts w:asciiTheme="minorHAnsi" w:eastAsiaTheme="minorEastAsia" w:hAnsiTheme="minorHAnsi" w:cstheme="minorBidi"/>
                <w:noProof/>
                <w:kern w:val="2"/>
                <w:sz w:val="22"/>
                <w:szCs w:val="22"/>
                <w14:ligatures w14:val="standardContextual"/>
              </w:rPr>
              <w:tab/>
            </w:r>
            <w:r w:rsidR="00DF0D8B" w:rsidRPr="00B576D2">
              <w:rPr>
                <w:rStyle w:val="Hiperligao"/>
                <w:noProof/>
              </w:rPr>
              <w:t>Primeiros testes</w:t>
            </w:r>
            <w:r w:rsidR="00DF0D8B">
              <w:rPr>
                <w:noProof/>
              </w:rPr>
              <w:tab/>
            </w:r>
            <w:r w:rsidR="00DF0D8B">
              <w:rPr>
                <w:noProof/>
              </w:rPr>
              <w:fldChar w:fldCharType="begin"/>
            </w:r>
            <w:r w:rsidR="00DF0D8B">
              <w:rPr>
                <w:noProof/>
              </w:rPr>
              <w:instrText xml:space="preserve"> PAGEREF _Toc139963586 \h </w:instrText>
            </w:r>
            <w:r w:rsidR="00DF0D8B">
              <w:rPr>
                <w:noProof/>
              </w:rPr>
            </w:r>
            <w:r w:rsidR="00DF0D8B">
              <w:rPr>
                <w:noProof/>
              </w:rPr>
              <w:fldChar w:fldCharType="separate"/>
            </w:r>
            <w:r w:rsidR="00DF0D8B">
              <w:rPr>
                <w:noProof/>
              </w:rPr>
              <w:t>59</w:t>
            </w:r>
            <w:r w:rsidR="00DF0D8B">
              <w:rPr>
                <w:noProof/>
              </w:rPr>
              <w:fldChar w:fldCharType="end"/>
            </w:r>
          </w:hyperlink>
        </w:p>
        <w:p w14:paraId="1A59F932" w14:textId="3E1C8A35" w:rsidR="00DF0D8B" w:rsidRDefault="00000000">
          <w:pPr>
            <w:pStyle w:val="ndice2"/>
            <w:rPr>
              <w:rFonts w:asciiTheme="minorHAnsi" w:eastAsiaTheme="minorEastAsia" w:hAnsiTheme="minorHAnsi" w:cstheme="minorBidi"/>
              <w:noProof/>
              <w:kern w:val="2"/>
              <w:sz w:val="22"/>
              <w:szCs w:val="22"/>
              <w14:ligatures w14:val="standardContextual"/>
            </w:rPr>
          </w:pPr>
          <w:hyperlink w:anchor="_Toc139963587" w:history="1">
            <w:r w:rsidR="00DF0D8B" w:rsidRPr="00B576D2">
              <w:rPr>
                <w:rStyle w:val="Hiperligao"/>
                <w:noProof/>
              </w:rPr>
              <w:t>8.3</w:t>
            </w:r>
            <w:r w:rsidR="00DF0D8B">
              <w:rPr>
                <w:rFonts w:asciiTheme="minorHAnsi" w:eastAsiaTheme="minorEastAsia" w:hAnsiTheme="minorHAnsi" w:cstheme="minorBidi"/>
                <w:noProof/>
                <w:kern w:val="2"/>
                <w:sz w:val="22"/>
                <w:szCs w:val="22"/>
                <w14:ligatures w14:val="standardContextual"/>
              </w:rPr>
              <w:tab/>
            </w:r>
            <w:r w:rsidR="00DF0D8B" w:rsidRPr="00B576D2">
              <w:rPr>
                <w:rStyle w:val="Hiperligao"/>
                <w:noProof/>
              </w:rPr>
              <w:t>Testes para as entradas de cada eixo</w:t>
            </w:r>
            <w:r w:rsidR="00DF0D8B">
              <w:rPr>
                <w:noProof/>
              </w:rPr>
              <w:tab/>
            </w:r>
            <w:r w:rsidR="00DF0D8B">
              <w:rPr>
                <w:noProof/>
              </w:rPr>
              <w:fldChar w:fldCharType="begin"/>
            </w:r>
            <w:r w:rsidR="00DF0D8B">
              <w:rPr>
                <w:noProof/>
              </w:rPr>
              <w:instrText xml:space="preserve"> PAGEREF _Toc139963587 \h </w:instrText>
            </w:r>
            <w:r w:rsidR="00DF0D8B">
              <w:rPr>
                <w:noProof/>
              </w:rPr>
            </w:r>
            <w:r w:rsidR="00DF0D8B">
              <w:rPr>
                <w:noProof/>
              </w:rPr>
              <w:fldChar w:fldCharType="separate"/>
            </w:r>
            <w:r w:rsidR="00DF0D8B">
              <w:rPr>
                <w:noProof/>
              </w:rPr>
              <w:t>59</w:t>
            </w:r>
            <w:r w:rsidR="00DF0D8B">
              <w:rPr>
                <w:noProof/>
              </w:rPr>
              <w:fldChar w:fldCharType="end"/>
            </w:r>
          </w:hyperlink>
        </w:p>
        <w:p w14:paraId="08B9B45B" w14:textId="600FBBE5" w:rsidR="00DF0D8B" w:rsidRDefault="00000000">
          <w:pPr>
            <w:pStyle w:val="ndice2"/>
            <w:rPr>
              <w:rFonts w:asciiTheme="minorHAnsi" w:eastAsiaTheme="minorEastAsia" w:hAnsiTheme="minorHAnsi" w:cstheme="minorBidi"/>
              <w:noProof/>
              <w:kern w:val="2"/>
              <w:sz w:val="22"/>
              <w:szCs w:val="22"/>
              <w14:ligatures w14:val="standardContextual"/>
            </w:rPr>
          </w:pPr>
          <w:hyperlink w:anchor="_Toc139963588" w:history="1">
            <w:r w:rsidR="00DF0D8B" w:rsidRPr="00B576D2">
              <w:rPr>
                <w:rStyle w:val="Hiperligao"/>
                <w:noProof/>
              </w:rPr>
              <w:t xml:space="preserve">8.3.1. </w:t>
            </w:r>
            <w:r w:rsidR="00DF0D8B" w:rsidRPr="00B576D2">
              <w:rPr>
                <w:rStyle w:val="Hiperligao"/>
                <w:i/>
                <w:iCs/>
                <w:noProof/>
              </w:rPr>
              <w:t>Lag</w:t>
            </w:r>
            <w:r w:rsidR="00DF0D8B" w:rsidRPr="00B576D2">
              <w:rPr>
                <w:rStyle w:val="Hiperligao"/>
                <w:noProof/>
              </w:rPr>
              <w:t xml:space="preserve"> 24 vs </w:t>
            </w:r>
            <w:r w:rsidR="00DF0D8B" w:rsidRPr="00B576D2">
              <w:rPr>
                <w:rStyle w:val="Hiperligao"/>
                <w:i/>
                <w:iCs/>
                <w:noProof/>
              </w:rPr>
              <w:t>Lag</w:t>
            </w:r>
            <w:r w:rsidR="00DF0D8B" w:rsidRPr="00B576D2">
              <w:rPr>
                <w:rStyle w:val="Hiperligao"/>
                <w:noProof/>
              </w:rPr>
              <w:t xml:space="preserve"> 12</w:t>
            </w:r>
            <w:r w:rsidR="00DF0D8B">
              <w:rPr>
                <w:noProof/>
              </w:rPr>
              <w:tab/>
            </w:r>
            <w:r w:rsidR="00DF0D8B">
              <w:rPr>
                <w:noProof/>
              </w:rPr>
              <w:fldChar w:fldCharType="begin"/>
            </w:r>
            <w:r w:rsidR="00DF0D8B">
              <w:rPr>
                <w:noProof/>
              </w:rPr>
              <w:instrText xml:space="preserve"> PAGEREF _Toc139963588 \h </w:instrText>
            </w:r>
            <w:r w:rsidR="00DF0D8B">
              <w:rPr>
                <w:noProof/>
              </w:rPr>
            </w:r>
            <w:r w:rsidR="00DF0D8B">
              <w:rPr>
                <w:noProof/>
              </w:rPr>
              <w:fldChar w:fldCharType="separate"/>
            </w:r>
            <w:r w:rsidR="00DF0D8B">
              <w:rPr>
                <w:noProof/>
              </w:rPr>
              <w:t>59</w:t>
            </w:r>
            <w:r w:rsidR="00DF0D8B">
              <w:rPr>
                <w:noProof/>
              </w:rPr>
              <w:fldChar w:fldCharType="end"/>
            </w:r>
          </w:hyperlink>
        </w:p>
        <w:p w14:paraId="5748BB95" w14:textId="554BAC0F" w:rsidR="00DF0D8B" w:rsidRDefault="00000000">
          <w:pPr>
            <w:pStyle w:val="ndice2"/>
            <w:rPr>
              <w:rFonts w:asciiTheme="minorHAnsi" w:eastAsiaTheme="minorEastAsia" w:hAnsiTheme="minorHAnsi" w:cstheme="minorBidi"/>
              <w:noProof/>
              <w:kern w:val="2"/>
              <w:sz w:val="22"/>
              <w:szCs w:val="22"/>
              <w14:ligatures w14:val="standardContextual"/>
            </w:rPr>
          </w:pPr>
          <w:hyperlink w:anchor="_Toc139963589" w:history="1">
            <w:r w:rsidR="00DF0D8B" w:rsidRPr="00B576D2">
              <w:rPr>
                <w:rStyle w:val="Hiperligao"/>
                <w:noProof/>
              </w:rPr>
              <w:t xml:space="preserve">8.3.2. </w:t>
            </w:r>
            <w:r w:rsidR="00DF0D8B" w:rsidRPr="00B576D2">
              <w:rPr>
                <w:rStyle w:val="Hiperligao"/>
                <w:i/>
                <w:iCs/>
                <w:noProof/>
              </w:rPr>
              <w:t>Lag</w:t>
            </w:r>
            <w:r w:rsidR="00DF0D8B" w:rsidRPr="00B576D2">
              <w:rPr>
                <w:rStyle w:val="Hiperligao"/>
                <w:noProof/>
              </w:rPr>
              <w:t xml:space="preserve"> 1 semana (24x7) para prever 24h à frente</w:t>
            </w:r>
            <w:r w:rsidR="00DF0D8B">
              <w:rPr>
                <w:noProof/>
              </w:rPr>
              <w:tab/>
            </w:r>
            <w:r w:rsidR="00DF0D8B">
              <w:rPr>
                <w:noProof/>
              </w:rPr>
              <w:fldChar w:fldCharType="begin"/>
            </w:r>
            <w:r w:rsidR="00DF0D8B">
              <w:rPr>
                <w:noProof/>
              </w:rPr>
              <w:instrText xml:space="preserve"> PAGEREF _Toc139963589 \h </w:instrText>
            </w:r>
            <w:r w:rsidR="00DF0D8B">
              <w:rPr>
                <w:noProof/>
              </w:rPr>
            </w:r>
            <w:r w:rsidR="00DF0D8B">
              <w:rPr>
                <w:noProof/>
              </w:rPr>
              <w:fldChar w:fldCharType="separate"/>
            </w:r>
            <w:r w:rsidR="00DF0D8B">
              <w:rPr>
                <w:noProof/>
              </w:rPr>
              <w:t>62</w:t>
            </w:r>
            <w:r w:rsidR="00DF0D8B">
              <w:rPr>
                <w:noProof/>
              </w:rPr>
              <w:fldChar w:fldCharType="end"/>
            </w:r>
          </w:hyperlink>
        </w:p>
        <w:p w14:paraId="1C5129A2" w14:textId="0BC3D362" w:rsidR="00DF0D8B" w:rsidRDefault="00000000">
          <w:pPr>
            <w:pStyle w:val="ndice2"/>
            <w:rPr>
              <w:rFonts w:asciiTheme="minorHAnsi" w:eastAsiaTheme="minorEastAsia" w:hAnsiTheme="minorHAnsi" w:cstheme="minorBidi"/>
              <w:noProof/>
              <w:kern w:val="2"/>
              <w:sz w:val="22"/>
              <w:szCs w:val="22"/>
              <w14:ligatures w14:val="standardContextual"/>
            </w:rPr>
          </w:pPr>
          <w:hyperlink w:anchor="_Toc139963590" w:history="1">
            <w:r w:rsidR="00DF0D8B" w:rsidRPr="00B576D2">
              <w:rPr>
                <w:rStyle w:val="Hiperligao"/>
                <w:noProof/>
              </w:rPr>
              <w:t>8.3.3. Testes para Feriados e Fins de Semana</w:t>
            </w:r>
            <w:r w:rsidR="00DF0D8B">
              <w:rPr>
                <w:noProof/>
              </w:rPr>
              <w:tab/>
            </w:r>
            <w:r w:rsidR="00DF0D8B">
              <w:rPr>
                <w:noProof/>
              </w:rPr>
              <w:fldChar w:fldCharType="begin"/>
            </w:r>
            <w:r w:rsidR="00DF0D8B">
              <w:rPr>
                <w:noProof/>
              </w:rPr>
              <w:instrText xml:space="preserve"> PAGEREF _Toc139963590 \h </w:instrText>
            </w:r>
            <w:r w:rsidR="00DF0D8B">
              <w:rPr>
                <w:noProof/>
              </w:rPr>
            </w:r>
            <w:r w:rsidR="00DF0D8B">
              <w:rPr>
                <w:noProof/>
              </w:rPr>
              <w:fldChar w:fldCharType="separate"/>
            </w:r>
            <w:r w:rsidR="00DF0D8B">
              <w:rPr>
                <w:noProof/>
              </w:rPr>
              <w:t>63</w:t>
            </w:r>
            <w:r w:rsidR="00DF0D8B">
              <w:rPr>
                <w:noProof/>
              </w:rPr>
              <w:fldChar w:fldCharType="end"/>
            </w:r>
          </w:hyperlink>
        </w:p>
        <w:p w14:paraId="70B6F1E8" w14:textId="54FE08A2" w:rsidR="00DF0D8B" w:rsidRDefault="00000000">
          <w:pPr>
            <w:pStyle w:val="ndice2"/>
            <w:rPr>
              <w:rFonts w:asciiTheme="minorHAnsi" w:eastAsiaTheme="minorEastAsia" w:hAnsiTheme="minorHAnsi" w:cstheme="minorBidi"/>
              <w:noProof/>
              <w:kern w:val="2"/>
              <w:sz w:val="22"/>
              <w:szCs w:val="22"/>
              <w14:ligatures w14:val="standardContextual"/>
            </w:rPr>
          </w:pPr>
          <w:hyperlink w:anchor="_Toc139963591" w:history="1">
            <w:r w:rsidR="00DF0D8B" w:rsidRPr="00B576D2">
              <w:rPr>
                <w:rStyle w:val="Hiperligao"/>
                <w:noProof/>
              </w:rPr>
              <w:t>8.4</w:t>
            </w:r>
            <w:r w:rsidR="00DF0D8B">
              <w:rPr>
                <w:rFonts w:asciiTheme="minorHAnsi" w:eastAsiaTheme="minorEastAsia" w:hAnsiTheme="minorHAnsi" w:cstheme="minorBidi"/>
                <w:noProof/>
                <w:kern w:val="2"/>
                <w:sz w:val="22"/>
                <w:szCs w:val="22"/>
                <w14:ligatures w14:val="standardContextual"/>
              </w:rPr>
              <w:tab/>
            </w:r>
            <w:r w:rsidR="00DF0D8B" w:rsidRPr="00B576D2">
              <w:rPr>
                <w:rStyle w:val="Hiperligao"/>
                <w:noProof/>
              </w:rPr>
              <w:t>Testes para a soma das entradas de cada eixo</w:t>
            </w:r>
            <w:r w:rsidR="00DF0D8B">
              <w:rPr>
                <w:noProof/>
              </w:rPr>
              <w:tab/>
            </w:r>
            <w:r w:rsidR="00DF0D8B">
              <w:rPr>
                <w:noProof/>
              </w:rPr>
              <w:fldChar w:fldCharType="begin"/>
            </w:r>
            <w:r w:rsidR="00DF0D8B">
              <w:rPr>
                <w:noProof/>
              </w:rPr>
              <w:instrText xml:space="preserve"> PAGEREF _Toc139963591 \h </w:instrText>
            </w:r>
            <w:r w:rsidR="00DF0D8B">
              <w:rPr>
                <w:noProof/>
              </w:rPr>
            </w:r>
            <w:r w:rsidR="00DF0D8B">
              <w:rPr>
                <w:noProof/>
              </w:rPr>
              <w:fldChar w:fldCharType="separate"/>
            </w:r>
            <w:r w:rsidR="00DF0D8B">
              <w:rPr>
                <w:noProof/>
              </w:rPr>
              <w:t>63</w:t>
            </w:r>
            <w:r w:rsidR="00DF0D8B">
              <w:rPr>
                <w:noProof/>
              </w:rPr>
              <w:fldChar w:fldCharType="end"/>
            </w:r>
          </w:hyperlink>
        </w:p>
        <w:p w14:paraId="356B4B1E" w14:textId="3CC4358E" w:rsidR="00DF0D8B" w:rsidRDefault="00000000">
          <w:pPr>
            <w:pStyle w:val="ndice2"/>
            <w:rPr>
              <w:rFonts w:asciiTheme="minorHAnsi" w:eastAsiaTheme="minorEastAsia" w:hAnsiTheme="minorHAnsi" w:cstheme="minorBidi"/>
              <w:noProof/>
              <w:kern w:val="2"/>
              <w:sz w:val="22"/>
              <w:szCs w:val="22"/>
              <w14:ligatures w14:val="standardContextual"/>
            </w:rPr>
          </w:pPr>
          <w:hyperlink w:anchor="_Toc139963592" w:history="1">
            <w:r w:rsidR="00DF0D8B" w:rsidRPr="00B576D2">
              <w:rPr>
                <w:rStyle w:val="Hiperligao"/>
                <w:noProof/>
              </w:rPr>
              <w:t>8.4.1</w:t>
            </w:r>
            <w:r w:rsidR="00DF0D8B">
              <w:rPr>
                <w:rFonts w:asciiTheme="minorHAnsi" w:eastAsiaTheme="minorEastAsia" w:hAnsiTheme="minorHAnsi" w:cstheme="minorBidi"/>
                <w:noProof/>
                <w:kern w:val="2"/>
                <w:sz w:val="22"/>
                <w:szCs w:val="22"/>
                <w14:ligatures w14:val="standardContextual"/>
              </w:rPr>
              <w:tab/>
            </w:r>
            <w:r w:rsidR="00DF0D8B" w:rsidRPr="00B576D2">
              <w:rPr>
                <w:rStyle w:val="Hiperligao"/>
                <w:i/>
                <w:iCs/>
                <w:noProof/>
              </w:rPr>
              <w:t>Lag</w:t>
            </w:r>
            <w:r w:rsidR="00DF0D8B" w:rsidRPr="00B576D2">
              <w:rPr>
                <w:rStyle w:val="Hiperligao"/>
                <w:noProof/>
              </w:rPr>
              <w:t xml:space="preserve"> 24 vs </w:t>
            </w:r>
            <w:r w:rsidR="00DF0D8B" w:rsidRPr="00B576D2">
              <w:rPr>
                <w:rStyle w:val="Hiperligao"/>
                <w:i/>
                <w:iCs/>
                <w:noProof/>
              </w:rPr>
              <w:t>Lag</w:t>
            </w:r>
            <w:r w:rsidR="00DF0D8B" w:rsidRPr="00B576D2">
              <w:rPr>
                <w:rStyle w:val="Hiperligao"/>
                <w:noProof/>
              </w:rPr>
              <w:t xml:space="preserve"> 12</w:t>
            </w:r>
            <w:r w:rsidR="00DF0D8B">
              <w:rPr>
                <w:noProof/>
              </w:rPr>
              <w:tab/>
            </w:r>
            <w:r w:rsidR="00DF0D8B">
              <w:rPr>
                <w:noProof/>
              </w:rPr>
              <w:fldChar w:fldCharType="begin"/>
            </w:r>
            <w:r w:rsidR="00DF0D8B">
              <w:rPr>
                <w:noProof/>
              </w:rPr>
              <w:instrText xml:space="preserve"> PAGEREF _Toc139963592 \h </w:instrText>
            </w:r>
            <w:r w:rsidR="00DF0D8B">
              <w:rPr>
                <w:noProof/>
              </w:rPr>
            </w:r>
            <w:r w:rsidR="00DF0D8B">
              <w:rPr>
                <w:noProof/>
              </w:rPr>
              <w:fldChar w:fldCharType="separate"/>
            </w:r>
            <w:r w:rsidR="00DF0D8B">
              <w:rPr>
                <w:noProof/>
              </w:rPr>
              <w:t>63</w:t>
            </w:r>
            <w:r w:rsidR="00DF0D8B">
              <w:rPr>
                <w:noProof/>
              </w:rPr>
              <w:fldChar w:fldCharType="end"/>
            </w:r>
          </w:hyperlink>
        </w:p>
        <w:p w14:paraId="702D7EDC" w14:textId="514E33EA" w:rsidR="00DF0D8B" w:rsidRDefault="00000000">
          <w:pPr>
            <w:pStyle w:val="ndice2"/>
            <w:rPr>
              <w:rFonts w:asciiTheme="minorHAnsi" w:eastAsiaTheme="minorEastAsia" w:hAnsiTheme="minorHAnsi" w:cstheme="minorBidi"/>
              <w:noProof/>
              <w:kern w:val="2"/>
              <w:sz w:val="22"/>
              <w:szCs w:val="22"/>
              <w14:ligatures w14:val="standardContextual"/>
            </w:rPr>
          </w:pPr>
          <w:hyperlink w:anchor="_Toc139963593" w:history="1">
            <w:r w:rsidR="00DF0D8B" w:rsidRPr="00B576D2">
              <w:rPr>
                <w:rStyle w:val="Hiperligao"/>
                <w:noProof/>
              </w:rPr>
              <w:t xml:space="preserve">8.4.2. </w:t>
            </w:r>
            <w:r w:rsidR="00DF0D8B" w:rsidRPr="00B576D2">
              <w:rPr>
                <w:rStyle w:val="Hiperligao"/>
                <w:i/>
                <w:iCs/>
                <w:noProof/>
              </w:rPr>
              <w:t>Lag</w:t>
            </w:r>
            <w:r w:rsidR="00DF0D8B" w:rsidRPr="00B576D2">
              <w:rPr>
                <w:rStyle w:val="Hiperligao"/>
                <w:noProof/>
              </w:rPr>
              <w:t xml:space="preserve"> 1 semana (24x7) para prever 24h à frente</w:t>
            </w:r>
            <w:r w:rsidR="00DF0D8B">
              <w:rPr>
                <w:noProof/>
              </w:rPr>
              <w:tab/>
            </w:r>
            <w:r w:rsidR="00DF0D8B">
              <w:rPr>
                <w:noProof/>
              </w:rPr>
              <w:fldChar w:fldCharType="begin"/>
            </w:r>
            <w:r w:rsidR="00DF0D8B">
              <w:rPr>
                <w:noProof/>
              </w:rPr>
              <w:instrText xml:space="preserve"> PAGEREF _Toc139963593 \h </w:instrText>
            </w:r>
            <w:r w:rsidR="00DF0D8B">
              <w:rPr>
                <w:noProof/>
              </w:rPr>
            </w:r>
            <w:r w:rsidR="00DF0D8B">
              <w:rPr>
                <w:noProof/>
              </w:rPr>
              <w:fldChar w:fldCharType="separate"/>
            </w:r>
            <w:r w:rsidR="00DF0D8B">
              <w:rPr>
                <w:noProof/>
              </w:rPr>
              <w:t>66</w:t>
            </w:r>
            <w:r w:rsidR="00DF0D8B">
              <w:rPr>
                <w:noProof/>
              </w:rPr>
              <w:fldChar w:fldCharType="end"/>
            </w:r>
          </w:hyperlink>
        </w:p>
        <w:p w14:paraId="1C68AA45" w14:textId="6424E08E" w:rsidR="00DF0D8B" w:rsidRDefault="00000000">
          <w:pPr>
            <w:pStyle w:val="ndice2"/>
            <w:rPr>
              <w:rFonts w:asciiTheme="minorHAnsi" w:eastAsiaTheme="minorEastAsia" w:hAnsiTheme="minorHAnsi" w:cstheme="minorBidi"/>
              <w:noProof/>
              <w:kern w:val="2"/>
              <w:sz w:val="22"/>
              <w:szCs w:val="22"/>
              <w14:ligatures w14:val="standardContextual"/>
            </w:rPr>
          </w:pPr>
          <w:hyperlink w:anchor="_Toc139963594" w:history="1">
            <w:r w:rsidR="00DF0D8B" w:rsidRPr="00B576D2">
              <w:rPr>
                <w:rStyle w:val="Hiperligao"/>
                <w:noProof/>
              </w:rPr>
              <w:t>8.4.3</w:t>
            </w:r>
            <w:r w:rsidR="00DF0D8B">
              <w:rPr>
                <w:rFonts w:asciiTheme="minorHAnsi" w:eastAsiaTheme="minorEastAsia" w:hAnsiTheme="minorHAnsi" w:cstheme="minorBidi"/>
                <w:noProof/>
                <w:kern w:val="2"/>
                <w:sz w:val="22"/>
                <w:szCs w:val="22"/>
                <w14:ligatures w14:val="standardContextual"/>
              </w:rPr>
              <w:tab/>
            </w:r>
            <w:r w:rsidR="00DF0D8B" w:rsidRPr="00B576D2">
              <w:rPr>
                <w:rStyle w:val="Hiperligao"/>
                <w:noProof/>
              </w:rPr>
              <w:t>Testes para Feriados e Fins de Semana</w:t>
            </w:r>
            <w:r w:rsidR="00DF0D8B">
              <w:rPr>
                <w:noProof/>
              </w:rPr>
              <w:tab/>
            </w:r>
            <w:r w:rsidR="00DF0D8B">
              <w:rPr>
                <w:noProof/>
              </w:rPr>
              <w:fldChar w:fldCharType="begin"/>
            </w:r>
            <w:r w:rsidR="00DF0D8B">
              <w:rPr>
                <w:noProof/>
              </w:rPr>
              <w:instrText xml:space="preserve"> PAGEREF _Toc139963594 \h </w:instrText>
            </w:r>
            <w:r w:rsidR="00DF0D8B">
              <w:rPr>
                <w:noProof/>
              </w:rPr>
            </w:r>
            <w:r w:rsidR="00DF0D8B">
              <w:rPr>
                <w:noProof/>
              </w:rPr>
              <w:fldChar w:fldCharType="separate"/>
            </w:r>
            <w:r w:rsidR="00DF0D8B">
              <w:rPr>
                <w:noProof/>
              </w:rPr>
              <w:t>67</w:t>
            </w:r>
            <w:r w:rsidR="00DF0D8B">
              <w:rPr>
                <w:noProof/>
              </w:rPr>
              <w:fldChar w:fldCharType="end"/>
            </w:r>
          </w:hyperlink>
        </w:p>
        <w:p w14:paraId="7658E5B7" w14:textId="470F680D" w:rsidR="00DF0D8B" w:rsidRDefault="00000000">
          <w:pPr>
            <w:pStyle w:val="ndice2"/>
            <w:rPr>
              <w:rFonts w:asciiTheme="minorHAnsi" w:eastAsiaTheme="minorEastAsia" w:hAnsiTheme="minorHAnsi" w:cstheme="minorBidi"/>
              <w:noProof/>
              <w:kern w:val="2"/>
              <w:sz w:val="22"/>
              <w:szCs w:val="22"/>
              <w14:ligatures w14:val="standardContextual"/>
            </w:rPr>
          </w:pPr>
          <w:hyperlink w:anchor="_Toc139963595" w:history="1">
            <w:r w:rsidR="00DF0D8B" w:rsidRPr="00B576D2">
              <w:rPr>
                <w:rStyle w:val="Hiperligao"/>
                <w:noProof/>
              </w:rPr>
              <w:t>8.5</w:t>
            </w:r>
            <w:r w:rsidR="00DF0D8B">
              <w:rPr>
                <w:rFonts w:asciiTheme="minorHAnsi" w:eastAsiaTheme="minorEastAsia" w:hAnsiTheme="minorHAnsi" w:cstheme="minorBidi"/>
                <w:noProof/>
                <w:kern w:val="2"/>
                <w:sz w:val="22"/>
                <w:szCs w:val="22"/>
                <w14:ligatures w14:val="standardContextual"/>
              </w:rPr>
              <w:tab/>
            </w:r>
            <w:r w:rsidR="00DF0D8B" w:rsidRPr="00B576D2">
              <w:rPr>
                <w:rStyle w:val="Hiperligao"/>
                <w:noProof/>
              </w:rPr>
              <w:t>Limitações do Modelo</w:t>
            </w:r>
            <w:r w:rsidR="00DF0D8B">
              <w:rPr>
                <w:noProof/>
              </w:rPr>
              <w:tab/>
            </w:r>
            <w:r w:rsidR="00DF0D8B">
              <w:rPr>
                <w:noProof/>
              </w:rPr>
              <w:fldChar w:fldCharType="begin"/>
            </w:r>
            <w:r w:rsidR="00DF0D8B">
              <w:rPr>
                <w:noProof/>
              </w:rPr>
              <w:instrText xml:space="preserve"> PAGEREF _Toc139963595 \h </w:instrText>
            </w:r>
            <w:r w:rsidR="00DF0D8B">
              <w:rPr>
                <w:noProof/>
              </w:rPr>
            </w:r>
            <w:r w:rsidR="00DF0D8B">
              <w:rPr>
                <w:noProof/>
              </w:rPr>
              <w:fldChar w:fldCharType="separate"/>
            </w:r>
            <w:r w:rsidR="00DF0D8B">
              <w:rPr>
                <w:noProof/>
              </w:rPr>
              <w:t>68</w:t>
            </w:r>
            <w:r w:rsidR="00DF0D8B">
              <w:rPr>
                <w:noProof/>
              </w:rPr>
              <w:fldChar w:fldCharType="end"/>
            </w:r>
          </w:hyperlink>
        </w:p>
        <w:p w14:paraId="4B7196B7" w14:textId="40E295BB" w:rsidR="00DF0D8B" w:rsidRDefault="00000000">
          <w:pPr>
            <w:pStyle w:val="ndice1"/>
            <w:rPr>
              <w:rFonts w:asciiTheme="minorHAnsi" w:eastAsiaTheme="minorEastAsia" w:hAnsiTheme="minorHAnsi" w:cstheme="minorBidi"/>
              <w:noProof/>
              <w:kern w:val="2"/>
              <w:sz w:val="22"/>
              <w:szCs w:val="22"/>
              <w14:ligatures w14:val="standardContextual"/>
            </w:rPr>
          </w:pPr>
          <w:hyperlink w:anchor="_Toc139963596" w:history="1">
            <w:r w:rsidR="00DF0D8B" w:rsidRPr="00B576D2">
              <w:rPr>
                <w:rStyle w:val="Hiperligao"/>
                <w:noProof/>
              </w:rPr>
              <w:t>Referências [3]</w:t>
            </w:r>
            <w:r w:rsidR="00DF0D8B">
              <w:rPr>
                <w:noProof/>
              </w:rPr>
              <w:tab/>
            </w:r>
            <w:r w:rsidR="00DF0D8B">
              <w:rPr>
                <w:noProof/>
              </w:rPr>
              <w:fldChar w:fldCharType="begin"/>
            </w:r>
            <w:r w:rsidR="00DF0D8B">
              <w:rPr>
                <w:noProof/>
              </w:rPr>
              <w:instrText xml:space="preserve"> PAGEREF _Toc139963596 \h </w:instrText>
            </w:r>
            <w:r w:rsidR="00DF0D8B">
              <w:rPr>
                <w:noProof/>
              </w:rPr>
            </w:r>
            <w:r w:rsidR="00DF0D8B">
              <w:rPr>
                <w:noProof/>
              </w:rPr>
              <w:fldChar w:fldCharType="separate"/>
            </w:r>
            <w:r w:rsidR="00DF0D8B">
              <w:rPr>
                <w:noProof/>
              </w:rPr>
              <w:t>69</w:t>
            </w:r>
            <w:r w:rsidR="00DF0D8B">
              <w:rPr>
                <w:noProof/>
              </w:rPr>
              <w:fldChar w:fldCharType="end"/>
            </w:r>
          </w:hyperlink>
        </w:p>
        <w:p w14:paraId="5FAFC06C" w14:textId="61FE6446" w:rsidR="00DF0D8B" w:rsidRDefault="00000000">
          <w:pPr>
            <w:pStyle w:val="ndice1"/>
            <w:rPr>
              <w:rFonts w:asciiTheme="minorHAnsi" w:eastAsiaTheme="minorEastAsia" w:hAnsiTheme="minorHAnsi" w:cstheme="minorBidi"/>
              <w:noProof/>
              <w:kern w:val="2"/>
              <w:sz w:val="22"/>
              <w:szCs w:val="22"/>
              <w14:ligatures w14:val="standardContextual"/>
            </w:rPr>
          </w:pPr>
          <w:hyperlink w:anchor="_Toc139963597" w:history="1">
            <w:r w:rsidR="00DF0D8B" w:rsidRPr="00B576D2">
              <w:rPr>
                <w:rStyle w:val="Hiperligao"/>
                <w:noProof/>
              </w:rPr>
              <w:t>Anexos</w:t>
            </w:r>
            <w:r w:rsidR="00DF0D8B">
              <w:rPr>
                <w:noProof/>
              </w:rPr>
              <w:tab/>
            </w:r>
            <w:r w:rsidR="00DF0D8B">
              <w:rPr>
                <w:noProof/>
              </w:rPr>
              <w:fldChar w:fldCharType="begin"/>
            </w:r>
            <w:r w:rsidR="00DF0D8B">
              <w:rPr>
                <w:noProof/>
              </w:rPr>
              <w:instrText xml:space="preserve"> PAGEREF _Toc139963597 \h </w:instrText>
            </w:r>
            <w:r w:rsidR="00DF0D8B">
              <w:rPr>
                <w:noProof/>
              </w:rPr>
            </w:r>
            <w:r w:rsidR="00DF0D8B">
              <w:rPr>
                <w:noProof/>
              </w:rPr>
              <w:fldChar w:fldCharType="separate"/>
            </w:r>
            <w:r w:rsidR="00DF0D8B">
              <w:rPr>
                <w:noProof/>
              </w:rPr>
              <w:t>71</w:t>
            </w:r>
            <w:r w:rsidR="00DF0D8B">
              <w:rPr>
                <w:noProof/>
              </w:rPr>
              <w:fldChar w:fldCharType="end"/>
            </w:r>
          </w:hyperlink>
        </w:p>
        <w:p w14:paraId="7B52CA7B" w14:textId="7475D62F" w:rsidR="007B434C" w:rsidRDefault="00AF7DB6">
          <w:pPr>
            <w:pStyle w:val="ndice9"/>
            <w:tabs>
              <w:tab w:val="right" w:leader="dot" w:pos="8666"/>
            </w:tabs>
            <w:rPr>
              <w:color w:val="000000"/>
              <w:lang w:val="en-US"/>
            </w:rPr>
          </w:pPr>
          <w:r>
            <w:rPr>
              <w:rStyle w:val="IndexLink"/>
            </w:rPr>
            <w:fldChar w:fldCharType="end"/>
          </w:r>
        </w:p>
      </w:sdtContent>
    </w:sdt>
    <w:p w14:paraId="4A9194E2" w14:textId="77777777" w:rsidR="007B434C" w:rsidRDefault="00AF7DB6">
      <w:pPr>
        <w:pStyle w:val="Ttulo1"/>
        <w:numPr>
          <w:ilvl w:val="0"/>
          <w:numId w:val="0"/>
        </w:numPr>
        <w:ind w:left="284" w:hanging="284"/>
        <w:rPr>
          <w:color w:val="000000"/>
        </w:rPr>
      </w:pPr>
      <w:bookmarkStart w:id="14" w:name="_Toc477106214"/>
      <w:bookmarkStart w:id="15" w:name="_Toc476831687"/>
      <w:bookmarkStart w:id="16" w:name="_Toc138323993"/>
      <w:bookmarkStart w:id="17" w:name="_Toc139963533"/>
      <w:r>
        <w:rPr>
          <w:color w:val="000000"/>
        </w:rPr>
        <w:t>Índice de figuras</w:t>
      </w:r>
      <w:bookmarkEnd w:id="14"/>
      <w:bookmarkEnd w:id="15"/>
      <w:bookmarkEnd w:id="16"/>
      <w:bookmarkEnd w:id="17"/>
    </w:p>
    <w:p w14:paraId="4E097353" w14:textId="77777777" w:rsidR="007B434C" w:rsidRDefault="007B434C">
      <w:pPr>
        <w:rPr>
          <w:color w:val="000000"/>
        </w:rPr>
      </w:pPr>
    </w:p>
    <w:p w14:paraId="0A3FE664" w14:textId="449A73A2" w:rsidR="00A5379D" w:rsidRDefault="00AF7DB6">
      <w:pPr>
        <w:pStyle w:val="ndicedeilustraes"/>
        <w:rPr>
          <w:rFonts w:asciiTheme="minorHAnsi" w:eastAsiaTheme="minorEastAsia" w:hAnsiTheme="minorHAnsi" w:cstheme="minorBidi"/>
          <w:noProof/>
          <w:kern w:val="2"/>
          <w:sz w:val="22"/>
          <w:szCs w:val="22"/>
          <w14:ligatures w14:val="standardContextual"/>
        </w:rPr>
      </w:pPr>
      <w:r>
        <w:fldChar w:fldCharType="begin"/>
      </w:r>
      <w:r>
        <w:rPr>
          <w:rStyle w:val="IndexLink"/>
        </w:rPr>
        <w:instrText>TOC \c "Figura"</w:instrText>
      </w:r>
      <w:r>
        <w:rPr>
          <w:rStyle w:val="IndexLink"/>
        </w:rPr>
        <w:fldChar w:fldCharType="separate"/>
      </w:r>
      <w:r w:rsidR="00A5379D">
        <w:rPr>
          <w:noProof/>
        </w:rPr>
        <w:t>Figura 1 - Modelo CRISP-DM. Fonte:[3]</w:t>
      </w:r>
      <w:r w:rsidR="00A5379D">
        <w:rPr>
          <w:noProof/>
        </w:rPr>
        <w:tab/>
      </w:r>
      <w:r w:rsidR="00A5379D">
        <w:rPr>
          <w:noProof/>
        </w:rPr>
        <w:fldChar w:fldCharType="begin"/>
      </w:r>
      <w:r w:rsidR="00A5379D">
        <w:rPr>
          <w:noProof/>
        </w:rPr>
        <w:instrText xml:space="preserve"> PAGEREF _Toc139964941 \h </w:instrText>
      </w:r>
      <w:r w:rsidR="00A5379D">
        <w:rPr>
          <w:noProof/>
        </w:rPr>
      </w:r>
      <w:r w:rsidR="00A5379D">
        <w:rPr>
          <w:noProof/>
        </w:rPr>
        <w:fldChar w:fldCharType="separate"/>
      </w:r>
      <w:r w:rsidR="00A5379D">
        <w:rPr>
          <w:noProof/>
        </w:rPr>
        <w:t>23</w:t>
      </w:r>
      <w:r w:rsidR="00A5379D">
        <w:rPr>
          <w:noProof/>
        </w:rPr>
        <w:fldChar w:fldCharType="end"/>
      </w:r>
    </w:p>
    <w:p w14:paraId="50763303" w14:textId="29D20222" w:rsidR="00A5379D" w:rsidRDefault="00A5379D">
      <w:pPr>
        <w:pStyle w:val="ndicedeilustraes"/>
        <w:rPr>
          <w:rFonts w:asciiTheme="minorHAnsi" w:eastAsiaTheme="minorEastAsia" w:hAnsiTheme="minorHAnsi" w:cstheme="minorBidi"/>
          <w:noProof/>
          <w:kern w:val="2"/>
          <w:sz w:val="22"/>
          <w:szCs w:val="22"/>
          <w14:ligatures w14:val="standardContextual"/>
        </w:rPr>
      </w:pPr>
      <w:r>
        <w:rPr>
          <w:noProof/>
        </w:rPr>
        <w:t>Figura 2 - Registos Validados vs. Esperados por mês Conjunto 1 mais a diferença</w:t>
      </w:r>
      <w:r>
        <w:rPr>
          <w:noProof/>
        </w:rPr>
        <w:tab/>
      </w:r>
      <w:r>
        <w:rPr>
          <w:noProof/>
        </w:rPr>
        <w:fldChar w:fldCharType="begin"/>
      </w:r>
      <w:r>
        <w:rPr>
          <w:noProof/>
        </w:rPr>
        <w:instrText xml:space="preserve"> PAGEREF _Toc139964942 \h </w:instrText>
      </w:r>
      <w:r>
        <w:rPr>
          <w:noProof/>
        </w:rPr>
      </w:r>
      <w:r>
        <w:rPr>
          <w:noProof/>
        </w:rPr>
        <w:fldChar w:fldCharType="separate"/>
      </w:r>
      <w:r>
        <w:rPr>
          <w:noProof/>
        </w:rPr>
        <w:t>35</w:t>
      </w:r>
      <w:r>
        <w:rPr>
          <w:noProof/>
        </w:rPr>
        <w:fldChar w:fldCharType="end"/>
      </w:r>
    </w:p>
    <w:p w14:paraId="618FEC21" w14:textId="0F2A0E37" w:rsidR="00A5379D" w:rsidRDefault="00A5379D">
      <w:pPr>
        <w:pStyle w:val="ndicedeilustraes"/>
        <w:rPr>
          <w:rFonts w:asciiTheme="minorHAnsi" w:eastAsiaTheme="minorEastAsia" w:hAnsiTheme="minorHAnsi" w:cstheme="minorBidi"/>
          <w:noProof/>
          <w:kern w:val="2"/>
          <w:sz w:val="22"/>
          <w:szCs w:val="22"/>
          <w14:ligatures w14:val="standardContextual"/>
        </w:rPr>
      </w:pPr>
      <w:r>
        <w:rPr>
          <w:noProof/>
        </w:rPr>
        <w:t>Figura 3 - Diferença Registos Totais e úteis Conjunto 3</w:t>
      </w:r>
      <w:r>
        <w:rPr>
          <w:noProof/>
        </w:rPr>
        <w:tab/>
      </w:r>
      <w:r>
        <w:rPr>
          <w:noProof/>
        </w:rPr>
        <w:fldChar w:fldCharType="begin"/>
      </w:r>
      <w:r>
        <w:rPr>
          <w:noProof/>
        </w:rPr>
        <w:instrText xml:space="preserve"> PAGEREF _Toc139964943 \h </w:instrText>
      </w:r>
      <w:r>
        <w:rPr>
          <w:noProof/>
        </w:rPr>
      </w:r>
      <w:r>
        <w:rPr>
          <w:noProof/>
        </w:rPr>
        <w:fldChar w:fldCharType="separate"/>
      </w:r>
      <w:r>
        <w:rPr>
          <w:noProof/>
        </w:rPr>
        <w:t>36</w:t>
      </w:r>
      <w:r>
        <w:rPr>
          <w:noProof/>
        </w:rPr>
        <w:fldChar w:fldCharType="end"/>
      </w:r>
    </w:p>
    <w:p w14:paraId="6962995C" w14:textId="2B8AC666" w:rsidR="00A5379D" w:rsidRDefault="00A5379D">
      <w:pPr>
        <w:pStyle w:val="ndicedeilustraes"/>
        <w:rPr>
          <w:rFonts w:asciiTheme="minorHAnsi" w:eastAsiaTheme="minorEastAsia" w:hAnsiTheme="minorHAnsi" w:cstheme="minorBidi"/>
          <w:noProof/>
          <w:kern w:val="2"/>
          <w:sz w:val="22"/>
          <w:szCs w:val="22"/>
          <w14:ligatures w14:val="standardContextual"/>
        </w:rPr>
      </w:pPr>
      <w:r>
        <w:rPr>
          <w:noProof/>
        </w:rPr>
        <w:lastRenderedPageBreak/>
        <w:t>Figura 4 - Registos Validados vs. Esperados por mês Conjunto 3 por mês em 2021 e 2022</w:t>
      </w:r>
      <w:r>
        <w:rPr>
          <w:noProof/>
        </w:rPr>
        <w:tab/>
      </w:r>
      <w:r>
        <w:rPr>
          <w:noProof/>
        </w:rPr>
        <w:fldChar w:fldCharType="begin"/>
      </w:r>
      <w:r>
        <w:rPr>
          <w:noProof/>
        </w:rPr>
        <w:instrText xml:space="preserve"> PAGEREF _Toc139964944 \h </w:instrText>
      </w:r>
      <w:r>
        <w:rPr>
          <w:noProof/>
        </w:rPr>
      </w:r>
      <w:r>
        <w:rPr>
          <w:noProof/>
        </w:rPr>
        <w:fldChar w:fldCharType="separate"/>
      </w:r>
      <w:r>
        <w:rPr>
          <w:noProof/>
        </w:rPr>
        <w:t>39</w:t>
      </w:r>
      <w:r>
        <w:rPr>
          <w:noProof/>
        </w:rPr>
        <w:fldChar w:fldCharType="end"/>
      </w:r>
    </w:p>
    <w:p w14:paraId="06A2436E" w14:textId="65845AC9" w:rsidR="00A5379D" w:rsidRDefault="00A5379D">
      <w:pPr>
        <w:pStyle w:val="ndicedeilustraes"/>
        <w:rPr>
          <w:rFonts w:asciiTheme="minorHAnsi" w:eastAsiaTheme="minorEastAsia" w:hAnsiTheme="minorHAnsi" w:cstheme="minorBidi"/>
          <w:noProof/>
          <w:kern w:val="2"/>
          <w:sz w:val="22"/>
          <w:szCs w:val="22"/>
          <w14:ligatures w14:val="standardContextual"/>
        </w:rPr>
      </w:pPr>
      <w:r>
        <w:rPr>
          <w:noProof/>
        </w:rPr>
        <w:t>Figura 5 - Caraterização entradas e saídas nas horas de ponta da manhã (7:00h-10:00h)</w:t>
      </w:r>
      <w:r>
        <w:rPr>
          <w:noProof/>
        </w:rPr>
        <w:tab/>
      </w:r>
      <w:r>
        <w:rPr>
          <w:noProof/>
        </w:rPr>
        <w:fldChar w:fldCharType="begin"/>
      </w:r>
      <w:r>
        <w:rPr>
          <w:noProof/>
        </w:rPr>
        <w:instrText xml:space="preserve"> PAGEREF _Toc139964945 \h </w:instrText>
      </w:r>
      <w:r>
        <w:rPr>
          <w:noProof/>
        </w:rPr>
      </w:r>
      <w:r>
        <w:rPr>
          <w:noProof/>
        </w:rPr>
        <w:fldChar w:fldCharType="separate"/>
      </w:r>
      <w:r>
        <w:rPr>
          <w:noProof/>
        </w:rPr>
        <w:t>40</w:t>
      </w:r>
      <w:r>
        <w:rPr>
          <w:noProof/>
        </w:rPr>
        <w:fldChar w:fldCharType="end"/>
      </w:r>
    </w:p>
    <w:p w14:paraId="1A0180BF" w14:textId="742FEA13" w:rsidR="00A5379D" w:rsidRDefault="00A5379D">
      <w:pPr>
        <w:pStyle w:val="ndicedeilustraes"/>
        <w:rPr>
          <w:rFonts w:asciiTheme="minorHAnsi" w:eastAsiaTheme="minorEastAsia" w:hAnsiTheme="minorHAnsi" w:cstheme="minorBidi"/>
          <w:noProof/>
          <w:kern w:val="2"/>
          <w:sz w:val="22"/>
          <w:szCs w:val="22"/>
          <w14:ligatures w14:val="standardContextual"/>
        </w:rPr>
      </w:pPr>
      <w:r>
        <w:rPr>
          <w:noProof/>
        </w:rPr>
        <w:t>Figura 6 - Caraterização entradas e saídas nas horas de ponta da tarde (17:00h-20:00h)</w:t>
      </w:r>
      <w:r>
        <w:rPr>
          <w:noProof/>
        </w:rPr>
        <w:tab/>
      </w:r>
      <w:r>
        <w:rPr>
          <w:noProof/>
        </w:rPr>
        <w:fldChar w:fldCharType="begin"/>
      </w:r>
      <w:r>
        <w:rPr>
          <w:noProof/>
        </w:rPr>
        <w:instrText xml:space="preserve"> PAGEREF _Toc139964946 \h </w:instrText>
      </w:r>
      <w:r>
        <w:rPr>
          <w:noProof/>
        </w:rPr>
      </w:r>
      <w:r>
        <w:rPr>
          <w:noProof/>
        </w:rPr>
        <w:fldChar w:fldCharType="separate"/>
      </w:r>
      <w:r>
        <w:rPr>
          <w:noProof/>
        </w:rPr>
        <w:t>41</w:t>
      </w:r>
      <w:r>
        <w:rPr>
          <w:noProof/>
        </w:rPr>
        <w:fldChar w:fldCharType="end"/>
      </w:r>
    </w:p>
    <w:p w14:paraId="46B4D230" w14:textId="2D5BA534" w:rsidR="00A5379D" w:rsidRDefault="00A5379D">
      <w:pPr>
        <w:pStyle w:val="ndicedeilustraes"/>
        <w:rPr>
          <w:rFonts w:asciiTheme="minorHAnsi" w:eastAsiaTheme="minorEastAsia" w:hAnsiTheme="minorHAnsi" w:cstheme="minorBidi"/>
          <w:noProof/>
          <w:kern w:val="2"/>
          <w:sz w:val="22"/>
          <w:szCs w:val="22"/>
          <w14:ligatures w14:val="standardContextual"/>
        </w:rPr>
      </w:pPr>
      <w:r>
        <w:rPr>
          <w:noProof/>
        </w:rPr>
        <w:t>Figura 7 - Caraterização entradas nas horas de ponta por eixo</w:t>
      </w:r>
      <w:r>
        <w:rPr>
          <w:noProof/>
        </w:rPr>
        <w:tab/>
      </w:r>
      <w:r>
        <w:rPr>
          <w:noProof/>
        </w:rPr>
        <w:fldChar w:fldCharType="begin"/>
      </w:r>
      <w:r>
        <w:rPr>
          <w:noProof/>
        </w:rPr>
        <w:instrText xml:space="preserve"> PAGEREF _Toc139964947 \h </w:instrText>
      </w:r>
      <w:r>
        <w:rPr>
          <w:noProof/>
        </w:rPr>
      </w:r>
      <w:r>
        <w:rPr>
          <w:noProof/>
        </w:rPr>
        <w:fldChar w:fldCharType="separate"/>
      </w:r>
      <w:r>
        <w:rPr>
          <w:noProof/>
        </w:rPr>
        <w:t>42</w:t>
      </w:r>
      <w:r>
        <w:rPr>
          <w:noProof/>
        </w:rPr>
        <w:fldChar w:fldCharType="end"/>
      </w:r>
    </w:p>
    <w:p w14:paraId="21F05B20" w14:textId="09453E53" w:rsidR="00A5379D" w:rsidRDefault="00A5379D">
      <w:pPr>
        <w:pStyle w:val="ndicedeilustraes"/>
        <w:rPr>
          <w:rFonts w:asciiTheme="minorHAnsi" w:eastAsiaTheme="minorEastAsia" w:hAnsiTheme="minorHAnsi" w:cstheme="minorBidi"/>
          <w:noProof/>
          <w:kern w:val="2"/>
          <w:sz w:val="22"/>
          <w:szCs w:val="22"/>
          <w14:ligatures w14:val="standardContextual"/>
        </w:rPr>
      </w:pPr>
      <w:r>
        <w:rPr>
          <w:noProof/>
        </w:rPr>
        <w:t>Figura 8 - Caraterização saídas nas horas de ponta por eixo</w:t>
      </w:r>
      <w:r>
        <w:rPr>
          <w:noProof/>
        </w:rPr>
        <w:tab/>
      </w:r>
      <w:r>
        <w:rPr>
          <w:noProof/>
        </w:rPr>
        <w:fldChar w:fldCharType="begin"/>
      </w:r>
      <w:r>
        <w:rPr>
          <w:noProof/>
        </w:rPr>
        <w:instrText xml:space="preserve"> PAGEREF _Toc139964948 \h </w:instrText>
      </w:r>
      <w:r>
        <w:rPr>
          <w:noProof/>
        </w:rPr>
      </w:r>
      <w:r>
        <w:rPr>
          <w:noProof/>
        </w:rPr>
        <w:fldChar w:fldCharType="separate"/>
      </w:r>
      <w:r>
        <w:rPr>
          <w:noProof/>
        </w:rPr>
        <w:t>43</w:t>
      </w:r>
      <w:r>
        <w:rPr>
          <w:noProof/>
        </w:rPr>
        <w:fldChar w:fldCharType="end"/>
      </w:r>
    </w:p>
    <w:p w14:paraId="1CE48C61" w14:textId="5DF8A15F" w:rsidR="00A5379D" w:rsidRDefault="00A5379D">
      <w:pPr>
        <w:pStyle w:val="ndicedeilustraes"/>
        <w:rPr>
          <w:rFonts w:asciiTheme="minorHAnsi" w:eastAsiaTheme="minorEastAsia" w:hAnsiTheme="minorHAnsi" w:cstheme="minorBidi"/>
          <w:noProof/>
          <w:kern w:val="2"/>
          <w:sz w:val="22"/>
          <w:szCs w:val="22"/>
          <w14:ligatures w14:val="standardContextual"/>
        </w:rPr>
      </w:pPr>
      <w:r>
        <w:rPr>
          <w:noProof/>
        </w:rPr>
        <w:t>Figura 9 - Período de aulas vs. existência de pluviosidade</w:t>
      </w:r>
      <w:r>
        <w:rPr>
          <w:noProof/>
        </w:rPr>
        <w:tab/>
      </w:r>
      <w:r>
        <w:rPr>
          <w:noProof/>
        </w:rPr>
        <w:fldChar w:fldCharType="begin"/>
      </w:r>
      <w:r>
        <w:rPr>
          <w:noProof/>
        </w:rPr>
        <w:instrText xml:space="preserve"> PAGEREF _Toc139964949 \h </w:instrText>
      </w:r>
      <w:r>
        <w:rPr>
          <w:noProof/>
        </w:rPr>
      </w:r>
      <w:r>
        <w:rPr>
          <w:noProof/>
        </w:rPr>
        <w:fldChar w:fldCharType="separate"/>
      </w:r>
      <w:r>
        <w:rPr>
          <w:noProof/>
        </w:rPr>
        <w:t>44</w:t>
      </w:r>
      <w:r>
        <w:rPr>
          <w:noProof/>
        </w:rPr>
        <w:fldChar w:fldCharType="end"/>
      </w:r>
    </w:p>
    <w:p w14:paraId="06EA3018" w14:textId="69092BE1" w:rsidR="00A5379D" w:rsidRDefault="00A5379D">
      <w:pPr>
        <w:pStyle w:val="ndicedeilustraes"/>
        <w:rPr>
          <w:rFonts w:asciiTheme="minorHAnsi" w:eastAsiaTheme="minorEastAsia" w:hAnsiTheme="minorHAnsi" w:cstheme="minorBidi"/>
          <w:noProof/>
          <w:kern w:val="2"/>
          <w:sz w:val="22"/>
          <w:szCs w:val="22"/>
          <w14:ligatures w14:val="standardContextual"/>
        </w:rPr>
      </w:pPr>
      <w:r>
        <w:rPr>
          <w:noProof/>
        </w:rPr>
        <w:t>Figura 10 - Tráfego nos dias úteis para as pontes 25 de Abril e Vasco da Gama</w:t>
      </w:r>
      <w:r>
        <w:rPr>
          <w:noProof/>
        </w:rPr>
        <w:tab/>
      </w:r>
      <w:r>
        <w:rPr>
          <w:noProof/>
        </w:rPr>
        <w:fldChar w:fldCharType="begin"/>
      </w:r>
      <w:r>
        <w:rPr>
          <w:noProof/>
        </w:rPr>
        <w:instrText xml:space="preserve"> PAGEREF _Toc139964950 \h </w:instrText>
      </w:r>
      <w:r>
        <w:rPr>
          <w:noProof/>
        </w:rPr>
      </w:r>
      <w:r>
        <w:rPr>
          <w:noProof/>
        </w:rPr>
        <w:fldChar w:fldCharType="separate"/>
      </w:r>
      <w:r>
        <w:rPr>
          <w:noProof/>
        </w:rPr>
        <w:t>45</w:t>
      </w:r>
      <w:r>
        <w:rPr>
          <w:noProof/>
        </w:rPr>
        <w:fldChar w:fldCharType="end"/>
      </w:r>
    </w:p>
    <w:p w14:paraId="6143CDCD" w14:textId="5AC972A7" w:rsidR="00A5379D" w:rsidRDefault="00A5379D">
      <w:pPr>
        <w:pStyle w:val="ndicedeilustraes"/>
        <w:rPr>
          <w:rFonts w:asciiTheme="minorHAnsi" w:eastAsiaTheme="minorEastAsia" w:hAnsiTheme="minorHAnsi" w:cstheme="minorBidi"/>
          <w:noProof/>
          <w:kern w:val="2"/>
          <w:sz w:val="22"/>
          <w:szCs w:val="22"/>
          <w14:ligatures w14:val="standardContextual"/>
        </w:rPr>
      </w:pPr>
      <w:r>
        <w:rPr>
          <w:noProof/>
        </w:rPr>
        <w:t>Figura 11 - Tráfego nas horas de ponta para as pontes 25 de Abril e Vasco da Gama</w:t>
      </w:r>
      <w:r>
        <w:rPr>
          <w:noProof/>
        </w:rPr>
        <w:tab/>
      </w:r>
      <w:r>
        <w:rPr>
          <w:noProof/>
        </w:rPr>
        <w:fldChar w:fldCharType="begin"/>
      </w:r>
      <w:r>
        <w:rPr>
          <w:noProof/>
        </w:rPr>
        <w:instrText xml:space="preserve"> PAGEREF _Toc139964951 \h </w:instrText>
      </w:r>
      <w:r>
        <w:rPr>
          <w:noProof/>
        </w:rPr>
      </w:r>
      <w:r>
        <w:rPr>
          <w:noProof/>
        </w:rPr>
        <w:fldChar w:fldCharType="separate"/>
      </w:r>
      <w:r>
        <w:rPr>
          <w:noProof/>
        </w:rPr>
        <w:t>46</w:t>
      </w:r>
      <w:r>
        <w:rPr>
          <w:noProof/>
        </w:rPr>
        <w:fldChar w:fldCharType="end"/>
      </w:r>
    </w:p>
    <w:p w14:paraId="013B1D73" w14:textId="07CC05CC" w:rsidR="00A5379D" w:rsidRDefault="00A5379D">
      <w:pPr>
        <w:pStyle w:val="ndicedeilustraes"/>
        <w:rPr>
          <w:rFonts w:asciiTheme="minorHAnsi" w:eastAsiaTheme="minorEastAsia" w:hAnsiTheme="minorHAnsi" w:cstheme="minorBidi"/>
          <w:noProof/>
          <w:kern w:val="2"/>
          <w:sz w:val="22"/>
          <w:szCs w:val="22"/>
          <w14:ligatures w14:val="standardContextual"/>
        </w:rPr>
      </w:pPr>
      <w:r>
        <w:rPr>
          <w:noProof/>
        </w:rPr>
        <w:t>Figura 12 - Série temporal do conjunto de dados</w:t>
      </w:r>
      <w:r>
        <w:rPr>
          <w:noProof/>
        </w:rPr>
        <w:tab/>
      </w:r>
      <w:r>
        <w:rPr>
          <w:noProof/>
        </w:rPr>
        <w:fldChar w:fldCharType="begin"/>
      </w:r>
      <w:r>
        <w:rPr>
          <w:noProof/>
        </w:rPr>
        <w:instrText xml:space="preserve"> PAGEREF _Toc139964952 \h </w:instrText>
      </w:r>
      <w:r>
        <w:rPr>
          <w:noProof/>
        </w:rPr>
      </w:r>
      <w:r>
        <w:rPr>
          <w:noProof/>
        </w:rPr>
        <w:fldChar w:fldCharType="separate"/>
      </w:r>
      <w:r>
        <w:rPr>
          <w:noProof/>
        </w:rPr>
        <w:t>47</w:t>
      </w:r>
      <w:r>
        <w:rPr>
          <w:noProof/>
        </w:rPr>
        <w:fldChar w:fldCharType="end"/>
      </w:r>
    </w:p>
    <w:p w14:paraId="53E56E70" w14:textId="1DB7CB44" w:rsidR="00A5379D" w:rsidRDefault="00A5379D">
      <w:pPr>
        <w:pStyle w:val="ndicedeilustraes"/>
        <w:rPr>
          <w:rFonts w:asciiTheme="minorHAnsi" w:eastAsiaTheme="minorEastAsia" w:hAnsiTheme="minorHAnsi" w:cstheme="minorBidi"/>
          <w:noProof/>
          <w:kern w:val="2"/>
          <w:sz w:val="22"/>
          <w:szCs w:val="22"/>
          <w14:ligatures w14:val="standardContextual"/>
        </w:rPr>
      </w:pPr>
      <w:r>
        <w:rPr>
          <w:noProof/>
        </w:rPr>
        <w:t>Figura 13 - Autocorrelação para a variável C12 (entradas), com um período de amostragem de 1 hora</w:t>
      </w:r>
      <w:r>
        <w:rPr>
          <w:noProof/>
        </w:rPr>
        <w:tab/>
      </w:r>
      <w:r>
        <w:rPr>
          <w:noProof/>
        </w:rPr>
        <w:fldChar w:fldCharType="begin"/>
      </w:r>
      <w:r>
        <w:rPr>
          <w:noProof/>
        </w:rPr>
        <w:instrText xml:space="preserve"> PAGEREF _Toc139964953 \h </w:instrText>
      </w:r>
      <w:r>
        <w:rPr>
          <w:noProof/>
        </w:rPr>
      </w:r>
      <w:r>
        <w:rPr>
          <w:noProof/>
        </w:rPr>
        <w:fldChar w:fldCharType="separate"/>
      </w:r>
      <w:r>
        <w:rPr>
          <w:noProof/>
        </w:rPr>
        <w:t>48</w:t>
      </w:r>
      <w:r>
        <w:rPr>
          <w:noProof/>
        </w:rPr>
        <w:fldChar w:fldCharType="end"/>
      </w:r>
    </w:p>
    <w:p w14:paraId="23CA983B" w14:textId="44F993FF" w:rsidR="00A5379D" w:rsidRDefault="00A5379D">
      <w:pPr>
        <w:pStyle w:val="ndicedeilustraes"/>
        <w:rPr>
          <w:rFonts w:asciiTheme="minorHAnsi" w:eastAsiaTheme="minorEastAsia" w:hAnsiTheme="minorHAnsi" w:cstheme="minorBidi"/>
          <w:noProof/>
          <w:kern w:val="2"/>
          <w:sz w:val="22"/>
          <w:szCs w:val="22"/>
          <w14:ligatures w14:val="standardContextual"/>
        </w:rPr>
      </w:pPr>
      <w:r>
        <w:rPr>
          <w:noProof/>
        </w:rPr>
        <w:t>Figura 14 - Flow Gates Modelo Gru</w:t>
      </w:r>
      <w:r>
        <w:rPr>
          <w:noProof/>
        </w:rPr>
        <w:tab/>
      </w:r>
      <w:r>
        <w:rPr>
          <w:noProof/>
        </w:rPr>
        <w:fldChar w:fldCharType="begin"/>
      </w:r>
      <w:r>
        <w:rPr>
          <w:noProof/>
        </w:rPr>
        <w:instrText xml:space="preserve"> PAGEREF _Toc139964954 \h </w:instrText>
      </w:r>
      <w:r>
        <w:rPr>
          <w:noProof/>
        </w:rPr>
      </w:r>
      <w:r>
        <w:rPr>
          <w:noProof/>
        </w:rPr>
        <w:fldChar w:fldCharType="separate"/>
      </w:r>
      <w:r>
        <w:rPr>
          <w:noProof/>
        </w:rPr>
        <w:t>51</w:t>
      </w:r>
      <w:r>
        <w:rPr>
          <w:noProof/>
        </w:rPr>
        <w:fldChar w:fldCharType="end"/>
      </w:r>
    </w:p>
    <w:p w14:paraId="2E3ED0B3" w14:textId="6C67429D" w:rsidR="00A5379D" w:rsidRDefault="00A5379D">
      <w:pPr>
        <w:pStyle w:val="ndicedeilustraes"/>
        <w:rPr>
          <w:rFonts w:asciiTheme="minorHAnsi" w:eastAsiaTheme="minorEastAsia" w:hAnsiTheme="minorHAnsi" w:cstheme="minorBidi"/>
          <w:noProof/>
          <w:kern w:val="2"/>
          <w:sz w:val="22"/>
          <w:szCs w:val="22"/>
          <w14:ligatures w14:val="standardContextual"/>
        </w:rPr>
      </w:pPr>
      <w:r>
        <w:rPr>
          <w:noProof/>
        </w:rPr>
        <w:t>Figura 15 - Arquitetura Modelo GRU</w:t>
      </w:r>
      <w:r>
        <w:rPr>
          <w:noProof/>
        </w:rPr>
        <w:tab/>
      </w:r>
      <w:r>
        <w:rPr>
          <w:noProof/>
        </w:rPr>
        <w:fldChar w:fldCharType="begin"/>
      </w:r>
      <w:r>
        <w:rPr>
          <w:noProof/>
        </w:rPr>
        <w:instrText xml:space="preserve"> PAGEREF _Toc139964955 \h </w:instrText>
      </w:r>
      <w:r>
        <w:rPr>
          <w:noProof/>
        </w:rPr>
      </w:r>
      <w:r>
        <w:rPr>
          <w:noProof/>
        </w:rPr>
        <w:fldChar w:fldCharType="separate"/>
      </w:r>
      <w:r>
        <w:rPr>
          <w:noProof/>
        </w:rPr>
        <w:t>58</w:t>
      </w:r>
      <w:r>
        <w:rPr>
          <w:noProof/>
        </w:rPr>
        <w:fldChar w:fldCharType="end"/>
      </w:r>
    </w:p>
    <w:p w14:paraId="3AD91E85" w14:textId="78B0FA58" w:rsidR="00A5379D" w:rsidRDefault="00A5379D">
      <w:pPr>
        <w:pStyle w:val="ndicedeilustraes"/>
        <w:rPr>
          <w:rFonts w:asciiTheme="minorHAnsi" w:eastAsiaTheme="minorEastAsia" w:hAnsiTheme="minorHAnsi" w:cstheme="minorBidi"/>
          <w:noProof/>
          <w:kern w:val="2"/>
          <w:sz w:val="22"/>
          <w:szCs w:val="22"/>
          <w14:ligatures w14:val="standardContextual"/>
        </w:rPr>
      </w:pPr>
      <w:r>
        <w:rPr>
          <w:noProof/>
        </w:rPr>
        <w:t>Figura 16 - MAPE da previsão do tráfego para os Eixos da Cidade de Lisboa | Lag: 24</w:t>
      </w:r>
      <w:r>
        <w:rPr>
          <w:noProof/>
        </w:rPr>
        <w:tab/>
      </w:r>
      <w:r>
        <w:rPr>
          <w:noProof/>
        </w:rPr>
        <w:fldChar w:fldCharType="begin"/>
      </w:r>
      <w:r>
        <w:rPr>
          <w:noProof/>
        </w:rPr>
        <w:instrText xml:space="preserve"> PAGEREF _Toc139964956 \h </w:instrText>
      </w:r>
      <w:r>
        <w:rPr>
          <w:noProof/>
        </w:rPr>
      </w:r>
      <w:r>
        <w:rPr>
          <w:noProof/>
        </w:rPr>
        <w:fldChar w:fldCharType="separate"/>
      </w:r>
      <w:r>
        <w:rPr>
          <w:noProof/>
        </w:rPr>
        <w:t>59</w:t>
      </w:r>
      <w:r>
        <w:rPr>
          <w:noProof/>
        </w:rPr>
        <w:fldChar w:fldCharType="end"/>
      </w:r>
    </w:p>
    <w:p w14:paraId="3674B6B3" w14:textId="027552DA" w:rsidR="00A5379D" w:rsidRDefault="00A5379D">
      <w:pPr>
        <w:pStyle w:val="ndicedeilustraes"/>
        <w:rPr>
          <w:rFonts w:asciiTheme="minorHAnsi" w:eastAsiaTheme="minorEastAsia" w:hAnsiTheme="minorHAnsi" w:cstheme="minorBidi"/>
          <w:noProof/>
          <w:kern w:val="2"/>
          <w:sz w:val="22"/>
          <w:szCs w:val="22"/>
          <w14:ligatures w14:val="standardContextual"/>
        </w:rPr>
      </w:pPr>
      <w:r>
        <w:rPr>
          <w:noProof/>
        </w:rPr>
        <w:t>Figura 17 - MAPE da previsão do tráfego para os Eixos da Cidade de Lisboa | Lag: 12</w:t>
      </w:r>
      <w:r>
        <w:rPr>
          <w:noProof/>
        </w:rPr>
        <w:tab/>
      </w:r>
      <w:r>
        <w:rPr>
          <w:noProof/>
        </w:rPr>
        <w:fldChar w:fldCharType="begin"/>
      </w:r>
      <w:r>
        <w:rPr>
          <w:noProof/>
        </w:rPr>
        <w:instrText xml:space="preserve"> PAGEREF _Toc139964957 \h </w:instrText>
      </w:r>
      <w:r>
        <w:rPr>
          <w:noProof/>
        </w:rPr>
      </w:r>
      <w:r>
        <w:rPr>
          <w:noProof/>
        </w:rPr>
        <w:fldChar w:fldCharType="separate"/>
      </w:r>
      <w:r>
        <w:rPr>
          <w:noProof/>
        </w:rPr>
        <w:t>60</w:t>
      </w:r>
      <w:r>
        <w:rPr>
          <w:noProof/>
        </w:rPr>
        <w:fldChar w:fldCharType="end"/>
      </w:r>
    </w:p>
    <w:p w14:paraId="3691B776" w14:textId="0563CDB7" w:rsidR="00A5379D" w:rsidRDefault="00A5379D">
      <w:pPr>
        <w:pStyle w:val="ndicedeilustraes"/>
        <w:rPr>
          <w:rFonts w:asciiTheme="minorHAnsi" w:eastAsiaTheme="minorEastAsia" w:hAnsiTheme="minorHAnsi" w:cstheme="minorBidi"/>
          <w:noProof/>
          <w:kern w:val="2"/>
          <w:sz w:val="22"/>
          <w:szCs w:val="22"/>
          <w14:ligatures w14:val="standardContextual"/>
        </w:rPr>
      </w:pPr>
      <w:r>
        <w:rPr>
          <w:noProof/>
        </w:rPr>
        <w:t>Figura 18 - Gráfico da previsão do tráfego para os eixos A1, A5, IC2 e N117 | Lag: 12</w:t>
      </w:r>
      <w:r>
        <w:rPr>
          <w:noProof/>
        </w:rPr>
        <w:tab/>
      </w:r>
      <w:r>
        <w:rPr>
          <w:noProof/>
        </w:rPr>
        <w:fldChar w:fldCharType="begin"/>
      </w:r>
      <w:r>
        <w:rPr>
          <w:noProof/>
        </w:rPr>
        <w:instrText xml:space="preserve"> PAGEREF _Toc139964958 \h </w:instrText>
      </w:r>
      <w:r>
        <w:rPr>
          <w:noProof/>
        </w:rPr>
      </w:r>
      <w:r>
        <w:rPr>
          <w:noProof/>
        </w:rPr>
        <w:fldChar w:fldCharType="separate"/>
      </w:r>
      <w:r>
        <w:rPr>
          <w:noProof/>
        </w:rPr>
        <w:t>61</w:t>
      </w:r>
      <w:r>
        <w:rPr>
          <w:noProof/>
        </w:rPr>
        <w:fldChar w:fldCharType="end"/>
      </w:r>
    </w:p>
    <w:p w14:paraId="0F37F9D2" w14:textId="356FA21F" w:rsidR="00A5379D" w:rsidRDefault="00A5379D">
      <w:pPr>
        <w:pStyle w:val="ndicedeilustraes"/>
        <w:rPr>
          <w:rFonts w:asciiTheme="minorHAnsi" w:eastAsiaTheme="minorEastAsia" w:hAnsiTheme="minorHAnsi" w:cstheme="minorBidi"/>
          <w:noProof/>
          <w:kern w:val="2"/>
          <w:sz w:val="22"/>
          <w:szCs w:val="22"/>
          <w14:ligatures w14:val="standardContextual"/>
        </w:rPr>
      </w:pPr>
      <w:r>
        <w:rPr>
          <w:noProof/>
        </w:rPr>
        <w:t>Figura 19 - Gráfico da previsão do tráfego para os eixos A1, A5, IC2 e N117 | Lag: 24</w:t>
      </w:r>
      <w:r>
        <w:rPr>
          <w:noProof/>
        </w:rPr>
        <w:tab/>
      </w:r>
      <w:r>
        <w:rPr>
          <w:noProof/>
        </w:rPr>
        <w:fldChar w:fldCharType="begin"/>
      </w:r>
      <w:r>
        <w:rPr>
          <w:noProof/>
        </w:rPr>
        <w:instrText xml:space="preserve"> PAGEREF _Toc139964959 \h </w:instrText>
      </w:r>
      <w:r>
        <w:rPr>
          <w:noProof/>
        </w:rPr>
      </w:r>
      <w:r>
        <w:rPr>
          <w:noProof/>
        </w:rPr>
        <w:fldChar w:fldCharType="separate"/>
      </w:r>
      <w:r>
        <w:rPr>
          <w:noProof/>
        </w:rPr>
        <w:t>61</w:t>
      </w:r>
      <w:r>
        <w:rPr>
          <w:noProof/>
        </w:rPr>
        <w:fldChar w:fldCharType="end"/>
      </w:r>
    </w:p>
    <w:p w14:paraId="7177997E" w14:textId="0E4E929C" w:rsidR="00A5379D" w:rsidRDefault="00A5379D">
      <w:pPr>
        <w:pStyle w:val="ndicedeilustraes"/>
        <w:rPr>
          <w:rFonts w:asciiTheme="minorHAnsi" w:eastAsiaTheme="minorEastAsia" w:hAnsiTheme="minorHAnsi" w:cstheme="minorBidi"/>
          <w:noProof/>
          <w:kern w:val="2"/>
          <w:sz w:val="22"/>
          <w:szCs w:val="22"/>
          <w14:ligatures w14:val="standardContextual"/>
        </w:rPr>
      </w:pPr>
      <w:r>
        <w:rPr>
          <w:noProof/>
        </w:rPr>
        <w:t>Figura 20 - MAPE da previsão do tráfego para os Eixos da Cidade de Lisboa | Lag: 1 semana</w:t>
      </w:r>
      <w:r>
        <w:rPr>
          <w:noProof/>
        </w:rPr>
        <w:tab/>
      </w:r>
      <w:r>
        <w:rPr>
          <w:noProof/>
        </w:rPr>
        <w:fldChar w:fldCharType="begin"/>
      </w:r>
      <w:r>
        <w:rPr>
          <w:noProof/>
        </w:rPr>
        <w:instrText xml:space="preserve"> PAGEREF _Toc139964960 \h </w:instrText>
      </w:r>
      <w:r>
        <w:rPr>
          <w:noProof/>
        </w:rPr>
      </w:r>
      <w:r>
        <w:rPr>
          <w:noProof/>
        </w:rPr>
        <w:fldChar w:fldCharType="separate"/>
      </w:r>
      <w:r>
        <w:rPr>
          <w:noProof/>
        </w:rPr>
        <w:t>62</w:t>
      </w:r>
      <w:r>
        <w:rPr>
          <w:noProof/>
        </w:rPr>
        <w:fldChar w:fldCharType="end"/>
      </w:r>
    </w:p>
    <w:p w14:paraId="14487D6C" w14:textId="19A2D94F" w:rsidR="00A5379D" w:rsidRDefault="00A5379D">
      <w:pPr>
        <w:pStyle w:val="ndicedeilustraes"/>
        <w:rPr>
          <w:rFonts w:asciiTheme="minorHAnsi" w:eastAsiaTheme="minorEastAsia" w:hAnsiTheme="minorHAnsi" w:cstheme="minorBidi"/>
          <w:noProof/>
          <w:kern w:val="2"/>
          <w:sz w:val="22"/>
          <w:szCs w:val="22"/>
          <w14:ligatures w14:val="standardContextual"/>
        </w:rPr>
      </w:pPr>
      <w:r>
        <w:rPr>
          <w:noProof/>
        </w:rPr>
        <w:t>Figura 21 - MAPE para os Eixos da Cidade de Lisboa nos feriados e fins de semana | Lag: 24</w:t>
      </w:r>
      <w:r>
        <w:rPr>
          <w:noProof/>
        </w:rPr>
        <w:tab/>
      </w:r>
      <w:r>
        <w:rPr>
          <w:noProof/>
        </w:rPr>
        <w:fldChar w:fldCharType="begin"/>
      </w:r>
      <w:r>
        <w:rPr>
          <w:noProof/>
        </w:rPr>
        <w:instrText xml:space="preserve"> PAGEREF _Toc139964961 \h </w:instrText>
      </w:r>
      <w:r>
        <w:rPr>
          <w:noProof/>
        </w:rPr>
      </w:r>
      <w:r>
        <w:rPr>
          <w:noProof/>
        </w:rPr>
        <w:fldChar w:fldCharType="separate"/>
      </w:r>
      <w:r>
        <w:rPr>
          <w:noProof/>
        </w:rPr>
        <w:t>63</w:t>
      </w:r>
      <w:r>
        <w:rPr>
          <w:noProof/>
        </w:rPr>
        <w:fldChar w:fldCharType="end"/>
      </w:r>
    </w:p>
    <w:p w14:paraId="3C005B72" w14:textId="2B4FAA08" w:rsidR="00A5379D" w:rsidRDefault="00A5379D">
      <w:pPr>
        <w:pStyle w:val="ndicedeilustraes"/>
        <w:rPr>
          <w:rFonts w:asciiTheme="minorHAnsi" w:eastAsiaTheme="minorEastAsia" w:hAnsiTheme="minorHAnsi" w:cstheme="minorBidi"/>
          <w:noProof/>
          <w:kern w:val="2"/>
          <w:sz w:val="22"/>
          <w:szCs w:val="22"/>
          <w14:ligatures w14:val="standardContextual"/>
        </w:rPr>
      </w:pPr>
      <w:r>
        <w:rPr>
          <w:noProof/>
        </w:rPr>
        <w:t>Figura 22 - Gráficos soma das entradas teste vs. modelo para as janelas de previsão de 1, 2, 4, 8 horas com lag 24</w:t>
      </w:r>
      <w:r>
        <w:rPr>
          <w:noProof/>
        </w:rPr>
        <w:tab/>
      </w:r>
      <w:r>
        <w:rPr>
          <w:noProof/>
        </w:rPr>
        <w:fldChar w:fldCharType="begin"/>
      </w:r>
      <w:r>
        <w:rPr>
          <w:noProof/>
        </w:rPr>
        <w:instrText xml:space="preserve"> PAGEREF _Toc139964962 \h </w:instrText>
      </w:r>
      <w:r>
        <w:rPr>
          <w:noProof/>
        </w:rPr>
      </w:r>
      <w:r>
        <w:rPr>
          <w:noProof/>
        </w:rPr>
        <w:fldChar w:fldCharType="separate"/>
      </w:r>
      <w:r>
        <w:rPr>
          <w:noProof/>
        </w:rPr>
        <w:t>64</w:t>
      </w:r>
      <w:r>
        <w:rPr>
          <w:noProof/>
        </w:rPr>
        <w:fldChar w:fldCharType="end"/>
      </w:r>
    </w:p>
    <w:p w14:paraId="74C0FBA1" w14:textId="6C9A3FD7" w:rsidR="00A5379D" w:rsidRDefault="00A5379D">
      <w:pPr>
        <w:pStyle w:val="ndicedeilustraes"/>
        <w:rPr>
          <w:rFonts w:asciiTheme="minorHAnsi" w:eastAsiaTheme="minorEastAsia" w:hAnsiTheme="minorHAnsi" w:cstheme="minorBidi"/>
          <w:noProof/>
          <w:kern w:val="2"/>
          <w:sz w:val="22"/>
          <w:szCs w:val="22"/>
          <w14:ligatures w14:val="standardContextual"/>
        </w:rPr>
      </w:pPr>
      <w:r>
        <w:rPr>
          <w:noProof/>
        </w:rPr>
        <w:t>Figura 23 - Gráficos soma das entradas teste vs. modelo para as janelas de previsão de 1, 2, 4, 8 horas com lag 12</w:t>
      </w:r>
      <w:r>
        <w:rPr>
          <w:noProof/>
        </w:rPr>
        <w:tab/>
      </w:r>
      <w:r>
        <w:rPr>
          <w:noProof/>
        </w:rPr>
        <w:fldChar w:fldCharType="begin"/>
      </w:r>
      <w:r>
        <w:rPr>
          <w:noProof/>
        </w:rPr>
        <w:instrText xml:space="preserve"> PAGEREF _Toc139964963 \h </w:instrText>
      </w:r>
      <w:r>
        <w:rPr>
          <w:noProof/>
        </w:rPr>
      </w:r>
      <w:r>
        <w:rPr>
          <w:noProof/>
        </w:rPr>
        <w:fldChar w:fldCharType="separate"/>
      </w:r>
      <w:r>
        <w:rPr>
          <w:noProof/>
        </w:rPr>
        <w:t>65</w:t>
      </w:r>
      <w:r>
        <w:rPr>
          <w:noProof/>
        </w:rPr>
        <w:fldChar w:fldCharType="end"/>
      </w:r>
    </w:p>
    <w:p w14:paraId="2A8239D0" w14:textId="363B37DF" w:rsidR="00A5379D" w:rsidRDefault="00A5379D">
      <w:pPr>
        <w:pStyle w:val="ndicedeilustraes"/>
        <w:rPr>
          <w:rFonts w:asciiTheme="minorHAnsi" w:eastAsiaTheme="minorEastAsia" w:hAnsiTheme="minorHAnsi" w:cstheme="minorBidi"/>
          <w:noProof/>
          <w:kern w:val="2"/>
          <w:sz w:val="22"/>
          <w:szCs w:val="22"/>
          <w14:ligatures w14:val="standardContextual"/>
        </w:rPr>
      </w:pPr>
      <w:r>
        <w:rPr>
          <w:noProof/>
        </w:rPr>
        <w:t>Figura 24 - Gráficos da previsão da soma das entradas teste vs. modelo para prever 24 à frente com 1 semana de lag</w:t>
      </w:r>
      <w:r>
        <w:rPr>
          <w:noProof/>
        </w:rPr>
        <w:tab/>
      </w:r>
      <w:r>
        <w:rPr>
          <w:noProof/>
        </w:rPr>
        <w:fldChar w:fldCharType="begin"/>
      </w:r>
      <w:r>
        <w:rPr>
          <w:noProof/>
        </w:rPr>
        <w:instrText xml:space="preserve"> PAGEREF _Toc139964964 \h </w:instrText>
      </w:r>
      <w:r>
        <w:rPr>
          <w:noProof/>
        </w:rPr>
      </w:r>
      <w:r>
        <w:rPr>
          <w:noProof/>
        </w:rPr>
        <w:fldChar w:fldCharType="separate"/>
      </w:r>
      <w:r>
        <w:rPr>
          <w:noProof/>
        </w:rPr>
        <w:t>66</w:t>
      </w:r>
      <w:r>
        <w:rPr>
          <w:noProof/>
        </w:rPr>
        <w:fldChar w:fldCharType="end"/>
      </w:r>
    </w:p>
    <w:p w14:paraId="60F0B0CF" w14:textId="0DF0EEFF" w:rsidR="00A5379D" w:rsidRDefault="00A5379D">
      <w:pPr>
        <w:pStyle w:val="ndicedeilustraes"/>
        <w:rPr>
          <w:rFonts w:asciiTheme="minorHAnsi" w:eastAsiaTheme="minorEastAsia" w:hAnsiTheme="minorHAnsi" w:cstheme="minorBidi"/>
          <w:noProof/>
          <w:kern w:val="2"/>
          <w:sz w:val="22"/>
          <w:szCs w:val="22"/>
          <w14:ligatures w14:val="standardContextual"/>
        </w:rPr>
      </w:pPr>
      <w:r>
        <w:rPr>
          <w:noProof/>
        </w:rPr>
        <w:t>Figura 25  -Gráficos soma das entradas teste vs modelo para as janelas de previsão de 1, 2, 4, 8 horas com lag 24 para os feriados e fins de semana</w:t>
      </w:r>
      <w:r>
        <w:rPr>
          <w:noProof/>
        </w:rPr>
        <w:tab/>
      </w:r>
      <w:r>
        <w:rPr>
          <w:noProof/>
        </w:rPr>
        <w:fldChar w:fldCharType="begin"/>
      </w:r>
      <w:r>
        <w:rPr>
          <w:noProof/>
        </w:rPr>
        <w:instrText xml:space="preserve"> PAGEREF _Toc139964965 \h </w:instrText>
      </w:r>
      <w:r>
        <w:rPr>
          <w:noProof/>
        </w:rPr>
      </w:r>
      <w:r>
        <w:rPr>
          <w:noProof/>
        </w:rPr>
        <w:fldChar w:fldCharType="separate"/>
      </w:r>
      <w:r>
        <w:rPr>
          <w:noProof/>
        </w:rPr>
        <w:t>67</w:t>
      </w:r>
      <w:r>
        <w:rPr>
          <w:noProof/>
        </w:rPr>
        <w:fldChar w:fldCharType="end"/>
      </w:r>
    </w:p>
    <w:p w14:paraId="3FC60441" w14:textId="0CBBE3A6" w:rsidR="007B434C" w:rsidRDefault="00AF7DB6">
      <w:pPr>
        <w:pStyle w:val="FigureIndex1"/>
        <w:rPr>
          <w:rFonts w:ascii="Calibri" w:hAnsi="Calibri"/>
          <w:color w:val="000000"/>
          <w:sz w:val="22"/>
          <w:szCs w:val="22"/>
        </w:rPr>
      </w:pPr>
      <w:r>
        <w:rPr>
          <w:rStyle w:val="IndexLink"/>
        </w:rPr>
        <w:fldChar w:fldCharType="end"/>
      </w:r>
    </w:p>
    <w:p w14:paraId="2A9DFF8A" w14:textId="77777777" w:rsidR="007B434C" w:rsidRDefault="007B434C">
      <w:pPr>
        <w:pStyle w:val="ndicedeilustraes"/>
        <w:rPr>
          <w:rFonts w:ascii="Calibri" w:hAnsi="Calibri"/>
          <w:color w:val="000000"/>
          <w:sz w:val="22"/>
          <w:szCs w:val="22"/>
          <w:lang w:eastAsia="en-US"/>
        </w:rPr>
        <w:sectPr w:rsidR="007B434C">
          <w:headerReference w:type="even" r:id="rId24"/>
          <w:headerReference w:type="default" r:id="rId25"/>
          <w:footerReference w:type="even" r:id="rId26"/>
          <w:footerReference w:type="default" r:id="rId27"/>
          <w:type w:val="oddPage"/>
          <w:pgSz w:w="11906" w:h="16838"/>
          <w:pgMar w:top="1731" w:right="1440" w:bottom="1731" w:left="1800" w:header="709" w:footer="709" w:gutter="0"/>
          <w:pgNumType w:fmt="lowerRoman"/>
          <w:cols w:space="720"/>
          <w:formProt w:val="0"/>
          <w:docGrid w:linePitch="360"/>
        </w:sectPr>
      </w:pPr>
    </w:p>
    <w:p w14:paraId="0A612761" w14:textId="77777777" w:rsidR="007B434C" w:rsidRDefault="00AF7DB6">
      <w:pPr>
        <w:pStyle w:val="Ttulo1"/>
        <w:numPr>
          <w:ilvl w:val="0"/>
          <w:numId w:val="0"/>
        </w:numPr>
        <w:ind w:left="284" w:hanging="284"/>
        <w:rPr>
          <w:color w:val="000000"/>
        </w:rPr>
      </w:pPr>
      <w:bookmarkStart w:id="18" w:name="_Toc138323994"/>
      <w:bookmarkStart w:id="19" w:name="_Toc476831686"/>
      <w:bookmarkStart w:id="20" w:name="_Toc477106213"/>
      <w:bookmarkStart w:id="21" w:name="_Toc139963534"/>
      <w:r>
        <w:rPr>
          <w:color w:val="000000"/>
        </w:rPr>
        <w:lastRenderedPageBreak/>
        <w:t>Índice de tabelas</w:t>
      </w:r>
      <w:bookmarkEnd w:id="18"/>
      <w:bookmarkEnd w:id="19"/>
      <w:bookmarkEnd w:id="20"/>
      <w:bookmarkEnd w:id="21"/>
    </w:p>
    <w:p w14:paraId="4C306A56" w14:textId="77777777" w:rsidR="007B434C" w:rsidRDefault="007B434C">
      <w:pPr>
        <w:rPr>
          <w:color w:val="000000"/>
        </w:rPr>
      </w:pPr>
    </w:p>
    <w:p w14:paraId="2A4F4F9E" w14:textId="64474F13" w:rsidR="00A5379D" w:rsidRDefault="00AF7DB6">
      <w:pPr>
        <w:pStyle w:val="ndicedeilustraes"/>
        <w:rPr>
          <w:rFonts w:asciiTheme="minorHAnsi" w:eastAsiaTheme="minorEastAsia" w:hAnsiTheme="minorHAnsi" w:cstheme="minorBidi"/>
          <w:noProof/>
          <w:kern w:val="2"/>
          <w:sz w:val="22"/>
          <w:szCs w:val="22"/>
          <w14:ligatures w14:val="standardContextual"/>
        </w:rPr>
      </w:pPr>
      <w:r>
        <w:fldChar w:fldCharType="begin"/>
      </w:r>
      <w:r>
        <w:rPr>
          <w:rStyle w:val="IndexLink"/>
        </w:rPr>
        <w:instrText>TOC \c "Tabela"</w:instrText>
      </w:r>
      <w:r>
        <w:rPr>
          <w:rStyle w:val="IndexLink"/>
        </w:rPr>
        <w:fldChar w:fldCharType="separate"/>
      </w:r>
      <w:r w:rsidR="00A5379D">
        <w:rPr>
          <w:noProof/>
        </w:rPr>
        <w:t>Tabela 1 - Número de artigos no google scholar com base numa palavra-chave</w:t>
      </w:r>
      <w:r w:rsidR="00A5379D">
        <w:rPr>
          <w:noProof/>
        </w:rPr>
        <w:tab/>
      </w:r>
      <w:r w:rsidR="00A5379D">
        <w:rPr>
          <w:noProof/>
        </w:rPr>
        <w:fldChar w:fldCharType="begin"/>
      </w:r>
      <w:r w:rsidR="00A5379D">
        <w:rPr>
          <w:noProof/>
        </w:rPr>
        <w:instrText xml:space="preserve"> PAGEREF _Toc139964966 \h </w:instrText>
      </w:r>
      <w:r w:rsidR="00A5379D">
        <w:rPr>
          <w:noProof/>
        </w:rPr>
      </w:r>
      <w:r w:rsidR="00A5379D">
        <w:rPr>
          <w:noProof/>
        </w:rPr>
        <w:fldChar w:fldCharType="separate"/>
      </w:r>
      <w:r w:rsidR="00A5379D">
        <w:rPr>
          <w:noProof/>
        </w:rPr>
        <w:t>18</w:t>
      </w:r>
      <w:r w:rsidR="00A5379D">
        <w:rPr>
          <w:noProof/>
        </w:rPr>
        <w:fldChar w:fldCharType="end"/>
      </w:r>
    </w:p>
    <w:p w14:paraId="3FAE37D7" w14:textId="0CFCB3C7" w:rsidR="00A5379D" w:rsidRDefault="00A5379D">
      <w:pPr>
        <w:pStyle w:val="ndicedeilustraes"/>
        <w:rPr>
          <w:rFonts w:asciiTheme="minorHAnsi" w:eastAsiaTheme="minorEastAsia" w:hAnsiTheme="minorHAnsi" w:cstheme="minorBidi"/>
          <w:noProof/>
          <w:kern w:val="2"/>
          <w:sz w:val="22"/>
          <w:szCs w:val="22"/>
          <w14:ligatures w14:val="standardContextual"/>
        </w:rPr>
      </w:pPr>
      <w:r>
        <w:rPr>
          <w:noProof/>
        </w:rPr>
        <w:t>Tabela 2 - Análise comparativa de artigos baseado no fluxo do tráfego</w:t>
      </w:r>
      <w:r>
        <w:rPr>
          <w:noProof/>
        </w:rPr>
        <w:tab/>
      </w:r>
      <w:r>
        <w:rPr>
          <w:noProof/>
        </w:rPr>
        <w:fldChar w:fldCharType="begin"/>
      </w:r>
      <w:r>
        <w:rPr>
          <w:noProof/>
        </w:rPr>
        <w:instrText xml:space="preserve"> PAGEREF _Toc139964967 \h </w:instrText>
      </w:r>
      <w:r>
        <w:rPr>
          <w:noProof/>
        </w:rPr>
      </w:r>
      <w:r>
        <w:rPr>
          <w:noProof/>
        </w:rPr>
        <w:fldChar w:fldCharType="separate"/>
      </w:r>
      <w:r>
        <w:rPr>
          <w:noProof/>
        </w:rPr>
        <w:t>21</w:t>
      </w:r>
      <w:r>
        <w:rPr>
          <w:noProof/>
        </w:rPr>
        <w:fldChar w:fldCharType="end"/>
      </w:r>
    </w:p>
    <w:p w14:paraId="19A10BF9" w14:textId="16CB4107" w:rsidR="00A5379D" w:rsidRDefault="00A5379D">
      <w:pPr>
        <w:pStyle w:val="ndicedeilustraes"/>
        <w:rPr>
          <w:rFonts w:asciiTheme="minorHAnsi" w:eastAsiaTheme="minorEastAsia" w:hAnsiTheme="minorHAnsi" w:cstheme="minorBidi"/>
          <w:noProof/>
          <w:kern w:val="2"/>
          <w:sz w:val="22"/>
          <w:szCs w:val="22"/>
          <w14:ligatures w14:val="standardContextual"/>
        </w:rPr>
      </w:pPr>
      <w:r>
        <w:rPr>
          <w:noProof/>
        </w:rPr>
        <w:t>Tabela 3- Descrição Geral do Conjunto 1</w:t>
      </w:r>
      <w:r>
        <w:rPr>
          <w:noProof/>
        </w:rPr>
        <w:tab/>
      </w:r>
      <w:r>
        <w:rPr>
          <w:noProof/>
        </w:rPr>
        <w:fldChar w:fldCharType="begin"/>
      </w:r>
      <w:r>
        <w:rPr>
          <w:noProof/>
        </w:rPr>
        <w:instrText xml:space="preserve"> PAGEREF _Toc139964968 \h </w:instrText>
      </w:r>
      <w:r>
        <w:rPr>
          <w:noProof/>
        </w:rPr>
      </w:r>
      <w:r>
        <w:rPr>
          <w:noProof/>
        </w:rPr>
        <w:fldChar w:fldCharType="separate"/>
      </w:r>
      <w:r>
        <w:rPr>
          <w:noProof/>
        </w:rPr>
        <w:t>27</w:t>
      </w:r>
      <w:r>
        <w:rPr>
          <w:noProof/>
        </w:rPr>
        <w:fldChar w:fldCharType="end"/>
      </w:r>
    </w:p>
    <w:p w14:paraId="52551344" w14:textId="6CB31019" w:rsidR="00A5379D" w:rsidRDefault="00A5379D">
      <w:pPr>
        <w:pStyle w:val="ndicedeilustraes"/>
        <w:rPr>
          <w:rFonts w:asciiTheme="minorHAnsi" w:eastAsiaTheme="minorEastAsia" w:hAnsiTheme="minorHAnsi" w:cstheme="minorBidi"/>
          <w:noProof/>
          <w:kern w:val="2"/>
          <w:sz w:val="22"/>
          <w:szCs w:val="22"/>
          <w14:ligatures w14:val="standardContextual"/>
        </w:rPr>
      </w:pPr>
      <w:r>
        <w:rPr>
          <w:noProof/>
        </w:rPr>
        <w:t>Tabela 4 - Descrição Geral Conjunto 3</w:t>
      </w:r>
      <w:r>
        <w:rPr>
          <w:noProof/>
        </w:rPr>
        <w:tab/>
      </w:r>
      <w:r>
        <w:rPr>
          <w:noProof/>
        </w:rPr>
        <w:fldChar w:fldCharType="begin"/>
      </w:r>
      <w:r>
        <w:rPr>
          <w:noProof/>
        </w:rPr>
        <w:instrText xml:space="preserve"> PAGEREF _Toc139964969 \h </w:instrText>
      </w:r>
      <w:r>
        <w:rPr>
          <w:noProof/>
        </w:rPr>
      </w:r>
      <w:r>
        <w:rPr>
          <w:noProof/>
        </w:rPr>
        <w:fldChar w:fldCharType="separate"/>
      </w:r>
      <w:r>
        <w:rPr>
          <w:noProof/>
        </w:rPr>
        <w:t>29</w:t>
      </w:r>
      <w:r>
        <w:rPr>
          <w:noProof/>
        </w:rPr>
        <w:fldChar w:fldCharType="end"/>
      </w:r>
    </w:p>
    <w:p w14:paraId="24D1004E" w14:textId="1759DB7C" w:rsidR="00A5379D" w:rsidRDefault="00A5379D">
      <w:pPr>
        <w:pStyle w:val="ndicedeilustraes"/>
        <w:rPr>
          <w:rFonts w:asciiTheme="minorHAnsi" w:eastAsiaTheme="minorEastAsia" w:hAnsiTheme="minorHAnsi" w:cstheme="minorBidi"/>
          <w:noProof/>
          <w:kern w:val="2"/>
          <w:sz w:val="22"/>
          <w:szCs w:val="22"/>
          <w14:ligatures w14:val="standardContextual"/>
        </w:rPr>
      </w:pPr>
      <w:r w:rsidRPr="00757F0D">
        <w:rPr>
          <w:i/>
          <w:iCs/>
          <w:noProof/>
        </w:rPr>
        <w:t>Tabela 5 - Análise registos conjunto1 2021</w:t>
      </w:r>
      <w:r w:rsidRPr="00757F0D">
        <w:rPr>
          <w:b/>
          <w:bCs/>
          <w:i/>
          <w:iCs/>
          <w:noProof/>
        </w:rPr>
        <w:t>*–</w:t>
      </w:r>
      <w:r w:rsidRPr="00757F0D">
        <w:rPr>
          <w:i/>
          <w:iCs/>
          <w:noProof/>
        </w:rPr>
        <w:t xml:space="preserve"> Registos com 5min de diferença </w:t>
      </w:r>
      <w:r w:rsidRPr="00757F0D">
        <w:rPr>
          <w:b/>
          <w:bCs/>
          <w:i/>
          <w:iCs/>
          <w:noProof/>
        </w:rPr>
        <w:t>** –</w:t>
      </w:r>
      <w:r w:rsidRPr="00757F0D">
        <w:rPr>
          <w:i/>
          <w:iCs/>
          <w:noProof/>
        </w:rPr>
        <w:t xml:space="preserve"> Registos com 15min de diferença</w:t>
      </w:r>
      <w:r>
        <w:rPr>
          <w:noProof/>
        </w:rPr>
        <w:tab/>
      </w:r>
      <w:r>
        <w:rPr>
          <w:noProof/>
        </w:rPr>
        <w:fldChar w:fldCharType="begin"/>
      </w:r>
      <w:r>
        <w:rPr>
          <w:noProof/>
        </w:rPr>
        <w:instrText xml:space="preserve"> PAGEREF _Toc139964970 \h </w:instrText>
      </w:r>
      <w:r>
        <w:rPr>
          <w:noProof/>
        </w:rPr>
      </w:r>
      <w:r>
        <w:rPr>
          <w:noProof/>
        </w:rPr>
        <w:fldChar w:fldCharType="separate"/>
      </w:r>
      <w:r>
        <w:rPr>
          <w:noProof/>
        </w:rPr>
        <w:t>30</w:t>
      </w:r>
      <w:r>
        <w:rPr>
          <w:noProof/>
        </w:rPr>
        <w:fldChar w:fldCharType="end"/>
      </w:r>
    </w:p>
    <w:p w14:paraId="010579B2" w14:textId="6183ED3E" w:rsidR="00A5379D" w:rsidRDefault="00A5379D">
      <w:pPr>
        <w:pStyle w:val="ndicedeilustraes"/>
        <w:rPr>
          <w:rFonts w:asciiTheme="minorHAnsi" w:eastAsiaTheme="minorEastAsia" w:hAnsiTheme="minorHAnsi" w:cstheme="minorBidi"/>
          <w:noProof/>
          <w:kern w:val="2"/>
          <w:sz w:val="22"/>
          <w:szCs w:val="22"/>
          <w14:ligatures w14:val="standardContextual"/>
        </w:rPr>
      </w:pPr>
      <w:r>
        <w:rPr>
          <w:noProof/>
        </w:rPr>
        <w:t>Tabela 6 - Análise registos conjunto1 2022 *– Registos com 5min de diferença ** – Registos com 15min de diferença</w:t>
      </w:r>
      <w:r>
        <w:rPr>
          <w:noProof/>
        </w:rPr>
        <w:tab/>
      </w:r>
      <w:r>
        <w:rPr>
          <w:noProof/>
        </w:rPr>
        <w:fldChar w:fldCharType="begin"/>
      </w:r>
      <w:r>
        <w:rPr>
          <w:noProof/>
        </w:rPr>
        <w:instrText xml:space="preserve"> PAGEREF _Toc139964971 \h </w:instrText>
      </w:r>
      <w:r>
        <w:rPr>
          <w:noProof/>
        </w:rPr>
      </w:r>
      <w:r>
        <w:rPr>
          <w:noProof/>
        </w:rPr>
        <w:fldChar w:fldCharType="separate"/>
      </w:r>
      <w:r>
        <w:rPr>
          <w:noProof/>
        </w:rPr>
        <w:t>31</w:t>
      </w:r>
      <w:r>
        <w:rPr>
          <w:noProof/>
        </w:rPr>
        <w:fldChar w:fldCharType="end"/>
      </w:r>
    </w:p>
    <w:p w14:paraId="4A1A4E79" w14:textId="485269A4" w:rsidR="00A5379D" w:rsidRDefault="00A5379D">
      <w:pPr>
        <w:pStyle w:val="ndicedeilustraes"/>
        <w:rPr>
          <w:rFonts w:asciiTheme="minorHAnsi" w:eastAsiaTheme="minorEastAsia" w:hAnsiTheme="minorHAnsi" w:cstheme="minorBidi"/>
          <w:noProof/>
          <w:kern w:val="2"/>
          <w:sz w:val="22"/>
          <w:szCs w:val="22"/>
          <w14:ligatures w14:val="standardContextual"/>
        </w:rPr>
      </w:pPr>
      <w:r>
        <w:rPr>
          <w:noProof/>
        </w:rPr>
        <w:t>Tabela 7 - Registos Esperados vs. Registos Validados (15 min)</w:t>
      </w:r>
      <w:r>
        <w:rPr>
          <w:noProof/>
        </w:rPr>
        <w:tab/>
      </w:r>
      <w:r>
        <w:rPr>
          <w:noProof/>
        </w:rPr>
        <w:fldChar w:fldCharType="begin"/>
      </w:r>
      <w:r>
        <w:rPr>
          <w:noProof/>
        </w:rPr>
        <w:instrText xml:space="preserve"> PAGEREF _Toc139964972 \h </w:instrText>
      </w:r>
      <w:r>
        <w:rPr>
          <w:noProof/>
        </w:rPr>
      </w:r>
      <w:r>
        <w:rPr>
          <w:noProof/>
        </w:rPr>
        <w:fldChar w:fldCharType="separate"/>
      </w:r>
      <w:r>
        <w:rPr>
          <w:noProof/>
        </w:rPr>
        <w:t>32</w:t>
      </w:r>
      <w:r>
        <w:rPr>
          <w:noProof/>
        </w:rPr>
        <w:fldChar w:fldCharType="end"/>
      </w:r>
    </w:p>
    <w:p w14:paraId="6E414342" w14:textId="4D0F2980" w:rsidR="00A5379D" w:rsidRDefault="00A5379D">
      <w:pPr>
        <w:pStyle w:val="ndicedeilustraes"/>
        <w:rPr>
          <w:rFonts w:asciiTheme="minorHAnsi" w:eastAsiaTheme="minorEastAsia" w:hAnsiTheme="minorHAnsi" w:cstheme="minorBidi"/>
          <w:noProof/>
          <w:kern w:val="2"/>
          <w:sz w:val="22"/>
          <w:szCs w:val="22"/>
          <w14:ligatures w14:val="standardContextual"/>
        </w:rPr>
      </w:pPr>
      <w:r>
        <w:rPr>
          <w:noProof/>
        </w:rPr>
        <w:t>Tabela 8 - Registos Esperados vs. Registos Validados (1 h)</w:t>
      </w:r>
      <w:r>
        <w:rPr>
          <w:noProof/>
        </w:rPr>
        <w:tab/>
      </w:r>
      <w:r>
        <w:rPr>
          <w:noProof/>
        </w:rPr>
        <w:fldChar w:fldCharType="begin"/>
      </w:r>
      <w:r>
        <w:rPr>
          <w:noProof/>
        </w:rPr>
        <w:instrText xml:space="preserve"> PAGEREF _Toc139964973 \h </w:instrText>
      </w:r>
      <w:r>
        <w:rPr>
          <w:noProof/>
        </w:rPr>
      </w:r>
      <w:r>
        <w:rPr>
          <w:noProof/>
        </w:rPr>
        <w:fldChar w:fldCharType="separate"/>
      </w:r>
      <w:r>
        <w:rPr>
          <w:noProof/>
        </w:rPr>
        <w:t>34</w:t>
      </w:r>
      <w:r>
        <w:rPr>
          <w:noProof/>
        </w:rPr>
        <w:fldChar w:fldCharType="end"/>
      </w:r>
    </w:p>
    <w:p w14:paraId="58BE3555" w14:textId="6F710C29" w:rsidR="00A5379D" w:rsidRDefault="00A5379D">
      <w:pPr>
        <w:pStyle w:val="ndicedeilustraes"/>
        <w:rPr>
          <w:rFonts w:asciiTheme="minorHAnsi" w:eastAsiaTheme="minorEastAsia" w:hAnsiTheme="minorHAnsi" w:cstheme="minorBidi"/>
          <w:noProof/>
          <w:kern w:val="2"/>
          <w:sz w:val="22"/>
          <w:szCs w:val="22"/>
          <w14:ligatures w14:val="standardContextual"/>
        </w:rPr>
      </w:pPr>
      <w:r>
        <w:rPr>
          <w:noProof/>
        </w:rPr>
        <w:t>Tabela 9 - Descrição Geral Conjunto 3 Dados Úteis</w:t>
      </w:r>
      <w:r>
        <w:rPr>
          <w:noProof/>
        </w:rPr>
        <w:tab/>
      </w:r>
      <w:r>
        <w:rPr>
          <w:noProof/>
        </w:rPr>
        <w:fldChar w:fldCharType="begin"/>
      </w:r>
      <w:r>
        <w:rPr>
          <w:noProof/>
        </w:rPr>
        <w:instrText xml:space="preserve"> PAGEREF _Toc139964974 \h </w:instrText>
      </w:r>
      <w:r>
        <w:rPr>
          <w:noProof/>
        </w:rPr>
      </w:r>
      <w:r>
        <w:rPr>
          <w:noProof/>
        </w:rPr>
        <w:fldChar w:fldCharType="separate"/>
      </w:r>
      <w:r>
        <w:rPr>
          <w:noProof/>
        </w:rPr>
        <w:t>37</w:t>
      </w:r>
      <w:r>
        <w:rPr>
          <w:noProof/>
        </w:rPr>
        <w:fldChar w:fldCharType="end"/>
      </w:r>
    </w:p>
    <w:p w14:paraId="1410EF8C" w14:textId="4FB94009" w:rsidR="00A5379D" w:rsidRDefault="00A5379D">
      <w:pPr>
        <w:pStyle w:val="ndicedeilustraes"/>
        <w:rPr>
          <w:rFonts w:asciiTheme="minorHAnsi" w:eastAsiaTheme="minorEastAsia" w:hAnsiTheme="minorHAnsi" w:cstheme="minorBidi"/>
          <w:noProof/>
          <w:kern w:val="2"/>
          <w:sz w:val="22"/>
          <w:szCs w:val="22"/>
          <w14:ligatures w14:val="standardContextual"/>
        </w:rPr>
      </w:pPr>
      <w:r>
        <w:rPr>
          <w:noProof/>
        </w:rPr>
        <w:t>Tabela 10 - Registos Esperados vs. Validados (IPMA)</w:t>
      </w:r>
      <w:r>
        <w:rPr>
          <w:noProof/>
        </w:rPr>
        <w:tab/>
      </w:r>
      <w:r>
        <w:rPr>
          <w:noProof/>
        </w:rPr>
        <w:fldChar w:fldCharType="begin"/>
      </w:r>
      <w:r>
        <w:rPr>
          <w:noProof/>
        </w:rPr>
        <w:instrText xml:space="preserve"> PAGEREF _Toc139964975 \h </w:instrText>
      </w:r>
      <w:r>
        <w:rPr>
          <w:noProof/>
        </w:rPr>
      </w:r>
      <w:r>
        <w:rPr>
          <w:noProof/>
        </w:rPr>
        <w:fldChar w:fldCharType="separate"/>
      </w:r>
      <w:r>
        <w:rPr>
          <w:noProof/>
        </w:rPr>
        <w:t>38</w:t>
      </w:r>
      <w:r>
        <w:rPr>
          <w:noProof/>
        </w:rPr>
        <w:fldChar w:fldCharType="end"/>
      </w:r>
    </w:p>
    <w:p w14:paraId="68C29663" w14:textId="621035D2" w:rsidR="00A5379D" w:rsidRDefault="00A5379D">
      <w:pPr>
        <w:pStyle w:val="ndicedeilustraes"/>
        <w:rPr>
          <w:rFonts w:asciiTheme="minorHAnsi" w:eastAsiaTheme="minorEastAsia" w:hAnsiTheme="minorHAnsi" w:cstheme="minorBidi"/>
          <w:noProof/>
          <w:kern w:val="2"/>
          <w:sz w:val="22"/>
          <w:szCs w:val="22"/>
          <w14:ligatures w14:val="standardContextual"/>
        </w:rPr>
      </w:pPr>
      <w:r>
        <w:rPr>
          <w:noProof/>
        </w:rPr>
        <w:t>Tabela 11 - MAPE obtido na previsão da Soma das Entradas com Lag: 24</w:t>
      </w:r>
      <w:r>
        <w:rPr>
          <w:noProof/>
        </w:rPr>
        <w:tab/>
      </w:r>
      <w:r>
        <w:rPr>
          <w:noProof/>
        </w:rPr>
        <w:fldChar w:fldCharType="begin"/>
      </w:r>
      <w:r>
        <w:rPr>
          <w:noProof/>
        </w:rPr>
        <w:instrText xml:space="preserve"> PAGEREF _Toc139964976 \h </w:instrText>
      </w:r>
      <w:r>
        <w:rPr>
          <w:noProof/>
        </w:rPr>
      </w:r>
      <w:r>
        <w:rPr>
          <w:noProof/>
        </w:rPr>
        <w:fldChar w:fldCharType="separate"/>
      </w:r>
      <w:r>
        <w:rPr>
          <w:noProof/>
        </w:rPr>
        <w:t>64</w:t>
      </w:r>
      <w:r>
        <w:rPr>
          <w:noProof/>
        </w:rPr>
        <w:fldChar w:fldCharType="end"/>
      </w:r>
    </w:p>
    <w:p w14:paraId="0C104D94" w14:textId="72D6ED95" w:rsidR="00A5379D" w:rsidRDefault="00A5379D">
      <w:pPr>
        <w:pStyle w:val="ndicedeilustraes"/>
        <w:rPr>
          <w:rFonts w:asciiTheme="minorHAnsi" w:eastAsiaTheme="minorEastAsia" w:hAnsiTheme="minorHAnsi" w:cstheme="minorBidi"/>
          <w:noProof/>
          <w:kern w:val="2"/>
          <w:sz w:val="22"/>
          <w:szCs w:val="22"/>
          <w14:ligatures w14:val="standardContextual"/>
        </w:rPr>
      </w:pPr>
      <w:r>
        <w:rPr>
          <w:noProof/>
        </w:rPr>
        <w:t>Tabela 12 - MAPE obtido na previsão da Soma das Entradas com Lag: 12</w:t>
      </w:r>
      <w:r>
        <w:rPr>
          <w:noProof/>
        </w:rPr>
        <w:tab/>
      </w:r>
      <w:r>
        <w:rPr>
          <w:noProof/>
        </w:rPr>
        <w:fldChar w:fldCharType="begin"/>
      </w:r>
      <w:r>
        <w:rPr>
          <w:noProof/>
        </w:rPr>
        <w:instrText xml:space="preserve"> PAGEREF _Toc139964977 \h </w:instrText>
      </w:r>
      <w:r>
        <w:rPr>
          <w:noProof/>
        </w:rPr>
      </w:r>
      <w:r>
        <w:rPr>
          <w:noProof/>
        </w:rPr>
        <w:fldChar w:fldCharType="separate"/>
      </w:r>
      <w:r>
        <w:rPr>
          <w:noProof/>
        </w:rPr>
        <w:t>65</w:t>
      </w:r>
      <w:r>
        <w:rPr>
          <w:noProof/>
        </w:rPr>
        <w:fldChar w:fldCharType="end"/>
      </w:r>
    </w:p>
    <w:p w14:paraId="687CD2AC" w14:textId="5C509A6C" w:rsidR="00A5379D" w:rsidRDefault="00A5379D">
      <w:pPr>
        <w:pStyle w:val="ndicedeilustraes"/>
        <w:rPr>
          <w:rFonts w:asciiTheme="minorHAnsi" w:eastAsiaTheme="minorEastAsia" w:hAnsiTheme="minorHAnsi" w:cstheme="minorBidi"/>
          <w:noProof/>
          <w:kern w:val="2"/>
          <w:sz w:val="22"/>
          <w:szCs w:val="22"/>
          <w14:ligatures w14:val="standardContextual"/>
        </w:rPr>
      </w:pPr>
      <w:r>
        <w:rPr>
          <w:noProof/>
        </w:rPr>
        <w:t>Tabela 13 - MAPE Soma das Entradas com Lag: 24 nos feriados e fins de semana</w:t>
      </w:r>
      <w:r>
        <w:rPr>
          <w:noProof/>
        </w:rPr>
        <w:tab/>
      </w:r>
      <w:r>
        <w:rPr>
          <w:noProof/>
        </w:rPr>
        <w:fldChar w:fldCharType="begin"/>
      </w:r>
      <w:r>
        <w:rPr>
          <w:noProof/>
        </w:rPr>
        <w:instrText xml:space="preserve"> PAGEREF _Toc139964978 \h </w:instrText>
      </w:r>
      <w:r>
        <w:rPr>
          <w:noProof/>
        </w:rPr>
      </w:r>
      <w:r>
        <w:rPr>
          <w:noProof/>
        </w:rPr>
        <w:fldChar w:fldCharType="separate"/>
      </w:r>
      <w:r>
        <w:rPr>
          <w:noProof/>
        </w:rPr>
        <w:t>67</w:t>
      </w:r>
      <w:r>
        <w:rPr>
          <w:noProof/>
        </w:rPr>
        <w:fldChar w:fldCharType="end"/>
      </w:r>
    </w:p>
    <w:p w14:paraId="4BB55523" w14:textId="17AAFB43" w:rsidR="007B434C" w:rsidRDefault="00AF7DB6">
      <w:pPr>
        <w:pStyle w:val="FigureIndex1"/>
        <w:rPr>
          <w:color w:val="000000"/>
        </w:rPr>
      </w:pPr>
      <w:r>
        <w:rPr>
          <w:rStyle w:val="IndexLink"/>
        </w:rPr>
        <w:fldChar w:fldCharType="end"/>
      </w:r>
    </w:p>
    <w:p w14:paraId="068FEAB9" w14:textId="77777777" w:rsidR="007B434C" w:rsidRDefault="007B434C">
      <w:pPr>
        <w:sectPr w:rsidR="007B434C">
          <w:headerReference w:type="even" r:id="rId28"/>
          <w:headerReference w:type="default" r:id="rId29"/>
          <w:footerReference w:type="even" r:id="rId30"/>
          <w:footerReference w:type="default" r:id="rId31"/>
          <w:type w:val="oddPage"/>
          <w:pgSz w:w="11906" w:h="16838"/>
          <w:pgMar w:top="1731" w:right="1440" w:bottom="1731" w:left="1800" w:header="709" w:footer="709" w:gutter="0"/>
          <w:pgNumType w:fmt="lowerRoman"/>
          <w:cols w:space="720"/>
          <w:formProt w:val="0"/>
          <w:docGrid w:linePitch="360"/>
        </w:sectPr>
      </w:pPr>
    </w:p>
    <w:p w14:paraId="5A2C67DD" w14:textId="77777777" w:rsidR="007B434C" w:rsidRDefault="00AF7DB6">
      <w:pPr>
        <w:pStyle w:val="Ttulo1"/>
        <w:numPr>
          <w:ilvl w:val="0"/>
          <w:numId w:val="0"/>
        </w:numPr>
        <w:ind w:left="284" w:hanging="284"/>
        <w:rPr>
          <w:color w:val="000000"/>
          <w:lang w:val="en-US"/>
        </w:rPr>
      </w:pPr>
      <w:bookmarkStart w:id="22" w:name="_Toc138323995"/>
      <w:bookmarkStart w:id="23" w:name="_Toc139963535"/>
      <w:proofErr w:type="spellStart"/>
      <w:r>
        <w:rPr>
          <w:color w:val="000000"/>
          <w:lang w:val="en-US"/>
        </w:rPr>
        <w:lastRenderedPageBreak/>
        <w:t>Acrónimos</w:t>
      </w:r>
      <w:bookmarkEnd w:id="22"/>
      <w:bookmarkEnd w:id="23"/>
      <w:proofErr w:type="spellEnd"/>
    </w:p>
    <w:p w14:paraId="74996D03" w14:textId="77777777" w:rsidR="007B434C" w:rsidRDefault="00AF7DB6">
      <w:pPr>
        <w:rPr>
          <w:color w:val="000000"/>
          <w:lang w:val="en-US"/>
        </w:rPr>
      </w:pPr>
      <w:r>
        <w:rPr>
          <w:color w:val="000000"/>
          <w:lang w:val="en-US"/>
        </w:rPr>
        <w:t>…</w:t>
      </w:r>
    </w:p>
    <w:p w14:paraId="3CF8033A" w14:textId="77777777" w:rsidR="007B434C" w:rsidRDefault="00AF7DB6">
      <w:pPr>
        <w:rPr>
          <w:i/>
          <w:iCs/>
          <w:color w:val="000000"/>
          <w:lang w:val="en-US"/>
        </w:rPr>
      </w:pPr>
      <w:r>
        <w:rPr>
          <w:color w:val="000000"/>
          <w:lang w:val="en-US"/>
        </w:rPr>
        <w:t xml:space="preserve">ITS – </w:t>
      </w:r>
      <w:r w:rsidRPr="00965D22">
        <w:rPr>
          <w:i/>
          <w:iCs/>
          <w:color w:val="000000"/>
          <w:lang w:val="en-US"/>
        </w:rPr>
        <w:t>Intelligent Transportation Systems</w:t>
      </w:r>
    </w:p>
    <w:p w14:paraId="42B5773F" w14:textId="7B39C729" w:rsidR="00965D22" w:rsidRDefault="00965D22">
      <w:pPr>
        <w:rPr>
          <w:i/>
          <w:iCs/>
          <w:color w:val="000000"/>
        </w:rPr>
      </w:pPr>
      <w:r>
        <w:rPr>
          <w:color w:val="000000"/>
        </w:rPr>
        <w:t xml:space="preserve">GRU - </w:t>
      </w:r>
      <w:proofErr w:type="spellStart"/>
      <w:r w:rsidRPr="00DB52C8">
        <w:rPr>
          <w:i/>
          <w:iCs/>
          <w:color w:val="000000"/>
        </w:rPr>
        <w:t>Gated</w:t>
      </w:r>
      <w:proofErr w:type="spellEnd"/>
      <w:r w:rsidRPr="00DB52C8">
        <w:rPr>
          <w:i/>
          <w:iCs/>
          <w:color w:val="000000"/>
        </w:rPr>
        <w:t xml:space="preserve"> </w:t>
      </w:r>
      <w:proofErr w:type="spellStart"/>
      <w:r w:rsidRPr="00DB52C8">
        <w:rPr>
          <w:i/>
          <w:iCs/>
          <w:color w:val="000000"/>
        </w:rPr>
        <w:t>Recurrent</w:t>
      </w:r>
      <w:proofErr w:type="spellEnd"/>
      <w:r w:rsidRPr="00DB52C8">
        <w:rPr>
          <w:i/>
          <w:iCs/>
          <w:color w:val="000000"/>
        </w:rPr>
        <w:t xml:space="preserve"> </w:t>
      </w:r>
      <w:proofErr w:type="spellStart"/>
      <w:r w:rsidRPr="00DB52C8">
        <w:rPr>
          <w:i/>
          <w:iCs/>
          <w:color w:val="000000"/>
        </w:rPr>
        <w:t>Unit</w:t>
      </w:r>
      <w:proofErr w:type="spellEnd"/>
    </w:p>
    <w:p w14:paraId="07E590DD" w14:textId="1FD2E0C8" w:rsidR="007E2F36" w:rsidRDefault="007E2F36">
      <w:pPr>
        <w:rPr>
          <w:i/>
          <w:iCs/>
          <w:color w:val="000000"/>
        </w:rPr>
      </w:pPr>
      <w:proofErr w:type="spellStart"/>
      <w:r w:rsidRPr="007E2F36">
        <w:rPr>
          <w:i/>
          <w:iCs/>
          <w:color w:val="000000"/>
        </w:rPr>
        <w:t>DeepTP</w:t>
      </w:r>
      <w:proofErr w:type="spellEnd"/>
      <w:r>
        <w:rPr>
          <w:i/>
          <w:iCs/>
          <w:color w:val="000000"/>
        </w:rPr>
        <w:t xml:space="preserve"> – </w:t>
      </w:r>
      <w:proofErr w:type="spellStart"/>
      <w:r>
        <w:rPr>
          <w:i/>
          <w:iCs/>
          <w:color w:val="000000"/>
        </w:rPr>
        <w:t>Deep</w:t>
      </w:r>
      <w:proofErr w:type="spellEnd"/>
      <w:r>
        <w:rPr>
          <w:i/>
          <w:iCs/>
          <w:color w:val="000000"/>
        </w:rPr>
        <w:t xml:space="preserve"> </w:t>
      </w:r>
      <w:proofErr w:type="spellStart"/>
      <w:r>
        <w:rPr>
          <w:i/>
          <w:iCs/>
          <w:color w:val="000000"/>
        </w:rPr>
        <w:t>Traffic</w:t>
      </w:r>
      <w:proofErr w:type="spellEnd"/>
      <w:r>
        <w:rPr>
          <w:i/>
          <w:iCs/>
          <w:color w:val="000000"/>
        </w:rPr>
        <w:t xml:space="preserve"> </w:t>
      </w:r>
      <w:proofErr w:type="spellStart"/>
      <w:r>
        <w:rPr>
          <w:i/>
          <w:iCs/>
          <w:color w:val="000000"/>
        </w:rPr>
        <w:t>Predictor</w:t>
      </w:r>
      <w:proofErr w:type="spellEnd"/>
    </w:p>
    <w:p w14:paraId="6886A36F" w14:textId="5F56EFAF" w:rsidR="00935083" w:rsidRDefault="00935083">
      <w:proofErr w:type="spellStart"/>
      <w:r>
        <w:t>GNNs</w:t>
      </w:r>
      <w:proofErr w:type="spellEnd"/>
      <w:r>
        <w:t xml:space="preserve"> – </w:t>
      </w:r>
      <w:proofErr w:type="spellStart"/>
      <w:r w:rsidRPr="00935083">
        <w:rPr>
          <w:i/>
          <w:iCs/>
        </w:rPr>
        <w:t>Graph</w:t>
      </w:r>
      <w:proofErr w:type="spellEnd"/>
      <w:r w:rsidRPr="00935083">
        <w:rPr>
          <w:i/>
          <w:iCs/>
        </w:rPr>
        <w:t xml:space="preserve"> Neural Networks</w:t>
      </w:r>
    </w:p>
    <w:p w14:paraId="008C92DB" w14:textId="3F45B1E2" w:rsidR="00935083" w:rsidRDefault="00935083">
      <w:proofErr w:type="spellStart"/>
      <w:r>
        <w:t>TAZs</w:t>
      </w:r>
      <w:proofErr w:type="spellEnd"/>
      <w:r>
        <w:t xml:space="preserve"> – </w:t>
      </w:r>
      <w:proofErr w:type="spellStart"/>
      <w:r w:rsidRPr="00935083">
        <w:rPr>
          <w:i/>
          <w:iCs/>
        </w:rPr>
        <w:t>Temporary</w:t>
      </w:r>
      <w:proofErr w:type="spellEnd"/>
      <w:r w:rsidRPr="00935083">
        <w:rPr>
          <w:i/>
          <w:iCs/>
        </w:rPr>
        <w:t xml:space="preserve"> </w:t>
      </w:r>
      <w:proofErr w:type="spellStart"/>
      <w:r w:rsidRPr="00935083">
        <w:rPr>
          <w:i/>
          <w:iCs/>
        </w:rPr>
        <w:t>Autonomous</w:t>
      </w:r>
      <w:proofErr w:type="spellEnd"/>
      <w:r w:rsidRPr="00935083">
        <w:rPr>
          <w:i/>
          <w:iCs/>
        </w:rPr>
        <w:t xml:space="preserve"> Zone</w:t>
      </w:r>
    </w:p>
    <w:p w14:paraId="195C92E0" w14:textId="040E4687" w:rsidR="00935083" w:rsidRDefault="00935083">
      <w:pPr>
        <w:rPr>
          <w:i/>
          <w:iCs/>
        </w:rPr>
      </w:pPr>
      <w:proofErr w:type="spellStart"/>
      <w:r>
        <w:t>IoT</w:t>
      </w:r>
      <w:proofErr w:type="spellEnd"/>
      <w:r>
        <w:t xml:space="preserve"> – </w:t>
      </w:r>
      <w:r w:rsidRPr="00935083">
        <w:rPr>
          <w:i/>
          <w:iCs/>
        </w:rPr>
        <w:t xml:space="preserve">Internet </w:t>
      </w:r>
      <w:proofErr w:type="spellStart"/>
      <w:r w:rsidRPr="00935083">
        <w:rPr>
          <w:i/>
          <w:iCs/>
        </w:rPr>
        <w:t>of</w:t>
      </w:r>
      <w:proofErr w:type="spellEnd"/>
      <w:r w:rsidRPr="00935083">
        <w:rPr>
          <w:i/>
          <w:iCs/>
        </w:rPr>
        <w:t xml:space="preserve"> </w:t>
      </w:r>
      <w:proofErr w:type="spellStart"/>
      <w:r w:rsidRPr="00935083">
        <w:rPr>
          <w:i/>
          <w:iCs/>
        </w:rPr>
        <w:t>things</w:t>
      </w:r>
      <w:proofErr w:type="spellEnd"/>
    </w:p>
    <w:p w14:paraId="2CDDB0A2" w14:textId="7F67C121" w:rsidR="00935083" w:rsidRDefault="00935083">
      <w:r>
        <w:t xml:space="preserve">LSTM – </w:t>
      </w:r>
      <w:r w:rsidRPr="00815DE3">
        <w:rPr>
          <w:i/>
          <w:iCs/>
        </w:rPr>
        <w:t>Long short-</w:t>
      </w:r>
      <w:proofErr w:type="spellStart"/>
      <w:r w:rsidRPr="00815DE3">
        <w:rPr>
          <w:i/>
          <w:iCs/>
        </w:rPr>
        <w:t>term</w:t>
      </w:r>
      <w:proofErr w:type="spellEnd"/>
      <w:r w:rsidRPr="00815DE3">
        <w:rPr>
          <w:i/>
          <w:iCs/>
        </w:rPr>
        <w:t xml:space="preserve"> </w:t>
      </w:r>
      <w:proofErr w:type="spellStart"/>
      <w:r w:rsidRPr="00815DE3">
        <w:rPr>
          <w:i/>
          <w:iCs/>
        </w:rPr>
        <w:t>Memory</w:t>
      </w:r>
      <w:proofErr w:type="spellEnd"/>
    </w:p>
    <w:p w14:paraId="3105DD6A" w14:textId="371649A8" w:rsidR="00935083" w:rsidRDefault="00935083">
      <w:proofErr w:type="spellStart"/>
      <w:r>
        <w:t>CNNs</w:t>
      </w:r>
      <w:proofErr w:type="spellEnd"/>
      <w:r>
        <w:t xml:space="preserve"> – </w:t>
      </w:r>
      <w:proofErr w:type="spellStart"/>
      <w:r w:rsidRPr="00815DE3">
        <w:rPr>
          <w:i/>
          <w:iCs/>
        </w:rPr>
        <w:t>Convolutional</w:t>
      </w:r>
      <w:proofErr w:type="spellEnd"/>
      <w:r w:rsidRPr="00815DE3">
        <w:rPr>
          <w:i/>
          <w:iCs/>
        </w:rPr>
        <w:t xml:space="preserve"> Neural Networks</w:t>
      </w:r>
    </w:p>
    <w:p w14:paraId="5DD31428" w14:textId="6CD66679" w:rsidR="00935083" w:rsidRDefault="00935083">
      <w:pPr>
        <w:rPr>
          <w:color w:val="000000"/>
          <w:lang w:val="en-US"/>
        </w:rPr>
      </w:pPr>
      <w:r w:rsidRPr="00935083">
        <w:rPr>
          <w:color w:val="000000"/>
          <w:lang w:val="en-US"/>
        </w:rPr>
        <w:t>STG</w:t>
      </w:r>
      <w:r w:rsidR="00815DE3">
        <w:rPr>
          <w:color w:val="000000"/>
          <w:lang w:val="en-US"/>
        </w:rPr>
        <w:t>N</w:t>
      </w:r>
      <w:r w:rsidRPr="00935083">
        <w:rPr>
          <w:color w:val="000000"/>
          <w:lang w:val="en-US"/>
        </w:rPr>
        <w:t>N</w:t>
      </w:r>
      <w:r>
        <w:rPr>
          <w:color w:val="000000"/>
          <w:lang w:val="en-US"/>
        </w:rPr>
        <w:t xml:space="preserve"> – </w:t>
      </w:r>
      <w:proofErr w:type="spellStart"/>
      <w:r w:rsidRPr="00815DE3">
        <w:rPr>
          <w:i/>
          <w:iCs/>
          <w:color w:val="000000"/>
          <w:lang w:val="en-US"/>
        </w:rPr>
        <w:t>Spatio</w:t>
      </w:r>
      <w:proofErr w:type="spellEnd"/>
      <w:r w:rsidRPr="00815DE3">
        <w:rPr>
          <w:i/>
          <w:iCs/>
          <w:color w:val="000000"/>
          <w:lang w:val="en-US"/>
        </w:rPr>
        <w:t>-Temporal Graph Neural Networks</w:t>
      </w:r>
    </w:p>
    <w:p w14:paraId="292E6C56" w14:textId="3AEBC21D" w:rsidR="00935083" w:rsidRDefault="00935083" w:rsidP="00935083">
      <w:pPr>
        <w:rPr>
          <w:color w:val="000000"/>
        </w:rPr>
      </w:pPr>
      <w:r w:rsidRPr="00272DBD">
        <w:t>STG</w:t>
      </w:r>
      <w:r w:rsidR="00815DE3" w:rsidRPr="00272DBD">
        <w:t>C</w:t>
      </w:r>
      <w:r w:rsidRPr="00272DBD">
        <w:t>N</w:t>
      </w:r>
      <w:r>
        <w:rPr>
          <w:rStyle w:val="title-text"/>
          <w:rFonts w:ascii="Calibri" w:hAnsi="Calibri" w:cs="Calibri"/>
          <w:i/>
          <w:iCs/>
          <w:color w:val="000000"/>
          <w:szCs w:val="22"/>
          <w:lang w:val="en-US" w:eastAsia="en-US"/>
        </w:rPr>
        <w:t xml:space="preserve"> - </w:t>
      </w:r>
      <w:proofErr w:type="spellStart"/>
      <w:r w:rsidR="00815DE3" w:rsidRPr="00815DE3">
        <w:rPr>
          <w:i/>
          <w:iCs/>
          <w:color w:val="000000"/>
          <w:lang w:val="en-US"/>
        </w:rPr>
        <w:t>Spatio</w:t>
      </w:r>
      <w:proofErr w:type="spellEnd"/>
      <w:r w:rsidR="00815DE3" w:rsidRPr="00815DE3">
        <w:rPr>
          <w:i/>
          <w:iCs/>
          <w:color w:val="000000"/>
          <w:lang w:val="en-US"/>
        </w:rPr>
        <w:t xml:space="preserve">-Temporal Graph </w:t>
      </w:r>
      <w:r w:rsidR="00815DE3">
        <w:rPr>
          <w:i/>
          <w:iCs/>
          <w:color w:val="000000"/>
          <w:lang w:val="en-US"/>
        </w:rPr>
        <w:t>Convolutional</w:t>
      </w:r>
      <w:r w:rsidR="00815DE3" w:rsidRPr="00815DE3">
        <w:rPr>
          <w:i/>
          <w:iCs/>
          <w:color w:val="000000"/>
          <w:lang w:val="en-US"/>
        </w:rPr>
        <w:t xml:space="preserve"> Networks</w:t>
      </w:r>
    </w:p>
    <w:p w14:paraId="74FEDCAE" w14:textId="127E2F5F" w:rsidR="00935083" w:rsidRDefault="00935083" w:rsidP="00935083">
      <w:pPr>
        <w:rPr>
          <w:color w:val="000000"/>
        </w:rPr>
      </w:pPr>
      <w:r w:rsidRPr="00272DBD">
        <w:t>STFGNN</w:t>
      </w:r>
      <w:r>
        <w:rPr>
          <w:rStyle w:val="title-text"/>
          <w:rFonts w:ascii="Calibri" w:hAnsi="Calibri" w:cs="Calibri"/>
          <w:i/>
          <w:iCs/>
          <w:color w:val="000000"/>
          <w:szCs w:val="22"/>
          <w:lang w:val="en-US" w:eastAsia="en-US"/>
        </w:rPr>
        <w:t xml:space="preserve"> - </w:t>
      </w:r>
      <w:proofErr w:type="spellStart"/>
      <w:r w:rsidR="00815DE3" w:rsidRPr="00815DE3">
        <w:rPr>
          <w:i/>
          <w:iCs/>
          <w:color w:val="000000"/>
          <w:lang w:val="en-US"/>
        </w:rPr>
        <w:t>Spatio</w:t>
      </w:r>
      <w:proofErr w:type="spellEnd"/>
      <w:r w:rsidR="00815DE3" w:rsidRPr="00815DE3">
        <w:rPr>
          <w:i/>
          <w:iCs/>
          <w:color w:val="000000"/>
          <w:lang w:val="en-US"/>
        </w:rPr>
        <w:t>-Temporal</w:t>
      </w:r>
      <w:r w:rsidR="00815DE3">
        <w:rPr>
          <w:i/>
          <w:iCs/>
          <w:color w:val="000000"/>
          <w:lang w:val="en-US"/>
        </w:rPr>
        <w:t xml:space="preserve"> Fusion</w:t>
      </w:r>
      <w:r w:rsidR="00815DE3" w:rsidRPr="00815DE3">
        <w:rPr>
          <w:i/>
          <w:iCs/>
          <w:color w:val="000000"/>
          <w:lang w:val="en-US"/>
        </w:rPr>
        <w:t xml:space="preserve"> Graph Neural Networks</w:t>
      </w:r>
    </w:p>
    <w:p w14:paraId="71C4C790" w14:textId="4DD28071" w:rsidR="00815DE3" w:rsidRDefault="00815DE3" w:rsidP="00815DE3">
      <w:pPr>
        <w:rPr>
          <w:i/>
          <w:iCs/>
          <w:color w:val="000000"/>
          <w:lang w:val="en-US"/>
        </w:rPr>
      </w:pPr>
      <w:r w:rsidRPr="00272DBD">
        <w:t>MLP</w:t>
      </w:r>
      <w:r>
        <w:rPr>
          <w:rStyle w:val="title-text"/>
          <w:rFonts w:ascii="Calibri" w:hAnsi="Calibri" w:cs="Calibri"/>
          <w:i/>
          <w:iCs/>
          <w:color w:val="000000"/>
          <w:szCs w:val="22"/>
          <w:lang w:val="en-US" w:eastAsia="en-US"/>
        </w:rPr>
        <w:t xml:space="preserve"> – </w:t>
      </w:r>
      <w:r>
        <w:rPr>
          <w:i/>
          <w:iCs/>
          <w:color w:val="000000"/>
          <w:lang w:val="en-US"/>
        </w:rPr>
        <w:t>Multilayer perceptron</w:t>
      </w:r>
    </w:p>
    <w:p w14:paraId="5445308A" w14:textId="4813F832" w:rsidR="000753B8" w:rsidRDefault="000753B8" w:rsidP="00815DE3">
      <w:pPr>
        <w:rPr>
          <w:color w:val="000000"/>
        </w:rPr>
      </w:pPr>
      <w:r w:rsidRPr="000753B8">
        <w:rPr>
          <w:color w:val="000000"/>
          <w:lang w:val="en-US"/>
        </w:rPr>
        <w:t>IPMA</w:t>
      </w:r>
      <w:r>
        <w:rPr>
          <w:i/>
          <w:iCs/>
          <w:color w:val="000000"/>
          <w:lang w:val="en-US"/>
        </w:rPr>
        <w:t xml:space="preserve"> – </w:t>
      </w:r>
      <w:r w:rsidRPr="000753B8">
        <w:rPr>
          <w:color w:val="000000"/>
          <w:lang w:val="en-US"/>
        </w:rPr>
        <w:t xml:space="preserve">Instituto </w:t>
      </w:r>
      <w:proofErr w:type="spellStart"/>
      <w:r w:rsidRPr="000753B8">
        <w:rPr>
          <w:color w:val="000000"/>
          <w:lang w:val="en-US"/>
        </w:rPr>
        <w:t>Português</w:t>
      </w:r>
      <w:proofErr w:type="spellEnd"/>
      <w:r w:rsidRPr="000753B8">
        <w:rPr>
          <w:color w:val="000000"/>
          <w:lang w:val="en-US"/>
        </w:rPr>
        <w:t xml:space="preserve"> do Mar e da </w:t>
      </w:r>
      <w:proofErr w:type="spellStart"/>
      <w:r w:rsidR="002862B0" w:rsidRPr="000753B8">
        <w:rPr>
          <w:color w:val="000000"/>
          <w:lang w:val="en-US"/>
        </w:rPr>
        <w:t>Atmosfera</w:t>
      </w:r>
      <w:proofErr w:type="spellEnd"/>
      <w:r w:rsidR="002862B0" w:rsidRPr="000753B8">
        <w:rPr>
          <w:color w:val="000000"/>
          <w:lang w:val="en-US"/>
        </w:rPr>
        <w:t>.</w:t>
      </w:r>
      <w:r>
        <w:rPr>
          <w:i/>
          <w:iCs/>
          <w:color w:val="000000"/>
          <w:lang w:val="en-US"/>
        </w:rPr>
        <w:t xml:space="preserve"> </w:t>
      </w:r>
    </w:p>
    <w:p w14:paraId="59FBBA7E" w14:textId="6A8A8559" w:rsidR="00935083" w:rsidRPr="00875A5D" w:rsidRDefault="00875A5D">
      <w:pPr>
        <w:rPr>
          <w:i/>
          <w:iCs/>
          <w:color w:val="000000"/>
          <w:lang w:val="en-US"/>
        </w:rPr>
      </w:pPr>
      <w:proofErr w:type="spellStart"/>
      <w:r w:rsidRPr="00875A5D">
        <w:rPr>
          <w:i/>
          <w:iCs/>
          <w:color w:val="000000"/>
          <w:lang w:val="en-US"/>
        </w:rPr>
        <w:t>SAEs</w:t>
      </w:r>
      <w:proofErr w:type="spellEnd"/>
      <w:r w:rsidRPr="00875A5D">
        <w:rPr>
          <w:i/>
          <w:iCs/>
          <w:color w:val="000000"/>
          <w:lang w:val="en-US"/>
        </w:rPr>
        <w:t xml:space="preserve"> - </w:t>
      </w:r>
      <w:proofErr w:type="spellStart"/>
      <w:r w:rsidRPr="00875A5D">
        <w:rPr>
          <w:i/>
          <w:iCs/>
          <w:color w:val="000000"/>
          <w:lang w:val="en-US"/>
        </w:rPr>
        <w:t>Stacked</w:t>
      </w:r>
      <w:proofErr w:type="spellEnd"/>
      <w:r w:rsidRPr="00875A5D">
        <w:rPr>
          <w:i/>
          <w:iCs/>
          <w:color w:val="000000"/>
          <w:lang w:val="en-US"/>
        </w:rPr>
        <w:t xml:space="preserve"> </w:t>
      </w:r>
      <w:proofErr w:type="spellStart"/>
      <w:r w:rsidRPr="00875A5D">
        <w:rPr>
          <w:i/>
          <w:iCs/>
          <w:color w:val="000000"/>
          <w:lang w:val="en-US"/>
        </w:rPr>
        <w:t>Autoencoders</w:t>
      </w:r>
      <w:proofErr w:type="spellEnd"/>
    </w:p>
    <w:p w14:paraId="268CB37E" w14:textId="77777777" w:rsidR="00935083" w:rsidRDefault="00935083">
      <w:pPr>
        <w:rPr>
          <w:color w:val="000000"/>
          <w:lang w:val="en-US"/>
        </w:rPr>
      </w:pPr>
    </w:p>
    <w:p w14:paraId="11A09AB8" w14:textId="77777777" w:rsidR="007B434C" w:rsidRDefault="007B434C">
      <w:pPr>
        <w:rPr>
          <w:color w:val="000000"/>
          <w:lang w:val="en-US"/>
        </w:rPr>
      </w:pPr>
    </w:p>
    <w:p w14:paraId="595C45BB" w14:textId="77777777" w:rsidR="007B434C" w:rsidRDefault="00AF7DB6">
      <w:pPr>
        <w:rPr>
          <w:color w:val="000000"/>
          <w:lang w:val="en-US"/>
        </w:rPr>
      </w:pPr>
      <w:proofErr w:type="spellStart"/>
      <w:ins w:id="24" w:author="Unknown Author" w:date="2023-07-01T19:31:00Z">
        <w:r>
          <w:rPr>
            <w:color w:val="000000"/>
            <w:lang w:val="en-US"/>
          </w:rPr>
          <w:t>completa</w:t>
        </w:r>
        <w:proofErr w:type="spellEnd"/>
        <w:r>
          <w:rPr>
            <w:color w:val="000000"/>
            <w:lang w:val="en-US"/>
          </w:rPr>
          <w:t xml:space="preserve"> </w:t>
        </w:r>
        <w:proofErr w:type="spellStart"/>
        <w:r>
          <w:rPr>
            <w:color w:val="000000"/>
            <w:lang w:val="en-US"/>
          </w:rPr>
          <w:t>lista</w:t>
        </w:r>
        <w:proofErr w:type="spellEnd"/>
        <w:r>
          <w:rPr>
            <w:color w:val="000000"/>
            <w:lang w:val="en-US"/>
          </w:rPr>
          <w:t xml:space="preserve"> </w:t>
        </w:r>
        <w:proofErr w:type="spellStart"/>
        <w:r>
          <w:rPr>
            <w:color w:val="000000"/>
            <w:lang w:val="en-US"/>
          </w:rPr>
          <w:t>ou</w:t>
        </w:r>
        <w:proofErr w:type="spellEnd"/>
        <w:r>
          <w:rPr>
            <w:color w:val="000000"/>
            <w:lang w:val="en-US"/>
          </w:rPr>
          <w:t xml:space="preserve"> </w:t>
        </w:r>
        <w:proofErr w:type="spellStart"/>
        <w:r>
          <w:rPr>
            <w:color w:val="000000"/>
            <w:lang w:val="en-US"/>
          </w:rPr>
          <w:t>retira</w:t>
        </w:r>
        <w:proofErr w:type="spellEnd"/>
        <w:r>
          <w:rPr>
            <w:color w:val="000000"/>
            <w:lang w:val="en-US"/>
          </w:rPr>
          <w:t>-a</w:t>
        </w:r>
      </w:ins>
    </w:p>
    <w:p w14:paraId="43EBFC50" w14:textId="77777777" w:rsidR="007B434C" w:rsidRDefault="00AF7DB6">
      <w:pPr>
        <w:rPr>
          <w:color w:val="000000"/>
          <w:lang w:val="en-US"/>
        </w:rPr>
        <w:sectPr w:rsidR="007B434C">
          <w:headerReference w:type="even" r:id="rId32"/>
          <w:headerReference w:type="default" r:id="rId33"/>
          <w:footerReference w:type="even" r:id="rId34"/>
          <w:footerReference w:type="default" r:id="rId35"/>
          <w:type w:val="oddPage"/>
          <w:pgSz w:w="11906" w:h="16838"/>
          <w:pgMar w:top="1731" w:right="1440" w:bottom="1731" w:left="1800" w:header="709" w:footer="709" w:gutter="0"/>
          <w:pgNumType w:fmt="lowerRoman"/>
          <w:cols w:space="720"/>
          <w:formProt w:val="0"/>
          <w:docGrid w:linePitch="360"/>
        </w:sectPr>
      </w:pPr>
      <w:r>
        <w:rPr>
          <w:color w:val="000000"/>
          <w:lang w:val="en-US"/>
        </w:rPr>
        <w:t>…</w:t>
      </w:r>
    </w:p>
    <w:p w14:paraId="4F3B59AF" w14:textId="77777777" w:rsidR="007B434C" w:rsidRDefault="00AF7DB6">
      <w:pPr>
        <w:pStyle w:val="Ttulo1"/>
        <w:numPr>
          <w:ilvl w:val="0"/>
          <w:numId w:val="2"/>
        </w:numPr>
        <w:ind w:left="432" w:firstLine="0"/>
        <w:rPr>
          <w:color w:val="000000"/>
        </w:rPr>
      </w:pPr>
      <w:bookmarkStart w:id="25" w:name="_Toc72600299"/>
      <w:bookmarkStart w:id="26" w:name="_Toc474921706"/>
      <w:bookmarkStart w:id="27" w:name="_Toc476831689"/>
      <w:bookmarkStart w:id="28" w:name="_Toc56760597"/>
      <w:bookmarkStart w:id="29" w:name="_Toc477106216"/>
      <w:bookmarkStart w:id="30" w:name="_Toc138323996"/>
      <w:bookmarkStart w:id="31" w:name="_Toc139963536"/>
      <w:bookmarkEnd w:id="25"/>
      <w:bookmarkEnd w:id="26"/>
      <w:bookmarkEnd w:id="27"/>
      <w:bookmarkEnd w:id="28"/>
      <w:bookmarkEnd w:id="29"/>
      <w:r>
        <w:rPr>
          <w:color w:val="000000"/>
        </w:rPr>
        <w:lastRenderedPageBreak/>
        <w:t>Introdução</w:t>
      </w:r>
      <w:bookmarkEnd w:id="30"/>
      <w:bookmarkEnd w:id="31"/>
    </w:p>
    <w:p w14:paraId="2488AF44" w14:textId="58F66FB0" w:rsidR="00E06D0C" w:rsidRDefault="00E06D0C">
      <w:pPr>
        <w:rPr>
          <w:color w:val="000000"/>
        </w:rPr>
      </w:pPr>
      <w:r w:rsidRPr="00E06D0C">
        <w:rPr>
          <w:color w:val="000000"/>
        </w:rPr>
        <w:t xml:space="preserve">A tecnologia dos telemóveis revolucionou a forma como pessoas e empresas obtêm e partilham informações sobre mobilidade, proporcionando conjuntos massivos de trajetórias registadas, dados longitudinais e precisão em tempo real. Neste projeto, em colaboração com o </w:t>
      </w:r>
      <w:proofErr w:type="spellStart"/>
      <w:r w:rsidR="009403BA" w:rsidRPr="00E06D0C">
        <w:rPr>
          <w:color w:val="000000"/>
        </w:rPr>
        <w:t>LxDatalab</w:t>
      </w:r>
      <w:proofErr w:type="spellEnd"/>
      <w:r w:rsidR="009403BA" w:rsidRPr="00E06D0C">
        <w:rPr>
          <w:color w:val="000000"/>
        </w:rPr>
        <w:t xml:space="preserve"> </w:t>
      </w:r>
      <w:r w:rsidR="009403BA">
        <w:rPr>
          <w:color w:val="000000"/>
        </w:rPr>
        <w:t xml:space="preserve">e o </w:t>
      </w:r>
      <w:r w:rsidRPr="00E06D0C">
        <w:rPr>
          <w:color w:val="000000"/>
        </w:rPr>
        <w:t xml:space="preserve">Centro de Gestão e Inteligência Urbana de Lisboa, </w:t>
      </w:r>
      <w:r w:rsidR="00C20A2C">
        <w:rPr>
          <w:color w:val="000000"/>
        </w:rPr>
        <w:t xml:space="preserve">vamos </w:t>
      </w:r>
      <w:r w:rsidRPr="00E06D0C">
        <w:rPr>
          <w:color w:val="000000"/>
        </w:rPr>
        <w:t>analisar a gestão da mobilidade em Lisboa</w:t>
      </w:r>
      <w:r w:rsidR="00C20A2C">
        <w:rPr>
          <w:color w:val="000000"/>
        </w:rPr>
        <w:t xml:space="preserve"> através de dados móveis</w:t>
      </w:r>
      <w:r w:rsidRPr="00E06D0C">
        <w:rPr>
          <w:color w:val="000000"/>
        </w:rPr>
        <w:t xml:space="preserve">, </w:t>
      </w:r>
      <w:r w:rsidR="00C20A2C">
        <w:rPr>
          <w:color w:val="000000"/>
        </w:rPr>
        <w:t>com foco</w:t>
      </w:r>
      <w:r w:rsidRPr="00E06D0C">
        <w:rPr>
          <w:color w:val="000000"/>
        </w:rPr>
        <w:t xml:space="preserve"> na questão do planeamento quotidiano da cidade.</w:t>
      </w:r>
    </w:p>
    <w:p w14:paraId="66FF50A0" w14:textId="2C5341DF" w:rsidR="002B2FBC" w:rsidRDefault="002B2FBC" w:rsidP="002B2FBC">
      <w:pPr>
        <w:pStyle w:val="Ttulo2"/>
        <w:numPr>
          <w:ilvl w:val="1"/>
          <w:numId w:val="2"/>
        </w:numPr>
        <w:rPr>
          <w:color w:val="000000"/>
        </w:rPr>
      </w:pPr>
      <w:bookmarkStart w:id="32" w:name="_Toc139963537"/>
      <w:r>
        <w:rPr>
          <w:color w:val="000000"/>
        </w:rPr>
        <w:t>Enquadramento</w:t>
      </w:r>
      <w:bookmarkEnd w:id="32"/>
    </w:p>
    <w:p w14:paraId="1AB48DC9" w14:textId="77777777" w:rsidR="002B2FBC" w:rsidRPr="002B2FBC" w:rsidRDefault="002B2FBC" w:rsidP="002B2FBC"/>
    <w:p w14:paraId="03F737E9" w14:textId="309E1909" w:rsidR="00E06D0C" w:rsidRDefault="00E06D0C">
      <w:pPr>
        <w:rPr>
          <w:color w:val="000000"/>
        </w:rPr>
      </w:pPr>
      <w:r w:rsidRPr="00E06D0C">
        <w:rPr>
          <w:color w:val="000000"/>
        </w:rPr>
        <w:t xml:space="preserve">O objetivo deste projeto é analisar os fluxos diários de tráfego nas horas de ponta em Lisboa, considerando fatores como o calendário escolar, períodos de férias e ocorrências temporais </w:t>
      </w:r>
      <w:r w:rsidR="00EE6744">
        <w:rPr>
          <w:color w:val="000000"/>
        </w:rPr>
        <w:t>de chuva fraca e moderada</w:t>
      </w:r>
      <w:r>
        <w:rPr>
          <w:color w:val="000000"/>
        </w:rPr>
        <w:t xml:space="preserve"> nos</w:t>
      </w:r>
      <w:r w:rsidRPr="00E06D0C">
        <w:rPr>
          <w:color w:val="000000"/>
        </w:rPr>
        <w:t xml:space="preserve"> 11 principais pontos de entrada e saída da cidade</w:t>
      </w:r>
      <w:r w:rsidR="009403BA">
        <w:rPr>
          <w:color w:val="000000"/>
        </w:rPr>
        <w:t xml:space="preserve">. </w:t>
      </w:r>
      <w:r w:rsidR="00EE6744">
        <w:rPr>
          <w:color w:val="000000"/>
        </w:rPr>
        <w:t>U</w:t>
      </w:r>
      <w:r w:rsidRPr="00E06D0C">
        <w:rPr>
          <w:color w:val="000000"/>
        </w:rPr>
        <w:t>tilizaremos dados de telemóveis para entender como as pessoas se movimentam durante as horas de ponta da manhã (7:30h-10:00h) e da tarde (17:00h-19:30h)</w:t>
      </w:r>
      <w:r w:rsidR="004D0F86">
        <w:rPr>
          <w:color w:val="000000"/>
        </w:rPr>
        <w:t>.</w:t>
      </w:r>
      <w:r>
        <w:rPr>
          <w:color w:val="000000"/>
        </w:rPr>
        <w:t xml:space="preserve"> </w:t>
      </w:r>
      <w:r w:rsidR="00540E47" w:rsidRPr="00540E47">
        <w:rPr>
          <w:color w:val="000000"/>
        </w:rPr>
        <w:t xml:space="preserve">Além </w:t>
      </w:r>
      <w:r w:rsidR="00EE6744">
        <w:rPr>
          <w:color w:val="000000"/>
        </w:rPr>
        <w:t xml:space="preserve">disso, </w:t>
      </w:r>
      <w:r w:rsidR="00C20A2C">
        <w:rPr>
          <w:color w:val="000000"/>
        </w:rPr>
        <w:t>vamos explorar outros períodos, incluindo dias úteis, como as sextas-feiras e domingos</w:t>
      </w:r>
      <w:r w:rsidR="005B75F9">
        <w:rPr>
          <w:color w:val="000000"/>
        </w:rPr>
        <w:t xml:space="preserve"> e usar </w:t>
      </w:r>
      <w:r w:rsidR="00DB52C8">
        <w:rPr>
          <w:color w:val="000000"/>
        </w:rPr>
        <w:t>o GRU como modelo preditivo para enriquecer a investigação</w:t>
      </w:r>
      <w:r w:rsidR="00C20A2C">
        <w:rPr>
          <w:color w:val="000000"/>
        </w:rPr>
        <w:t>.</w:t>
      </w:r>
      <w:r w:rsidR="00540E47" w:rsidRPr="00540E47">
        <w:rPr>
          <w:color w:val="000000"/>
        </w:rPr>
        <w:t xml:space="preserve"> Dessa forma, </w:t>
      </w:r>
      <w:r w:rsidR="00C20A2C">
        <w:rPr>
          <w:color w:val="000000"/>
        </w:rPr>
        <w:t>conseguimos obter</w:t>
      </w:r>
      <w:r w:rsidR="00540E47" w:rsidRPr="00540E47">
        <w:rPr>
          <w:color w:val="000000"/>
        </w:rPr>
        <w:t xml:space="preserve"> uma compreensão</w:t>
      </w:r>
      <w:r w:rsidR="00C20A2C">
        <w:rPr>
          <w:color w:val="000000"/>
        </w:rPr>
        <w:t xml:space="preserve"> mais</w:t>
      </w:r>
      <w:r w:rsidR="00540E47" w:rsidRPr="00540E47">
        <w:rPr>
          <w:color w:val="000000"/>
        </w:rPr>
        <w:t xml:space="preserve"> completa dos padrões de mobilidade ao longo do dia, permitindo-nos identificar pontos críticos de congestionamento nas principais vias de acesso à cidade em diferentes momentos da semana.</w:t>
      </w:r>
    </w:p>
    <w:p w14:paraId="7A8D9766" w14:textId="24F6198B" w:rsidR="00FF1906" w:rsidRDefault="00FF1906">
      <w:pPr>
        <w:rPr>
          <w:color w:val="000000"/>
        </w:rPr>
      </w:pPr>
      <w:r>
        <w:t>De acordo com o desafio proposto pelo</w:t>
      </w:r>
      <w:r>
        <w:rPr>
          <w:i/>
          <w:iCs/>
          <w:rPrChange w:id="33" w:author="Unknown Author" w:date="2023-07-01T22:33:00Z">
            <w:rPr/>
          </w:rPrChange>
        </w:rPr>
        <w:t xml:space="preserve"> </w:t>
      </w:r>
      <w:proofErr w:type="spellStart"/>
      <w:r>
        <w:rPr>
          <w:i/>
          <w:iCs/>
          <w:rPrChange w:id="34" w:author="Unknown Author" w:date="2023-07-01T22:33:00Z">
            <w:rPr/>
          </w:rPrChange>
        </w:rPr>
        <w:t>Lisbon</w:t>
      </w:r>
      <w:proofErr w:type="spellEnd"/>
      <w:r>
        <w:rPr>
          <w:i/>
          <w:iCs/>
          <w:rPrChange w:id="35" w:author="Unknown Author" w:date="2023-07-01T22:33:00Z">
            <w:rPr/>
          </w:rPrChange>
        </w:rPr>
        <w:t xml:space="preserve"> </w:t>
      </w:r>
      <w:proofErr w:type="spellStart"/>
      <w:r>
        <w:rPr>
          <w:i/>
          <w:iCs/>
          <w:rPrChange w:id="36" w:author="Unknown Author" w:date="2023-07-01T22:33:00Z">
            <w:rPr/>
          </w:rPrChange>
        </w:rPr>
        <w:t>Urban</w:t>
      </w:r>
      <w:proofErr w:type="spellEnd"/>
      <w:r>
        <w:rPr>
          <w:i/>
          <w:iCs/>
          <w:rPrChange w:id="37" w:author="Unknown Author" w:date="2023-07-01T22:33:00Z">
            <w:rPr/>
          </w:rPrChange>
        </w:rPr>
        <w:t xml:space="preserve"> Data </w:t>
      </w:r>
      <w:proofErr w:type="spellStart"/>
      <w:r>
        <w:rPr>
          <w:i/>
          <w:iCs/>
          <w:rPrChange w:id="38" w:author="Unknown Author" w:date="2023-07-01T22:33:00Z">
            <w:rPr/>
          </w:rPrChange>
        </w:rPr>
        <w:t>Lab</w:t>
      </w:r>
      <w:proofErr w:type="spellEnd"/>
      <w:r>
        <w:t xml:space="preserve"> (</w:t>
      </w:r>
      <w:proofErr w:type="spellStart"/>
      <w:r>
        <w:t>LxDataLab</w:t>
      </w:r>
      <w:proofErr w:type="spellEnd"/>
      <w:r>
        <w:t>), esta iniciativa entre o ISEC e a Câmara Municipal de Lisboa (CML) visa utilizar ferramentas de análise de dados para extrair conhecimento especializado sobre o tráfego automóvel ao município de Lisboa. Deste modo, o objetivo é desenvolver soluções analíticas que possam melhorar vários aspetos da cidade, tais como o planeamento, a segurança, a mobilidade, a gestão operacional e de emergência.</w:t>
      </w:r>
    </w:p>
    <w:p w14:paraId="6AD8035E" w14:textId="7D114963" w:rsidR="007B434C" w:rsidRDefault="007B434C">
      <w:pPr>
        <w:rPr>
          <w:noProof/>
        </w:rPr>
      </w:pPr>
    </w:p>
    <w:p w14:paraId="02BBCEC0" w14:textId="77777777" w:rsidR="007E2F36" w:rsidRDefault="007E2F36">
      <w:pPr>
        <w:rPr>
          <w:color w:val="000000"/>
        </w:rPr>
      </w:pPr>
    </w:p>
    <w:p w14:paraId="297852C1" w14:textId="0052201A" w:rsidR="007B434C" w:rsidRDefault="007B434C">
      <w:pPr>
        <w:jc w:val="center"/>
        <w:rPr>
          <w:color w:val="000000"/>
          <w:lang w:val="en-US"/>
        </w:rPr>
      </w:pPr>
    </w:p>
    <w:p w14:paraId="11784ECD" w14:textId="77777777" w:rsidR="002B2FBC" w:rsidRDefault="002B2FBC">
      <w:pPr>
        <w:jc w:val="center"/>
        <w:rPr>
          <w:color w:val="000000"/>
          <w:lang w:val="en-US"/>
        </w:rPr>
      </w:pPr>
    </w:p>
    <w:p w14:paraId="3DCC7EC1" w14:textId="7A7328D8" w:rsidR="007B434C" w:rsidRPr="005B75F9" w:rsidRDefault="005B75F9" w:rsidP="005B75F9">
      <w:pPr>
        <w:pStyle w:val="Ttulo2"/>
        <w:numPr>
          <w:ilvl w:val="1"/>
          <w:numId w:val="2"/>
        </w:numPr>
        <w:rPr>
          <w:color w:val="000000"/>
        </w:rPr>
      </w:pPr>
      <w:bookmarkStart w:id="39" w:name="_Toc139963538"/>
      <w:proofErr w:type="spellStart"/>
      <w:r>
        <w:rPr>
          <w:color w:val="000000"/>
        </w:rPr>
        <w:lastRenderedPageBreak/>
        <w:t>LxDataLab</w:t>
      </w:r>
      <w:proofErr w:type="spellEnd"/>
      <w:r>
        <w:rPr>
          <w:color w:val="000000"/>
        </w:rPr>
        <w:t xml:space="preserve"> - L</w:t>
      </w:r>
      <w:hyperlink r:id="rId36" w:history="1">
        <w:r w:rsidRPr="00141540">
          <w:rPr>
            <w:color w:val="000000"/>
          </w:rPr>
          <w:t>aboratório</w:t>
        </w:r>
      </w:hyperlink>
      <w:r w:rsidRPr="00141540">
        <w:rPr>
          <w:color w:val="000000"/>
        </w:rPr>
        <w:t> de Dados Urbanos de Lisbo</w:t>
      </w:r>
      <w:r>
        <w:rPr>
          <w:color w:val="000000"/>
        </w:rPr>
        <w:t>a</w:t>
      </w:r>
      <w:bookmarkEnd w:id="39"/>
    </w:p>
    <w:p w14:paraId="6927856E" w14:textId="77777777" w:rsidR="007B434C" w:rsidRDefault="007B434C">
      <w:pPr>
        <w:rPr>
          <w:color w:val="000000"/>
        </w:rPr>
      </w:pPr>
    </w:p>
    <w:p w14:paraId="67C5197B" w14:textId="2C7B9748" w:rsidR="00E250BE" w:rsidRPr="00E250BE" w:rsidRDefault="00E250BE" w:rsidP="00E250BE">
      <w:r w:rsidRPr="00E250BE">
        <w:t xml:space="preserve">O </w:t>
      </w:r>
      <w:proofErr w:type="spellStart"/>
      <w:r w:rsidRPr="00E250BE">
        <w:t>LxDataLab</w:t>
      </w:r>
      <w:proofErr w:type="spellEnd"/>
      <w:r w:rsidR="00770720">
        <w:t xml:space="preserve"> [</w:t>
      </w:r>
      <w:r w:rsidR="007E2F36">
        <w:t>11</w:t>
      </w:r>
      <w:r w:rsidR="00770720">
        <w:t>]</w:t>
      </w:r>
      <w:r w:rsidRPr="00E250BE">
        <w:t xml:space="preserve"> é uma iniciativa da Câmara Municipal de Lisboa (CML)</w:t>
      </w:r>
      <w:r>
        <w:t>,</w:t>
      </w:r>
      <w:r w:rsidRPr="00E250BE">
        <w:t xml:space="preserve"> que visa aproveitar a vasta quantidade de dados disponíveis no município em diversas áreas de atuação, como transportes, urbanismo, obras, sinalização viária, edifícios, áreas verdes, tratamento de resíduos e painéis solares. </w:t>
      </w:r>
      <w:r>
        <w:t xml:space="preserve">De facto, </w:t>
      </w:r>
      <w:r w:rsidRPr="00E250BE">
        <w:t xml:space="preserve">desenvolve soluções analíticas avançadas, </w:t>
      </w:r>
      <w:r>
        <w:t>recorrendo</w:t>
      </w:r>
      <w:r w:rsidRPr="00E250BE">
        <w:t xml:space="preserve"> </w:t>
      </w:r>
      <w:r>
        <w:t xml:space="preserve">a </w:t>
      </w:r>
      <w:r w:rsidRPr="00E250BE">
        <w:t xml:space="preserve">técnicas </w:t>
      </w:r>
      <w:r w:rsidR="009403BA">
        <w:t>para</w:t>
      </w:r>
      <w:r w:rsidRPr="00E250BE">
        <w:t xml:space="preserve"> inferência estatística, aprendizagem automática e outras formas de análise de dados, para melhorar o </w:t>
      </w:r>
      <w:r w:rsidR="009403BA">
        <w:t>planeamento</w:t>
      </w:r>
      <w:r w:rsidRPr="00E250BE">
        <w:t>, a resiliência, a segurança, a mobilidade, a gestão operacional e a resposta a emergências na cidade de Lisboa.</w:t>
      </w:r>
    </w:p>
    <w:p w14:paraId="447EFC16" w14:textId="3B711A9C" w:rsidR="005B75F9" w:rsidRDefault="002B2FBC">
      <w:r>
        <w:t>Através da</w:t>
      </w:r>
      <w:r w:rsidR="00E250BE" w:rsidRPr="00E250BE">
        <w:t xml:space="preserve"> parceria com diversas instituições de pesquisa e ensino superior, incluindo o Instituto Superior </w:t>
      </w:r>
      <w:r w:rsidR="009403BA">
        <w:t>de Engenharia de Coimbra</w:t>
      </w:r>
      <w:r w:rsidR="00E250BE" w:rsidRPr="00E250BE">
        <w:t xml:space="preserve"> (</w:t>
      </w:r>
      <w:r w:rsidR="009403BA">
        <w:t>ISEC</w:t>
      </w:r>
      <w:r w:rsidR="00E250BE" w:rsidRPr="00E250BE">
        <w:t>), permit</w:t>
      </w:r>
      <w:r>
        <w:t>e</w:t>
      </w:r>
      <w:r w:rsidR="00E250BE" w:rsidRPr="00E250BE">
        <w:t xml:space="preserve"> que essas instituições </w:t>
      </w:r>
      <w:r w:rsidR="009403BA">
        <w:t>tenham acesso à</w:t>
      </w:r>
      <w:r w:rsidR="00E250BE" w:rsidRPr="00E250BE">
        <w:t>s Bases de Dados existentes e proponham soluções analíticas, diagnósticos e previsões para diversos dados urbanos. Essa colaboração ativa contribui significativamente para a resolução dos problemas da cidade, tornando-a mais eficiente e sustentável.</w:t>
      </w:r>
    </w:p>
    <w:p w14:paraId="4D5296F7" w14:textId="77777777" w:rsidR="007B434C" w:rsidRDefault="00AF7DB6">
      <w:pPr>
        <w:pStyle w:val="Ttulo2"/>
        <w:numPr>
          <w:ilvl w:val="1"/>
          <w:numId w:val="2"/>
        </w:numPr>
        <w:rPr>
          <w:color w:val="000000"/>
        </w:rPr>
      </w:pPr>
      <w:bookmarkStart w:id="40" w:name="_Toc138323999"/>
      <w:bookmarkStart w:id="41" w:name="_Toc139963539"/>
      <w:r>
        <w:rPr>
          <w:color w:val="000000"/>
        </w:rPr>
        <w:t>Objetivos e plano de trabalhos</w:t>
      </w:r>
      <w:bookmarkEnd w:id="40"/>
      <w:bookmarkEnd w:id="41"/>
    </w:p>
    <w:p w14:paraId="4F66B321" w14:textId="6389AF71" w:rsidR="007D37D6" w:rsidRDefault="007D37D6" w:rsidP="007D37D6"/>
    <w:p w14:paraId="4A7DCCF9" w14:textId="56B7ECEC" w:rsidR="007D37D6" w:rsidRPr="007D37D6" w:rsidRDefault="007D37D6" w:rsidP="007D37D6">
      <w:pPr>
        <w:rPr>
          <w:b/>
          <w:bCs/>
        </w:rPr>
      </w:pPr>
      <w:r w:rsidRPr="007D37D6">
        <w:rPr>
          <w:b/>
          <w:bCs/>
        </w:rPr>
        <w:t>Objetivos</w:t>
      </w:r>
      <w:r w:rsidR="00272DBD">
        <w:rPr>
          <w:b/>
          <w:bCs/>
        </w:rPr>
        <w:t xml:space="preserve"> [10]</w:t>
      </w:r>
      <w:r w:rsidRPr="007D37D6">
        <w:rPr>
          <w:b/>
          <w:bCs/>
        </w:rPr>
        <w:t>:</w:t>
      </w:r>
    </w:p>
    <w:p w14:paraId="747655B9" w14:textId="77777777" w:rsidR="007B434C" w:rsidRDefault="00AF7DB6">
      <w:pPr>
        <w:rPr>
          <w:color w:val="000000"/>
        </w:rPr>
      </w:pPr>
      <w:r>
        <w:rPr>
          <w:color w:val="000000"/>
        </w:rPr>
        <w:t>Através da análise dos fluxos diários entre a manhã (7:30h-10:00h) e tarde (17:00h-19:30h) nos principais pontos de entrada e saída da cidade de Lisboa pretende-se atingir os seguintes objetivos:</w:t>
      </w:r>
    </w:p>
    <w:p w14:paraId="7AC38BCC" w14:textId="77777777" w:rsidR="007B434C" w:rsidRDefault="00AF7DB6">
      <w:pPr>
        <w:rPr>
          <w:color w:val="000000"/>
        </w:rPr>
      </w:pPr>
      <w:r>
        <w:rPr>
          <w:color w:val="000000"/>
        </w:rPr>
        <w:t>- Caraterizar o volume total de entradas e saídas da cidade durante o período da hora de ponta;</w:t>
      </w:r>
    </w:p>
    <w:p w14:paraId="3AD6F909" w14:textId="77777777" w:rsidR="007B434C" w:rsidRDefault="00AF7DB6">
      <w:pPr>
        <w:rPr>
          <w:color w:val="000000"/>
        </w:rPr>
      </w:pPr>
      <w:r>
        <w:rPr>
          <w:color w:val="000000"/>
        </w:rPr>
        <w:t xml:space="preserve">- Caraterizar o volume de entradas e saídas da cidade durante o período da hora de ponta para cada um dos 11 pontos de entrada e saída; </w:t>
      </w:r>
    </w:p>
    <w:p w14:paraId="641CA5B5" w14:textId="5247286F" w:rsidR="007B434C" w:rsidRDefault="00AF7DB6">
      <w:pPr>
        <w:rPr>
          <w:color w:val="000000"/>
        </w:rPr>
      </w:pPr>
      <w:r>
        <w:rPr>
          <w:color w:val="000000"/>
        </w:rPr>
        <w:t>- Comparar com outros períodos do dia;</w:t>
      </w:r>
    </w:p>
    <w:p w14:paraId="3A0E0FFC" w14:textId="77777777" w:rsidR="007B434C" w:rsidRDefault="00AF7DB6">
      <w:pPr>
        <w:rPr>
          <w:color w:val="000000"/>
        </w:rPr>
      </w:pPr>
      <w:r>
        <w:rPr>
          <w:color w:val="000000"/>
        </w:rPr>
        <w:t xml:space="preserve">- Relacionar o ponto anterior com variáveis como os períodos de aulas ou férias e a existência de pluviosidade; </w:t>
      </w:r>
    </w:p>
    <w:p w14:paraId="4887FA5B" w14:textId="77777777" w:rsidR="007B434C" w:rsidRDefault="00AF7DB6">
      <w:pPr>
        <w:rPr>
          <w:color w:val="000000"/>
        </w:rPr>
      </w:pPr>
      <w:r>
        <w:rPr>
          <w:color w:val="000000"/>
        </w:rPr>
        <w:t xml:space="preserve">- Análise das zonas de destino daqueles que saem da cidade; </w:t>
      </w:r>
    </w:p>
    <w:p w14:paraId="239C5DA9" w14:textId="6C5A4C7D" w:rsidR="007B434C" w:rsidRDefault="00AF7DB6">
      <w:pPr>
        <w:rPr>
          <w:color w:val="000000"/>
        </w:rPr>
      </w:pPr>
      <w:r>
        <w:rPr>
          <w:color w:val="000000"/>
        </w:rPr>
        <w:t>- Análise das zonas de origem daqueles que entram na cidade.</w:t>
      </w:r>
    </w:p>
    <w:p w14:paraId="4EED313A" w14:textId="77777777" w:rsidR="007D37D6" w:rsidRDefault="007D37D6">
      <w:pPr>
        <w:rPr>
          <w:color w:val="000000"/>
        </w:rPr>
      </w:pPr>
    </w:p>
    <w:p w14:paraId="49297457" w14:textId="058B5D8B" w:rsidR="007D37D6" w:rsidRPr="00DB52C8" w:rsidRDefault="005B75F9">
      <w:pPr>
        <w:rPr>
          <w:b/>
          <w:bCs/>
        </w:rPr>
      </w:pPr>
      <w:r w:rsidRPr="00DB52C8">
        <w:rPr>
          <w:b/>
          <w:bCs/>
        </w:rPr>
        <w:t>Plano de Trabalhos:</w:t>
      </w:r>
    </w:p>
    <w:p w14:paraId="3E231D84" w14:textId="77777777" w:rsidR="00965D22" w:rsidRDefault="00965D22" w:rsidP="00965D22">
      <w:pPr>
        <w:rPr>
          <w:color w:val="000000"/>
        </w:rPr>
      </w:pPr>
      <w:r>
        <w:rPr>
          <w:color w:val="000000"/>
        </w:rPr>
        <w:t>-</w:t>
      </w:r>
      <w:r w:rsidR="00DB52C8" w:rsidRPr="00DB52C8">
        <w:rPr>
          <w:color w:val="000000"/>
        </w:rPr>
        <w:t xml:space="preserve"> </w:t>
      </w:r>
      <w:r>
        <w:rPr>
          <w:color w:val="000000"/>
        </w:rPr>
        <w:t xml:space="preserve"> R</w:t>
      </w:r>
      <w:r w:rsidR="00DB52C8" w:rsidRPr="00DB52C8">
        <w:rPr>
          <w:color w:val="000000"/>
        </w:rPr>
        <w:t>ecolh</w:t>
      </w:r>
      <w:r>
        <w:rPr>
          <w:color w:val="000000"/>
        </w:rPr>
        <w:t>er</w:t>
      </w:r>
      <w:r w:rsidR="00DB52C8" w:rsidRPr="00DB52C8">
        <w:rPr>
          <w:color w:val="000000"/>
        </w:rPr>
        <w:t xml:space="preserve"> e organiza</w:t>
      </w:r>
      <w:r>
        <w:rPr>
          <w:color w:val="000000"/>
        </w:rPr>
        <w:t>r</w:t>
      </w:r>
      <w:r w:rsidR="00DB52C8" w:rsidRPr="00DB52C8">
        <w:rPr>
          <w:color w:val="000000"/>
        </w:rPr>
        <w:t xml:space="preserve"> os conjuntos de dados de telemóveis referentes aos 11 principais pontos de entrada e saída da cidade de Lisboa durante os horários de pico da manhã e tarde.</w:t>
      </w:r>
    </w:p>
    <w:p w14:paraId="3B55B687" w14:textId="0C78D861" w:rsidR="00DB52C8" w:rsidRPr="00DB52C8" w:rsidRDefault="00965D22" w:rsidP="00965D22">
      <w:pPr>
        <w:rPr>
          <w:color w:val="000000"/>
        </w:rPr>
      </w:pPr>
      <w:r>
        <w:rPr>
          <w:color w:val="000000"/>
        </w:rPr>
        <w:t>- R</w:t>
      </w:r>
      <w:r w:rsidR="00DB52C8" w:rsidRPr="00DB52C8">
        <w:rPr>
          <w:color w:val="000000"/>
        </w:rPr>
        <w:t xml:space="preserve">ealizar uma análise descritiva dos dados para caraterizar o volume total de </w:t>
      </w:r>
      <w:r w:rsidR="00DB52C8" w:rsidRPr="00DB52C8">
        <w:t>entradas</w:t>
      </w:r>
      <w:r w:rsidR="00DB52C8" w:rsidRPr="00DB52C8">
        <w:rPr>
          <w:color w:val="000000"/>
        </w:rPr>
        <w:t xml:space="preserve"> e saídas da cidade durante as horas de ponta, bem como o volume específico para cada ponto de entrada e saída.</w:t>
      </w:r>
    </w:p>
    <w:p w14:paraId="45AB9416" w14:textId="4CA04BE2" w:rsidR="00965D22" w:rsidRPr="00965D22" w:rsidRDefault="00965D22" w:rsidP="00DB52C8">
      <w:r>
        <w:rPr>
          <w:color w:val="000000"/>
        </w:rPr>
        <w:t>- I</w:t>
      </w:r>
      <w:r w:rsidRPr="00DB52C8">
        <w:rPr>
          <w:color w:val="000000"/>
        </w:rPr>
        <w:t>ncorpor</w:t>
      </w:r>
      <w:r>
        <w:rPr>
          <w:color w:val="000000"/>
        </w:rPr>
        <w:t>ar</w:t>
      </w:r>
      <w:r w:rsidRPr="00DB52C8">
        <w:rPr>
          <w:color w:val="000000"/>
        </w:rPr>
        <w:t xml:space="preserve"> variáveis como períodos de aulas ou férias e a existência de pluviosidade para investigar como esses fatores influenciam os fluxos de tráfego.</w:t>
      </w:r>
    </w:p>
    <w:p w14:paraId="03AFFDFD" w14:textId="62DC2050" w:rsidR="00DB52C8" w:rsidRPr="00DB52C8" w:rsidRDefault="00965D22" w:rsidP="00DB52C8">
      <w:pPr>
        <w:rPr>
          <w:color w:val="000000"/>
        </w:rPr>
      </w:pPr>
      <w:r>
        <w:rPr>
          <w:color w:val="000000"/>
        </w:rPr>
        <w:t>-</w:t>
      </w:r>
      <w:r w:rsidR="00DB52C8" w:rsidRPr="00DB52C8">
        <w:rPr>
          <w:color w:val="000000"/>
        </w:rPr>
        <w:t xml:space="preserve"> </w:t>
      </w:r>
      <w:r>
        <w:rPr>
          <w:color w:val="000000"/>
        </w:rPr>
        <w:t>C</w:t>
      </w:r>
      <w:r w:rsidR="00DB52C8" w:rsidRPr="00DB52C8">
        <w:rPr>
          <w:color w:val="000000"/>
        </w:rPr>
        <w:t>ompara</w:t>
      </w:r>
      <w:r>
        <w:rPr>
          <w:color w:val="000000"/>
        </w:rPr>
        <w:t>r</w:t>
      </w:r>
      <w:r w:rsidR="00DB52C8" w:rsidRPr="00DB52C8">
        <w:rPr>
          <w:color w:val="000000"/>
        </w:rPr>
        <w:t xml:space="preserve"> com outros períodos do dia, incluindo dias úteis como sextas-feiras e domingos, para identificar variações e tendências distintas.</w:t>
      </w:r>
      <w:r>
        <w:t xml:space="preserve"> </w:t>
      </w:r>
    </w:p>
    <w:p w14:paraId="1625113E" w14:textId="64D8E26D" w:rsidR="00DB52C8" w:rsidRPr="00DB52C8" w:rsidRDefault="00965D22" w:rsidP="00DB52C8">
      <w:pPr>
        <w:rPr>
          <w:color w:val="000000"/>
        </w:rPr>
      </w:pPr>
      <w:r>
        <w:rPr>
          <w:color w:val="000000"/>
        </w:rPr>
        <w:t>- I</w:t>
      </w:r>
      <w:r w:rsidR="00DB52C8" w:rsidRPr="00DB52C8">
        <w:rPr>
          <w:color w:val="000000"/>
        </w:rPr>
        <w:t>ncorpora</w:t>
      </w:r>
      <w:r>
        <w:rPr>
          <w:color w:val="000000"/>
        </w:rPr>
        <w:t>r</w:t>
      </w:r>
      <w:r w:rsidR="00DB52C8" w:rsidRPr="00DB52C8">
        <w:rPr>
          <w:color w:val="000000"/>
        </w:rPr>
        <w:t xml:space="preserve"> o modelo preditivo GRU</w:t>
      </w:r>
      <w:r>
        <w:rPr>
          <w:color w:val="000000"/>
        </w:rPr>
        <w:t xml:space="preserve">, </w:t>
      </w:r>
      <w:r w:rsidR="00DB52C8" w:rsidRPr="00DB52C8">
        <w:rPr>
          <w:color w:val="000000"/>
        </w:rPr>
        <w:t xml:space="preserve">que permitirá fazer previsões sobre os padrões de </w:t>
      </w:r>
      <w:r w:rsidR="00DB52C8" w:rsidRPr="00DB52C8">
        <w:t>mobilidade</w:t>
      </w:r>
      <w:r w:rsidR="00DB52C8" w:rsidRPr="00DB52C8">
        <w:rPr>
          <w:color w:val="000000"/>
        </w:rPr>
        <w:t xml:space="preserve"> futuros.</w:t>
      </w:r>
    </w:p>
    <w:p w14:paraId="271337E4" w14:textId="5F6AA532" w:rsidR="00DB52C8" w:rsidRPr="00DB52C8" w:rsidRDefault="00965D22" w:rsidP="00DB52C8">
      <w:pPr>
        <w:rPr>
          <w:color w:val="000000"/>
        </w:rPr>
      </w:pPr>
      <w:r>
        <w:rPr>
          <w:color w:val="000000"/>
        </w:rPr>
        <w:t>- Interpretar e discutir os resultados para</w:t>
      </w:r>
      <w:r w:rsidR="00DB52C8" w:rsidRPr="00DB52C8">
        <w:rPr>
          <w:color w:val="000000"/>
        </w:rPr>
        <w:t xml:space="preserve"> tirar conclusões </w:t>
      </w:r>
      <w:r w:rsidR="00DB52C8" w:rsidRPr="00DB52C8">
        <w:t>significativas</w:t>
      </w:r>
      <w:r w:rsidR="00DB52C8" w:rsidRPr="00DB52C8">
        <w:rPr>
          <w:color w:val="000000"/>
        </w:rPr>
        <w:t xml:space="preserve"> para a gestão da mobilidade em Lisboa.</w:t>
      </w:r>
    </w:p>
    <w:p w14:paraId="2040AEBE" w14:textId="77777777" w:rsidR="009403BA" w:rsidRDefault="009403BA">
      <w:pPr>
        <w:rPr>
          <w:color w:val="000000"/>
          <w:highlight w:val="yellow"/>
        </w:rPr>
      </w:pPr>
    </w:p>
    <w:p w14:paraId="3FA0ADAB" w14:textId="77777777" w:rsidR="009403BA" w:rsidRDefault="009403BA">
      <w:pPr>
        <w:rPr>
          <w:color w:val="000000"/>
          <w:highlight w:val="yellow"/>
        </w:rPr>
      </w:pPr>
    </w:p>
    <w:p w14:paraId="5622179E" w14:textId="77777777" w:rsidR="009403BA" w:rsidRDefault="009403BA">
      <w:pPr>
        <w:rPr>
          <w:color w:val="000000"/>
          <w:highlight w:val="yellow"/>
        </w:rPr>
      </w:pPr>
    </w:p>
    <w:p w14:paraId="57077CA2" w14:textId="77777777" w:rsidR="009403BA" w:rsidRDefault="009403BA">
      <w:pPr>
        <w:rPr>
          <w:color w:val="000000"/>
          <w:highlight w:val="yellow"/>
        </w:rPr>
      </w:pPr>
    </w:p>
    <w:p w14:paraId="5D682A96" w14:textId="77777777" w:rsidR="009403BA" w:rsidRDefault="009403BA">
      <w:pPr>
        <w:rPr>
          <w:color w:val="000000"/>
          <w:highlight w:val="yellow"/>
        </w:rPr>
      </w:pPr>
    </w:p>
    <w:p w14:paraId="1EFD38A2" w14:textId="77777777" w:rsidR="007E2F36" w:rsidRDefault="007E2F36">
      <w:pPr>
        <w:rPr>
          <w:color w:val="000000"/>
          <w:highlight w:val="yellow"/>
        </w:rPr>
      </w:pPr>
    </w:p>
    <w:p w14:paraId="0570DF4F" w14:textId="77777777" w:rsidR="007E2F36" w:rsidRDefault="007E2F36">
      <w:pPr>
        <w:rPr>
          <w:color w:val="000000"/>
          <w:highlight w:val="yellow"/>
        </w:rPr>
      </w:pPr>
    </w:p>
    <w:p w14:paraId="147C34D9" w14:textId="77777777" w:rsidR="007E2F36" w:rsidRDefault="007E2F36">
      <w:pPr>
        <w:rPr>
          <w:color w:val="000000"/>
          <w:highlight w:val="yellow"/>
        </w:rPr>
      </w:pPr>
    </w:p>
    <w:p w14:paraId="4612051C" w14:textId="77777777" w:rsidR="007E2F36" w:rsidRDefault="007E2F36">
      <w:pPr>
        <w:rPr>
          <w:color w:val="000000"/>
          <w:highlight w:val="yellow"/>
        </w:rPr>
      </w:pPr>
    </w:p>
    <w:p w14:paraId="06A97913" w14:textId="77777777" w:rsidR="007E2F36" w:rsidRDefault="007E2F36">
      <w:pPr>
        <w:rPr>
          <w:color w:val="000000"/>
          <w:highlight w:val="yellow"/>
        </w:rPr>
      </w:pPr>
    </w:p>
    <w:p w14:paraId="1680A6A7" w14:textId="77777777" w:rsidR="009403BA" w:rsidRDefault="009403BA">
      <w:pPr>
        <w:rPr>
          <w:color w:val="000000"/>
        </w:rPr>
      </w:pPr>
    </w:p>
    <w:p w14:paraId="22A77B23" w14:textId="77777777" w:rsidR="007B434C" w:rsidRDefault="00AF7DB6">
      <w:pPr>
        <w:pStyle w:val="Ttulo1"/>
        <w:numPr>
          <w:ilvl w:val="0"/>
          <w:numId w:val="2"/>
        </w:numPr>
        <w:ind w:left="432" w:firstLine="0"/>
        <w:rPr>
          <w:color w:val="000000"/>
        </w:rPr>
      </w:pPr>
      <w:bookmarkStart w:id="42" w:name="_Toc138324001"/>
      <w:bookmarkStart w:id="43" w:name="_Toc139963540"/>
      <w:r>
        <w:rPr>
          <w:color w:val="000000"/>
        </w:rPr>
        <w:lastRenderedPageBreak/>
        <w:t>Estado da Arte</w:t>
      </w:r>
      <w:bookmarkEnd w:id="42"/>
      <w:bookmarkEnd w:id="43"/>
    </w:p>
    <w:p w14:paraId="0E2BB221" w14:textId="596E6AD5" w:rsidR="007B434C" w:rsidRDefault="00AF7DB6">
      <w:pPr>
        <w:rPr>
          <w:color w:val="000000"/>
        </w:rPr>
      </w:pPr>
      <w:r>
        <w:t>Neste capítulo é realizado um estudo do estado de arte, focando o estudo do fluxo de tráfego e as suas diferentes técnicas de recolha de dados. Efetivamente, também é analisado como estas técnicas podem ser relacionadas com o uso de smartphones como sensores para captar dados relativos à mobilidade.</w:t>
      </w:r>
    </w:p>
    <w:p w14:paraId="3D5D493F" w14:textId="77777777" w:rsidR="007B434C" w:rsidRDefault="00AF7DB6">
      <w:pPr>
        <w:pStyle w:val="Ttulo2"/>
        <w:numPr>
          <w:ilvl w:val="1"/>
          <w:numId w:val="2"/>
        </w:numPr>
        <w:rPr>
          <w:color w:val="000000"/>
        </w:rPr>
      </w:pPr>
      <w:bookmarkStart w:id="44" w:name="_Toc138324002"/>
      <w:bookmarkStart w:id="45" w:name="_Toc139963541"/>
      <w:r>
        <w:t>Metodologia</w:t>
      </w:r>
      <w:bookmarkEnd w:id="44"/>
      <w:bookmarkEnd w:id="45"/>
    </w:p>
    <w:p w14:paraId="3ECFC4A3" w14:textId="77777777" w:rsidR="007B434C" w:rsidRDefault="00AF7DB6">
      <w:pPr>
        <w:rPr>
          <w:color w:val="000000"/>
        </w:rPr>
      </w:pPr>
      <w:r>
        <w:t xml:space="preserve">A pesquisa foi realizada principalmente usando a base de dados do </w:t>
      </w:r>
      <w:r>
        <w:rPr>
          <w:i/>
          <w:iCs/>
        </w:rPr>
        <w:t xml:space="preserve">Google </w:t>
      </w:r>
      <w:proofErr w:type="spellStart"/>
      <w:r>
        <w:rPr>
          <w:i/>
          <w:iCs/>
        </w:rPr>
        <w:t>Scholar</w:t>
      </w:r>
      <w:proofErr w:type="spellEnd"/>
      <w:r>
        <w:t xml:space="preserve">, onde foi realizada pesquisa com a palavra-chave </w:t>
      </w:r>
      <w:r>
        <w:rPr>
          <w:i/>
          <w:iCs/>
        </w:rPr>
        <w:t>"</w:t>
      </w:r>
      <w:proofErr w:type="spellStart"/>
      <w:r>
        <w:rPr>
          <w:i/>
          <w:iCs/>
        </w:rPr>
        <w:t>traffic</w:t>
      </w:r>
      <w:proofErr w:type="spellEnd"/>
      <w:r>
        <w:rPr>
          <w:i/>
          <w:iCs/>
        </w:rPr>
        <w:t xml:space="preserve"> </w:t>
      </w:r>
      <w:proofErr w:type="spellStart"/>
      <w:r>
        <w:rPr>
          <w:i/>
          <w:iCs/>
        </w:rPr>
        <w:t>flow</w:t>
      </w:r>
      <w:proofErr w:type="spellEnd"/>
      <w:r>
        <w:rPr>
          <w:i/>
          <w:iCs/>
        </w:rPr>
        <w:t>"</w:t>
      </w:r>
      <w:r>
        <w:t xml:space="preserve"> e esta apresentou 3 740 000 resultados. Depois comecei a experimentar adicionar outras palavras-chave, que são mais específicas em termos de utilização, designadamente “</w:t>
      </w:r>
      <w:r>
        <w:rPr>
          <w:i/>
          <w:iCs/>
          <w:rPrChange w:id="46" w:author="Unknown Author" w:date="2023-07-01T19:47:00Z">
            <w:rPr/>
          </w:rPrChange>
        </w:rPr>
        <w:t>mobile data</w:t>
      </w:r>
      <w:r>
        <w:t xml:space="preserve">” e </w:t>
      </w:r>
      <w:r>
        <w:rPr>
          <w:i/>
          <w:iCs/>
        </w:rPr>
        <w:t>“</w:t>
      </w:r>
      <w:proofErr w:type="spellStart"/>
      <w:r>
        <w:rPr>
          <w:i/>
          <w:iCs/>
        </w:rPr>
        <w:t>machine</w:t>
      </w:r>
      <w:proofErr w:type="spellEnd"/>
      <w:r>
        <w:rPr>
          <w:i/>
          <w:iCs/>
        </w:rPr>
        <w:t xml:space="preserve"> </w:t>
      </w:r>
      <w:proofErr w:type="spellStart"/>
      <w:r>
        <w:rPr>
          <w:i/>
          <w:iCs/>
        </w:rPr>
        <w:t>learning</w:t>
      </w:r>
      <w:proofErr w:type="spellEnd"/>
      <w:r>
        <w:rPr>
          <w:i/>
          <w:iCs/>
        </w:rPr>
        <w:t>”</w:t>
      </w:r>
      <w:r>
        <w:t xml:space="preserve">. Estas apresentaram menos resultados, mas ainda devolvem um número substancial de artigos, variando entre 1 780 000 para </w:t>
      </w:r>
      <w:r>
        <w:rPr>
          <w:i/>
          <w:iCs/>
        </w:rPr>
        <w:t>"</w:t>
      </w:r>
      <w:proofErr w:type="spellStart"/>
      <w:r>
        <w:rPr>
          <w:i/>
          <w:iCs/>
        </w:rPr>
        <w:t>traffic</w:t>
      </w:r>
      <w:proofErr w:type="spellEnd"/>
      <w:r>
        <w:rPr>
          <w:i/>
          <w:iCs/>
        </w:rPr>
        <w:t xml:space="preserve"> </w:t>
      </w:r>
      <w:proofErr w:type="spellStart"/>
      <w:r>
        <w:rPr>
          <w:i/>
          <w:iCs/>
        </w:rPr>
        <w:t>flow</w:t>
      </w:r>
      <w:proofErr w:type="spellEnd"/>
      <w:r>
        <w:rPr>
          <w:i/>
          <w:iCs/>
        </w:rPr>
        <w:t xml:space="preserve"> mobile data"</w:t>
      </w:r>
      <w:r>
        <w:t xml:space="preserve"> e 4 230 para </w:t>
      </w:r>
      <w:r>
        <w:rPr>
          <w:i/>
          <w:iCs/>
        </w:rPr>
        <w:t>"</w:t>
      </w:r>
      <w:proofErr w:type="spellStart"/>
      <w:r>
        <w:rPr>
          <w:i/>
          <w:iCs/>
        </w:rPr>
        <w:t>machine</w:t>
      </w:r>
      <w:proofErr w:type="spellEnd"/>
      <w:r>
        <w:rPr>
          <w:i/>
          <w:iCs/>
        </w:rPr>
        <w:t xml:space="preserve"> </w:t>
      </w:r>
      <w:proofErr w:type="spellStart"/>
      <w:r>
        <w:rPr>
          <w:i/>
          <w:iCs/>
        </w:rPr>
        <w:t>learning</w:t>
      </w:r>
      <w:proofErr w:type="spellEnd"/>
      <w:r>
        <w:rPr>
          <w:i/>
          <w:iCs/>
        </w:rPr>
        <w:t xml:space="preserve"> </w:t>
      </w:r>
      <w:proofErr w:type="spellStart"/>
      <w:r>
        <w:rPr>
          <w:i/>
          <w:iCs/>
        </w:rPr>
        <w:t>traffic</w:t>
      </w:r>
      <w:proofErr w:type="spellEnd"/>
      <w:r>
        <w:rPr>
          <w:i/>
          <w:iCs/>
        </w:rPr>
        <w:t xml:space="preserve"> </w:t>
      </w:r>
      <w:proofErr w:type="spellStart"/>
      <w:r>
        <w:rPr>
          <w:i/>
          <w:iCs/>
        </w:rPr>
        <w:t>flow</w:t>
      </w:r>
      <w:proofErr w:type="spellEnd"/>
      <w:r>
        <w:rPr>
          <w:i/>
          <w:iCs/>
        </w:rPr>
        <w:t xml:space="preserve"> mobile data"</w:t>
      </w:r>
      <w:r>
        <w:t>. Globalmente, estes números sugerem que existe uma quantidade significativa de investigação em curso na área do fluxo de tráfego e dos dados móveis.</w:t>
      </w:r>
    </w:p>
    <w:p w14:paraId="43B77762" w14:textId="77777777" w:rsidR="007B434C" w:rsidRDefault="00AF7DB6">
      <w:r>
        <w:t>Os artigos analisados foram publicados entre 2019 e 2023, e focam principalmente na gestão eficaz do tráfego em situações críticas, com o objetivo de ajudar a reduzir o congestionamento de tráfego, os custos de combustível e a poluição atmosférica, através do estudo do fluxo de veículos.</w:t>
      </w:r>
    </w:p>
    <w:p w14:paraId="7C5DA11C" w14:textId="2F1A854A" w:rsidR="00D50481" w:rsidRPr="00935083" w:rsidRDefault="00D50481">
      <w:pPr>
        <w:rPr>
          <w:rFonts w:ascii="Calibri" w:hAnsi="Calibri" w:cs="Calibri"/>
          <w:i/>
          <w:iCs/>
          <w:szCs w:val="22"/>
          <w:lang w:val="en-US" w:eastAsia="en-US"/>
        </w:rPr>
      </w:pPr>
      <w:r>
        <w:t>Efetivamente, os artigos escolhidos para o estado da arte são baseados na data de publicação</w:t>
      </w:r>
      <w:r w:rsidR="00B85127">
        <w:t xml:space="preserve"> </w:t>
      </w:r>
      <w:r>
        <w:t>mais recente</w:t>
      </w:r>
      <w:r w:rsidR="00B85127">
        <w:t xml:space="preserve"> (desde 2023</w:t>
      </w:r>
      <w:r w:rsidR="00FF1906">
        <w:t>) e</w:t>
      </w:r>
      <w:r w:rsidR="00935083">
        <w:t xml:space="preserve"> nas palavras-chave </w:t>
      </w:r>
      <w:r w:rsidR="00935083">
        <w:rPr>
          <w:rFonts w:ascii="Calibri" w:hAnsi="Calibri" w:cs="Calibri"/>
          <w:i/>
          <w:iCs/>
          <w:szCs w:val="22"/>
          <w:lang w:eastAsia="en-US"/>
        </w:rPr>
        <w:t>“</w:t>
      </w:r>
      <w:proofErr w:type="spellStart"/>
      <w:r w:rsidR="00935083">
        <w:rPr>
          <w:rFonts w:ascii="Calibri" w:hAnsi="Calibri" w:cs="Calibri"/>
          <w:i/>
          <w:iCs/>
          <w:szCs w:val="22"/>
          <w:lang w:eastAsia="en-US"/>
        </w:rPr>
        <w:t>traffic</w:t>
      </w:r>
      <w:proofErr w:type="spellEnd"/>
      <w:r w:rsidR="00935083">
        <w:rPr>
          <w:rFonts w:ascii="Calibri" w:hAnsi="Calibri" w:cs="Calibri"/>
          <w:i/>
          <w:iCs/>
          <w:szCs w:val="22"/>
          <w:lang w:eastAsia="en-US"/>
        </w:rPr>
        <w:t xml:space="preserve"> </w:t>
      </w:r>
      <w:proofErr w:type="spellStart"/>
      <w:r w:rsidR="00935083">
        <w:rPr>
          <w:rFonts w:ascii="Calibri" w:hAnsi="Calibri" w:cs="Calibri"/>
          <w:i/>
          <w:iCs/>
          <w:szCs w:val="22"/>
          <w:lang w:eastAsia="en-US"/>
        </w:rPr>
        <w:t>flow</w:t>
      </w:r>
      <w:proofErr w:type="spellEnd"/>
      <w:r w:rsidR="00935083">
        <w:rPr>
          <w:rFonts w:ascii="Calibri" w:hAnsi="Calibri" w:cs="Calibri"/>
          <w:i/>
          <w:iCs/>
          <w:szCs w:val="22"/>
          <w:lang w:eastAsia="en-US"/>
        </w:rPr>
        <w:t>”, “</w:t>
      </w:r>
      <w:proofErr w:type="spellStart"/>
      <w:r w:rsidR="00935083">
        <w:rPr>
          <w:rFonts w:ascii="Calibri" w:hAnsi="Calibri" w:cs="Calibri"/>
          <w:i/>
          <w:iCs/>
          <w:szCs w:val="22"/>
          <w:lang w:eastAsia="en-US"/>
        </w:rPr>
        <w:t>traffic</w:t>
      </w:r>
      <w:proofErr w:type="spellEnd"/>
      <w:r w:rsidR="00935083">
        <w:rPr>
          <w:rFonts w:ascii="Calibri" w:hAnsi="Calibri" w:cs="Calibri"/>
          <w:i/>
          <w:iCs/>
          <w:szCs w:val="22"/>
          <w:lang w:eastAsia="en-US"/>
        </w:rPr>
        <w:t xml:space="preserve"> </w:t>
      </w:r>
      <w:proofErr w:type="spellStart"/>
      <w:r w:rsidR="00935083">
        <w:rPr>
          <w:rFonts w:ascii="Calibri" w:hAnsi="Calibri" w:cs="Calibri"/>
          <w:i/>
          <w:iCs/>
          <w:szCs w:val="22"/>
          <w:lang w:eastAsia="en-US"/>
        </w:rPr>
        <w:t>flow</w:t>
      </w:r>
      <w:proofErr w:type="spellEnd"/>
      <w:r w:rsidR="00935083">
        <w:rPr>
          <w:rFonts w:ascii="Calibri" w:hAnsi="Calibri" w:cs="Calibri"/>
          <w:i/>
          <w:iCs/>
          <w:szCs w:val="22"/>
          <w:lang w:eastAsia="en-US"/>
        </w:rPr>
        <w:t xml:space="preserve"> mobile data”, “</w:t>
      </w:r>
      <w:r w:rsidR="00935083">
        <w:rPr>
          <w:rFonts w:ascii="Calibri" w:hAnsi="Calibri" w:cs="Calibri"/>
          <w:i/>
          <w:iCs/>
          <w:szCs w:val="22"/>
          <w:lang w:val="en-US" w:eastAsia="en-US"/>
        </w:rPr>
        <w:t>machine learning traffic flow mobile data” e “traffic prediction based on phone location”.</w:t>
      </w:r>
    </w:p>
    <w:p w14:paraId="706BC018" w14:textId="77777777" w:rsidR="007B434C" w:rsidRDefault="007B434C">
      <w:pPr>
        <w:rPr>
          <w:color w:val="000000"/>
        </w:rPr>
      </w:pPr>
    </w:p>
    <w:p w14:paraId="70B53C39" w14:textId="33BF4080" w:rsidR="007B434C" w:rsidRDefault="00AF7DB6" w:rsidP="0046128E">
      <w:pPr>
        <w:pStyle w:val="Legenda"/>
        <w:rPr>
          <w:color w:val="000000"/>
        </w:rPr>
      </w:pPr>
      <w:bookmarkStart w:id="47" w:name="_Toc139964966"/>
      <w:r>
        <w:t xml:space="preserve">Tabela </w:t>
      </w:r>
      <w:r>
        <w:fldChar w:fldCharType="begin"/>
      </w:r>
      <w:r>
        <w:instrText>SEQ Tabela \* ARABIC</w:instrText>
      </w:r>
      <w:r>
        <w:fldChar w:fldCharType="separate"/>
      </w:r>
      <w:r w:rsidR="00A5379D">
        <w:rPr>
          <w:noProof/>
        </w:rPr>
        <w:t>1</w:t>
      </w:r>
      <w:r>
        <w:fldChar w:fldCharType="end"/>
      </w:r>
      <w:r>
        <w:t xml:space="preserve"> - Número de artigos no google </w:t>
      </w:r>
      <w:proofErr w:type="spellStart"/>
      <w:r>
        <w:t>scholar</w:t>
      </w:r>
      <w:proofErr w:type="spellEnd"/>
      <w:r>
        <w:t xml:space="preserve"> com base numa palavra-chave</w:t>
      </w:r>
      <w:bookmarkEnd w:id="47"/>
    </w:p>
    <w:tbl>
      <w:tblPr>
        <w:tblW w:w="8645" w:type="dxa"/>
        <w:jc w:val="center"/>
        <w:tblLook w:val="04A0" w:firstRow="1" w:lastRow="0" w:firstColumn="1" w:lastColumn="0" w:noHBand="0" w:noVBand="1"/>
      </w:tblPr>
      <w:tblGrid>
        <w:gridCol w:w="4322"/>
        <w:gridCol w:w="4323"/>
      </w:tblGrid>
      <w:tr w:rsidR="007B434C" w14:paraId="2F992E1F" w14:textId="77777777">
        <w:trPr>
          <w:trHeight w:val="432"/>
          <w:jc w:val="center"/>
        </w:trPr>
        <w:tc>
          <w:tcPr>
            <w:tcW w:w="8644" w:type="dxa"/>
            <w:gridSpan w:val="2"/>
            <w:tcBorders>
              <w:top w:val="single" w:sz="4" w:space="0" w:color="000000"/>
              <w:left w:val="single" w:sz="4" w:space="0" w:color="000000"/>
              <w:bottom w:val="single" w:sz="4" w:space="0" w:color="000000"/>
              <w:right w:val="single" w:sz="4" w:space="0" w:color="000000"/>
            </w:tcBorders>
            <w:vAlign w:val="center"/>
          </w:tcPr>
          <w:p w14:paraId="73D438EF" w14:textId="77777777" w:rsidR="007B434C" w:rsidRDefault="00AF7DB6">
            <w:pPr>
              <w:jc w:val="center"/>
              <w:rPr>
                <w:b/>
                <w:bCs/>
                <w:i/>
                <w:iCs/>
                <w:szCs w:val="22"/>
                <w:lang w:eastAsia="en-US"/>
              </w:rPr>
            </w:pPr>
            <w:r>
              <w:rPr>
                <w:b/>
                <w:bCs/>
                <w:i/>
                <w:iCs/>
                <w:szCs w:val="22"/>
                <w:lang w:eastAsia="en-US"/>
              </w:rPr>
              <w:t xml:space="preserve">Google </w:t>
            </w:r>
            <w:proofErr w:type="spellStart"/>
            <w:r>
              <w:rPr>
                <w:b/>
                <w:bCs/>
                <w:i/>
                <w:iCs/>
                <w:szCs w:val="22"/>
                <w:lang w:eastAsia="en-US"/>
              </w:rPr>
              <w:t>Scholar</w:t>
            </w:r>
            <w:proofErr w:type="spellEnd"/>
          </w:p>
        </w:tc>
      </w:tr>
      <w:tr w:rsidR="007B434C" w14:paraId="5F89386A" w14:textId="77777777">
        <w:trPr>
          <w:trHeight w:val="432"/>
          <w:jc w:val="center"/>
        </w:trPr>
        <w:tc>
          <w:tcPr>
            <w:tcW w:w="4322" w:type="dxa"/>
            <w:tcBorders>
              <w:top w:val="single" w:sz="4" w:space="0" w:color="000000"/>
              <w:left w:val="single" w:sz="4" w:space="0" w:color="000000"/>
              <w:bottom w:val="single" w:sz="4" w:space="0" w:color="000000"/>
              <w:right w:val="single" w:sz="4" w:space="0" w:color="000000"/>
            </w:tcBorders>
            <w:vAlign w:val="center"/>
          </w:tcPr>
          <w:p w14:paraId="228B3A7F" w14:textId="77777777" w:rsidR="007B434C" w:rsidRDefault="00AF7DB6">
            <w:pPr>
              <w:jc w:val="center"/>
              <w:rPr>
                <w:b/>
                <w:bCs/>
                <w:szCs w:val="22"/>
                <w:lang w:eastAsia="en-US"/>
              </w:rPr>
            </w:pPr>
            <w:r>
              <w:rPr>
                <w:b/>
                <w:bCs/>
                <w:szCs w:val="22"/>
                <w:lang w:eastAsia="en-US"/>
              </w:rPr>
              <w:t>Palavras-Chave</w:t>
            </w:r>
          </w:p>
        </w:tc>
        <w:tc>
          <w:tcPr>
            <w:tcW w:w="4322" w:type="dxa"/>
            <w:tcBorders>
              <w:top w:val="single" w:sz="4" w:space="0" w:color="000000"/>
              <w:left w:val="single" w:sz="4" w:space="0" w:color="000000"/>
              <w:bottom w:val="single" w:sz="4" w:space="0" w:color="000000"/>
              <w:right w:val="single" w:sz="4" w:space="0" w:color="000000"/>
            </w:tcBorders>
            <w:vAlign w:val="center"/>
          </w:tcPr>
          <w:p w14:paraId="524FEECE" w14:textId="77777777" w:rsidR="007B434C" w:rsidRDefault="00AF7DB6">
            <w:pPr>
              <w:jc w:val="center"/>
              <w:rPr>
                <w:b/>
                <w:bCs/>
                <w:szCs w:val="22"/>
                <w:lang w:eastAsia="en-US"/>
              </w:rPr>
            </w:pPr>
            <w:r>
              <w:rPr>
                <w:b/>
                <w:bCs/>
                <w:szCs w:val="22"/>
                <w:lang w:eastAsia="en-US"/>
              </w:rPr>
              <w:t>Número de artigos</w:t>
            </w:r>
          </w:p>
        </w:tc>
      </w:tr>
      <w:tr w:rsidR="007B434C" w14:paraId="21AA0757" w14:textId="77777777">
        <w:trPr>
          <w:trHeight w:val="432"/>
          <w:jc w:val="center"/>
        </w:trPr>
        <w:tc>
          <w:tcPr>
            <w:tcW w:w="4322" w:type="dxa"/>
            <w:tcBorders>
              <w:top w:val="single" w:sz="4" w:space="0" w:color="000000"/>
              <w:left w:val="single" w:sz="4" w:space="0" w:color="000000"/>
              <w:bottom w:val="single" w:sz="4" w:space="0" w:color="000000"/>
              <w:right w:val="single" w:sz="4" w:space="0" w:color="000000"/>
            </w:tcBorders>
            <w:vAlign w:val="center"/>
          </w:tcPr>
          <w:p w14:paraId="2E4623B5" w14:textId="77777777" w:rsidR="007B434C" w:rsidRDefault="00AF7DB6">
            <w:pPr>
              <w:jc w:val="center"/>
              <w:rPr>
                <w:rFonts w:ascii="Calibri" w:hAnsi="Calibri" w:cs="Calibri"/>
                <w:i/>
                <w:iCs/>
                <w:szCs w:val="22"/>
                <w:lang w:eastAsia="en-US"/>
              </w:rPr>
            </w:pPr>
            <w:r>
              <w:rPr>
                <w:rFonts w:ascii="Calibri" w:hAnsi="Calibri" w:cs="Calibri"/>
                <w:i/>
                <w:iCs/>
                <w:szCs w:val="22"/>
                <w:lang w:eastAsia="en-US"/>
              </w:rPr>
              <w:t>“</w:t>
            </w:r>
            <w:proofErr w:type="spellStart"/>
            <w:r>
              <w:rPr>
                <w:rFonts w:ascii="Calibri" w:hAnsi="Calibri" w:cs="Calibri"/>
                <w:i/>
                <w:iCs/>
                <w:szCs w:val="22"/>
                <w:lang w:eastAsia="en-US"/>
              </w:rPr>
              <w:t>traffic</w:t>
            </w:r>
            <w:proofErr w:type="spellEnd"/>
            <w:r>
              <w:rPr>
                <w:rFonts w:ascii="Calibri" w:hAnsi="Calibri" w:cs="Calibri"/>
                <w:i/>
                <w:iCs/>
                <w:szCs w:val="22"/>
                <w:lang w:eastAsia="en-US"/>
              </w:rPr>
              <w:t xml:space="preserve"> </w:t>
            </w:r>
            <w:proofErr w:type="spellStart"/>
            <w:r>
              <w:rPr>
                <w:rFonts w:ascii="Calibri" w:hAnsi="Calibri" w:cs="Calibri"/>
                <w:i/>
                <w:iCs/>
                <w:szCs w:val="22"/>
                <w:lang w:eastAsia="en-US"/>
              </w:rPr>
              <w:t>flow</w:t>
            </w:r>
            <w:proofErr w:type="spellEnd"/>
            <w:r>
              <w:rPr>
                <w:rFonts w:ascii="Calibri" w:hAnsi="Calibri" w:cs="Calibri"/>
                <w:i/>
                <w:iCs/>
                <w:szCs w:val="22"/>
                <w:lang w:eastAsia="en-US"/>
              </w:rPr>
              <w:t>”</w:t>
            </w:r>
          </w:p>
        </w:tc>
        <w:tc>
          <w:tcPr>
            <w:tcW w:w="4322" w:type="dxa"/>
            <w:tcBorders>
              <w:top w:val="single" w:sz="4" w:space="0" w:color="000000"/>
              <w:left w:val="single" w:sz="4" w:space="0" w:color="000000"/>
              <w:bottom w:val="single" w:sz="4" w:space="0" w:color="000000"/>
              <w:right w:val="single" w:sz="4" w:space="0" w:color="000000"/>
            </w:tcBorders>
            <w:vAlign w:val="center"/>
          </w:tcPr>
          <w:p w14:paraId="53D4B17E" w14:textId="77777777" w:rsidR="007B434C" w:rsidRDefault="00AF7DB6">
            <w:pPr>
              <w:jc w:val="center"/>
              <w:rPr>
                <w:rFonts w:ascii="Calibri" w:hAnsi="Calibri" w:cs="Calibri"/>
                <w:szCs w:val="22"/>
                <w:lang w:eastAsia="en-US"/>
              </w:rPr>
            </w:pPr>
            <w:r>
              <w:rPr>
                <w:rFonts w:ascii="Calibri" w:hAnsi="Calibri" w:cs="Calibri"/>
                <w:szCs w:val="22"/>
                <w:lang w:eastAsia="en-US"/>
              </w:rPr>
              <w:t>3 740 000</w:t>
            </w:r>
          </w:p>
        </w:tc>
      </w:tr>
      <w:tr w:rsidR="007B434C" w14:paraId="128FBB39" w14:textId="77777777">
        <w:trPr>
          <w:trHeight w:val="432"/>
          <w:jc w:val="center"/>
        </w:trPr>
        <w:tc>
          <w:tcPr>
            <w:tcW w:w="4322" w:type="dxa"/>
            <w:tcBorders>
              <w:top w:val="single" w:sz="4" w:space="0" w:color="000000"/>
              <w:left w:val="single" w:sz="4" w:space="0" w:color="000000"/>
              <w:bottom w:val="single" w:sz="4" w:space="0" w:color="000000"/>
              <w:right w:val="single" w:sz="4" w:space="0" w:color="000000"/>
            </w:tcBorders>
            <w:vAlign w:val="center"/>
          </w:tcPr>
          <w:p w14:paraId="12E862E9" w14:textId="77777777" w:rsidR="007B434C" w:rsidRDefault="00AF7DB6">
            <w:pPr>
              <w:jc w:val="center"/>
              <w:rPr>
                <w:rFonts w:ascii="Calibri" w:hAnsi="Calibri" w:cs="Calibri"/>
                <w:i/>
                <w:iCs/>
                <w:szCs w:val="22"/>
                <w:lang w:eastAsia="en-US"/>
              </w:rPr>
            </w:pPr>
            <w:r>
              <w:rPr>
                <w:rFonts w:ascii="Calibri" w:hAnsi="Calibri" w:cs="Calibri"/>
                <w:i/>
                <w:iCs/>
                <w:szCs w:val="22"/>
                <w:lang w:eastAsia="en-US"/>
              </w:rPr>
              <w:t>“</w:t>
            </w:r>
            <w:proofErr w:type="spellStart"/>
            <w:r>
              <w:rPr>
                <w:rFonts w:ascii="Calibri" w:hAnsi="Calibri" w:cs="Calibri"/>
                <w:i/>
                <w:iCs/>
                <w:szCs w:val="22"/>
                <w:lang w:eastAsia="en-US"/>
              </w:rPr>
              <w:t>traffic</w:t>
            </w:r>
            <w:proofErr w:type="spellEnd"/>
            <w:r>
              <w:rPr>
                <w:rFonts w:ascii="Calibri" w:hAnsi="Calibri" w:cs="Calibri"/>
                <w:i/>
                <w:iCs/>
                <w:szCs w:val="22"/>
                <w:lang w:eastAsia="en-US"/>
              </w:rPr>
              <w:t xml:space="preserve"> </w:t>
            </w:r>
            <w:proofErr w:type="spellStart"/>
            <w:r>
              <w:rPr>
                <w:rFonts w:ascii="Calibri" w:hAnsi="Calibri" w:cs="Calibri"/>
                <w:i/>
                <w:iCs/>
                <w:szCs w:val="22"/>
                <w:lang w:eastAsia="en-US"/>
              </w:rPr>
              <w:t>flow</w:t>
            </w:r>
            <w:proofErr w:type="spellEnd"/>
            <w:r>
              <w:rPr>
                <w:rFonts w:ascii="Calibri" w:hAnsi="Calibri" w:cs="Calibri"/>
                <w:i/>
                <w:iCs/>
                <w:szCs w:val="22"/>
                <w:lang w:eastAsia="en-US"/>
              </w:rPr>
              <w:t xml:space="preserve"> mobile data”</w:t>
            </w:r>
          </w:p>
        </w:tc>
        <w:tc>
          <w:tcPr>
            <w:tcW w:w="4322" w:type="dxa"/>
            <w:tcBorders>
              <w:top w:val="single" w:sz="4" w:space="0" w:color="000000"/>
              <w:left w:val="single" w:sz="4" w:space="0" w:color="000000"/>
              <w:bottom w:val="single" w:sz="4" w:space="0" w:color="000000"/>
              <w:right w:val="single" w:sz="4" w:space="0" w:color="000000"/>
            </w:tcBorders>
            <w:vAlign w:val="center"/>
          </w:tcPr>
          <w:p w14:paraId="78273100" w14:textId="77777777" w:rsidR="007B434C" w:rsidRDefault="00AF7DB6">
            <w:pPr>
              <w:jc w:val="center"/>
              <w:rPr>
                <w:rFonts w:ascii="Calibri" w:hAnsi="Calibri" w:cs="Calibri"/>
                <w:szCs w:val="22"/>
                <w:lang w:eastAsia="en-US"/>
              </w:rPr>
            </w:pPr>
            <w:r>
              <w:rPr>
                <w:rFonts w:ascii="Calibri" w:hAnsi="Calibri" w:cs="Calibri"/>
                <w:szCs w:val="22"/>
                <w:lang w:eastAsia="en-US"/>
              </w:rPr>
              <w:t>1 780 000</w:t>
            </w:r>
          </w:p>
        </w:tc>
      </w:tr>
      <w:tr w:rsidR="007B434C" w14:paraId="73E416D7" w14:textId="77777777">
        <w:trPr>
          <w:trHeight w:val="432"/>
          <w:jc w:val="center"/>
        </w:trPr>
        <w:tc>
          <w:tcPr>
            <w:tcW w:w="4322" w:type="dxa"/>
            <w:tcBorders>
              <w:top w:val="single" w:sz="4" w:space="0" w:color="000000"/>
              <w:left w:val="single" w:sz="4" w:space="0" w:color="000000"/>
              <w:bottom w:val="single" w:sz="4" w:space="0" w:color="000000"/>
              <w:right w:val="single" w:sz="4" w:space="0" w:color="000000"/>
            </w:tcBorders>
            <w:vAlign w:val="center"/>
          </w:tcPr>
          <w:p w14:paraId="2F0E34AD" w14:textId="77777777" w:rsidR="007B434C" w:rsidRDefault="00AF7DB6">
            <w:pPr>
              <w:jc w:val="center"/>
              <w:rPr>
                <w:rFonts w:ascii="Calibri" w:hAnsi="Calibri" w:cs="Calibri"/>
                <w:i/>
                <w:iCs/>
                <w:szCs w:val="22"/>
                <w:lang w:val="en-US" w:eastAsia="en-US"/>
              </w:rPr>
            </w:pPr>
            <w:r>
              <w:rPr>
                <w:rFonts w:ascii="Calibri" w:hAnsi="Calibri" w:cs="Calibri"/>
                <w:i/>
                <w:iCs/>
                <w:szCs w:val="22"/>
                <w:lang w:val="en-US" w:eastAsia="en-US"/>
              </w:rPr>
              <w:t>“traffic flow based on phone data”</w:t>
            </w:r>
          </w:p>
        </w:tc>
        <w:tc>
          <w:tcPr>
            <w:tcW w:w="4322" w:type="dxa"/>
            <w:tcBorders>
              <w:top w:val="single" w:sz="4" w:space="0" w:color="000000"/>
              <w:left w:val="single" w:sz="4" w:space="0" w:color="000000"/>
              <w:bottom w:val="single" w:sz="4" w:space="0" w:color="000000"/>
              <w:right w:val="single" w:sz="4" w:space="0" w:color="000000"/>
            </w:tcBorders>
            <w:vAlign w:val="center"/>
          </w:tcPr>
          <w:p w14:paraId="4F07A8D0" w14:textId="77777777" w:rsidR="007B434C" w:rsidRDefault="00AF7DB6">
            <w:pPr>
              <w:jc w:val="center"/>
              <w:rPr>
                <w:rFonts w:ascii="Calibri" w:hAnsi="Calibri" w:cs="Calibri"/>
                <w:szCs w:val="22"/>
                <w:lang w:eastAsia="en-US"/>
              </w:rPr>
            </w:pPr>
            <w:r>
              <w:rPr>
                <w:rFonts w:ascii="Calibri" w:hAnsi="Calibri" w:cs="Calibri"/>
                <w:szCs w:val="22"/>
                <w:lang w:eastAsia="en-US"/>
              </w:rPr>
              <w:t>8 690</w:t>
            </w:r>
          </w:p>
        </w:tc>
      </w:tr>
      <w:tr w:rsidR="007B434C" w14:paraId="438E7029" w14:textId="77777777">
        <w:trPr>
          <w:trHeight w:val="432"/>
          <w:jc w:val="center"/>
        </w:trPr>
        <w:tc>
          <w:tcPr>
            <w:tcW w:w="4322" w:type="dxa"/>
            <w:tcBorders>
              <w:top w:val="single" w:sz="4" w:space="0" w:color="000000"/>
              <w:left w:val="single" w:sz="4" w:space="0" w:color="000000"/>
              <w:bottom w:val="single" w:sz="4" w:space="0" w:color="000000"/>
              <w:right w:val="single" w:sz="4" w:space="0" w:color="000000"/>
            </w:tcBorders>
            <w:vAlign w:val="center"/>
          </w:tcPr>
          <w:p w14:paraId="104D29CC" w14:textId="77777777" w:rsidR="007B434C" w:rsidRDefault="00AF7DB6">
            <w:pPr>
              <w:jc w:val="center"/>
              <w:rPr>
                <w:rFonts w:ascii="Calibri" w:hAnsi="Calibri" w:cs="Calibri"/>
                <w:i/>
                <w:iCs/>
                <w:szCs w:val="22"/>
                <w:lang w:val="en-US" w:eastAsia="en-US"/>
              </w:rPr>
            </w:pPr>
            <w:r>
              <w:rPr>
                <w:rFonts w:ascii="Calibri" w:hAnsi="Calibri" w:cs="Calibri"/>
                <w:i/>
                <w:iCs/>
                <w:szCs w:val="22"/>
                <w:lang w:val="en-US" w:eastAsia="en-US"/>
              </w:rPr>
              <w:lastRenderedPageBreak/>
              <w:t>“machine learning traffic flow mobile data”</w:t>
            </w:r>
          </w:p>
        </w:tc>
        <w:tc>
          <w:tcPr>
            <w:tcW w:w="4322" w:type="dxa"/>
            <w:tcBorders>
              <w:top w:val="single" w:sz="4" w:space="0" w:color="000000"/>
              <w:left w:val="single" w:sz="4" w:space="0" w:color="000000"/>
              <w:bottom w:val="single" w:sz="4" w:space="0" w:color="000000"/>
              <w:right w:val="single" w:sz="4" w:space="0" w:color="000000"/>
            </w:tcBorders>
            <w:vAlign w:val="center"/>
          </w:tcPr>
          <w:p w14:paraId="7B493BF7" w14:textId="77777777" w:rsidR="007B434C" w:rsidRDefault="00AF7DB6">
            <w:pPr>
              <w:jc w:val="center"/>
              <w:rPr>
                <w:rFonts w:ascii="Calibri" w:hAnsi="Calibri" w:cs="Calibri"/>
                <w:szCs w:val="22"/>
                <w:lang w:eastAsia="en-US"/>
              </w:rPr>
            </w:pPr>
            <w:r>
              <w:rPr>
                <w:rFonts w:ascii="Calibri" w:hAnsi="Calibri" w:cs="Calibri"/>
                <w:szCs w:val="22"/>
                <w:lang w:eastAsia="en-US"/>
              </w:rPr>
              <w:t>4 230</w:t>
            </w:r>
          </w:p>
        </w:tc>
      </w:tr>
      <w:tr w:rsidR="007B434C" w14:paraId="43426E8C" w14:textId="77777777">
        <w:trPr>
          <w:trHeight w:val="432"/>
          <w:jc w:val="center"/>
        </w:trPr>
        <w:tc>
          <w:tcPr>
            <w:tcW w:w="4322" w:type="dxa"/>
            <w:tcBorders>
              <w:top w:val="single" w:sz="4" w:space="0" w:color="000000"/>
              <w:left w:val="single" w:sz="4" w:space="0" w:color="000000"/>
              <w:bottom w:val="single" w:sz="4" w:space="0" w:color="000000"/>
              <w:right w:val="single" w:sz="4" w:space="0" w:color="000000"/>
            </w:tcBorders>
            <w:vAlign w:val="center"/>
          </w:tcPr>
          <w:p w14:paraId="4A71B16E" w14:textId="77777777" w:rsidR="007B434C" w:rsidRDefault="00AF7DB6">
            <w:pPr>
              <w:jc w:val="center"/>
              <w:rPr>
                <w:rFonts w:ascii="Calibri" w:hAnsi="Calibri" w:cs="Calibri"/>
                <w:i/>
                <w:iCs/>
                <w:szCs w:val="22"/>
                <w:lang w:eastAsia="en-US"/>
              </w:rPr>
            </w:pPr>
            <w:r>
              <w:rPr>
                <w:rFonts w:ascii="Calibri" w:hAnsi="Calibri" w:cs="Calibri"/>
                <w:i/>
                <w:iCs/>
                <w:szCs w:val="22"/>
                <w:lang w:eastAsia="en-US"/>
              </w:rPr>
              <w:t>“</w:t>
            </w:r>
            <w:proofErr w:type="spellStart"/>
            <w:r>
              <w:rPr>
                <w:rFonts w:ascii="Calibri" w:hAnsi="Calibri" w:cs="Calibri"/>
                <w:i/>
                <w:iCs/>
                <w:szCs w:val="22"/>
                <w:lang w:eastAsia="en-US"/>
              </w:rPr>
              <w:t>mobility</w:t>
            </w:r>
            <w:proofErr w:type="spellEnd"/>
            <w:r>
              <w:rPr>
                <w:rFonts w:ascii="Calibri" w:hAnsi="Calibri" w:cs="Calibri"/>
                <w:i/>
                <w:iCs/>
                <w:szCs w:val="22"/>
                <w:lang w:eastAsia="en-US"/>
              </w:rPr>
              <w:t xml:space="preserve"> data </w:t>
            </w:r>
            <w:proofErr w:type="spellStart"/>
            <w:r>
              <w:rPr>
                <w:rFonts w:ascii="Calibri" w:hAnsi="Calibri" w:cs="Calibri"/>
                <w:i/>
                <w:iCs/>
                <w:szCs w:val="22"/>
                <w:lang w:eastAsia="en-US"/>
              </w:rPr>
              <w:t>traffic</w:t>
            </w:r>
            <w:proofErr w:type="spellEnd"/>
            <w:r>
              <w:rPr>
                <w:rFonts w:ascii="Calibri" w:hAnsi="Calibri" w:cs="Calibri"/>
                <w:i/>
                <w:iCs/>
                <w:szCs w:val="22"/>
                <w:lang w:eastAsia="en-US"/>
              </w:rPr>
              <w:t xml:space="preserve"> </w:t>
            </w:r>
            <w:proofErr w:type="spellStart"/>
            <w:r>
              <w:rPr>
                <w:rFonts w:ascii="Calibri" w:hAnsi="Calibri" w:cs="Calibri"/>
                <w:i/>
                <w:iCs/>
                <w:szCs w:val="22"/>
                <w:lang w:eastAsia="en-US"/>
              </w:rPr>
              <w:t>flow</w:t>
            </w:r>
            <w:proofErr w:type="spellEnd"/>
            <w:r>
              <w:rPr>
                <w:rFonts w:ascii="Calibri" w:hAnsi="Calibri" w:cs="Calibri"/>
                <w:i/>
                <w:iCs/>
                <w:szCs w:val="22"/>
                <w:lang w:eastAsia="en-US"/>
              </w:rPr>
              <w:t>”</w:t>
            </w:r>
          </w:p>
        </w:tc>
        <w:tc>
          <w:tcPr>
            <w:tcW w:w="4322" w:type="dxa"/>
            <w:tcBorders>
              <w:top w:val="single" w:sz="4" w:space="0" w:color="000000"/>
              <w:left w:val="single" w:sz="4" w:space="0" w:color="000000"/>
              <w:bottom w:val="single" w:sz="4" w:space="0" w:color="000000"/>
              <w:right w:val="single" w:sz="4" w:space="0" w:color="000000"/>
            </w:tcBorders>
            <w:vAlign w:val="center"/>
          </w:tcPr>
          <w:p w14:paraId="06B0AF51" w14:textId="77777777" w:rsidR="007B434C" w:rsidRDefault="00AF7DB6">
            <w:pPr>
              <w:jc w:val="center"/>
              <w:rPr>
                <w:rFonts w:ascii="Calibri" w:hAnsi="Calibri" w:cs="Calibri"/>
                <w:szCs w:val="22"/>
                <w:lang w:eastAsia="en-US"/>
              </w:rPr>
            </w:pPr>
            <w:r>
              <w:rPr>
                <w:rFonts w:ascii="Calibri" w:hAnsi="Calibri" w:cs="Calibri"/>
                <w:szCs w:val="22"/>
                <w:lang w:eastAsia="en-US"/>
              </w:rPr>
              <w:t>6 320</w:t>
            </w:r>
          </w:p>
        </w:tc>
      </w:tr>
      <w:tr w:rsidR="007B434C" w14:paraId="731631AE" w14:textId="77777777">
        <w:trPr>
          <w:trHeight w:val="432"/>
          <w:jc w:val="center"/>
        </w:trPr>
        <w:tc>
          <w:tcPr>
            <w:tcW w:w="4322" w:type="dxa"/>
            <w:tcBorders>
              <w:top w:val="single" w:sz="4" w:space="0" w:color="000000"/>
              <w:left w:val="single" w:sz="4" w:space="0" w:color="000000"/>
              <w:bottom w:val="single" w:sz="4" w:space="0" w:color="000000"/>
              <w:right w:val="single" w:sz="4" w:space="0" w:color="000000"/>
            </w:tcBorders>
            <w:vAlign w:val="center"/>
          </w:tcPr>
          <w:p w14:paraId="6697CC92" w14:textId="77777777" w:rsidR="007B434C" w:rsidRDefault="00AF7DB6">
            <w:pPr>
              <w:jc w:val="center"/>
              <w:rPr>
                <w:rFonts w:ascii="Calibri" w:hAnsi="Calibri" w:cs="Calibri"/>
                <w:i/>
                <w:iCs/>
                <w:szCs w:val="22"/>
                <w:lang w:val="en-US" w:eastAsia="en-US"/>
              </w:rPr>
            </w:pPr>
            <w:r>
              <w:rPr>
                <w:rFonts w:ascii="Calibri" w:hAnsi="Calibri" w:cs="Calibri"/>
                <w:i/>
                <w:iCs/>
                <w:szCs w:val="22"/>
                <w:lang w:val="en-US" w:eastAsia="en-US"/>
              </w:rPr>
              <w:t>“traffic prediction based on phone location”</w:t>
            </w:r>
          </w:p>
        </w:tc>
        <w:tc>
          <w:tcPr>
            <w:tcW w:w="4322" w:type="dxa"/>
            <w:tcBorders>
              <w:top w:val="single" w:sz="4" w:space="0" w:color="000000"/>
              <w:left w:val="single" w:sz="4" w:space="0" w:color="000000"/>
              <w:bottom w:val="single" w:sz="4" w:space="0" w:color="000000"/>
              <w:right w:val="single" w:sz="4" w:space="0" w:color="000000"/>
            </w:tcBorders>
            <w:vAlign w:val="center"/>
          </w:tcPr>
          <w:p w14:paraId="688FE377" w14:textId="77777777" w:rsidR="007B434C" w:rsidRDefault="00AF7DB6">
            <w:pPr>
              <w:jc w:val="center"/>
              <w:rPr>
                <w:rFonts w:ascii="Calibri" w:hAnsi="Calibri" w:cs="Calibri"/>
                <w:szCs w:val="22"/>
                <w:lang w:eastAsia="en-US"/>
              </w:rPr>
            </w:pPr>
            <w:r>
              <w:rPr>
                <w:rFonts w:ascii="Calibri" w:hAnsi="Calibri" w:cs="Calibri"/>
                <w:szCs w:val="22"/>
                <w:lang w:eastAsia="en-US"/>
              </w:rPr>
              <w:t>6 080</w:t>
            </w:r>
          </w:p>
        </w:tc>
      </w:tr>
    </w:tbl>
    <w:p w14:paraId="357CDE2B" w14:textId="77777777" w:rsidR="007B434C" w:rsidRDefault="007B434C">
      <w:pPr>
        <w:rPr>
          <w:ins w:id="48" w:author="Unknown Author" w:date="2023-07-01T19:50:00Z"/>
          <w:b/>
          <w:bCs/>
          <w:sz w:val="28"/>
          <w:szCs w:val="28"/>
        </w:rPr>
      </w:pPr>
    </w:p>
    <w:p w14:paraId="1B677941" w14:textId="77777777" w:rsidR="007B434C" w:rsidRDefault="00AF7DB6">
      <w:pPr>
        <w:pStyle w:val="Ttulo2"/>
        <w:numPr>
          <w:ilvl w:val="1"/>
          <w:numId w:val="2"/>
        </w:numPr>
        <w:rPr>
          <w:color w:val="000000"/>
        </w:rPr>
      </w:pPr>
      <w:bookmarkStart w:id="49" w:name="_Toc138324003"/>
      <w:bookmarkStart w:id="50" w:name="_Toc139963542"/>
      <w:r>
        <w:t>Fluxo de Tráfego</w:t>
      </w:r>
      <w:bookmarkEnd w:id="49"/>
      <w:bookmarkEnd w:id="50"/>
    </w:p>
    <w:p w14:paraId="6BA3717A" w14:textId="36482418" w:rsidR="007B434C" w:rsidRDefault="00AF7DB6">
      <w:pPr>
        <w:rPr>
          <w:color w:val="000000"/>
        </w:rPr>
      </w:pPr>
      <w:r>
        <w:t>Atualmente, o estudo do fluxo de tráfego é um campo de investigação com muitos desenvolvimentos em curso. Desta forma</w:t>
      </w:r>
      <w:ins w:id="51" w:author="Unknown Author" w:date="2023-04-07T15:09:00Z">
        <w:r>
          <w:t>,</w:t>
        </w:r>
      </w:ins>
      <w:r>
        <w:t xml:space="preserve"> os investigadores têm desenvolvido uma variedade de modelos e teorias para descrever e analisar o fluxo de tráfego. Estes modelos podem apresentar desde simples equações matemáticas a simulações mais complexas, como por exemplo o estudo de matrizes origem-destino que servem para determinar as rotas de desvio ideais nas redes urbanas [</w:t>
      </w:r>
      <w:r w:rsidR="007E2F36">
        <w:t>13</w:t>
      </w:r>
      <w:r>
        <w:t xml:space="preserve">], algoritmos de </w:t>
      </w:r>
      <w:r>
        <w:rPr>
          <w:i/>
          <w:iCs/>
        </w:rPr>
        <w:t>“</w:t>
      </w:r>
      <w:proofErr w:type="spellStart"/>
      <w:r>
        <w:rPr>
          <w:i/>
          <w:iCs/>
        </w:rPr>
        <w:t>Machine</w:t>
      </w:r>
      <w:proofErr w:type="spellEnd"/>
      <w:r>
        <w:rPr>
          <w:i/>
          <w:iCs/>
        </w:rPr>
        <w:t xml:space="preserve"> </w:t>
      </w:r>
      <w:proofErr w:type="spellStart"/>
      <w:r>
        <w:rPr>
          <w:i/>
          <w:iCs/>
        </w:rPr>
        <w:t>Learning</w:t>
      </w:r>
      <w:proofErr w:type="spellEnd"/>
      <w:r>
        <w:rPr>
          <w:i/>
          <w:iCs/>
        </w:rPr>
        <w:t>”</w:t>
      </w:r>
      <w:r>
        <w:t xml:space="preserve"> para classificar o congestionamento do tráfego [</w:t>
      </w:r>
      <w:r w:rsidR="007E2F36">
        <w:t>4</w:t>
      </w:r>
      <w:r>
        <w:t xml:space="preserve">] ou utilização de </w:t>
      </w:r>
      <w:proofErr w:type="spellStart"/>
      <w:r>
        <w:rPr>
          <w:i/>
          <w:iCs/>
        </w:rPr>
        <w:t>frameworks</w:t>
      </w:r>
      <w:proofErr w:type="spellEnd"/>
      <w:r>
        <w:t xml:space="preserve"> como a </w:t>
      </w:r>
      <w:r>
        <w:rPr>
          <w:i/>
          <w:iCs/>
        </w:rPr>
        <w:t>“</w:t>
      </w:r>
      <w:proofErr w:type="spellStart"/>
      <w:r>
        <w:rPr>
          <w:i/>
          <w:iCs/>
        </w:rPr>
        <w:t>Promotion</w:t>
      </w:r>
      <w:proofErr w:type="spellEnd"/>
      <w:r>
        <w:rPr>
          <w:i/>
          <w:iCs/>
        </w:rPr>
        <w:t>”</w:t>
      </w:r>
      <w:r>
        <w:t xml:space="preserve"> para prever o fluxo do tráfego [</w:t>
      </w:r>
      <w:r w:rsidR="007E2F36">
        <w:t>15</w:t>
      </w:r>
      <w:r>
        <w:t>], e assim conceber e gerir sistemas de transporte que sejam eficientes, seguros e sustentáveis.</w:t>
      </w:r>
    </w:p>
    <w:p w14:paraId="78453E5E" w14:textId="6F9688F6" w:rsidR="007B434C" w:rsidRDefault="00AF7DB6">
      <w:pPr>
        <w:rPr>
          <w:color w:val="000000"/>
        </w:rPr>
      </w:pPr>
      <w:r>
        <w:t>Para além disto, a crescente utilização de telemóveis e o número de dispositivos conectados também contribuiu significativamente para o crescimento de tráfego móvel, disponibilizando uma riqueza de informações que podem ser utilizadas para prever padrões de tráfego, tais como a localização e a velocidade dos dispositivos na rede rodoviária [</w:t>
      </w:r>
      <w:r w:rsidR="007E2F36">
        <w:t>9</w:t>
      </w:r>
      <w:r>
        <w:t>][</w:t>
      </w:r>
      <w:r w:rsidR="007E2F36">
        <w:t>5</w:t>
      </w:r>
      <w:r>
        <w:t xml:space="preserve">]. </w:t>
      </w:r>
    </w:p>
    <w:p w14:paraId="13768F77" w14:textId="77777777" w:rsidR="007B434C" w:rsidRDefault="00AF7DB6">
      <w:pPr>
        <w:pStyle w:val="Ttulo3"/>
        <w:numPr>
          <w:ilvl w:val="0"/>
          <w:numId w:val="0"/>
        </w:numPr>
        <w:ind w:left="1287" w:hanging="720"/>
        <w:rPr>
          <w:color w:val="000000"/>
        </w:rPr>
      </w:pPr>
      <w:bookmarkStart w:id="52" w:name="_Toc138324004"/>
      <w:bookmarkStart w:id="53" w:name="_Toc139963543"/>
      <w:r>
        <w:t>2.2.1 Matriz Origem-Destino como sensor de tráfego</w:t>
      </w:r>
      <w:bookmarkEnd w:id="52"/>
      <w:bookmarkEnd w:id="53"/>
    </w:p>
    <w:p w14:paraId="466A90B0" w14:textId="4EFBABF9" w:rsidR="007B434C" w:rsidRDefault="00AF7DB6">
      <w:pPr>
        <w:rPr>
          <w:color w:val="000000"/>
        </w:rPr>
      </w:pPr>
      <w:r>
        <w:t>A matriz origem-destino (OD) na gestão do tráfego fornece uma imagem da distribuição espacial, com células individuais representadas através do número de viagens efetuadas entre um par de zonas de análise de tráfego (</w:t>
      </w:r>
      <w:proofErr w:type="spellStart"/>
      <w:r>
        <w:t>TAZs</w:t>
      </w:r>
      <w:proofErr w:type="spellEnd"/>
      <w:r>
        <w:t>) [</w:t>
      </w:r>
      <w:r w:rsidR="007E2F36">
        <w:t>13</w:t>
      </w:r>
      <w:r>
        <w:t>]. Estes modelos estáticos e dinâmicos podem ser utilizados no planeamento de um sistema de transporte, de modo a otimizar o controlo e gestão do tráfego, dando particular atenção à necessidade e possibilidade de atualização frequente dos dados de entrada na sequência de alterações no volume do fluxo de tráfego real na rede rodoviária urbana.</w:t>
      </w:r>
    </w:p>
    <w:p w14:paraId="013D7C38" w14:textId="77777777" w:rsidR="007B434C" w:rsidRDefault="00AF7DB6">
      <w:pPr>
        <w:pStyle w:val="Ttulo3"/>
        <w:numPr>
          <w:ilvl w:val="0"/>
          <w:numId w:val="0"/>
        </w:numPr>
        <w:ind w:left="1287" w:hanging="720"/>
        <w:rPr>
          <w:color w:val="000000"/>
        </w:rPr>
      </w:pPr>
      <w:bookmarkStart w:id="54" w:name="_Toc138324005"/>
      <w:bookmarkStart w:id="55" w:name="_Toc139963544"/>
      <w:r>
        <w:lastRenderedPageBreak/>
        <w:t xml:space="preserve">2.2.2 Classificação do fluxo de tráfego através de algoritmos de </w:t>
      </w:r>
      <w:proofErr w:type="spellStart"/>
      <w:r>
        <w:rPr>
          <w:i/>
          <w:iCs/>
        </w:rPr>
        <w:t>machine</w:t>
      </w:r>
      <w:proofErr w:type="spellEnd"/>
      <w:r>
        <w:rPr>
          <w:i/>
          <w:iCs/>
        </w:rPr>
        <w:t xml:space="preserve"> </w:t>
      </w:r>
      <w:proofErr w:type="spellStart"/>
      <w:r>
        <w:rPr>
          <w:i/>
          <w:iCs/>
        </w:rPr>
        <w:t>learning</w:t>
      </w:r>
      <w:bookmarkEnd w:id="54"/>
      <w:bookmarkEnd w:id="55"/>
      <w:proofErr w:type="spellEnd"/>
    </w:p>
    <w:p w14:paraId="2ED32060" w14:textId="77777777" w:rsidR="007B434C" w:rsidRDefault="00AF7DB6">
      <w:pPr>
        <w:rPr>
          <w:color w:val="000000"/>
        </w:rPr>
      </w:pPr>
      <w:r>
        <w:t xml:space="preserve">Efetivamente, um estudo em 2017 constatou que o custo dos engarrafamentos de trânsito para os condutores americanos foi estimado em 179 milhões de dólares [4], como tal, para ajudar a melhorar as condições de tráfego os investigadores decidiram avaliar o comportamento e eficácia de vários algoritmos de </w:t>
      </w:r>
      <w:r>
        <w:rPr>
          <w:i/>
          <w:iCs/>
        </w:rPr>
        <w:t>“</w:t>
      </w:r>
      <w:proofErr w:type="spellStart"/>
      <w:r>
        <w:rPr>
          <w:i/>
          <w:iCs/>
        </w:rPr>
        <w:t>machine</w:t>
      </w:r>
      <w:proofErr w:type="spellEnd"/>
      <w:r>
        <w:rPr>
          <w:i/>
          <w:iCs/>
        </w:rPr>
        <w:t xml:space="preserve"> </w:t>
      </w:r>
      <w:proofErr w:type="spellStart"/>
      <w:r>
        <w:rPr>
          <w:i/>
          <w:iCs/>
        </w:rPr>
        <w:t>learning</w:t>
      </w:r>
      <w:proofErr w:type="spellEnd"/>
      <w:r>
        <w:rPr>
          <w:i/>
          <w:iCs/>
        </w:rPr>
        <w:t>”</w:t>
      </w:r>
      <w:r>
        <w:t xml:space="preserve"> para classificar esse fluxo e concluíram que os Sistemas de Transporte Inteligentes (ITS) podiam ser uma alternativa associada à infraestrutura rodoviária com dispositivos </w:t>
      </w:r>
      <w:proofErr w:type="spellStart"/>
      <w:r>
        <w:t>IoT</w:t>
      </w:r>
      <w:proofErr w:type="spellEnd"/>
      <w:r>
        <w:t xml:space="preserve"> para captar informação.</w:t>
      </w:r>
    </w:p>
    <w:p w14:paraId="748DC6E8" w14:textId="77777777" w:rsidR="007B434C" w:rsidRDefault="00AF7DB6">
      <w:pPr>
        <w:rPr>
          <w:color w:val="000000"/>
        </w:rPr>
      </w:pPr>
      <w:r>
        <w:t>Na verdade, estes resultados da classificação são influenciados por fatores através de afinação de parâmetros, o tamanho do conjunto de dados em termos de registos, atributos selecionados, e a percentagem de dados utilizados para formação e validação. Além disso, a análise de diferentes ambientes urbanos, incluindo intersecções, autoestradas e estradas suburbanas também é fundamental para identificar os classificadores mais eficazes.</w:t>
      </w:r>
    </w:p>
    <w:p w14:paraId="7E14BB49" w14:textId="77777777" w:rsidR="007B434C" w:rsidRDefault="00AF7DB6">
      <w:pPr>
        <w:pStyle w:val="Ttulo3"/>
        <w:numPr>
          <w:ilvl w:val="2"/>
          <w:numId w:val="3"/>
        </w:numPr>
        <w:rPr>
          <w:color w:val="000000"/>
        </w:rPr>
      </w:pPr>
      <w:bookmarkStart w:id="56" w:name="_Toc138324006"/>
      <w:bookmarkStart w:id="57" w:name="_Toc139963545"/>
      <w:proofErr w:type="spellStart"/>
      <w:r>
        <w:rPr>
          <w:i/>
          <w:iCs/>
        </w:rPr>
        <w:t>Promotion</w:t>
      </w:r>
      <w:proofErr w:type="spellEnd"/>
      <w:r>
        <w:rPr>
          <w:i/>
          <w:iCs/>
        </w:rPr>
        <w:t xml:space="preserve"> </w:t>
      </w:r>
      <w:proofErr w:type="spellStart"/>
      <w:r>
        <w:rPr>
          <w:i/>
          <w:iCs/>
        </w:rPr>
        <w:t>FrameWork</w:t>
      </w:r>
      <w:proofErr w:type="spellEnd"/>
      <w:r>
        <w:t xml:space="preserve"> para prever o fluxo tráfego</w:t>
      </w:r>
      <w:bookmarkEnd w:id="56"/>
      <w:bookmarkEnd w:id="57"/>
    </w:p>
    <w:p w14:paraId="7C61D1A2" w14:textId="625B4406" w:rsidR="007B434C" w:rsidRDefault="00AF7DB6">
      <w:pPr>
        <w:rPr>
          <w:color w:val="000000"/>
        </w:rPr>
      </w:pPr>
      <w:r>
        <w:t>A capacidade de prever o tráfego é uma das aplicações mais significativas em tecnologias de transporte inteligentes. A precisão das previsões é crucial para garantir a eficiência dos transportes públicos e para evitar congestionamentos. Tendo em conta</w:t>
      </w:r>
      <w:del w:id="58" w:author="Unknown Author" w:date="2023-04-07T15:14:00Z">
        <w:r>
          <w:delText>,</w:delText>
        </w:r>
      </w:del>
      <w:r>
        <w:t xml:space="preserve"> algoritmos para prever o tráfico, a abordagem da </w:t>
      </w:r>
      <w:proofErr w:type="spellStart"/>
      <w:r>
        <w:rPr>
          <w:i/>
          <w:iCs/>
        </w:rPr>
        <w:t>framework</w:t>
      </w:r>
      <w:proofErr w:type="spellEnd"/>
      <w:r>
        <w:rPr>
          <w:i/>
          <w:iCs/>
        </w:rPr>
        <w:t xml:space="preserve"> PROMOTION</w:t>
      </w:r>
      <w:r>
        <w:t xml:space="preserve"> é uma abordagem baseada em </w:t>
      </w:r>
      <w:proofErr w:type="spellStart"/>
      <w:r>
        <w:rPr>
          <w:i/>
          <w:iCs/>
          <w:rPrChange w:id="59" w:author="Unknown Author" w:date="2023-04-07T15:14:00Z">
            <w:rPr/>
          </w:rPrChange>
        </w:rPr>
        <w:t>deep</w:t>
      </w:r>
      <w:proofErr w:type="spellEnd"/>
      <w:r>
        <w:rPr>
          <w:i/>
          <w:iCs/>
          <w:rPrChange w:id="60" w:author="Unknown Author" w:date="2023-04-07T15:14:00Z">
            <w:rPr/>
          </w:rPrChange>
        </w:rPr>
        <w:t xml:space="preserve"> </w:t>
      </w:r>
      <w:proofErr w:type="spellStart"/>
      <w:r>
        <w:rPr>
          <w:i/>
          <w:iCs/>
          <w:rPrChange w:id="61" w:author="Unknown Author" w:date="2023-04-07T15:14:00Z">
            <w:rPr/>
          </w:rPrChange>
        </w:rPr>
        <w:t>learning</w:t>
      </w:r>
      <w:proofErr w:type="spellEnd"/>
      <w:r>
        <w:t xml:space="preserve"> para a previsão do fluxo de tráfego</w:t>
      </w:r>
      <w:ins w:id="62" w:author="Unknown Author" w:date="2023-04-07T15:15:00Z">
        <w:r>
          <w:t>,</w:t>
        </w:r>
      </w:ins>
      <w:r>
        <w:t xml:space="preserve"> que utiliza redes neurais gráficas (</w:t>
      </w:r>
      <w:proofErr w:type="spellStart"/>
      <w:r>
        <w:t>GNNs</w:t>
      </w:r>
      <w:proofErr w:type="spellEnd"/>
      <w:r>
        <w:t>) para modelar relações de espaço-tempo entre diferentes segmentos rodoviários numa rede de transportes [</w:t>
      </w:r>
      <w:r w:rsidR="007E2F36">
        <w:t>15</w:t>
      </w:r>
      <w:r>
        <w:t>].</w:t>
      </w:r>
    </w:p>
    <w:p w14:paraId="4FB42644" w14:textId="77777777" w:rsidR="007B434C" w:rsidRDefault="00AF7DB6">
      <w:pPr>
        <w:rPr>
          <w:color w:val="000000"/>
        </w:rPr>
      </w:pPr>
      <w:r>
        <w:t xml:space="preserve">De facto, esta </w:t>
      </w:r>
      <w:proofErr w:type="spellStart"/>
      <w:r>
        <w:rPr>
          <w:i/>
          <w:iCs/>
        </w:rPr>
        <w:t>framework</w:t>
      </w:r>
      <w:proofErr w:type="spellEnd"/>
      <w:r>
        <w:t xml:space="preserve"> explora técnicas inteligentes de pré-processamento baseado em gráficos, onde cada nó representa um segmento de estrada e as arestas representam a conectividade entre eles. O modelo GNN é treinado para aprender as características de cada nó e aresta, o que capta as relações espaço temporais entre os diferentes segmentos rodoviários, melhorando a precisão da previsão do fluxo de tráfego para otimizar sistemas inteligentes de transporte (ITS) e planeamento urbano.</w:t>
      </w:r>
    </w:p>
    <w:p w14:paraId="4D2CE6A1" w14:textId="77777777" w:rsidR="007B434C" w:rsidRDefault="00AF7DB6">
      <w:pPr>
        <w:pStyle w:val="Ttulo3"/>
        <w:numPr>
          <w:ilvl w:val="2"/>
          <w:numId w:val="4"/>
        </w:numPr>
        <w:rPr>
          <w:color w:val="000000"/>
        </w:rPr>
      </w:pPr>
      <w:bookmarkStart w:id="63" w:name="_Toc138324007"/>
      <w:bookmarkStart w:id="64" w:name="_Toc139963546"/>
      <w:r>
        <w:t xml:space="preserve">Crescimento </w:t>
      </w:r>
      <w:proofErr w:type="spellStart"/>
      <w:r>
        <w:rPr>
          <w:i/>
          <w:iCs/>
        </w:rPr>
        <w:t>IoT</w:t>
      </w:r>
      <w:proofErr w:type="spellEnd"/>
      <w:r>
        <w:t xml:space="preserve"> e a sua utilidade para melhorar o fluxo do tráfego</w:t>
      </w:r>
      <w:bookmarkEnd w:id="63"/>
      <w:bookmarkEnd w:id="64"/>
    </w:p>
    <w:p w14:paraId="4E9885DB" w14:textId="334AD3CD" w:rsidR="007B434C" w:rsidRDefault="00AF7DB6">
      <w:pPr>
        <w:rPr>
          <w:color w:val="000000"/>
        </w:rPr>
      </w:pPr>
      <w:r>
        <w:t>Foi estimado que cerca de 77,5 Exa bytes de dados móveis serão consumidos por mês até 2022, o que representa 71% de todo o tráfego IP [</w:t>
      </w:r>
      <w:r w:rsidR="007E2F36">
        <w:t>9</w:t>
      </w:r>
      <w:r>
        <w:t>]. Consequentemente, é essencial prever com precisão a carga de tráfego móvel para gerir eficientemente o grande volume de tráfego móvel. Por exemplo, foi desenvolvido um modelo baseado em "</w:t>
      </w:r>
      <w:proofErr w:type="spellStart"/>
      <w:r>
        <w:rPr>
          <w:i/>
          <w:iCs/>
          <w:rPrChange w:id="65" w:author="Unknown Author" w:date="2023-04-07T15:16:00Z">
            <w:rPr/>
          </w:rPrChange>
        </w:rPr>
        <w:t>Machine</w:t>
      </w:r>
      <w:proofErr w:type="spellEnd"/>
      <w:r>
        <w:rPr>
          <w:i/>
          <w:iCs/>
          <w:rPrChange w:id="66" w:author="Unknown Author" w:date="2023-04-07T15:16:00Z">
            <w:rPr/>
          </w:rPrChange>
        </w:rPr>
        <w:t xml:space="preserve"> </w:t>
      </w:r>
      <w:proofErr w:type="spellStart"/>
      <w:r>
        <w:rPr>
          <w:i/>
          <w:iCs/>
          <w:rPrChange w:id="67" w:author="Unknown Author" w:date="2023-04-07T15:16:00Z">
            <w:rPr/>
          </w:rPrChange>
        </w:rPr>
        <w:t>Learning</w:t>
      </w:r>
      <w:proofErr w:type="spellEnd"/>
      <w:r>
        <w:t xml:space="preserve">" chamado </w:t>
      </w:r>
      <w:proofErr w:type="spellStart"/>
      <w:r>
        <w:rPr>
          <w:i/>
          <w:iCs/>
          <w:rPrChange w:id="68" w:author="Unknown Author" w:date="2023-04-07T15:17:00Z">
            <w:rPr/>
          </w:rPrChange>
        </w:rPr>
        <w:t>Deep</w:t>
      </w:r>
      <w:proofErr w:type="spellEnd"/>
      <w:r>
        <w:rPr>
          <w:i/>
          <w:iCs/>
          <w:rPrChange w:id="69" w:author="Unknown Author" w:date="2023-04-07T15:17:00Z">
            <w:rPr/>
          </w:rPrChange>
        </w:rPr>
        <w:t xml:space="preserve"> </w:t>
      </w:r>
      <w:proofErr w:type="spellStart"/>
      <w:r>
        <w:rPr>
          <w:i/>
          <w:iCs/>
          <w:rPrChange w:id="70" w:author="Unknown Author" w:date="2023-04-07T15:17:00Z">
            <w:rPr/>
          </w:rPrChange>
        </w:rPr>
        <w:t>Traffic</w:t>
      </w:r>
      <w:proofErr w:type="spellEnd"/>
      <w:r>
        <w:rPr>
          <w:i/>
          <w:iCs/>
          <w:rPrChange w:id="71" w:author="Unknown Author" w:date="2023-04-07T15:17:00Z">
            <w:rPr/>
          </w:rPrChange>
        </w:rPr>
        <w:t xml:space="preserve"> </w:t>
      </w:r>
      <w:proofErr w:type="spellStart"/>
      <w:r>
        <w:rPr>
          <w:i/>
          <w:iCs/>
          <w:rPrChange w:id="72" w:author="Unknown Author" w:date="2023-04-07T15:17:00Z">
            <w:rPr/>
          </w:rPrChange>
        </w:rPr>
        <w:t>Predictor</w:t>
      </w:r>
      <w:proofErr w:type="spellEnd"/>
      <w:r>
        <w:t xml:space="preserve"> (</w:t>
      </w:r>
      <w:proofErr w:type="spellStart"/>
      <w:r>
        <w:t>DeepTP</w:t>
      </w:r>
      <w:proofErr w:type="spellEnd"/>
      <w:r>
        <w:t xml:space="preserve">), que utiliza </w:t>
      </w:r>
      <w:proofErr w:type="spellStart"/>
      <w:r>
        <w:t>RNNs</w:t>
      </w:r>
      <w:proofErr w:type="spellEnd"/>
      <w:r>
        <w:t xml:space="preserve">, </w:t>
      </w:r>
      <w:r>
        <w:lastRenderedPageBreak/>
        <w:t xml:space="preserve">LSTM, </w:t>
      </w:r>
      <w:proofErr w:type="spellStart"/>
      <w:r>
        <w:t>CNNs</w:t>
      </w:r>
      <w:proofErr w:type="spellEnd"/>
      <w:r>
        <w:t xml:space="preserve"> e modelos LSTM para prever a carga de tráfego móvel, como também foi descoberto que o fluxo pode ser previsto com alta precisão, otimizando a alocação de recursos e a qualidade da circulação.</w:t>
      </w:r>
    </w:p>
    <w:p w14:paraId="4C53F474" w14:textId="77777777" w:rsidR="007B434C" w:rsidRDefault="00AF7DB6">
      <w:pPr>
        <w:pStyle w:val="Ttulo3"/>
        <w:numPr>
          <w:ilvl w:val="2"/>
          <w:numId w:val="4"/>
        </w:numPr>
        <w:rPr>
          <w:color w:val="000000"/>
        </w:rPr>
      </w:pPr>
      <w:bookmarkStart w:id="73" w:name="_Toc138324008"/>
      <w:bookmarkStart w:id="74" w:name="_Toc139963547"/>
      <w:r>
        <w:rPr>
          <w:i/>
          <w:iCs/>
          <w:rPrChange w:id="75" w:author="Unknown Author" w:date="2023-04-07T15:17:00Z">
            <w:rPr/>
          </w:rPrChange>
        </w:rPr>
        <w:t>Smartphones</w:t>
      </w:r>
      <w:r>
        <w:t xml:space="preserve"> como sensores de fluxo de tráfego</w:t>
      </w:r>
      <w:bookmarkEnd w:id="73"/>
      <w:bookmarkEnd w:id="74"/>
    </w:p>
    <w:p w14:paraId="4BD5F46F" w14:textId="19603271" w:rsidR="007B434C" w:rsidRDefault="00AF7DB6">
      <w:pPr>
        <w:rPr>
          <w:color w:val="000000"/>
        </w:rPr>
      </w:pPr>
      <w:r>
        <w:t xml:space="preserve">O elevado uso de </w:t>
      </w:r>
      <w:r>
        <w:rPr>
          <w:i/>
          <w:iCs/>
          <w:rPrChange w:id="76" w:author="Unknown Author" w:date="2023-04-07T15:17:00Z">
            <w:rPr/>
          </w:rPrChange>
        </w:rPr>
        <w:t>smartphones</w:t>
      </w:r>
      <w:r>
        <w:t xml:space="preserve"> levou ao desenvolvimento de novas formas de recolha de dados sobre as condições de tráfego. Um desses métodos é a utilização de </w:t>
      </w:r>
      <w:r>
        <w:rPr>
          <w:i/>
          <w:iCs/>
          <w:rPrChange w:id="77" w:author="Unknown Author" w:date="2023-04-07T15:17:00Z">
            <w:rPr/>
          </w:rPrChange>
        </w:rPr>
        <w:t>smartphones</w:t>
      </w:r>
      <w:r>
        <w:t xml:space="preserve"> como sensores de tráfego, o que oferece várias vantagens, tais como ser rentável, proporcionando uma alternativa mais barata aos sensores de tráfego tradicionais e oferecendo uma cobertura mais ampla de dados em tempo real, como informações precisas e atualizadas sobre as condições de tráfego. Desta forma, para identificar com precisão a estrada que um condutor está a circular</w:t>
      </w:r>
      <w:r>
        <w:t>,</w:t>
      </w:r>
      <w:r>
        <w:t xml:space="preserve"> o uso de algoritmos de </w:t>
      </w:r>
      <w:proofErr w:type="spellStart"/>
      <w:r>
        <w:rPr>
          <w:i/>
          <w:iCs/>
          <w:rPrChange w:id="78" w:author="Unknown Author" w:date="2023-04-07T15:18:00Z">
            <w:rPr/>
          </w:rPrChange>
        </w:rPr>
        <w:t>map-matching</w:t>
      </w:r>
      <w:proofErr w:type="spellEnd"/>
      <w:r>
        <w:t xml:space="preserve"> [</w:t>
      </w:r>
      <w:r w:rsidR="007E2F36">
        <w:t>5</w:t>
      </w:r>
      <w:r>
        <w:t>] revelou que a trajetória dos veículos em movimento tem caraterística de memória curta e assim é provável identificar o próximo segmento de estrada que o condutor vai entrar [</w:t>
      </w:r>
      <w:r w:rsidR="007E2F36">
        <w:t>9</w:t>
      </w:r>
      <w:r>
        <w:t>] para prever com precisão o fluxo do tráfego.</w:t>
      </w:r>
    </w:p>
    <w:p w14:paraId="6A0F2E8C" w14:textId="77777777" w:rsidR="007B434C" w:rsidRDefault="007B434C">
      <w:pPr>
        <w:rPr>
          <w:color w:val="000000"/>
        </w:rPr>
      </w:pPr>
    </w:p>
    <w:p w14:paraId="6379A419" w14:textId="26F83738" w:rsidR="007B434C" w:rsidRDefault="00AF7DB6" w:rsidP="0046128E">
      <w:pPr>
        <w:pStyle w:val="Legenda"/>
        <w:rPr>
          <w:color w:val="000000"/>
        </w:rPr>
      </w:pPr>
      <w:bookmarkStart w:id="79" w:name="_Toc139964967"/>
      <w:r>
        <w:t xml:space="preserve">Tabela </w:t>
      </w:r>
      <w:r>
        <w:fldChar w:fldCharType="begin"/>
      </w:r>
      <w:r>
        <w:instrText>SEQ Tabela \* ARABIC</w:instrText>
      </w:r>
      <w:r>
        <w:fldChar w:fldCharType="separate"/>
      </w:r>
      <w:r w:rsidR="00A5379D">
        <w:rPr>
          <w:noProof/>
        </w:rPr>
        <w:t>2</w:t>
      </w:r>
      <w:r>
        <w:fldChar w:fldCharType="end"/>
      </w:r>
      <w:r>
        <w:t xml:space="preserve"> - Análise comparativa de artigos baseado no fluxo do tráfego</w:t>
      </w:r>
      <w:bookmarkEnd w:id="79"/>
    </w:p>
    <w:tbl>
      <w:tblPr>
        <w:tblW w:w="9128" w:type="dxa"/>
        <w:jc w:val="center"/>
        <w:tblLook w:val="04A0" w:firstRow="1" w:lastRow="0" w:firstColumn="1" w:lastColumn="0" w:noHBand="0" w:noVBand="1"/>
      </w:tblPr>
      <w:tblGrid>
        <w:gridCol w:w="883"/>
        <w:gridCol w:w="703"/>
        <w:gridCol w:w="2614"/>
        <w:gridCol w:w="1729"/>
        <w:gridCol w:w="3199"/>
      </w:tblGrid>
      <w:tr w:rsidR="007B434C" w14:paraId="52DC7829" w14:textId="77777777">
        <w:trPr>
          <w:jc w:val="center"/>
        </w:trPr>
        <w:tc>
          <w:tcPr>
            <w:tcW w:w="826" w:type="dxa"/>
            <w:tcBorders>
              <w:top w:val="single" w:sz="4" w:space="0" w:color="000000"/>
              <w:left w:val="single" w:sz="4" w:space="0" w:color="000000"/>
              <w:bottom w:val="single" w:sz="4" w:space="0" w:color="000000"/>
              <w:right w:val="single" w:sz="4" w:space="0" w:color="000000"/>
            </w:tcBorders>
            <w:vAlign w:val="center"/>
          </w:tcPr>
          <w:p w14:paraId="4C993ADB" w14:textId="77777777" w:rsidR="007B434C" w:rsidRDefault="00AF7DB6">
            <w:pPr>
              <w:keepNext/>
              <w:jc w:val="center"/>
              <w:rPr>
                <w:b/>
                <w:color w:val="000000"/>
                <w:szCs w:val="22"/>
                <w:lang w:eastAsia="en-US"/>
              </w:rPr>
            </w:pPr>
            <w:r>
              <w:rPr>
                <w:b/>
                <w:color w:val="000000"/>
                <w:szCs w:val="22"/>
                <w:lang w:eastAsia="en-US"/>
              </w:rPr>
              <w:t>Artigo</w:t>
            </w:r>
          </w:p>
        </w:tc>
        <w:tc>
          <w:tcPr>
            <w:tcW w:w="662" w:type="dxa"/>
            <w:tcBorders>
              <w:top w:val="single" w:sz="4" w:space="0" w:color="000000"/>
              <w:left w:val="single" w:sz="4" w:space="0" w:color="000000"/>
              <w:bottom w:val="single" w:sz="4" w:space="0" w:color="000000"/>
              <w:right w:val="single" w:sz="4" w:space="0" w:color="000000"/>
            </w:tcBorders>
            <w:vAlign w:val="center"/>
          </w:tcPr>
          <w:p w14:paraId="2D73D35A" w14:textId="77777777" w:rsidR="007B434C" w:rsidRDefault="00AF7DB6">
            <w:pPr>
              <w:keepNext/>
              <w:jc w:val="center"/>
              <w:rPr>
                <w:b/>
                <w:color w:val="000000"/>
                <w:szCs w:val="22"/>
                <w:lang w:eastAsia="en-US"/>
              </w:rPr>
            </w:pPr>
            <w:r>
              <w:rPr>
                <w:b/>
                <w:color w:val="000000"/>
                <w:szCs w:val="22"/>
                <w:lang w:eastAsia="en-US"/>
              </w:rPr>
              <w:t>Ano</w:t>
            </w:r>
          </w:p>
        </w:tc>
        <w:tc>
          <w:tcPr>
            <w:tcW w:w="2666" w:type="dxa"/>
            <w:tcBorders>
              <w:top w:val="single" w:sz="4" w:space="0" w:color="000000"/>
              <w:left w:val="single" w:sz="4" w:space="0" w:color="000000"/>
              <w:bottom w:val="single" w:sz="4" w:space="0" w:color="000000"/>
              <w:right w:val="single" w:sz="4" w:space="0" w:color="000000"/>
            </w:tcBorders>
            <w:vAlign w:val="center"/>
          </w:tcPr>
          <w:p w14:paraId="4F7FFDD5" w14:textId="77777777" w:rsidR="007B434C" w:rsidRDefault="00AF7DB6">
            <w:pPr>
              <w:keepNext/>
              <w:jc w:val="center"/>
              <w:rPr>
                <w:b/>
                <w:color w:val="000000"/>
                <w:szCs w:val="22"/>
                <w:lang w:eastAsia="en-US"/>
              </w:rPr>
            </w:pPr>
            <w:r>
              <w:rPr>
                <w:b/>
                <w:color w:val="000000"/>
                <w:szCs w:val="22"/>
                <w:lang w:eastAsia="en-US"/>
              </w:rPr>
              <w:t>Objetivo</w:t>
            </w:r>
          </w:p>
        </w:tc>
        <w:tc>
          <w:tcPr>
            <w:tcW w:w="1653" w:type="dxa"/>
            <w:tcBorders>
              <w:top w:val="single" w:sz="4" w:space="0" w:color="000000"/>
              <w:left w:val="single" w:sz="4" w:space="0" w:color="000000"/>
              <w:bottom w:val="single" w:sz="4" w:space="0" w:color="000000"/>
              <w:right w:val="single" w:sz="4" w:space="0" w:color="000000"/>
            </w:tcBorders>
            <w:vAlign w:val="center"/>
          </w:tcPr>
          <w:p w14:paraId="7C39C1EC" w14:textId="77777777" w:rsidR="007B434C" w:rsidRDefault="00AF7DB6">
            <w:pPr>
              <w:keepNext/>
              <w:jc w:val="center"/>
              <w:rPr>
                <w:szCs w:val="22"/>
                <w:lang w:eastAsia="en-US"/>
              </w:rPr>
            </w:pPr>
            <w:r>
              <w:rPr>
                <w:b/>
                <w:color w:val="000000"/>
                <w:szCs w:val="22"/>
                <w:lang w:eastAsia="en-US"/>
              </w:rPr>
              <w:t>Técnicas A</w:t>
            </w:r>
            <w:r>
              <w:rPr>
                <w:b/>
                <w:szCs w:val="22"/>
                <w:lang w:eastAsia="en-US"/>
              </w:rPr>
              <w:t>plicadas</w:t>
            </w:r>
          </w:p>
        </w:tc>
        <w:tc>
          <w:tcPr>
            <w:tcW w:w="3321" w:type="dxa"/>
            <w:tcBorders>
              <w:top w:val="single" w:sz="4" w:space="0" w:color="000000"/>
              <w:left w:val="single" w:sz="4" w:space="0" w:color="000000"/>
              <w:bottom w:val="single" w:sz="4" w:space="0" w:color="000000"/>
              <w:right w:val="single" w:sz="4" w:space="0" w:color="000000"/>
            </w:tcBorders>
            <w:vAlign w:val="center"/>
          </w:tcPr>
          <w:p w14:paraId="4ED16A01" w14:textId="77777777" w:rsidR="007B434C" w:rsidRDefault="00AF7DB6">
            <w:pPr>
              <w:keepNext/>
              <w:jc w:val="center"/>
              <w:rPr>
                <w:b/>
                <w:color w:val="000000"/>
                <w:szCs w:val="22"/>
                <w:lang w:eastAsia="en-US"/>
              </w:rPr>
            </w:pPr>
            <w:r>
              <w:rPr>
                <w:b/>
                <w:color w:val="000000"/>
                <w:szCs w:val="22"/>
                <w:lang w:eastAsia="en-US"/>
              </w:rPr>
              <w:t>Resultados</w:t>
            </w:r>
          </w:p>
        </w:tc>
      </w:tr>
      <w:tr w:rsidR="007B434C" w14:paraId="5CA13B58" w14:textId="77777777">
        <w:trPr>
          <w:jc w:val="center"/>
        </w:trPr>
        <w:tc>
          <w:tcPr>
            <w:tcW w:w="826" w:type="dxa"/>
            <w:tcBorders>
              <w:top w:val="single" w:sz="4" w:space="0" w:color="000000"/>
              <w:left w:val="single" w:sz="4" w:space="0" w:color="000000"/>
              <w:bottom w:val="single" w:sz="4" w:space="0" w:color="000000"/>
              <w:right w:val="single" w:sz="4" w:space="0" w:color="000000"/>
            </w:tcBorders>
            <w:vAlign w:val="center"/>
          </w:tcPr>
          <w:p w14:paraId="6EFAA7E4" w14:textId="12DCC1FB" w:rsidR="007B434C" w:rsidRDefault="00AF7DB6">
            <w:pPr>
              <w:keepNext/>
              <w:jc w:val="center"/>
              <w:rPr>
                <w:rFonts w:ascii="Calibri" w:hAnsi="Calibri" w:cs="Calibri"/>
                <w:color w:val="000000"/>
                <w:szCs w:val="22"/>
                <w:lang w:eastAsia="en-US"/>
              </w:rPr>
            </w:pPr>
            <w:r>
              <w:rPr>
                <w:rFonts w:ascii="Calibri" w:hAnsi="Calibri" w:cs="Calibri"/>
                <w:color w:val="000000"/>
                <w:szCs w:val="22"/>
                <w:lang w:eastAsia="en-US"/>
              </w:rPr>
              <w:t>[</w:t>
            </w:r>
            <w:r w:rsidR="007E2F36">
              <w:rPr>
                <w:rFonts w:ascii="Calibri" w:hAnsi="Calibri" w:cs="Calibri"/>
                <w:color w:val="000000"/>
                <w:szCs w:val="22"/>
                <w:lang w:eastAsia="en-US"/>
              </w:rPr>
              <w:t>13</w:t>
            </w:r>
            <w:r>
              <w:rPr>
                <w:rFonts w:ascii="Calibri" w:hAnsi="Calibri" w:cs="Calibri"/>
                <w:color w:val="000000"/>
                <w:szCs w:val="22"/>
                <w:lang w:eastAsia="en-US"/>
              </w:rPr>
              <w:t>]</w:t>
            </w:r>
          </w:p>
        </w:tc>
        <w:tc>
          <w:tcPr>
            <w:tcW w:w="662" w:type="dxa"/>
            <w:tcBorders>
              <w:top w:val="single" w:sz="4" w:space="0" w:color="000000"/>
              <w:left w:val="single" w:sz="4" w:space="0" w:color="000000"/>
              <w:bottom w:val="single" w:sz="4" w:space="0" w:color="000000"/>
              <w:right w:val="single" w:sz="4" w:space="0" w:color="000000"/>
            </w:tcBorders>
            <w:vAlign w:val="center"/>
          </w:tcPr>
          <w:p w14:paraId="2107BE5B" w14:textId="77777777" w:rsidR="007B434C" w:rsidRDefault="00AF7DB6">
            <w:pPr>
              <w:keepNext/>
              <w:jc w:val="center"/>
              <w:rPr>
                <w:color w:val="000000"/>
              </w:rPr>
            </w:pPr>
            <w:r>
              <w:rPr>
                <w:rStyle w:val="title-text"/>
                <w:rFonts w:ascii="Calibri" w:hAnsi="Calibri" w:cs="Calibri"/>
                <w:color w:val="000000"/>
                <w:szCs w:val="22"/>
                <w:lang w:eastAsia="en-US"/>
              </w:rPr>
              <w:t>2023</w:t>
            </w:r>
          </w:p>
        </w:tc>
        <w:tc>
          <w:tcPr>
            <w:tcW w:w="2666" w:type="dxa"/>
            <w:tcBorders>
              <w:top w:val="single" w:sz="4" w:space="0" w:color="000000"/>
              <w:left w:val="single" w:sz="4" w:space="0" w:color="000000"/>
              <w:bottom w:val="single" w:sz="4" w:space="0" w:color="000000"/>
              <w:right w:val="single" w:sz="4" w:space="0" w:color="000000"/>
            </w:tcBorders>
          </w:tcPr>
          <w:p w14:paraId="411E6B85" w14:textId="77777777" w:rsidR="007B434C" w:rsidRDefault="00AF7DB6">
            <w:pPr>
              <w:keepNext/>
              <w:jc w:val="center"/>
              <w:rPr>
                <w:color w:val="000000"/>
              </w:rPr>
            </w:pPr>
            <w:r>
              <w:rPr>
                <w:rStyle w:val="title-text"/>
                <w:rFonts w:ascii="Calibri" w:hAnsi="Calibri" w:cs="Calibri"/>
                <w:color w:val="000000"/>
                <w:szCs w:val="22"/>
                <w:lang w:eastAsia="en-US"/>
              </w:rPr>
              <w:t>Gestão eficaz do tráfego em situações críticas.</w:t>
            </w:r>
          </w:p>
        </w:tc>
        <w:tc>
          <w:tcPr>
            <w:tcW w:w="1653" w:type="dxa"/>
            <w:tcBorders>
              <w:top w:val="single" w:sz="4" w:space="0" w:color="000000"/>
              <w:left w:val="single" w:sz="4" w:space="0" w:color="000000"/>
              <w:bottom w:val="single" w:sz="4" w:space="0" w:color="000000"/>
              <w:right w:val="single" w:sz="4" w:space="0" w:color="000000"/>
            </w:tcBorders>
          </w:tcPr>
          <w:p w14:paraId="470FAB93" w14:textId="77777777" w:rsidR="007B434C" w:rsidRDefault="00AF7DB6">
            <w:pPr>
              <w:keepNext/>
              <w:jc w:val="center"/>
              <w:rPr>
                <w:rFonts w:ascii="Calibri" w:hAnsi="Calibri" w:cs="Calibri"/>
                <w:color w:val="000000"/>
                <w:szCs w:val="22"/>
                <w:lang w:eastAsia="en-US"/>
              </w:rPr>
            </w:pPr>
            <w:r>
              <w:rPr>
                <w:rFonts w:ascii="Calibri" w:hAnsi="Calibri" w:cs="Calibri"/>
                <w:color w:val="000000"/>
                <w:szCs w:val="22"/>
                <w:lang w:eastAsia="en-US"/>
              </w:rPr>
              <w:t>Matriz Origem-Destino</w:t>
            </w:r>
          </w:p>
          <w:p w14:paraId="3F361393" w14:textId="77777777" w:rsidR="007B434C" w:rsidRDefault="00AF7DB6">
            <w:pPr>
              <w:keepNext/>
              <w:jc w:val="center"/>
              <w:rPr>
                <w:rFonts w:ascii="Calibri" w:hAnsi="Calibri" w:cs="Calibri"/>
                <w:i/>
                <w:iCs/>
                <w:color w:val="000000"/>
                <w:szCs w:val="22"/>
                <w:lang w:eastAsia="en-US"/>
              </w:rPr>
            </w:pPr>
            <w:r>
              <w:rPr>
                <w:rFonts w:ascii="Calibri" w:hAnsi="Calibri" w:cs="Calibri"/>
                <w:i/>
                <w:iCs/>
                <w:color w:val="000000"/>
                <w:szCs w:val="22"/>
                <w:lang w:eastAsia="en-US"/>
              </w:rPr>
              <w:t>LSTM</w:t>
            </w:r>
          </w:p>
        </w:tc>
        <w:tc>
          <w:tcPr>
            <w:tcW w:w="3321" w:type="dxa"/>
            <w:tcBorders>
              <w:top w:val="single" w:sz="4" w:space="0" w:color="000000"/>
              <w:left w:val="single" w:sz="4" w:space="0" w:color="000000"/>
              <w:bottom w:val="single" w:sz="4" w:space="0" w:color="000000"/>
              <w:right w:val="single" w:sz="4" w:space="0" w:color="000000"/>
            </w:tcBorders>
          </w:tcPr>
          <w:p w14:paraId="1899BAD5" w14:textId="77777777" w:rsidR="007B434C" w:rsidRDefault="00AF7DB6">
            <w:pPr>
              <w:keepNext/>
              <w:jc w:val="center"/>
              <w:rPr>
                <w:color w:val="000000"/>
              </w:rPr>
            </w:pPr>
            <w:r>
              <w:rPr>
                <w:rStyle w:val="title-text"/>
                <w:rFonts w:ascii="Calibri" w:hAnsi="Calibri" w:cs="Calibri"/>
                <w:color w:val="000000"/>
                <w:szCs w:val="22"/>
                <w:lang w:eastAsia="en-US"/>
              </w:rPr>
              <w:t xml:space="preserve">Método proposto poderia ter uma implementação prática em sistemas de atribuição dinâmica de tráfego em tempo real para aplicações ITS, com média de </w:t>
            </w:r>
            <w:r>
              <w:rPr>
                <w:rStyle w:val="title-text"/>
                <w:rFonts w:ascii="Calibri" w:hAnsi="Calibri" w:cs="Calibri"/>
                <w:i/>
                <w:iCs/>
                <w:color w:val="000000"/>
                <w:szCs w:val="22"/>
                <w:lang w:eastAsia="en-US"/>
              </w:rPr>
              <w:t>MAPE</w:t>
            </w:r>
            <w:r>
              <w:rPr>
                <w:rStyle w:val="title-text"/>
                <w:rFonts w:ascii="Calibri" w:hAnsi="Calibri" w:cs="Calibri"/>
                <w:color w:val="000000"/>
                <w:szCs w:val="22"/>
                <w:lang w:eastAsia="en-US"/>
              </w:rPr>
              <w:t xml:space="preserve"> em 7.18% (</w:t>
            </w:r>
            <w:r>
              <w:rPr>
                <w:rStyle w:val="title-text"/>
                <w:rFonts w:ascii="Calibri" w:hAnsi="Calibri" w:cs="Calibri"/>
                <w:i/>
                <w:iCs/>
                <w:color w:val="000000"/>
                <w:szCs w:val="22"/>
                <w:lang w:eastAsia="en-US"/>
              </w:rPr>
              <w:t>LSTM</w:t>
            </w:r>
            <w:r>
              <w:rPr>
                <w:rStyle w:val="title-text"/>
                <w:rFonts w:ascii="Calibri" w:hAnsi="Calibri" w:cs="Calibri"/>
                <w:color w:val="000000"/>
                <w:szCs w:val="22"/>
                <w:lang w:eastAsia="en-US"/>
              </w:rPr>
              <w:t>) e 6.80% (</w:t>
            </w:r>
            <w:proofErr w:type="spellStart"/>
            <w:r>
              <w:rPr>
                <w:rStyle w:val="title-text"/>
                <w:rFonts w:ascii="Calibri" w:hAnsi="Calibri" w:cs="Calibri"/>
                <w:i/>
                <w:iCs/>
                <w:color w:val="000000"/>
                <w:szCs w:val="22"/>
                <w:lang w:eastAsia="en-US"/>
              </w:rPr>
              <w:t>DLNa</w:t>
            </w:r>
            <w:proofErr w:type="spellEnd"/>
            <w:r>
              <w:rPr>
                <w:rStyle w:val="title-text"/>
                <w:rFonts w:ascii="Calibri" w:hAnsi="Calibri" w:cs="Calibri"/>
                <w:color w:val="000000"/>
                <w:szCs w:val="22"/>
                <w:lang w:eastAsia="en-US"/>
              </w:rPr>
              <w:t>).</w:t>
            </w:r>
          </w:p>
        </w:tc>
      </w:tr>
      <w:tr w:rsidR="007B434C" w14:paraId="5B3CE285" w14:textId="77777777">
        <w:trPr>
          <w:jc w:val="center"/>
        </w:trPr>
        <w:tc>
          <w:tcPr>
            <w:tcW w:w="826" w:type="dxa"/>
            <w:tcBorders>
              <w:top w:val="single" w:sz="4" w:space="0" w:color="000000"/>
              <w:left w:val="single" w:sz="4" w:space="0" w:color="000000"/>
              <w:bottom w:val="single" w:sz="4" w:space="0" w:color="000000"/>
              <w:right w:val="single" w:sz="4" w:space="0" w:color="000000"/>
            </w:tcBorders>
            <w:vAlign w:val="center"/>
          </w:tcPr>
          <w:p w14:paraId="306E8120" w14:textId="3EC72AED" w:rsidR="007B434C" w:rsidRDefault="00AF7DB6">
            <w:pPr>
              <w:jc w:val="center"/>
              <w:rPr>
                <w:rFonts w:ascii="Calibri" w:hAnsi="Calibri" w:cs="Calibri"/>
                <w:color w:val="000000"/>
                <w:szCs w:val="22"/>
                <w:lang w:eastAsia="en-US"/>
              </w:rPr>
            </w:pPr>
            <w:r>
              <w:rPr>
                <w:rFonts w:ascii="Calibri" w:hAnsi="Calibri" w:cs="Calibri"/>
                <w:color w:val="000000"/>
                <w:szCs w:val="22"/>
                <w:lang w:eastAsia="en-US"/>
              </w:rPr>
              <w:t>[</w:t>
            </w:r>
            <w:r w:rsidR="007E2F36">
              <w:rPr>
                <w:rFonts w:ascii="Calibri" w:hAnsi="Calibri" w:cs="Calibri"/>
                <w:color w:val="000000"/>
                <w:szCs w:val="22"/>
                <w:lang w:eastAsia="en-US"/>
              </w:rPr>
              <w:t>4</w:t>
            </w:r>
            <w:r>
              <w:rPr>
                <w:rFonts w:ascii="Calibri" w:hAnsi="Calibri" w:cs="Calibri"/>
                <w:color w:val="000000"/>
                <w:szCs w:val="22"/>
                <w:lang w:eastAsia="en-US"/>
              </w:rPr>
              <w:t>]</w:t>
            </w:r>
          </w:p>
        </w:tc>
        <w:tc>
          <w:tcPr>
            <w:tcW w:w="662" w:type="dxa"/>
            <w:tcBorders>
              <w:top w:val="single" w:sz="4" w:space="0" w:color="000000"/>
              <w:left w:val="single" w:sz="4" w:space="0" w:color="000000"/>
              <w:bottom w:val="single" w:sz="4" w:space="0" w:color="000000"/>
              <w:right w:val="single" w:sz="4" w:space="0" w:color="000000"/>
            </w:tcBorders>
            <w:vAlign w:val="center"/>
          </w:tcPr>
          <w:p w14:paraId="1A5C8085" w14:textId="77777777" w:rsidR="007B434C" w:rsidRDefault="00AF7DB6">
            <w:pPr>
              <w:jc w:val="center"/>
              <w:rPr>
                <w:color w:val="000000"/>
              </w:rPr>
            </w:pPr>
            <w:r>
              <w:rPr>
                <w:rStyle w:val="title-text"/>
                <w:rFonts w:ascii="Calibri" w:hAnsi="Calibri" w:cs="Calibri"/>
                <w:color w:val="000000"/>
                <w:szCs w:val="22"/>
                <w:lang w:eastAsia="en-US"/>
              </w:rPr>
              <w:t>2023</w:t>
            </w:r>
          </w:p>
        </w:tc>
        <w:tc>
          <w:tcPr>
            <w:tcW w:w="2666" w:type="dxa"/>
            <w:tcBorders>
              <w:top w:val="single" w:sz="4" w:space="0" w:color="000000"/>
              <w:left w:val="single" w:sz="4" w:space="0" w:color="000000"/>
              <w:bottom w:val="single" w:sz="4" w:space="0" w:color="000000"/>
              <w:right w:val="single" w:sz="4" w:space="0" w:color="000000"/>
            </w:tcBorders>
          </w:tcPr>
          <w:p w14:paraId="69BB2443" w14:textId="77777777" w:rsidR="007B434C" w:rsidRDefault="00AF7DB6">
            <w:pPr>
              <w:jc w:val="center"/>
              <w:rPr>
                <w:color w:val="000000"/>
              </w:rPr>
            </w:pPr>
            <w:r>
              <w:rPr>
                <w:rStyle w:val="title-text"/>
                <w:rFonts w:ascii="Calibri" w:hAnsi="Calibri" w:cs="Calibri"/>
                <w:color w:val="000000"/>
                <w:szCs w:val="22"/>
                <w:lang w:eastAsia="en-US"/>
              </w:rPr>
              <w:t>Análise do fluxo de veículos para ajudar a reduzir o congestionamento de tráfego, os custos de combustível e a poluição atmosférica.</w:t>
            </w:r>
          </w:p>
        </w:tc>
        <w:tc>
          <w:tcPr>
            <w:tcW w:w="1653" w:type="dxa"/>
            <w:tcBorders>
              <w:top w:val="single" w:sz="4" w:space="0" w:color="000000"/>
              <w:left w:val="single" w:sz="4" w:space="0" w:color="000000"/>
              <w:bottom w:val="single" w:sz="4" w:space="0" w:color="000000"/>
              <w:right w:val="single" w:sz="4" w:space="0" w:color="000000"/>
            </w:tcBorders>
          </w:tcPr>
          <w:p w14:paraId="4B6B1626" w14:textId="77777777" w:rsidR="007B434C" w:rsidRDefault="00AF7DB6">
            <w:pPr>
              <w:jc w:val="center"/>
              <w:rPr>
                <w:color w:val="000000"/>
              </w:rPr>
            </w:pPr>
            <w:r>
              <w:rPr>
                <w:rStyle w:val="title-text"/>
                <w:rFonts w:ascii="Calibri" w:hAnsi="Calibri" w:cs="Calibri"/>
                <w:i/>
                <w:iCs/>
                <w:color w:val="000000"/>
                <w:szCs w:val="22"/>
                <w:lang w:val="en-US" w:eastAsia="en-US"/>
              </w:rPr>
              <w:t>Decision Tree</w:t>
            </w:r>
          </w:p>
          <w:p w14:paraId="663D9AA7" w14:textId="77777777" w:rsidR="007B434C" w:rsidRDefault="00AF7DB6">
            <w:pPr>
              <w:jc w:val="center"/>
              <w:rPr>
                <w:color w:val="000000"/>
              </w:rPr>
            </w:pPr>
            <w:r>
              <w:rPr>
                <w:rStyle w:val="title-text"/>
                <w:rFonts w:ascii="Calibri" w:hAnsi="Calibri" w:cs="Calibri"/>
                <w:i/>
                <w:iCs/>
                <w:szCs w:val="22"/>
                <w:lang w:val="en-US" w:eastAsia="en-US"/>
              </w:rPr>
              <w:t>Extra-tree</w:t>
            </w:r>
          </w:p>
          <w:p w14:paraId="6462D341" w14:textId="77777777" w:rsidR="007B434C" w:rsidRDefault="00AF7DB6">
            <w:pPr>
              <w:jc w:val="center"/>
              <w:rPr>
                <w:color w:val="000000"/>
              </w:rPr>
            </w:pPr>
            <w:r>
              <w:rPr>
                <w:rStyle w:val="title-text"/>
                <w:rFonts w:ascii="Calibri" w:hAnsi="Calibri" w:cs="Calibri"/>
                <w:i/>
                <w:iCs/>
                <w:color w:val="000000"/>
                <w:szCs w:val="22"/>
                <w:lang w:val="en-US" w:eastAsia="en-US"/>
              </w:rPr>
              <w:t>k-Near Neighbors</w:t>
            </w:r>
          </w:p>
          <w:p w14:paraId="3E4F559B" w14:textId="77777777" w:rsidR="007B434C" w:rsidRDefault="00AF7DB6">
            <w:pPr>
              <w:jc w:val="center"/>
              <w:rPr>
                <w:color w:val="000000"/>
              </w:rPr>
            </w:pPr>
            <w:proofErr w:type="spellStart"/>
            <w:r>
              <w:rPr>
                <w:rStyle w:val="title-text"/>
                <w:rFonts w:ascii="Calibri" w:hAnsi="Calibri" w:cs="Calibri"/>
                <w:i/>
                <w:iCs/>
                <w:color w:val="000000"/>
                <w:szCs w:val="22"/>
                <w:lang w:eastAsia="en-US"/>
              </w:rPr>
              <w:t>Random</w:t>
            </w:r>
            <w:proofErr w:type="spellEnd"/>
            <w:r>
              <w:rPr>
                <w:rStyle w:val="title-text"/>
                <w:rFonts w:ascii="Calibri" w:hAnsi="Calibri" w:cs="Calibri"/>
                <w:i/>
                <w:iCs/>
                <w:color w:val="000000"/>
                <w:szCs w:val="22"/>
                <w:lang w:eastAsia="en-US"/>
              </w:rPr>
              <w:t xml:space="preserve"> </w:t>
            </w:r>
            <w:proofErr w:type="spellStart"/>
            <w:r>
              <w:rPr>
                <w:rStyle w:val="title-text"/>
                <w:rFonts w:ascii="Calibri" w:hAnsi="Calibri" w:cs="Calibri"/>
                <w:i/>
                <w:iCs/>
                <w:color w:val="000000"/>
                <w:szCs w:val="22"/>
                <w:lang w:eastAsia="en-US"/>
              </w:rPr>
              <w:t>Forest</w:t>
            </w:r>
            <w:proofErr w:type="spellEnd"/>
          </w:p>
          <w:p w14:paraId="0493F1DB" w14:textId="77777777" w:rsidR="007B434C" w:rsidRDefault="00AF7DB6">
            <w:pPr>
              <w:jc w:val="center"/>
              <w:rPr>
                <w:rFonts w:ascii="Calibri" w:hAnsi="Calibri" w:cs="Calibri"/>
                <w:i/>
                <w:iCs/>
                <w:color w:val="000000"/>
                <w:szCs w:val="22"/>
                <w:lang w:eastAsia="en-US"/>
              </w:rPr>
            </w:pPr>
            <w:r>
              <w:rPr>
                <w:rFonts w:ascii="Calibri" w:hAnsi="Calibri" w:cs="Calibri"/>
                <w:i/>
                <w:iCs/>
                <w:color w:val="000000"/>
                <w:szCs w:val="22"/>
                <w:lang w:eastAsia="en-US"/>
              </w:rPr>
              <w:t>MLP</w:t>
            </w:r>
          </w:p>
        </w:tc>
        <w:tc>
          <w:tcPr>
            <w:tcW w:w="3321" w:type="dxa"/>
            <w:tcBorders>
              <w:top w:val="single" w:sz="4" w:space="0" w:color="000000"/>
              <w:left w:val="single" w:sz="4" w:space="0" w:color="000000"/>
              <w:bottom w:val="single" w:sz="4" w:space="0" w:color="000000"/>
              <w:right w:val="single" w:sz="4" w:space="0" w:color="000000"/>
            </w:tcBorders>
          </w:tcPr>
          <w:p w14:paraId="3AB20A2B" w14:textId="77777777" w:rsidR="007B434C" w:rsidRDefault="00AF7DB6">
            <w:pPr>
              <w:jc w:val="center"/>
              <w:rPr>
                <w:color w:val="000000"/>
              </w:rPr>
            </w:pPr>
            <w:r>
              <w:rPr>
                <w:rStyle w:val="title-text"/>
                <w:rFonts w:ascii="Calibri" w:hAnsi="Calibri" w:cs="Calibri"/>
                <w:szCs w:val="22"/>
                <w:lang w:eastAsia="en-US"/>
              </w:rPr>
              <w:t xml:space="preserve">Resultados de classificação </w:t>
            </w:r>
            <w:r>
              <w:rPr>
                <w:rStyle w:val="title-text"/>
                <w:rFonts w:ascii="Calibri" w:hAnsi="Calibri" w:cs="Calibri"/>
                <w:szCs w:val="22"/>
                <w:lang w:eastAsia="en-US"/>
                <w:rPrChange w:id="80" w:author="Unknown Author" w:date="2023-04-07T15:20:00Z">
                  <w:rPr/>
                </w:rPrChange>
              </w:rPr>
              <w:t>mais elevados</w:t>
            </w:r>
            <w:r>
              <w:rPr>
                <w:rStyle w:val="title-text"/>
                <w:rFonts w:ascii="Calibri" w:hAnsi="Calibri" w:cs="Calibri"/>
                <w:szCs w:val="22"/>
                <w:lang w:eastAsia="en-US"/>
              </w:rPr>
              <w:t xml:space="preserve"> foram obtidos no conjunto de dados da Primavera, o que coincide com as restrições de mobilidade estabelecidas nas cidades devido à pandemia de </w:t>
            </w:r>
            <w:r>
              <w:rPr>
                <w:rStyle w:val="title-text"/>
                <w:rFonts w:ascii="Calibri" w:hAnsi="Calibri" w:cs="Calibri"/>
                <w:i/>
                <w:iCs/>
                <w:szCs w:val="22"/>
                <w:lang w:eastAsia="en-US"/>
              </w:rPr>
              <w:t>Covid-19</w:t>
            </w:r>
            <w:r>
              <w:rPr>
                <w:rStyle w:val="title-text"/>
                <w:rFonts w:ascii="Calibri" w:hAnsi="Calibri" w:cs="Calibri"/>
                <w:szCs w:val="22"/>
                <w:lang w:eastAsia="en-US"/>
              </w:rPr>
              <w:t xml:space="preserve">, onde a </w:t>
            </w:r>
            <w:proofErr w:type="spellStart"/>
            <w:r>
              <w:rPr>
                <w:rStyle w:val="title-text"/>
                <w:rFonts w:ascii="Calibri" w:hAnsi="Calibri" w:cs="Calibri"/>
                <w:i/>
                <w:iCs/>
                <w:szCs w:val="22"/>
                <w:lang w:eastAsia="en-US"/>
              </w:rPr>
              <w:t>Decision</w:t>
            </w:r>
            <w:proofErr w:type="spellEnd"/>
            <w:r>
              <w:rPr>
                <w:rStyle w:val="title-text"/>
                <w:rFonts w:ascii="Calibri" w:hAnsi="Calibri" w:cs="Calibri"/>
                <w:i/>
                <w:iCs/>
                <w:szCs w:val="22"/>
                <w:lang w:eastAsia="en-US"/>
              </w:rPr>
              <w:t xml:space="preserve"> </w:t>
            </w:r>
            <w:proofErr w:type="spellStart"/>
            <w:r>
              <w:rPr>
                <w:rStyle w:val="title-text"/>
                <w:rFonts w:ascii="Calibri" w:hAnsi="Calibri" w:cs="Calibri"/>
                <w:i/>
                <w:iCs/>
                <w:szCs w:val="22"/>
                <w:lang w:eastAsia="en-US"/>
              </w:rPr>
              <w:t>Tree</w:t>
            </w:r>
            <w:proofErr w:type="spellEnd"/>
            <w:r>
              <w:rPr>
                <w:rStyle w:val="title-text"/>
                <w:rFonts w:ascii="Calibri" w:hAnsi="Calibri" w:cs="Calibri"/>
                <w:szCs w:val="22"/>
                <w:lang w:eastAsia="en-US"/>
              </w:rPr>
              <w:t xml:space="preserve"> obteve a </w:t>
            </w:r>
            <w:r>
              <w:rPr>
                <w:rStyle w:val="title-text"/>
                <w:rFonts w:ascii="Calibri" w:hAnsi="Calibri" w:cs="Calibri"/>
                <w:szCs w:val="22"/>
                <w:lang w:eastAsia="en-US"/>
                <w:rPrChange w:id="81" w:author="Unknown Author" w:date="2023-04-07T15:20:00Z">
                  <w:rPr/>
                </w:rPrChange>
              </w:rPr>
              <w:t>maior precisão</w:t>
            </w:r>
            <w:r>
              <w:rPr>
                <w:rStyle w:val="title-text"/>
                <w:rFonts w:ascii="Calibri" w:hAnsi="Calibri" w:cs="Calibri"/>
                <w:szCs w:val="22"/>
                <w:lang w:eastAsia="en-US"/>
              </w:rPr>
              <w:t xml:space="preserve"> com </w:t>
            </w:r>
            <w:r>
              <w:rPr>
                <w:rStyle w:val="title-text"/>
                <w:rFonts w:ascii="Calibri" w:hAnsi="Calibri" w:cs="Calibri"/>
                <w:szCs w:val="22"/>
                <w:lang w:eastAsia="en-US"/>
              </w:rPr>
              <w:lastRenderedPageBreak/>
              <w:t>99.89% na experiência.</w:t>
            </w:r>
          </w:p>
        </w:tc>
      </w:tr>
      <w:tr w:rsidR="007B434C" w14:paraId="1AD1CF36" w14:textId="77777777">
        <w:trPr>
          <w:trHeight w:val="2513"/>
          <w:jc w:val="center"/>
        </w:trPr>
        <w:tc>
          <w:tcPr>
            <w:tcW w:w="826" w:type="dxa"/>
            <w:tcBorders>
              <w:top w:val="single" w:sz="4" w:space="0" w:color="000000"/>
              <w:left w:val="single" w:sz="4" w:space="0" w:color="000000"/>
              <w:bottom w:val="single" w:sz="4" w:space="0" w:color="000000"/>
              <w:right w:val="single" w:sz="4" w:space="0" w:color="000000"/>
            </w:tcBorders>
            <w:vAlign w:val="center"/>
          </w:tcPr>
          <w:p w14:paraId="49CAEC6C" w14:textId="6B935748" w:rsidR="007B434C" w:rsidRDefault="00AF7DB6">
            <w:pPr>
              <w:jc w:val="center"/>
              <w:rPr>
                <w:rFonts w:ascii="Calibri" w:hAnsi="Calibri" w:cs="Calibri"/>
                <w:color w:val="000000"/>
                <w:szCs w:val="22"/>
                <w:lang w:eastAsia="en-US"/>
              </w:rPr>
            </w:pPr>
            <w:r>
              <w:rPr>
                <w:rFonts w:ascii="Calibri" w:hAnsi="Calibri" w:cs="Calibri"/>
                <w:color w:val="000000"/>
                <w:szCs w:val="22"/>
                <w:lang w:eastAsia="en-US"/>
              </w:rPr>
              <w:lastRenderedPageBreak/>
              <w:t>[</w:t>
            </w:r>
            <w:r w:rsidR="007E2F36">
              <w:rPr>
                <w:rFonts w:ascii="Calibri" w:hAnsi="Calibri" w:cs="Calibri"/>
                <w:color w:val="000000"/>
                <w:szCs w:val="22"/>
                <w:lang w:eastAsia="en-US"/>
              </w:rPr>
              <w:t>15</w:t>
            </w:r>
            <w:r>
              <w:rPr>
                <w:rFonts w:ascii="Calibri" w:hAnsi="Calibri" w:cs="Calibri"/>
                <w:color w:val="000000"/>
                <w:szCs w:val="22"/>
                <w:lang w:eastAsia="en-US"/>
              </w:rPr>
              <w:t>]</w:t>
            </w:r>
          </w:p>
        </w:tc>
        <w:tc>
          <w:tcPr>
            <w:tcW w:w="662" w:type="dxa"/>
            <w:tcBorders>
              <w:top w:val="single" w:sz="4" w:space="0" w:color="000000"/>
              <w:left w:val="single" w:sz="4" w:space="0" w:color="000000"/>
              <w:bottom w:val="single" w:sz="4" w:space="0" w:color="000000"/>
              <w:right w:val="single" w:sz="4" w:space="0" w:color="000000"/>
            </w:tcBorders>
            <w:vAlign w:val="center"/>
          </w:tcPr>
          <w:p w14:paraId="08DCB87D" w14:textId="77777777" w:rsidR="007B434C" w:rsidRDefault="00AF7DB6">
            <w:pPr>
              <w:jc w:val="center"/>
              <w:rPr>
                <w:color w:val="000000"/>
              </w:rPr>
            </w:pPr>
            <w:r>
              <w:rPr>
                <w:rStyle w:val="title-text"/>
                <w:rFonts w:ascii="Calibri" w:hAnsi="Calibri" w:cs="Calibri"/>
                <w:color w:val="000000"/>
                <w:szCs w:val="22"/>
                <w:lang w:eastAsia="en-US"/>
              </w:rPr>
              <w:t>2022</w:t>
            </w:r>
          </w:p>
        </w:tc>
        <w:tc>
          <w:tcPr>
            <w:tcW w:w="2666" w:type="dxa"/>
            <w:tcBorders>
              <w:top w:val="single" w:sz="4" w:space="0" w:color="000000"/>
              <w:left w:val="single" w:sz="4" w:space="0" w:color="000000"/>
              <w:bottom w:val="single" w:sz="4" w:space="0" w:color="000000"/>
              <w:right w:val="single" w:sz="4" w:space="0" w:color="000000"/>
            </w:tcBorders>
          </w:tcPr>
          <w:p w14:paraId="169E514E" w14:textId="77777777" w:rsidR="007B434C" w:rsidRDefault="00AF7DB6">
            <w:pPr>
              <w:jc w:val="center"/>
              <w:rPr>
                <w:color w:val="000000"/>
              </w:rPr>
            </w:pPr>
            <w:r>
              <w:rPr>
                <w:rStyle w:val="title-text"/>
                <w:rFonts w:ascii="Calibri" w:hAnsi="Calibri" w:cs="Calibri"/>
                <w:color w:val="000000"/>
                <w:szCs w:val="22"/>
                <w:lang w:eastAsia="en-US"/>
              </w:rPr>
              <w:t>Utilização de gráficos convulsionais para a previsão do fluxo de tráfego urbano num ambiente com Internet de alta velocidade.</w:t>
            </w:r>
          </w:p>
        </w:tc>
        <w:tc>
          <w:tcPr>
            <w:tcW w:w="1653" w:type="dxa"/>
            <w:tcBorders>
              <w:top w:val="single" w:sz="4" w:space="0" w:color="000000"/>
              <w:left w:val="single" w:sz="4" w:space="0" w:color="000000"/>
              <w:bottom w:val="single" w:sz="4" w:space="0" w:color="000000"/>
              <w:right w:val="single" w:sz="4" w:space="0" w:color="000000"/>
            </w:tcBorders>
          </w:tcPr>
          <w:p w14:paraId="52A1D229" w14:textId="77777777" w:rsidR="007B434C" w:rsidRDefault="00AF7DB6">
            <w:pPr>
              <w:jc w:val="center"/>
              <w:rPr>
                <w:color w:val="000000"/>
              </w:rPr>
            </w:pPr>
            <w:r>
              <w:rPr>
                <w:rStyle w:val="title-text"/>
                <w:rFonts w:ascii="Calibri" w:hAnsi="Calibri" w:cs="Calibri"/>
                <w:i/>
                <w:iCs/>
                <w:color w:val="000000"/>
                <w:szCs w:val="22"/>
                <w:lang w:val="en-US" w:eastAsia="en-US"/>
              </w:rPr>
              <w:t>STGCN</w:t>
            </w:r>
          </w:p>
          <w:p w14:paraId="25084AE9" w14:textId="77777777" w:rsidR="007B434C" w:rsidRDefault="00AF7DB6">
            <w:pPr>
              <w:jc w:val="center"/>
              <w:rPr>
                <w:color w:val="000000"/>
              </w:rPr>
            </w:pPr>
            <w:r>
              <w:rPr>
                <w:rStyle w:val="title-text"/>
                <w:rFonts w:ascii="Calibri" w:hAnsi="Calibri" w:cs="Calibri"/>
                <w:i/>
                <w:iCs/>
                <w:color w:val="000000"/>
                <w:szCs w:val="22"/>
                <w:lang w:val="en-US" w:eastAsia="en-US"/>
              </w:rPr>
              <w:t>STGNN</w:t>
            </w:r>
          </w:p>
          <w:p w14:paraId="4A2E8238" w14:textId="77777777" w:rsidR="007B434C" w:rsidRDefault="00AF7DB6">
            <w:pPr>
              <w:jc w:val="center"/>
              <w:rPr>
                <w:color w:val="000000"/>
              </w:rPr>
            </w:pPr>
            <w:r>
              <w:rPr>
                <w:rStyle w:val="title-text"/>
                <w:rFonts w:ascii="Calibri" w:hAnsi="Calibri" w:cs="Calibri"/>
                <w:i/>
                <w:iCs/>
                <w:color w:val="000000"/>
                <w:szCs w:val="22"/>
                <w:lang w:val="en-US" w:eastAsia="en-US"/>
              </w:rPr>
              <w:t>STFGNN</w:t>
            </w:r>
          </w:p>
          <w:p w14:paraId="7546734F" w14:textId="77777777" w:rsidR="007B434C" w:rsidRDefault="00AF7DB6">
            <w:pPr>
              <w:jc w:val="center"/>
              <w:rPr>
                <w:color w:val="000000"/>
              </w:rPr>
            </w:pPr>
            <w:proofErr w:type="spellStart"/>
            <w:r>
              <w:rPr>
                <w:rStyle w:val="title-text"/>
                <w:rFonts w:ascii="Calibri" w:hAnsi="Calibri" w:cs="Calibri"/>
                <w:i/>
                <w:iCs/>
                <w:color w:val="000000"/>
                <w:szCs w:val="22"/>
                <w:lang w:val="en-US" w:eastAsia="en-US"/>
              </w:rPr>
              <w:t>GraphWaveNet</w:t>
            </w:r>
            <w:proofErr w:type="spellEnd"/>
          </w:p>
          <w:p w14:paraId="2AC29D27" w14:textId="77777777" w:rsidR="007B434C" w:rsidRDefault="00AF7DB6">
            <w:pPr>
              <w:jc w:val="center"/>
              <w:rPr>
                <w:color w:val="000000"/>
              </w:rPr>
            </w:pPr>
            <w:r>
              <w:rPr>
                <w:rStyle w:val="title-text"/>
                <w:rFonts w:ascii="Calibri" w:hAnsi="Calibri" w:cs="Calibri"/>
                <w:i/>
                <w:iCs/>
                <w:szCs w:val="22"/>
                <w:lang w:val="en-US" w:eastAsia="en-US"/>
              </w:rPr>
              <w:t>Promotion</w:t>
            </w:r>
          </w:p>
        </w:tc>
        <w:tc>
          <w:tcPr>
            <w:tcW w:w="3321" w:type="dxa"/>
            <w:tcBorders>
              <w:top w:val="single" w:sz="4" w:space="0" w:color="000000"/>
              <w:left w:val="single" w:sz="4" w:space="0" w:color="000000"/>
              <w:bottom w:val="single" w:sz="4" w:space="0" w:color="000000"/>
              <w:right w:val="single" w:sz="4" w:space="0" w:color="000000"/>
            </w:tcBorders>
          </w:tcPr>
          <w:p w14:paraId="0713B9F6" w14:textId="77777777" w:rsidR="007B434C" w:rsidRDefault="00AF7DB6">
            <w:pPr>
              <w:jc w:val="center"/>
              <w:rPr>
                <w:color w:val="000000"/>
              </w:rPr>
            </w:pPr>
            <w:r>
              <w:rPr>
                <w:rStyle w:val="title-text"/>
                <w:rFonts w:ascii="Calibri" w:hAnsi="Calibri" w:cs="Calibri"/>
                <w:color w:val="000000"/>
                <w:szCs w:val="22"/>
                <w:lang w:eastAsia="en-US"/>
                <w:rPrChange w:id="82" w:author="Unknown Author" w:date="2023-04-07T15:21:00Z">
                  <w:rPr/>
                </w:rPrChange>
              </w:rPr>
              <w:t xml:space="preserve">A </w:t>
            </w:r>
            <w:proofErr w:type="spellStart"/>
            <w:r>
              <w:rPr>
                <w:rStyle w:val="title-text"/>
                <w:rFonts w:ascii="Calibri" w:hAnsi="Calibri" w:cs="Calibri"/>
                <w:i/>
                <w:iCs/>
                <w:color w:val="000000"/>
                <w:szCs w:val="22"/>
                <w:lang w:eastAsia="en-US"/>
                <w:rPrChange w:id="83" w:author="Unknown Author" w:date="2023-04-07T15:21:00Z">
                  <w:rPr/>
                </w:rPrChange>
              </w:rPr>
              <w:t>promotion</w:t>
            </w:r>
            <w:proofErr w:type="spellEnd"/>
            <w:r>
              <w:rPr>
                <w:rStyle w:val="title-text"/>
                <w:rFonts w:ascii="Calibri" w:hAnsi="Calibri" w:cs="Calibri"/>
                <w:color w:val="000000"/>
                <w:szCs w:val="22"/>
                <w:lang w:eastAsia="en-US"/>
              </w:rPr>
              <w:t xml:space="preserve"> quando comparada com as técnicas de previsão do fluxo de tráfego de base supera as outras soluções (</w:t>
            </w:r>
            <w:r>
              <w:rPr>
                <w:rStyle w:val="title-text"/>
                <w:rFonts w:ascii="Calibri" w:hAnsi="Calibri" w:cs="Calibri"/>
                <w:i/>
                <w:iCs/>
                <w:color w:val="000000"/>
                <w:szCs w:val="22"/>
                <w:lang w:eastAsia="en-US"/>
              </w:rPr>
              <w:t xml:space="preserve">STGCN, STGNN, STFGNN e </w:t>
            </w:r>
            <w:proofErr w:type="spellStart"/>
            <w:r>
              <w:rPr>
                <w:rStyle w:val="title-text"/>
                <w:rFonts w:ascii="Calibri" w:hAnsi="Calibri" w:cs="Calibri"/>
                <w:i/>
                <w:iCs/>
                <w:color w:val="000000"/>
                <w:szCs w:val="22"/>
                <w:lang w:eastAsia="en-US"/>
              </w:rPr>
              <w:t>GraphWaveNet</w:t>
            </w:r>
            <w:proofErr w:type="spellEnd"/>
            <w:r>
              <w:rPr>
                <w:rStyle w:val="title-text"/>
                <w:rFonts w:ascii="Calibri" w:hAnsi="Calibri" w:cs="Calibri"/>
                <w:color w:val="000000"/>
                <w:szCs w:val="22"/>
                <w:lang w:eastAsia="en-US"/>
              </w:rPr>
              <w:t>).</w:t>
            </w:r>
          </w:p>
        </w:tc>
      </w:tr>
      <w:tr w:rsidR="007B434C" w14:paraId="11000834" w14:textId="77777777">
        <w:trPr>
          <w:trHeight w:val="2967"/>
          <w:jc w:val="center"/>
        </w:trPr>
        <w:tc>
          <w:tcPr>
            <w:tcW w:w="826" w:type="dxa"/>
            <w:tcBorders>
              <w:top w:val="single" w:sz="4" w:space="0" w:color="000000"/>
              <w:left w:val="single" w:sz="4" w:space="0" w:color="000000"/>
              <w:bottom w:val="single" w:sz="4" w:space="0" w:color="000000"/>
              <w:right w:val="single" w:sz="4" w:space="0" w:color="000000"/>
            </w:tcBorders>
            <w:vAlign w:val="center"/>
          </w:tcPr>
          <w:p w14:paraId="7E0710F9" w14:textId="1CBD24C3" w:rsidR="007B434C" w:rsidRDefault="00AF7DB6">
            <w:pPr>
              <w:jc w:val="center"/>
              <w:rPr>
                <w:color w:val="000000"/>
              </w:rPr>
            </w:pPr>
            <w:r>
              <w:rPr>
                <w:rStyle w:val="title-text"/>
                <w:rFonts w:ascii="Calibri" w:hAnsi="Calibri"/>
                <w:color w:val="000000"/>
                <w:szCs w:val="22"/>
                <w:lang w:eastAsia="en-US"/>
              </w:rPr>
              <w:t>[</w:t>
            </w:r>
            <w:r w:rsidR="007E2F36">
              <w:rPr>
                <w:rStyle w:val="title-text"/>
                <w:rFonts w:ascii="Calibri" w:hAnsi="Calibri"/>
                <w:color w:val="000000"/>
                <w:szCs w:val="22"/>
                <w:lang w:eastAsia="en-US"/>
              </w:rPr>
              <w:t>9</w:t>
            </w:r>
            <w:r>
              <w:rPr>
                <w:rStyle w:val="title-text"/>
                <w:rFonts w:ascii="Calibri" w:hAnsi="Calibri"/>
                <w:color w:val="000000"/>
                <w:szCs w:val="22"/>
                <w:lang w:eastAsia="en-US"/>
              </w:rPr>
              <w:t>]</w:t>
            </w:r>
          </w:p>
        </w:tc>
        <w:tc>
          <w:tcPr>
            <w:tcW w:w="662" w:type="dxa"/>
            <w:tcBorders>
              <w:top w:val="single" w:sz="4" w:space="0" w:color="000000"/>
              <w:left w:val="single" w:sz="4" w:space="0" w:color="000000"/>
              <w:bottom w:val="single" w:sz="4" w:space="0" w:color="000000"/>
              <w:right w:val="single" w:sz="4" w:space="0" w:color="000000"/>
            </w:tcBorders>
            <w:vAlign w:val="center"/>
          </w:tcPr>
          <w:p w14:paraId="70230FCC" w14:textId="77777777" w:rsidR="007B434C" w:rsidRDefault="00AF7DB6">
            <w:pPr>
              <w:jc w:val="center"/>
              <w:rPr>
                <w:color w:val="000000"/>
              </w:rPr>
            </w:pPr>
            <w:r>
              <w:rPr>
                <w:rStyle w:val="title-text"/>
                <w:rFonts w:ascii="Calibri" w:hAnsi="Calibri"/>
                <w:color w:val="000000"/>
                <w:szCs w:val="22"/>
                <w:lang w:eastAsia="en-US"/>
              </w:rPr>
              <w:t>2022</w:t>
            </w:r>
          </w:p>
        </w:tc>
        <w:tc>
          <w:tcPr>
            <w:tcW w:w="2666" w:type="dxa"/>
            <w:tcBorders>
              <w:top w:val="single" w:sz="4" w:space="0" w:color="000000"/>
              <w:left w:val="single" w:sz="4" w:space="0" w:color="000000"/>
              <w:bottom w:val="single" w:sz="4" w:space="0" w:color="000000"/>
              <w:right w:val="single" w:sz="4" w:space="0" w:color="000000"/>
            </w:tcBorders>
          </w:tcPr>
          <w:p w14:paraId="0C220251" w14:textId="77777777" w:rsidR="007B434C" w:rsidRDefault="00AF7DB6">
            <w:pPr>
              <w:jc w:val="center"/>
              <w:rPr>
                <w:color w:val="000000"/>
              </w:rPr>
            </w:pPr>
            <w:r>
              <w:rPr>
                <w:rStyle w:val="title-text"/>
                <w:rFonts w:ascii="Calibri" w:hAnsi="Calibri"/>
                <w:color w:val="000000"/>
                <w:szCs w:val="22"/>
                <w:lang w:eastAsia="en-US"/>
              </w:rPr>
              <w:t>P</w:t>
            </w:r>
            <w:r>
              <w:rPr>
                <w:rStyle w:val="title-text"/>
                <w:rFonts w:ascii="Calibri" w:hAnsi="Calibri"/>
                <w:szCs w:val="22"/>
                <w:lang w:eastAsia="en-US"/>
              </w:rPr>
              <w:t>revisão da quantidade de tráfego móvel</w:t>
            </w:r>
          </w:p>
        </w:tc>
        <w:tc>
          <w:tcPr>
            <w:tcW w:w="1653" w:type="dxa"/>
            <w:tcBorders>
              <w:top w:val="single" w:sz="4" w:space="0" w:color="000000"/>
              <w:left w:val="single" w:sz="4" w:space="0" w:color="000000"/>
              <w:bottom w:val="single" w:sz="4" w:space="0" w:color="000000"/>
              <w:right w:val="single" w:sz="4" w:space="0" w:color="000000"/>
            </w:tcBorders>
          </w:tcPr>
          <w:p w14:paraId="0FBFA4FC" w14:textId="77777777" w:rsidR="007B434C" w:rsidRDefault="00AF7DB6">
            <w:pPr>
              <w:jc w:val="center"/>
              <w:rPr>
                <w:color w:val="000000"/>
              </w:rPr>
            </w:pPr>
            <w:r>
              <w:rPr>
                <w:rStyle w:val="title-text"/>
                <w:rFonts w:ascii="Calibri" w:hAnsi="Calibri"/>
                <w:i/>
                <w:iCs/>
                <w:color w:val="000000"/>
                <w:szCs w:val="22"/>
                <w:lang w:val="en-US" w:eastAsia="en-US"/>
              </w:rPr>
              <w:t>LSTM</w:t>
            </w:r>
          </w:p>
          <w:p w14:paraId="46291CEE" w14:textId="77777777" w:rsidR="007B434C" w:rsidRDefault="00AF7DB6">
            <w:pPr>
              <w:jc w:val="center"/>
              <w:rPr>
                <w:color w:val="000000"/>
              </w:rPr>
            </w:pPr>
            <w:r>
              <w:rPr>
                <w:rStyle w:val="title-text"/>
                <w:rFonts w:ascii="Calibri" w:hAnsi="Calibri"/>
                <w:i/>
                <w:iCs/>
                <w:color w:val="000000"/>
                <w:szCs w:val="22"/>
                <w:lang w:val="en-US" w:eastAsia="en-US"/>
              </w:rPr>
              <w:t>GRU</w:t>
            </w:r>
          </w:p>
          <w:p w14:paraId="3247B7F2" w14:textId="77777777" w:rsidR="007B434C" w:rsidRDefault="00AF7DB6">
            <w:pPr>
              <w:jc w:val="center"/>
              <w:rPr>
                <w:color w:val="000000"/>
              </w:rPr>
            </w:pPr>
            <w:r>
              <w:rPr>
                <w:rStyle w:val="title-text"/>
                <w:rFonts w:ascii="Calibri" w:hAnsi="Calibri"/>
                <w:i/>
                <w:iCs/>
                <w:color w:val="000000"/>
                <w:szCs w:val="22"/>
                <w:lang w:val="en-US" w:eastAsia="en-US"/>
              </w:rPr>
              <w:t>Random Forest</w:t>
            </w:r>
          </w:p>
          <w:p w14:paraId="04687E75" w14:textId="77777777" w:rsidR="007B434C" w:rsidRDefault="00AF7DB6">
            <w:pPr>
              <w:jc w:val="center"/>
              <w:rPr>
                <w:color w:val="000000"/>
              </w:rPr>
            </w:pPr>
            <w:r>
              <w:rPr>
                <w:rStyle w:val="title-text"/>
                <w:rFonts w:ascii="Calibri" w:hAnsi="Calibri"/>
                <w:i/>
                <w:iCs/>
                <w:color w:val="000000"/>
                <w:szCs w:val="22"/>
                <w:lang w:val="en-US" w:eastAsia="en-US"/>
              </w:rPr>
              <w:t>Linear Regression</w:t>
            </w:r>
          </w:p>
          <w:p w14:paraId="37C8032E" w14:textId="77777777" w:rsidR="007B434C" w:rsidRDefault="00AF7DB6">
            <w:pPr>
              <w:jc w:val="center"/>
              <w:rPr>
                <w:color w:val="000000"/>
              </w:rPr>
            </w:pPr>
            <w:proofErr w:type="spellStart"/>
            <w:r>
              <w:rPr>
                <w:rStyle w:val="title-text"/>
                <w:rFonts w:ascii="Calibri" w:hAnsi="Calibri"/>
                <w:i/>
                <w:iCs/>
                <w:color w:val="000000"/>
                <w:szCs w:val="22"/>
                <w:lang w:eastAsia="en-US"/>
              </w:rPr>
              <w:t>Support</w:t>
            </w:r>
            <w:proofErr w:type="spellEnd"/>
            <w:r>
              <w:rPr>
                <w:rStyle w:val="title-text"/>
                <w:rFonts w:ascii="Calibri" w:hAnsi="Calibri"/>
                <w:i/>
                <w:iCs/>
                <w:color w:val="000000"/>
                <w:szCs w:val="22"/>
                <w:lang w:eastAsia="en-US"/>
              </w:rPr>
              <w:t xml:space="preserve"> </w:t>
            </w:r>
            <w:proofErr w:type="spellStart"/>
            <w:r>
              <w:rPr>
                <w:rStyle w:val="title-text"/>
                <w:rFonts w:ascii="Calibri" w:hAnsi="Calibri"/>
                <w:i/>
                <w:iCs/>
                <w:color w:val="000000"/>
                <w:szCs w:val="22"/>
                <w:lang w:eastAsia="en-US"/>
              </w:rPr>
              <w:t>Vector</w:t>
            </w:r>
            <w:proofErr w:type="spellEnd"/>
            <w:r>
              <w:rPr>
                <w:rStyle w:val="title-text"/>
                <w:rFonts w:ascii="Calibri" w:hAnsi="Calibri"/>
                <w:i/>
                <w:iCs/>
                <w:color w:val="000000"/>
                <w:szCs w:val="22"/>
                <w:lang w:eastAsia="en-US"/>
              </w:rPr>
              <w:t xml:space="preserve"> </w:t>
            </w:r>
            <w:proofErr w:type="spellStart"/>
            <w:r>
              <w:rPr>
                <w:rStyle w:val="title-text"/>
                <w:rFonts w:ascii="Calibri" w:hAnsi="Calibri"/>
                <w:i/>
                <w:iCs/>
                <w:color w:val="000000"/>
                <w:szCs w:val="22"/>
                <w:lang w:eastAsia="en-US"/>
              </w:rPr>
              <w:t>Machine</w:t>
            </w:r>
            <w:proofErr w:type="spellEnd"/>
          </w:p>
        </w:tc>
        <w:tc>
          <w:tcPr>
            <w:tcW w:w="3321" w:type="dxa"/>
            <w:tcBorders>
              <w:top w:val="single" w:sz="4" w:space="0" w:color="000000"/>
              <w:left w:val="single" w:sz="4" w:space="0" w:color="000000"/>
              <w:bottom w:val="single" w:sz="4" w:space="0" w:color="000000"/>
              <w:right w:val="single" w:sz="4" w:space="0" w:color="000000"/>
            </w:tcBorders>
          </w:tcPr>
          <w:p w14:paraId="0F2EC9CA" w14:textId="77777777" w:rsidR="007B434C" w:rsidRDefault="00AF7DB6">
            <w:pPr>
              <w:jc w:val="center"/>
              <w:rPr>
                <w:color w:val="000000"/>
              </w:rPr>
            </w:pPr>
            <w:r>
              <w:rPr>
                <w:rStyle w:val="title-text"/>
                <w:rFonts w:ascii="Calibri" w:hAnsi="Calibri"/>
                <w:color w:val="000000"/>
                <w:szCs w:val="22"/>
                <w:lang w:eastAsia="en-US"/>
              </w:rPr>
              <w:t xml:space="preserve">Os esquemas baseados no </w:t>
            </w:r>
            <w:r>
              <w:rPr>
                <w:rStyle w:val="title-text"/>
                <w:rFonts w:ascii="Calibri" w:hAnsi="Calibri"/>
                <w:i/>
                <w:iCs/>
                <w:color w:val="000000"/>
                <w:szCs w:val="22"/>
                <w:lang w:eastAsia="en-US"/>
              </w:rPr>
              <w:t>RNN</w:t>
            </w:r>
            <w:r>
              <w:rPr>
                <w:rStyle w:val="title-text"/>
                <w:rFonts w:ascii="Calibri" w:hAnsi="Calibri"/>
                <w:color w:val="000000"/>
                <w:szCs w:val="22"/>
                <w:lang w:eastAsia="en-US"/>
              </w:rPr>
              <w:t xml:space="preserve"> foram mais precisos que os esquemas convencionais baseados em </w:t>
            </w:r>
            <w:r>
              <w:rPr>
                <w:rStyle w:val="title-text"/>
                <w:rFonts w:ascii="Calibri" w:hAnsi="Calibri"/>
                <w:i/>
                <w:iCs/>
                <w:color w:val="000000"/>
                <w:szCs w:val="22"/>
                <w:lang w:eastAsia="en-US"/>
              </w:rPr>
              <w:t>“</w:t>
            </w:r>
            <w:proofErr w:type="spellStart"/>
            <w:r>
              <w:rPr>
                <w:rStyle w:val="title-text"/>
                <w:rFonts w:ascii="Calibri" w:hAnsi="Calibri"/>
                <w:i/>
                <w:iCs/>
                <w:color w:val="000000"/>
                <w:szCs w:val="22"/>
                <w:lang w:eastAsia="en-US"/>
              </w:rPr>
              <w:t>Machine</w:t>
            </w:r>
            <w:proofErr w:type="spellEnd"/>
            <w:r>
              <w:rPr>
                <w:rStyle w:val="title-text"/>
                <w:rFonts w:ascii="Calibri" w:hAnsi="Calibri"/>
                <w:i/>
                <w:iCs/>
                <w:color w:val="000000"/>
                <w:szCs w:val="22"/>
                <w:lang w:eastAsia="en-US"/>
              </w:rPr>
              <w:t xml:space="preserve"> </w:t>
            </w:r>
            <w:proofErr w:type="spellStart"/>
            <w:r>
              <w:rPr>
                <w:rStyle w:val="title-text"/>
                <w:rFonts w:ascii="Calibri" w:hAnsi="Calibri"/>
                <w:i/>
                <w:iCs/>
                <w:color w:val="000000"/>
                <w:szCs w:val="22"/>
                <w:lang w:eastAsia="en-US"/>
              </w:rPr>
              <w:t>Learning</w:t>
            </w:r>
            <w:proofErr w:type="spellEnd"/>
            <w:r>
              <w:rPr>
                <w:rStyle w:val="title-text"/>
                <w:rFonts w:ascii="Calibri" w:hAnsi="Calibri"/>
                <w:i/>
                <w:iCs/>
                <w:color w:val="000000"/>
                <w:szCs w:val="22"/>
                <w:lang w:eastAsia="en-US"/>
              </w:rPr>
              <w:t xml:space="preserve">”, </w:t>
            </w:r>
            <w:r>
              <w:rPr>
                <w:rStyle w:val="title-text"/>
                <w:rFonts w:ascii="Calibri" w:hAnsi="Calibri"/>
                <w:color w:val="000000"/>
                <w:szCs w:val="22"/>
                <w:lang w:eastAsia="en-US"/>
              </w:rPr>
              <w:t xml:space="preserve">especialmente o método </w:t>
            </w:r>
            <w:r>
              <w:rPr>
                <w:rStyle w:val="title-text"/>
                <w:rFonts w:ascii="Calibri" w:hAnsi="Calibri"/>
                <w:i/>
                <w:iCs/>
                <w:color w:val="000000"/>
                <w:szCs w:val="22"/>
                <w:lang w:eastAsia="en-US"/>
              </w:rPr>
              <w:t>GRU</w:t>
            </w:r>
            <w:r>
              <w:rPr>
                <w:rStyle w:val="title-text"/>
                <w:rFonts w:ascii="Calibri" w:hAnsi="Calibri"/>
                <w:color w:val="000000"/>
                <w:szCs w:val="22"/>
                <w:lang w:eastAsia="en-US"/>
              </w:rPr>
              <w:t xml:space="preserve"> que melhorou o desempenho 42.91% em termos de </w:t>
            </w:r>
            <w:r>
              <w:rPr>
                <w:rStyle w:val="title-text"/>
                <w:rFonts w:ascii="Calibri" w:hAnsi="Calibri"/>
                <w:i/>
                <w:iCs/>
                <w:color w:val="000000"/>
                <w:szCs w:val="22"/>
                <w:lang w:eastAsia="en-US"/>
              </w:rPr>
              <w:t>RMSE</w:t>
            </w:r>
            <w:r>
              <w:rPr>
                <w:rStyle w:val="title-text"/>
                <w:rFonts w:ascii="Calibri" w:hAnsi="Calibri"/>
                <w:color w:val="000000"/>
                <w:szCs w:val="22"/>
                <w:lang w:eastAsia="en-US"/>
              </w:rPr>
              <w:t xml:space="preserve"> e 1.90% em resultados </w:t>
            </w:r>
            <w:r>
              <w:rPr>
                <w:rStyle w:val="title-text"/>
                <w:rFonts w:ascii="Calibri" w:hAnsi="Calibri"/>
                <w:i/>
                <w:iCs/>
                <w:color w:val="000000"/>
                <w:szCs w:val="22"/>
                <w:lang w:eastAsia="en-US"/>
              </w:rPr>
              <w:t>R2.</w:t>
            </w:r>
          </w:p>
        </w:tc>
      </w:tr>
      <w:tr w:rsidR="007B434C" w14:paraId="4D0085BB" w14:textId="77777777">
        <w:trPr>
          <w:trHeight w:val="1937"/>
          <w:jc w:val="center"/>
        </w:trPr>
        <w:tc>
          <w:tcPr>
            <w:tcW w:w="826" w:type="dxa"/>
            <w:tcBorders>
              <w:top w:val="single" w:sz="4" w:space="0" w:color="000000"/>
              <w:left w:val="single" w:sz="4" w:space="0" w:color="000000"/>
              <w:bottom w:val="single" w:sz="4" w:space="0" w:color="000000"/>
              <w:right w:val="single" w:sz="4" w:space="0" w:color="000000"/>
            </w:tcBorders>
            <w:vAlign w:val="center"/>
          </w:tcPr>
          <w:p w14:paraId="494760BF" w14:textId="60CF32DD" w:rsidR="007B434C" w:rsidRDefault="00AF7DB6">
            <w:pPr>
              <w:jc w:val="center"/>
              <w:rPr>
                <w:color w:val="000000"/>
              </w:rPr>
            </w:pPr>
            <w:r>
              <w:rPr>
                <w:rStyle w:val="title-text"/>
                <w:rFonts w:ascii="Calibri" w:hAnsi="Calibri"/>
                <w:color w:val="000000"/>
                <w:szCs w:val="22"/>
                <w:lang w:eastAsia="en-US"/>
              </w:rPr>
              <w:t>[</w:t>
            </w:r>
            <w:r w:rsidR="007E2F36">
              <w:rPr>
                <w:rStyle w:val="title-text"/>
                <w:rFonts w:ascii="Calibri" w:hAnsi="Calibri"/>
                <w:color w:val="000000"/>
                <w:szCs w:val="22"/>
                <w:lang w:eastAsia="en-US"/>
              </w:rPr>
              <w:t>5</w:t>
            </w:r>
            <w:r>
              <w:rPr>
                <w:rStyle w:val="title-text"/>
                <w:rFonts w:ascii="Calibri" w:hAnsi="Calibri"/>
                <w:color w:val="000000"/>
                <w:szCs w:val="22"/>
                <w:lang w:eastAsia="en-US"/>
              </w:rPr>
              <w:t>]</w:t>
            </w:r>
          </w:p>
        </w:tc>
        <w:tc>
          <w:tcPr>
            <w:tcW w:w="662" w:type="dxa"/>
            <w:tcBorders>
              <w:top w:val="single" w:sz="4" w:space="0" w:color="000000"/>
              <w:left w:val="single" w:sz="4" w:space="0" w:color="000000"/>
              <w:bottom w:val="single" w:sz="4" w:space="0" w:color="000000"/>
              <w:right w:val="single" w:sz="4" w:space="0" w:color="000000"/>
            </w:tcBorders>
            <w:vAlign w:val="center"/>
          </w:tcPr>
          <w:p w14:paraId="52575F85" w14:textId="77777777" w:rsidR="007B434C" w:rsidRDefault="00AF7DB6">
            <w:pPr>
              <w:jc w:val="center"/>
              <w:rPr>
                <w:color w:val="000000"/>
              </w:rPr>
            </w:pPr>
            <w:r>
              <w:rPr>
                <w:rStyle w:val="title-text"/>
                <w:rFonts w:ascii="Calibri" w:hAnsi="Calibri"/>
                <w:color w:val="000000"/>
                <w:szCs w:val="22"/>
                <w:lang w:eastAsia="en-US"/>
              </w:rPr>
              <w:t>2019</w:t>
            </w:r>
          </w:p>
        </w:tc>
        <w:tc>
          <w:tcPr>
            <w:tcW w:w="2666" w:type="dxa"/>
            <w:tcBorders>
              <w:top w:val="single" w:sz="4" w:space="0" w:color="000000"/>
              <w:left w:val="single" w:sz="4" w:space="0" w:color="000000"/>
              <w:bottom w:val="single" w:sz="4" w:space="0" w:color="000000"/>
              <w:right w:val="single" w:sz="4" w:space="0" w:color="000000"/>
            </w:tcBorders>
          </w:tcPr>
          <w:p w14:paraId="7CF84CE0" w14:textId="77777777" w:rsidR="007B434C" w:rsidRDefault="00AF7DB6">
            <w:pPr>
              <w:jc w:val="center"/>
              <w:rPr>
                <w:color w:val="000000"/>
              </w:rPr>
            </w:pPr>
            <w:r>
              <w:rPr>
                <w:rStyle w:val="title-text"/>
                <w:rFonts w:ascii="Calibri" w:hAnsi="Calibri"/>
                <w:color w:val="000000"/>
                <w:szCs w:val="22"/>
                <w:lang w:eastAsia="en-US"/>
              </w:rPr>
              <w:t xml:space="preserve">Demonstrar o desempenho do algoritmo </w:t>
            </w:r>
            <w:proofErr w:type="spellStart"/>
            <w:r>
              <w:rPr>
                <w:rStyle w:val="title-text"/>
                <w:rFonts w:ascii="Calibri" w:hAnsi="Calibri"/>
                <w:i/>
                <w:iCs/>
                <w:color w:val="000000"/>
                <w:szCs w:val="22"/>
                <w:lang w:eastAsia="en-US"/>
              </w:rPr>
              <w:t>Map-Matching</w:t>
            </w:r>
            <w:proofErr w:type="spellEnd"/>
            <w:r>
              <w:rPr>
                <w:rStyle w:val="title-text"/>
                <w:rFonts w:ascii="Calibri" w:hAnsi="Calibri"/>
                <w:color w:val="000000"/>
                <w:szCs w:val="22"/>
                <w:lang w:eastAsia="en-US"/>
              </w:rPr>
              <w:t xml:space="preserve"> e relacionar a precisão da estimativa e a frequência usada com os dados das torres de localização.</w:t>
            </w:r>
          </w:p>
        </w:tc>
        <w:tc>
          <w:tcPr>
            <w:tcW w:w="1653" w:type="dxa"/>
            <w:tcBorders>
              <w:top w:val="single" w:sz="4" w:space="0" w:color="000000"/>
              <w:left w:val="single" w:sz="4" w:space="0" w:color="000000"/>
              <w:bottom w:val="single" w:sz="4" w:space="0" w:color="000000"/>
              <w:right w:val="single" w:sz="4" w:space="0" w:color="000000"/>
            </w:tcBorders>
          </w:tcPr>
          <w:p w14:paraId="5CAA2C3A" w14:textId="77777777" w:rsidR="007B434C" w:rsidRDefault="00AF7DB6">
            <w:pPr>
              <w:jc w:val="center"/>
              <w:rPr>
                <w:color w:val="000000"/>
              </w:rPr>
            </w:pPr>
            <w:r>
              <w:rPr>
                <w:rStyle w:val="title-text"/>
                <w:rFonts w:ascii="Calibri" w:hAnsi="Calibri"/>
                <w:i/>
                <w:iCs/>
                <w:color w:val="000000"/>
                <w:szCs w:val="22"/>
                <w:lang w:val="en-US" w:eastAsia="en-US"/>
              </w:rPr>
              <w:t>Map-Matching</w:t>
            </w:r>
          </w:p>
          <w:p w14:paraId="076F9AD8" w14:textId="77777777" w:rsidR="007B434C" w:rsidRDefault="00AF7DB6">
            <w:pPr>
              <w:jc w:val="center"/>
              <w:rPr>
                <w:color w:val="000000"/>
              </w:rPr>
            </w:pPr>
            <w:r>
              <w:rPr>
                <w:rStyle w:val="title-text"/>
                <w:rFonts w:ascii="Calibri" w:hAnsi="Calibri"/>
                <w:i/>
                <w:iCs/>
                <w:color w:val="000000"/>
                <w:szCs w:val="22"/>
                <w:lang w:val="en-US" w:eastAsia="en-US"/>
              </w:rPr>
              <w:t>Virtual Inductive Loop</w:t>
            </w:r>
          </w:p>
        </w:tc>
        <w:tc>
          <w:tcPr>
            <w:tcW w:w="3321" w:type="dxa"/>
            <w:tcBorders>
              <w:top w:val="single" w:sz="4" w:space="0" w:color="000000"/>
              <w:left w:val="single" w:sz="4" w:space="0" w:color="000000"/>
              <w:bottom w:val="single" w:sz="4" w:space="0" w:color="000000"/>
              <w:right w:val="single" w:sz="4" w:space="0" w:color="000000"/>
            </w:tcBorders>
          </w:tcPr>
          <w:p w14:paraId="5F9407EA" w14:textId="77777777" w:rsidR="007B434C" w:rsidRDefault="00AF7DB6">
            <w:pPr>
              <w:jc w:val="center"/>
              <w:rPr>
                <w:color w:val="000000"/>
              </w:rPr>
            </w:pPr>
            <w:r>
              <w:rPr>
                <w:rStyle w:val="title-text"/>
                <w:rFonts w:ascii="Calibri" w:hAnsi="Calibri"/>
                <w:color w:val="000000"/>
                <w:szCs w:val="22"/>
                <w:lang w:eastAsia="en-US"/>
              </w:rPr>
              <w:t xml:space="preserve">Os resultados desta experiência mostram que o </w:t>
            </w:r>
            <w:proofErr w:type="spellStart"/>
            <w:r>
              <w:rPr>
                <w:rStyle w:val="title-text"/>
                <w:rFonts w:ascii="Calibri" w:hAnsi="Calibri"/>
                <w:i/>
                <w:iCs/>
                <w:color w:val="000000"/>
                <w:szCs w:val="22"/>
                <w:lang w:eastAsia="en-US"/>
              </w:rPr>
              <w:t>map-matching</w:t>
            </w:r>
            <w:proofErr w:type="spellEnd"/>
            <w:r>
              <w:rPr>
                <w:rStyle w:val="title-text"/>
                <w:rFonts w:ascii="Calibri" w:hAnsi="Calibri"/>
                <w:color w:val="000000"/>
                <w:szCs w:val="22"/>
                <w:lang w:eastAsia="en-US"/>
              </w:rPr>
              <w:t xml:space="preserve"> obteve uma precisão média na ordem dos 60% a 85%. A precisão da rota estimada estende uma equação linear proporcional à frequência de amostragem do local.</w:t>
            </w:r>
          </w:p>
        </w:tc>
      </w:tr>
    </w:tbl>
    <w:p w14:paraId="28173C17" w14:textId="77777777" w:rsidR="007B434C" w:rsidRDefault="007B434C">
      <w:pPr>
        <w:rPr>
          <w:color w:val="000000"/>
        </w:rPr>
      </w:pPr>
    </w:p>
    <w:p w14:paraId="1E68FA13" w14:textId="77777777" w:rsidR="007B434C" w:rsidRDefault="007B434C">
      <w:pPr>
        <w:rPr>
          <w:ins w:id="84" w:author="Unknown Author" w:date="2023-07-01T19:51:00Z"/>
          <w:color w:val="000000"/>
        </w:rPr>
      </w:pPr>
    </w:p>
    <w:p w14:paraId="3C4E7BD3" w14:textId="77777777" w:rsidR="007B434C" w:rsidRDefault="00AF7DB6">
      <w:pPr>
        <w:rPr>
          <w:ins w:id="85" w:author="Unknown Author" w:date="2023-07-01T19:51:00Z"/>
          <w:color w:val="000000"/>
          <w:highlight w:val="yellow"/>
        </w:rPr>
      </w:pPr>
      <w:r>
        <w:br w:type="page"/>
      </w:r>
    </w:p>
    <w:p w14:paraId="2481D311" w14:textId="77777777" w:rsidR="007B434C" w:rsidRDefault="00AF7DB6">
      <w:pPr>
        <w:pStyle w:val="Ttulo1"/>
        <w:numPr>
          <w:ilvl w:val="0"/>
          <w:numId w:val="4"/>
        </w:numPr>
        <w:ind w:left="432"/>
        <w:rPr>
          <w:color w:val="000000"/>
        </w:rPr>
      </w:pPr>
      <w:bookmarkStart w:id="86" w:name="_Toc138324009"/>
      <w:bookmarkStart w:id="87" w:name="_Toc139963548"/>
      <w:r>
        <w:rPr>
          <w:color w:val="000000"/>
        </w:rPr>
        <w:lastRenderedPageBreak/>
        <w:t>CRISP-DM</w:t>
      </w:r>
      <w:bookmarkEnd w:id="86"/>
      <w:bookmarkEnd w:id="87"/>
    </w:p>
    <w:p w14:paraId="238AFB2F" w14:textId="77777777" w:rsidR="007B434C" w:rsidRDefault="00AF7DB6">
      <w:r>
        <w:t xml:space="preserve">O CRISP-DM é uma metodologia comum de análise de dados. É importante compreender as fases do processo </w:t>
      </w:r>
      <w:r>
        <w:rPr>
          <w:color w:val="000000"/>
        </w:rPr>
        <w:t>CRISP-DM</w:t>
      </w:r>
      <w:r>
        <w:t xml:space="preserve"> a fim de executar corretamente e com qualidade a análise de dados. Efetivamente, a análise de dados é um processo sistemático que envolve um conjunto de atividades para descobrir padrões, que é o objetivo final da análise de dados. </w:t>
      </w:r>
    </w:p>
    <w:p w14:paraId="478BE725" w14:textId="6DE3F2A8" w:rsidR="00527491" w:rsidRDefault="00527491" w:rsidP="00527491">
      <w:pPr>
        <w:rPr>
          <w:color w:val="000000"/>
        </w:rPr>
      </w:pPr>
      <w:r>
        <w:t xml:space="preserve">O modelo </w:t>
      </w:r>
      <w:r>
        <w:rPr>
          <w:color w:val="000000"/>
        </w:rPr>
        <w:t>CRISP-DM</w:t>
      </w:r>
      <w:r>
        <w:t xml:space="preserve"> consiste em seis fases, compreensão do negócio (</w:t>
      </w:r>
      <w:r w:rsidR="001C0BDA" w:rsidRPr="001C0BDA">
        <w:rPr>
          <w:i/>
          <w:iCs/>
        </w:rPr>
        <w:t>b</w:t>
      </w:r>
      <w:r w:rsidRPr="001C0BDA">
        <w:rPr>
          <w:i/>
          <w:iCs/>
        </w:rPr>
        <w:t xml:space="preserve">usiness </w:t>
      </w:r>
      <w:proofErr w:type="spellStart"/>
      <w:r w:rsidR="001C0BDA" w:rsidRPr="001C0BDA">
        <w:rPr>
          <w:i/>
          <w:iCs/>
        </w:rPr>
        <w:t>u</w:t>
      </w:r>
      <w:r w:rsidRPr="001C0BDA">
        <w:rPr>
          <w:i/>
          <w:iCs/>
        </w:rPr>
        <w:t>nderstanding</w:t>
      </w:r>
      <w:proofErr w:type="spellEnd"/>
      <w:r>
        <w:t xml:space="preserve">), </w:t>
      </w:r>
      <w:r w:rsidR="001C0BDA">
        <w:t>c</w:t>
      </w:r>
      <w:r>
        <w:t>ompreensão dos dados</w:t>
      </w:r>
      <w:r w:rsidR="001C0BDA">
        <w:t xml:space="preserve"> (</w:t>
      </w:r>
      <w:r w:rsidR="001C0BDA" w:rsidRPr="001C0BDA">
        <w:rPr>
          <w:i/>
          <w:iCs/>
        </w:rPr>
        <w:t xml:space="preserve">data </w:t>
      </w:r>
      <w:proofErr w:type="spellStart"/>
      <w:r w:rsidR="001C0BDA" w:rsidRPr="001C0BDA">
        <w:rPr>
          <w:i/>
          <w:iCs/>
        </w:rPr>
        <w:t>understanding</w:t>
      </w:r>
      <w:proofErr w:type="spellEnd"/>
      <w:r w:rsidR="001C0BDA">
        <w:t>)</w:t>
      </w:r>
      <w:r>
        <w:t>, preparação ou pré-processamento dos dados</w:t>
      </w:r>
      <w:r w:rsidR="001C0BDA">
        <w:t xml:space="preserve"> (</w:t>
      </w:r>
      <w:r w:rsidR="001C0BDA" w:rsidRPr="001C0BDA">
        <w:rPr>
          <w:i/>
          <w:iCs/>
        </w:rPr>
        <w:t xml:space="preserve">data </w:t>
      </w:r>
      <w:proofErr w:type="spellStart"/>
      <w:r w:rsidR="001C0BDA" w:rsidRPr="001C0BDA">
        <w:rPr>
          <w:i/>
          <w:iCs/>
        </w:rPr>
        <w:t>preparation</w:t>
      </w:r>
      <w:proofErr w:type="spellEnd"/>
      <w:r w:rsidR="001C0BDA">
        <w:t>)</w:t>
      </w:r>
      <w:r>
        <w:t>, construção ou modelação de modelos</w:t>
      </w:r>
      <w:r w:rsidR="001C0BDA">
        <w:t xml:space="preserve"> (</w:t>
      </w:r>
      <w:proofErr w:type="spellStart"/>
      <w:r w:rsidR="001C0BDA" w:rsidRPr="001C0BDA">
        <w:rPr>
          <w:i/>
          <w:iCs/>
        </w:rPr>
        <w:t>modeling</w:t>
      </w:r>
      <w:proofErr w:type="spellEnd"/>
      <w:r w:rsidR="001C0BDA">
        <w:t>)</w:t>
      </w:r>
      <w:r>
        <w:t>, testes e avaliação</w:t>
      </w:r>
      <w:r w:rsidR="001C0BDA">
        <w:t xml:space="preserve"> (</w:t>
      </w:r>
      <w:proofErr w:type="spellStart"/>
      <w:r w:rsidR="001C0BDA" w:rsidRPr="001C0BDA">
        <w:rPr>
          <w:i/>
          <w:iCs/>
        </w:rPr>
        <w:t>evaluation</w:t>
      </w:r>
      <w:proofErr w:type="spellEnd"/>
      <w:r w:rsidR="001C0BDA">
        <w:t>)</w:t>
      </w:r>
      <w:r>
        <w:t xml:space="preserve"> e implementação</w:t>
      </w:r>
      <w:r w:rsidR="001C0BDA">
        <w:t xml:space="preserve"> (</w:t>
      </w:r>
      <w:proofErr w:type="spellStart"/>
      <w:r w:rsidR="001C0BDA" w:rsidRPr="001C0BDA">
        <w:rPr>
          <w:i/>
          <w:iCs/>
        </w:rPr>
        <w:t>deployment</w:t>
      </w:r>
      <w:proofErr w:type="spellEnd"/>
      <w:r w:rsidR="001C0BDA">
        <w:t>).</w:t>
      </w:r>
    </w:p>
    <w:p w14:paraId="556D1691" w14:textId="6995D79B" w:rsidR="00527491" w:rsidRDefault="001C0BDA">
      <w:r>
        <w:rPr>
          <w:noProof/>
        </w:rPr>
        <w:drawing>
          <wp:anchor distT="0" distB="0" distL="114300" distR="114300" simplePos="0" relativeHeight="251653120" behindDoc="0" locked="0" layoutInCell="1" allowOverlap="1" wp14:anchorId="13160F03" wp14:editId="23D5AB0D">
            <wp:simplePos x="0" y="0"/>
            <wp:positionH relativeFrom="margin">
              <wp:align>center</wp:align>
            </wp:positionH>
            <wp:positionV relativeFrom="page">
              <wp:posOffset>4373880</wp:posOffset>
            </wp:positionV>
            <wp:extent cx="5148000" cy="3697200"/>
            <wp:effectExtent l="0" t="0" r="0" b="0"/>
            <wp:wrapTight wrapText="bothSides">
              <wp:wrapPolygon edited="0">
                <wp:start x="0" y="0"/>
                <wp:lineTo x="0" y="21481"/>
                <wp:lineTo x="21501" y="21481"/>
                <wp:lineTo x="21501" y="0"/>
                <wp:lineTo x="0" y="0"/>
              </wp:wrapPolygon>
            </wp:wrapTight>
            <wp:docPr id="43" name="Imagem 1" descr="Uma imagem com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m 1" descr="Uma imagem com diagrama&#10;&#10;Descrição gerada automaticamente"/>
                    <pic:cNvPicPr>
                      <a:picLocks noChangeAspect="1" noChangeArrowheads="1"/>
                    </pic:cNvPicPr>
                  </pic:nvPicPr>
                  <pic:blipFill>
                    <a:blip r:embed="rId37"/>
                    <a:stretch>
                      <a:fillRect/>
                    </a:stretch>
                  </pic:blipFill>
                  <pic:spPr bwMode="auto">
                    <a:xfrm>
                      <a:off x="0" y="0"/>
                      <a:ext cx="5148000" cy="3697200"/>
                    </a:xfrm>
                    <a:prstGeom prst="rect">
                      <a:avLst/>
                    </a:prstGeom>
                  </pic:spPr>
                </pic:pic>
              </a:graphicData>
            </a:graphic>
            <wp14:sizeRelH relativeFrom="margin">
              <wp14:pctWidth>0</wp14:pctWidth>
            </wp14:sizeRelH>
            <wp14:sizeRelV relativeFrom="margin">
              <wp14:pctHeight>0</wp14:pctHeight>
            </wp14:sizeRelV>
          </wp:anchor>
        </w:drawing>
      </w:r>
    </w:p>
    <w:p w14:paraId="63632691" w14:textId="3E6C9127" w:rsidR="00527491" w:rsidRDefault="00000000">
      <w:r>
        <w:rPr>
          <w:noProof/>
        </w:rPr>
        <w:pict w14:anchorId="058ED46D">
          <v:rect id="1" o:spid="_x0000_s2065" style="position:absolute;left:0;text-align:left;margin-left:0;margin-top:320.05pt;width:405.25pt;height:17.6pt;z-index:2516684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" strokeweight=".02mm">
            <v:stroke joinstyle="round"/>
            <v:textbox style="mso-next-textbox:#1" inset="0,0,0,0">
              <w:txbxContent>
                <w:p w14:paraId="2B6ECE49" w14:textId="4C5F22F0" w:rsidR="00527491" w:rsidRDefault="00527491" w:rsidP="0046128E">
                  <w:pPr>
                    <w:pStyle w:val="Legenda"/>
                  </w:pPr>
                  <w:bookmarkStart w:id="88" w:name="_Toc136987476"/>
                  <w:bookmarkStart w:id="89" w:name="_Toc139964941"/>
                  <w:r>
                    <w:t xml:space="preserve">Figura </w:t>
                  </w:r>
                  <w:r>
                    <w:fldChar w:fldCharType="begin"/>
                  </w:r>
                  <w:r>
                    <w:instrText>SEQ Figura \* ARABIC</w:instrText>
                  </w:r>
                  <w:r>
                    <w:fldChar w:fldCharType="separate"/>
                  </w:r>
                  <w:r w:rsidR="00331C42">
                    <w:rPr>
                      <w:noProof/>
                    </w:rPr>
                    <w:t>1</w:t>
                  </w:r>
                  <w:r>
                    <w:fldChar w:fldCharType="end"/>
                  </w:r>
                  <w:r>
                    <w:t xml:space="preserve"> - Modelo CRISP-DM. Fonte:[3]</w:t>
                  </w:r>
                  <w:bookmarkEnd w:id="88"/>
                  <w:bookmarkEnd w:id="89"/>
                </w:p>
              </w:txbxContent>
            </v:textbox>
            <w10:wrap type="square" anchorx="margin"/>
          </v:rect>
        </w:pict>
      </w:r>
    </w:p>
    <w:p w14:paraId="30414019" w14:textId="25C73DD3" w:rsidR="00527491" w:rsidRDefault="00527491"/>
    <w:p w14:paraId="5800E10E" w14:textId="78C2F09E" w:rsidR="00527491" w:rsidRPr="00527491" w:rsidRDefault="00527491"/>
    <w:p w14:paraId="2B23470A" w14:textId="77777777" w:rsidR="007B434C" w:rsidRDefault="00AF7DB6">
      <w:pPr>
        <w:pStyle w:val="Ttulo2"/>
        <w:numPr>
          <w:ilvl w:val="0"/>
          <w:numId w:val="0"/>
        </w:numPr>
        <w:ind w:left="576"/>
        <w:rPr>
          <w:color w:val="000000"/>
        </w:rPr>
      </w:pPr>
      <w:bookmarkStart w:id="90" w:name="_Toc138324010"/>
      <w:bookmarkStart w:id="91" w:name="_Toc139963549"/>
      <w:r>
        <w:lastRenderedPageBreak/>
        <w:t>3.1. Compreensão do negócio</w:t>
      </w:r>
      <w:bookmarkEnd w:id="90"/>
      <w:bookmarkEnd w:id="91"/>
    </w:p>
    <w:p w14:paraId="03690C6D" w14:textId="401D4360" w:rsidR="007B434C" w:rsidRDefault="00AF7DB6">
      <w:pPr>
        <w:rPr>
          <w:color w:val="000000"/>
        </w:rPr>
      </w:pPr>
      <w:r>
        <w:t xml:space="preserve">A primeira fase do modelo </w:t>
      </w:r>
      <w:r>
        <w:rPr>
          <w:color w:val="000000"/>
        </w:rPr>
        <w:t>CRISP-DM</w:t>
      </w:r>
      <w:r>
        <w:t xml:space="preserve"> é a compreensão do negócio, que é uma fase de alto nível para compreender as necessidades de gestão e os objetivos e requisitos do negócio. Pode ser desenvolvido um plano de projeto com base nestes objetivos e definido um orçamento de alto nível ou uma estimativa de custos para o realizar.</w:t>
      </w:r>
    </w:p>
    <w:p w14:paraId="17344F23" w14:textId="697C314D" w:rsidR="00A93277" w:rsidRDefault="00A93277" w:rsidP="00A93277">
      <w:pPr>
        <w:pStyle w:val="Ttulo2"/>
        <w:numPr>
          <w:ilvl w:val="0"/>
          <w:numId w:val="0"/>
        </w:numPr>
        <w:ind w:left="576"/>
        <w:rPr>
          <w:color w:val="000000"/>
        </w:rPr>
      </w:pPr>
      <w:bookmarkStart w:id="92" w:name="_Toc139963550"/>
      <w:r>
        <w:t>3.2. Compreensão dos dados</w:t>
      </w:r>
      <w:bookmarkEnd w:id="92"/>
    </w:p>
    <w:p w14:paraId="704BBDF9" w14:textId="77777777" w:rsidR="007B434C" w:rsidRDefault="00AF7DB6">
      <w:r>
        <w:t xml:space="preserve">A segunda fase do modelo </w:t>
      </w:r>
      <w:r>
        <w:rPr>
          <w:color w:val="000000"/>
        </w:rPr>
        <w:t>CRISP-DM</w:t>
      </w:r>
      <w:r>
        <w:t>, é a compreensão dos dados. Esta fase envolve a identificação de dados relevantes de diferentes fontes, a recolha dos dados iniciais, a familiarização com os dados, a identificação de problemas de qualidade, a descoberta de novos conhecimentos sobre os dados e a deteção de subconjuntos interessantes para formar hipóteses, através de tabelas ou gráficos.</w:t>
      </w:r>
    </w:p>
    <w:p w14:paraId="35C07846" w14:textId="2672032D" w:rsidR="00A93277" w:rsidRDefault="00A93277" w:rsidP="00A93277">
      <w:pPr>
        <w:pStyle w:val="Ttulo2"/>
        <w:numPr>
          <w:ilvl w:val="0"/>
          <w:numId w:val="0"/>
        </w:numPr>
        <w:ind w:left="576"/>
        <w:rPr>
          <w:color w:val="000000"/>
        </w:rPr>
      </w:pPr>
      <w:bookmarkStart w:id="93" w:name="_Toc139963551"/>
      <w:r>
        <w:t>3.3. Preparação ou Pré-processamento dos dados</w:t>
      </w:r>
      <w:bookmarkEnd w:id="93"/>
    </w:p>
    <w:p w14:paraId="0AC9B71D" w14:textId="349C340A" w:rsidR="007B434C" w:rsidRDefault="00AF7DB6">
      <w:r>
        <w:t xml:space="preserve">A terceira fase do modelo </w:t>
      </w:r>
      <w:r>
        <w:rPr>
          <w:color w:val="000000"/>
        </w:rPr>
        <w:t>CRISP-DM</w:t>
      </w:r>
      <w:r>
        <w:t xml:space="preserve"> é a preparação dos dados. Na fase de preparação, os dados identificados na fase anterior são carregados num ambiente de análise e passam por um processo de tratamento, transformação, limpeza e seleção, para construir um conjunto final de dados a ser usado. Com efeito, esta etapa é muitas vezes a que consome mais tempo e esforço no processo CRISP-DM, cerca de 80% do tempo total, pois os dados do mundo real geralmente são incompletos, com falhas, contêm ruído e inconsistências, pelo que precisam de ser corrigidos e melhorados para a análise posterior.</w:t>
      </w:r>
    </w:p>
    <w:p w14:paraId="01C5BD0E" w14:textId="2527A113" w:rsidR="00A93277" w:rsidRDefault="00A93277" w:rsidP="00A93277">
      <w:pPr>
        <w:pStyle w:val="Ttulo2"/>
        <w:numPr>
          <w:ilvl w:val="0"/>
          <w:numId w:val="0"/>
        </w:numPr>
        <w:ind w:left="576"/>
        <w:rPr>
          <w:color w:val="000000"/>
        </w:rPr>
      </w:pPr>
      <w:bookmarkStart w:id="94" w:name="_Toc139963552"/>
      <w:r>
        <w:t>3.4. Construção ou Modelação de modelos</w:t>
      </w:r>
      <w:bookmarkEnd w:id="94"/>
    </w:p>
    <w:p w14:paraId="66D8605F" w14:textId="7BB1325A" w:rsidR="007B434C" w:rsidRDefault="00AF7DB6">
      <w:r>
        <w:t>Os dados tratados e selecionados são usados na próxima etapa, que é a construção do modelo matemático ou computacional. Esta etapa é também chamada modelação. Aqui são selecionadas as técnicas e tarefas a serem aplicadas para atender aos objetivos do negócio. Na fase de construção do modelo, pode-se escolher vários modelos possíveis e fazer avaliação comparativa entre eles.</w:t>
      </w:r>
    </w:p>
    <w:p w14:paraId="05446A9D" w14:textId="4DB426B1" w:rsidR="00A93277" w:rsidRDefault="00A93277" w:rsidP="00A93277">
      <w:pPr>
        <w:pStyle w:val="Ttulo2"/>
        <w:numPr>
          <w:ilvl w:val="0"/>
          <w:numId w:val="0"/>
        </w:numPr>
        <w:ind w:left="576"/>
        <w:rPr>
          <w:color w:val="000000"/>
        </w:rPr>
      </w:pPr>
      <w:bookmarkStart w:id="95" w:name="_Toc139963553"/>
      <w:r>
        <w:t>3.5. Testes e Avaliação</w:t>
      </w:r>
      <w:bookmarkEnd w:id="95"/>
    </w:p>
    <w:p w14:paraId="632143F2" w14:textId="77777777" w:rsidR="007B434C" w:rsidRDefault="00AF7DB6">
      <w:r>
        <w:t xml:space="preserve">Na fase de teste e avaliação, o modelo construído é testado e avaliado para ver se atende aos objetivos empresariais e para avaliar a precisão e eficiência do modelo em relação aos métodos alternativos. Essa é uma fase crítica, porque se não for descoberto nenhum </w:t>
      </w:r>
      <w:r>
        <w:lastRenderedPageBreak/>
        <w:t>padrão válido e útil, a mineração de dados pode ser considerada uma perda de tempo e esforço.</w:t>
      </w:r>
    </w:p>
    <w:p w14:paraId="725D682F" w14:textId="2D5F29E8" w:rsidR="00A93277" w:rsidRDefault="00A93277" w:rsidP="00A93277">
      <w:pPr>
        <w:pStyle w:val="Ttulo2"/>
        <w:numPr>
          <w:ilvl w:val="0"/>
          <w:numId w:val="0"/>
        </w:numPr>
        <w:ind w:left="576"/>
        <w:rPr>
          <w:color w:val="000000"/>
        </w:rPr>
      </w:pPr>
      <w:bookmarkStart w:id="96" w:name="_Toc139963554"/>
      <w:r>
        <w:t>3.6. Implementação</w:t>
      </w:r>
      <w:bookmarkEnd w:id="96"/>
    </w:p>
    <w:p w14:paraId="2B19D14A" w14:textId="47FC85CB" w:rsidR="007B434C" w:rsidRDefault="00AF7DB6">
      <w:pPr>
        <w:rPr>
          <w:color w:val="000000"/>
        </w:rPr>
      </w:pPr>
      <w:r>
        <w:t xml:space="preserve">Na fase de implementação, o modelo de mineração de dados selecionado e avaliado na fase anterior é posto à prova. A implementação pode envolver </w:t>
      </w:r>
      <w:r w:rsidR="00D67E08">
        <w:t>o</w:t>
      </w:r>
      <w:r>
        <w:t xml:space="preserve"> uso de software específico ou ferramentas de programação, além de testes e validações contínuas</w:t>
      </w:r>
      <w:r w:rsidR="001C0BDA">
        <w:t xml:space="preserve"> </w:t>
      </w:r>
      <w:r w:rsidR="00D67E08">
        <w:t>entre</w:t>
      </w:r>
      <w:r w:rsidR="001C0BDA">
        <w:t xml:space="preserve"> várias iterações </w:t>
      </w:r>
      <w:r w:rsidR="00D67E08">
        <w:t>de</w:t>
      </w:r>
      <w:r w:rsidR="001C0BDA">
        <w:t xml:space="preserve"> cada etapa ou na totalidade do </w:t>
      </w:r>
      <w:r w:rsidR="00D67E08">
        <w:t>processo, para</w:t>
      </w:r>
      <w:r>
        <w:t xml:space="preserve"> garantir que o modelo esteja a funcionar corretamente, para que no final a documentação de todas as etapas do processo de implementação seja rigorosa e fiável para futuras referências.</w:t>
      </w:r>
    </w:p>
    <w:p w14:paraId="545AC768" w14:textId="3DA585F4" w:rsidR="007B434C" w:rsidRDefault="00AF7DB6" w:rsidP="00D67E08">
      <w:pPr>
        <w:rPr>
          <w:color w:val="000000"/>
        </w:rPr>
      </w:pPr>
      <w:r>
        <w:t xml:space="preserve">   </w:t>
      </w:r>
    </w:p>
    <w:p w14:paraId="1B4A37EA" w14:textId="77777777" w:rsidR="00D67E08" w:rsidRDefault="00D67E08" w:rsidP="00D67E08"/>
    <w:p w14:paraId="53D0A573" w14:textId="77777777" w:rsidR="00D67E08" w:rsidRDefault="00D67E08" w:rsidP="00D67E08"/>
    <w:p w14:paraId="0445EAB8" w14:textId="77777777" w:rsidR="00D67E08" w:rsidRDefault="00D67E08" w:rsidP="00D67E08"/>
    <w:p w14:paraId="29B6201E" w14:textId="77777777" w:rsidR="00D67E08" w:rsidRDefault="00D67E08" w:rsidP="00D67E08"/>
    <w:p w14:paraId="4E971927" w14:textId="77777777" w:rsidR="00D67E08" w:rsidRDefault="00D67E08" w:rsidP="00D67E08"/>
    <w:p w14:paraId="4D6F8D71" w14:textId="77777777" w:rsidR="00D67E08" w:rsidRDefault="00D67E08" w:rsidP="00D67E08"/>
    <w:p w14:paraId="2CFE6DF5" w14:textId="77777777" w:rsidR="00D67E08" w:rsidRDefault="00D67E08" w:rsidP="00D67E08"/>
    <w:p w14:paraId="4E5B0CCD" w14:textId="77777777" w:rsidR="00D67E08" w:rsidRDefault="00D67E08" w:rsidP="00D67E08"/>
    <w:p w14:paraId="17D7E734" w14:textId="77777777" w:rsidR="00D67E08" w:rsidRDefault="00D67E08" w:rsidP="00D67E08"/>
    <w:p w14:paraId="776F8FA7" w14:textId="77777777" w:rsidR="00D67E08" w:rsidRDefault="00D67E08" w:rsidP="00D67E08"/>
    <w:p w14:paraId="59A439DD" w14:textId="77777777" w:rsidR="00D67E08" w:rsidRDefault="00D67E08" w:rsidP="00D67E08"/>
    <w:p w14:paraId="128B5384" w14:textId="77777777" w:rsidR="00D67E08" w:rsidRDefault="00D67E08" w:rsidP="00D67E08"/>
    <w:p w14:paraId="4C8D31A6" w14:textId="77777777" w:rsidR="00D67E08" w:rsidRDefault="00D67E08" w:rsidP="00D67E08"/>
    <w:p w14:paraId="23DEB2EC" w14:textId="77777777" w:rsidR="00D67E08" w:rsidRDefault="00D67E08" w:rsidP="00D67E08"/>
    <w:p w14:paraId="025FD53F" w14:textId="77777777" w:rsidR="00D67E08" w:rsidRDefault="00D67E08" w:rsidP="00D67E08"/>
    <w:p w14:paraId="4347FA9B" w14:textId="77777777" w:rsidR="00D67E08" w:rsidRDefault="00D67E08" w:rsidP="00D67E08"/>
    <w:p w14:paraId="514639F0" w14:textId="77777777" w:rsidR="00D67E08" w:rsidRDefault="00D67E08" w:rsidP="00D67E08"/>
    <w:p w14:paraId="0BABD1D1" w14:textId="77777777" w:rsidR="00D67E08" w:rsidRPr="00D67E08" w:rsidRDefault="00D67E08" w:rsidP="00D67E08"/>
    <w:p w14:paraId="39A0C2A3" w14:textId="77777777" w:rsidR="007B434C" w:rsidRDefault="00AF7DB6">
      <w:pPr>
        <w:pStyle w:val="Ttulo1"/>
        <w:numPr>
          <w:ilvl w:val="0"/>
          <w:numId w:val="4"/>
        </w:numPr>
        <w:ind w:left="432"/>
        <w:rPr>
          <w:i/>
          <w:iCs/>
          <w:color w:val="000000"/>
        </w:rPr>
      </w:pPr>
      <w:bookmarkStart w:id="97" w:name="_Toc138324011"/>
      <w:bookmarkStart w:id="98" w:name="_Toc139963555"/>
      <w:proofErr w:type="spellStart"/>
      <w:r>
        <w:rPr>
          <w:i/>
          <w:iCs/>
          <w:color w:val="000000"/>
        </w:rPr>
        <w:lastRenderedPageBreak/>
        <w:t>Dataset</w:t>
      </w:r>
      <w:bookmarkEnd w:id="97"/>
      <w:bookmarkEnd w:id="98"/>
      <w:proofErr w:type="spellEnd"/>
    </w:p>
    <w:p w14:paraId="6757C998" w14:textId="77777777" w:rsidR="007B434C" w:rsidRDefault="00AF7DB6">
      <w:pPr>
        <w:pStyle w:val="Ttulo2"/>
        <w:numPr>
          <w:ilvl w:val="1"/>
          <w:numId w:val="5"/>
        </w:numPr>
        <w:rPr>
          <w:color w:val="000000"/>
        </w:rPr>
      </w:pPr>
      <w:bookmarkStart w:id="99" w:name="_Toc138324012"/>
      <w:bookmarkStart w:id="100" w:name="_Toc139963556"/>
      <w:r>
        <w:t>Contexto</w:t>
      </w:r>
      <w:bookmarkEnd w:id="99"/>
      <w:bookmarkEnd w:id="100"/>
    </w:p>
    <w:p w14:paraId="69735D47" w14:textId="0A93B42C" w:rsidR="00BF7B23" w:rsidRDefault="00AF7DB6">
      <w:pPr>
        <w:rPr>
          <w:rStyle w:val="title-text"/>
          <w:rFonts w:ascii="Calibri" w:hAnsi="Calibri"/>
          <w:color w:val="000000"/>
          <w:sz w:val="22"/>
          <w:szCs w:val="22"/>
          <w:lang w:eastAsia="en-US"/>
        </w:rPr>
      </w:pPr>
      <w:r>
        <w:rPr>
          <w:rStyle w:val="title-text"/>
          <w:rFonts w:ascii="Calibri" w:hAnsi="Calibri"/>
          <w:color w:val="000000"/>
          <w:sz w:val="22"/>
          <w:szCs w:val="22"/>
          <w:lang w:eastAsia="en-US"/>
        </w:rPr>
        <w:t>O conjunto de dados</w:t>
      </w:r>
      <w:r w:rsidR="00B85127">
        <w:rPr>
          <w:rStyle w:val="title-text"/>
          <w:rFonts w:ascii="Calibri" w:hAnsi="Calibri"/>
          <w:color w:val="000000"/>
          <w:sz w:val="22"/>
          <w:szCs w:val="22"/>
          <w:lang w:eastAsia="en-US"/>
        </w:rPr>
        <w:t xml:space="preserve"> extrapolados</w:t>
      </w:r>
      <w:r>
        <w:rPr>
          <w:rStyle w:val="title-text"/>
          <w:rFonts w:ascii="Calibri" w:hAnsi="Calibri"/>
          <w:color w:val="000000"/>
          <w:sz w:val="22"/>
          <w:szCs w:val="22"/>
          <w:lang w:eastAsia="en-US"/>
        </w:rPr>
        <w:t xml:space="preserve"> fornecidos pela Vodafone contém mais de 1 milhão de registos</w:t>
      </w:r>
      <w:r w:rsidR="00BF7B23">
        <w:rPr>
          <w:rStyle w:val="title-text"/>
          <w:rFonts w:ascii="Calibri" w:hAnsi="Calibri"/>
          <w:color w:val="000000"/>
          <w:sz w:val="22"/>
          <w:szCs w:val="22"/>
          <w:lang w:eastAsia="en-US"/>
        </w:rPr>
        <w:t xml:space="preserve"> na pasta</w:t>
      </w:r>
      <w:r>
        <w:rPr>
          <w:rStyle w:val="title-text"/>
          <w:rFonts w:ascii="Calibri" w:hAnsi="Calibri"/>
          <w:color w:val="000000"/>
          <w:sz w:val="22"/>
          <w:szCs w:val="22"/>
          <w:lang w:eastAsia="en-US"/>
        </w:rPr>
        <w:t xml:space="preserve"> “</w:t>
      </w:r>
      <w:r>
        <w:rPr>
          <w:rStyle w:val="title-text"/>
          <w:rFonts w:ascii="Calibri" w:hAnsi="Calibri"/>
          <w:i/>
          <w:iCs/>
          <w:color w:val="000000"/>
          <w:sz w:val="22"/>
          <w:szCs w:val="22"/>
          <w:lang w:eastAsia="en-US"/>
        </w:rPr>
        <w:t>Número de telemóveis que entram e saem da cidade de Lisboa</w:t>
      </w:r>
      <w:r>
        <w:rPr>
          <w:rStyle w:val="title-text"/>
          <w:rFonts w:ascii="Calibri" w:hAnsi="Calibri"/>
          <w:color w:val="000000"/>
          <w:sz w:val="22"/>
          <w:szCs w:val="22"/>
          <w:lang w:eastAsia="en-US"/>
        </w:rPr>
        <w:t>”</w:t>
      </w:r>
      <w:r w:rsidR="00D67E08">
        <w:rPr>
          <w:rStyle w:val="title-text"/>
          <w:rFonts w:ascii="Calibri" w:hAnsi="Calibri"/>
          <w:color w:val="000000"/>
          <w:sz w:val="22"/>
          <w:szCs w:val="22"/>
          <w:lang w:eastAsia="en-US"/>
        </w:rPr>
        <w:t xml:space="preserve"> entre setembro de 2021 e dezembro de 2022</w:t>
      </w:r>
      <w:r w:rsidR="00BF7B23">
        <w:rPr>
          <w:rStyle w:val="title-text"/>
          <w:rFonts w:ascii="Calibri" w:hAnsi="Calibri"/>
          <w:color w:val="000000"/>
          <w:sz w:val="22"/>
          <w:szCs w:val="22"/>
          <w:lang w:eastAsia="en-US"/>
        </w:rPr>
        <w:t>, em particular com uma frequência de 5 e 10 minutos entre setembro de 2021 e março de 2022 e 15 minutos entre abril e dezembro de 2022</w:t>
      </w:r>
      <w:r w:rsidR="00710EFB">
        <w:rPr>
          <w:rStyle w:val="title-text"/>
          <w:rFonts w:ascii="Calibri" w:hAnsi="Calibri"/>
          <w:color w:val="000000"/>
          <w:sz w:val="22"/>
          <w:szCs w:val="22"/>
          <w:lang w:eastAsia="en-US"/>
        </w:rPr>
        <w:t xml:space="preserve"> para os 11 eixos principais da cidade de Lisboa</w:t>
      </w:r>
      <w:r w:rsidR="00B85127">
        <w:rPr>
          <w:rStyle w:val="title-text"/>
          <w:rFonts w:ascii="Calibri" w:hAnsi="Calibri"/>
          <w:color w:val="000000"/>
          <w:sz w:val="22"/>
          <w:szCs w:val="22"/>
          <w:lang w:eastAsia="en-US"/>
        </w:rPr>
        <w:t>, com o intuito de fazer uma estimativa global.</w:t>
      </w:r>
    </w:p>
    <w:p w14:paraId="790D67EB" w14:textId="35A90911" w:rsidR="00710EFB" w:rsidRDefault="00FB3AF6">
      <w:pPr>
        <w:rPr>
          <w:rStyle w:val="title-text"/>
          <w:rFonts w:ascii="Calibri" w:hAnsi="Calibri"/>
          <w:color w:val="000000"/>
          <w:sz w:val="22"/>
          <w:szCs w:val="22"/>
          <w:lang w:eastAsia="en-US"/>
        </w:rPr>
      </w:pPr>
      <w:r>
        <w:rPr>
          <w:noProof/>
        </w:rPr>
        <w:drawing>
          <wp:anchor distT="0" distB="0" distL="114300" distR="114300" simplePos="0" relativeHeight="251682816" behindDoc="0" locked="0" layoutInCell="1" allowOverlap="1" wp14:anchorId="3D2ABAD6" wp14:editId="18374BB6">
            <wp:simplePos x="0" y="0"/>
            <wp:positionH relativeFrom="margin">
              <wp:align>right</wp:align>
            </wp:positionH>
            <wp:positionV relativeFrom="paragraph">
              <wp:posOffset>545465</wp:posOffset>
            </wp:positionV>
            <wp:extent cx="5399405" cy="3081020"/>
            <wp:effectExtent l="0" t="0" r="0" b="5080"/>
            <wp:wrapSquare wrapText="bothSides"/>
            <wp:docPr id="1088758065" name="Imagem 1" descr="Uma imagem com mapa, texto, atlas,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758065" name="Imagem 1" descr="Uma imagem com mapa, texto, atlas, Tipo de letra&#10;&#10;Descrição gerada automaticament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99405" cy="30810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Style w:val="title-text"/>
          <w:rFonts w:ascii="Calibri" w:hAnsi="Calibri"/>
          <w:color w:val="000000"/>
          <w:sz w:val="22"/>
          <w:szCs w:val="22"/>
          <w:lang w:eastAsia="en-US"/>
        </w:rPr>
        <w:t>Há também</w:t>
      </w:r>
      <w:r w:rsidR="00BF7B23">
        <w:rPr>
          <w:rStyle w:val="title-text"/>
          <w:rFonts w:ascii="Calibri" w:hAnsi="Calibri"/>
          <w:color w:val="000000"/>
          <w:sz w:val="22"/>
          <w:szCs w:val="22"/>
          <w:lang w:eastAsia="en-US"/>
        </w:rPr>
        <w:t xml:space="preserve"> registos na pasta</w:t>
      </w:r>
      <w:r>
        <w:rPr>
          <w:rStyle w:val="title-text"/>
          <w:rFonts w:ascii="Calibri" w:hAnsi="Calibri"/>
          <w:color w:val="000000"/>
          <w:sz w:val="22"/>
          <w:szCs w:val="22"/>
          <w:lang w:eastAsia="en-US"/>
        </w:rPr>
        <w:t xml:space="preserve"> “</w:t>
      </w:r>
      <w:r>
        <w:rPr>
          <w:rStyle w:val="title-text"/>
          <w:rFonts w:ascii="Calibri" w:hAnsi="Calibri"/>
          <w:i/>
          <w:iCs/>
          <w:color w:val="000000"/>
          <w:sz w:val="22"/>
          <w:szCs w:val="22"/>
          <w:lang w:eastAsia="en-US"/>
        </w:rPr>
        <w:t>Observações das estações meteorológicas do IPMA</w:t>
      </w:r>
      <w:r>
        <w:rPr>
          <w:rStyle w:val="title-text"/>
          <w:rFonts w:ascii="Calibri" w:hAnsi="Calibri"/>
          <w:color w:val="000000"/>
          <w:sz w:val="22"/>
          <w:szCs w:val="22"/>
          <w:lang w:eastAsia="en-US"/>
        </w:rPr>
        <w:t xml:space="preserve">” entre </w:t>
      </w:r>
      <w:r w:rsidR="00D67E08">
        <w:rPr>
          <w:rStyle w:val="title-text"/>
          <w:rFonts w:ascii="Calibri" w:hAnsi="Calibri"/>
          <w:color w:val="000000"/>
          <w:sz w:val="22"/>
          <w:szCs w:val="22"/>
          <w:lang w:eastAsia="en-US"/>
        </w:rPr>
        <w:t>janeiro</w:t>
      </w:r>
      <w:r>
        <w:rPr>
          <w:rStyle w:val="title-text"/>
          <w:rFonts w:ascii="Calibri" w:hAnsi="Calibri"/>
          <w:color w:val="000000"/>
          <w:sz w:val="22"/>
          <w:szCs w:val="22"/>
          <w:lang w:eastAsia="en-US"/>
        </w:rPr>
        <w:t xml:space="preserve"> de 202</w:t>
      </w:r>
      <w:r w:rsidR="00D67E08">
        <w:rPr>
          <w:rStyle w:val="title-text"/>
          <w:rFonts w:ascii="Calibri" w:hAnsi="Calibri"/>
          <w:color w:val="000000"/>
          <w:sz w:val="22"/>
          <w:szCs w:val="22"/>
          <w:lang w:eastAsia="en-US"/>
        </w:rPr>
        <w:t>0</w:t>
      </w:r>
      <w:r>
        <w:rPr>
          <w:rStyle w:val="title-text"/>
          <w:rFonts w:ascii="Calibri" w:hAnsi="Calibri"/>
          <w:color w:val="000000"/>
          <w:sz w:val="22"/>
          <w:szCs w:val="22"/>
          <w:lang w:eastAsia="en-US"/>
        </w:rPr>
        <w:t xml:space="preserve"> e dezembro de 2022</w:t>
      </w:r>
      <w:r w:rsidR="00710EFB">
        <w:rPr>
          <w:rStyle w:val="title-text"/>
          <w:rFonts w:ascii="Calibri" w:hAnsi="Calibri"/>
          <w:color w:val="000000"/>
          <w:sz w:val="22"/>
          <w:szCs w:val="22"/>
          <w:lang w:eastAsia="en-US"/>
        </w:rPr>
        <w:t xml:space="preserve">, com frequência </w:t>
      </w:r>
      <w:r w:rsidR="00B85127">
        <w:rPr>
          <w:rStyle w:val="title-text"/>
          <w:rFonts w:ascii="Calibri" w:hAnsi="Calibri"/>
          <w:color w:val="000000"/>
          <w:sz w:val="22"/>
          <w:szCs w:val="22"/>
          <w:lang w:eastAsia="en-US"/>
        </w:rPr>
        <w:t>de 1 hora</w:t>
      </w:r>
      <w:r w:rsidR="00710EFB">
        <w:rPr>
          <w:rStyle w:val="title-text"/>
          <w:rFonts w:ascii="Calibri" w:hAnsi="Calibri"/>
          <w:color w:val="000000"/>
          <w:sz w:val="22"/>
          <w:szCs w:val="22"/>
          <w:lang w:eastAsia="en-US"/>
        </w:rPr>
        <w:t>.</w:t>
      </w:r>
    </w:p>
    <w:p w14:paraId="289549E6" w14:textId="4C21543A" w:rsidR="00FB3AF6" w:rsidRDefault="00FB3AF6">
      <w:pPr>
        <w:rPr>
          <w:rStyle w:val="title-text"/>
          <w:rFonts w:ascii="Calibri" w:hAnsi="Calibri"/>
          <w:color w:val="000000"/>
          <w:sz w:val="22"/>
          <w:szCs w:val="22"/>
          <w:lang w:eastAsia="en-US"/>
        </w:rPr>
      </w:pPr>
    </w:p>
    <w:p w14:paraId="0BB2DAC6" w14:textId="77777777" w:rsidR="00FB3AF6" w:rsidRDefault="00FB3AF6">
      <w:pPr>
        <w:rPr>
          <w:rStyle w:val="title-text"/>
          <w:rFonts w:ascii="Calibri" w:hAnsi="Calibri"/>
          <w:color w:val="000000"/>
          <w:sz w:val="22"/>
          <w:szCs w:val="22"/>
          <w:lang w:eastAsia="en-US"/>
        </w:rPr>
      </w:pPr>
    </w:p>
    <w:p w14:paraId="3A057532" w14:textId="77777777" w:rsidR="007B434C" w:rsidRDefault="00AF7DB6">
      <w:pPr>
        <w:pStyle w:val="Ttulo2"/>
        <w:numPr>
          <w:ilvl w:val="1"/>
          <w:numId w:val="5"/>
        </w:numPr>
        <w:rPr>
          <w:color w:val="000000"/>
        </w:rPr>
      </w:pPr>
      <w:bookmarkStart w:id="101" w:name="_Toc138324013"/>
      <w:bookmarkStart w:id="102" w:name="_Toc139963557"/>
      <w:r>
        <w:t>Conteúdo</w:t>
      </w:r>
      <w:bookmarkEnd w:id="101"/>
      <w:bookmarkEnd w:id="102"/>
      <w:r>
        <w:t xml:space="preserve"> </w:t>
      </w:r>
    </w:p>
    <w:p w14:paraId="53C3D438" w14:textId="693A96CC" w:rsidR="007B434C" w:rsidRDefault="00AF7DB6">
      <w:r>
        <w:t xml:space="preserve">O conteúdo é dividido por 4 conjuntos, nomeadamente: i) grelha dos registos móveis representado pelo conjunto1; </w:t>
      </w:r>
      <w:proofErr w:type="spellStart"/>
      <w:r>
        <w:t>ii</w:t>
      </w:r>
      <w:proofErr w:type="spellEnd"/>
      <w:r>
        <w:t xml:space="preserve">) localização dos pontos de entrada dos eixos, conjunto 2; </w:t>
      </w:r>
      <w:proofErr w:type="spellStart"/>
      <w:r>
        <w:t>iii</w:t>
      </w:r>
      <w:proofErr w:type="spellEnd"/>
      <w:r>
        <w:t xml:space="preserve">) mapeamento dos troços da via representado por 11 registos, sem quaisquer </w:t>
      </w:r>
      <w:proofErr w:type="spellStart"/>
      <w:r>
        <w:t>metadados</w:t>
      </w:r>
      <w:proofErr w:type="spellEnd"/>
      <w:r>
        <w:t xml:space="preserve"> ou outro</w:t>
      </w:r>
      <w:r w:rsidR="00B85127">
        <w:t>s</w:t>
      </w:r>
      <w:r>
        <w:t xml:space="preserve"> ficheiro</w:t>
      </w:r>
      <w:r w:rsidR="00B85127">
        <w:t>s</w:t>
      </w:r>
      <w:r>
        <w:t xml:space="preserve"> que os represente; e por fim </w:t>
      </w:r>
      <w:proofErr w:type="spellStart"/>
      <w:r>
        <w:t>iv</w:t>
      </w:r>
      <w:proofErr w:type="spellEnd"/>
      <w:r>
        <w:t xml:space="preserve">) os dados meteorológicos do IPMA, representados no conjunto </w:t>
      </w:r>
      <w:r w:rsidR="009B1008">
        <w:t>4</w:t>
      </w:r>
      <w:r>
        <w:t>.</w:t>
      </w:r>
    </w:p>
    <w:p w14:paraId="46A72D13" w14:textId="719D2F2C" w:rsidR="009B1008" w:rsidRDefault="009B1008">
      <w:r w:rsidRPr="009B1008">
        <w:t xml:space="preserve">Os dados do IPMA </w:t>
      </w:r>
      <w:r w:rsidR="00C70B63">
        <w:t>passam para</w:t>
      </w:r>
      <w:r w:rsidRPr="009B1008">
        <w:t xml:space="preserve"> o conjunto 3</w:t>
      </w:r>
      <w:r w:rsidR="00C70B63">
        <w:t xml:space="preserve"> para cumprir a ordenação</w:t>
      </w:r>
      <w:r w:rsidRPr="009B1008">
        <w:t>, uma vez que não existem dados disponíveis para o mapeamento dos troços</w:t>
      </w:r>
      <w:r w:rsidR="00C70B63">
        <w:t>.</w:t>
      </w:r>
    </w:p>
    <w:p w14:paraId="1AB156DE" w14:textId="77777777" w:rsidR="007B434C" w:rsidRDefault="00AF7DB6">
      <w:pPr>
        <w:pStyle w:val="Ttulo2"/>
        <w:numPr>
          <w:ilvl w:val="0"/>
          <w:numId w:val="0"/>
        </w:numPr>
        <w:ind w:left="576"/>
        <w:rPr>
          <w:sz w:val="24"/>
          <w:szCs w:val="24"/>
        </w:rPr>
      </w:pPr>
      <w:bookmarkStart w:id="103" w:name="_Toc138324014"/>
      <w:bookmarkStart w:id="104" w:name="_Toc139963558"/>
      <w:r>
        <w:rPr>
          <w:sz w:val="24"/>
          <w:szCs w:val="24"/>
        </w:rPr>
        <w:lastRenderedPageBreak/>
        <w:t>4.2.1 Conjunto 1 – Entradas e Saídas Lisboa</w:t>
      </w:r>
      <w:bookmarkEnd w:id="103"/>
      <w:bookmarkEnd w:id="104"/>
    </w:p>
    <w:p w14:paraId="58D96099" w14:textId="77777777" w:rsidR="007B434C" w:rsidRDefault="00AF7DB6">
      <w:pPr>
        <w:rPr>
          <w:u w:val="single"/>
        </w:rPr>
      </w:pPr>
      <w:r>
        <w:rPr>
          <w:u w:val="single"/>
        </w:rPr>
        <w:t>As variáveis do Conjunto1 são:</w:t>
      </w:r>
    </w:p>
    <w:p w14:paraId="265BB67C" w14:textId="77777777" w:rsidR="007B434C" w:rsidRDefault="00AF7DB6">
      <w:pPr>
        <w:rPr>
          <w:color w:val="000000"/>
        </w:rPr>
      </w:pPr>
      <w:r>
        <w:rPr>
          <w:u w:val="single"/>
        </w:rPr>
        <w:t>Eixo</w:t>
      </w:r>
      <w:r>
        <w:t>: nome eixo da cidade que efetuou o registo</w:t>
      </w:r>
    </w:p>
    <w:p w14:paraId="277471EA" w14:textId="77777777" w:rsidR="007B434C" w:rsidRDefault="00AF7DB6">
      <w:pPr>
        <w:rPr>
          <w:color w:val="000000"/>
        </w:rPr>
      </w:pPr>
      <w:proofErr w:type="spellStart"/>
      <w:r>
        <w:rPr>
          <w:u w:val="single"/>
        </w:rPr>
        <w:t>Datetime</w:t>
      </w:r>
      <w:proofErr w:type="spellEnd"/>
      <w:r>
        <w:t>: dia e hora do registo (</w:t>
      </w:r>
      <w:proofErr w:type="spellStart"/>
      <w:r>
        <w:t>dd</w:t>
      </w:r>
      <w:proofErr w:type="spellEnd"/>
      <w:r>
        <w:t>/mm/</w:t>
      </w:r>
      <w:proofErr w:type="spellStart"/>
      <w:r>
        <w:t>aaaa</w:t>
      </w:r>
      <w:proofErr w:type="spellEnd"/>
      <w:r>
        <w:t xml:space="preserve"> </w:t>
      </w:r>
      <w:proofErr w:type="spellStart"/>
      <w:r>
        <w:t>hh:mm</w:t>
      </w:r>
      <w:proofErr w:type="spellEnd"/>
      <w:r>
        <w:t>)</w:t>
      </w:r>
    </w:p>
    <w:p w14:paraId="3942E0B2" w14:textId="77777777" w:rsidR="007B434C" w:rsidRDefault="00AF7DB6">
      <w:pPr>
        <w:rPr>
          <w:color w:val="000000"/>
        </w:rPr>
      </w:pPr>
      <w:r>
        <w:rPr>
          <w:u w:val="single"/>
        </w:rPr>
        <w:t>extract_year_2:</w:t>
      </w:r>
      <w:r>
        <w:t xml:space="preserve"> ano do registo</w:t>
      </w:r>
    </w:p>
    <w:p w14:paraId="55B2D977" w14:textId="77777777" w:rsidR="007B434C" w:rsidRDefault="00AF7DB6">
      <w:pPr>
        <w:rPr>
          <w:color w:val="000000"/>
        </w:rPr>
      </w:pPr>
      <w:r>
        <w:rPr>
          <w:u w:val="single"/>
        </w:rPr>
        <w:t>extract_month_3:</w:t>
      </w:r>
      <w:r>
        <w:t xml:space="preserve"> mês do registo</w:t>
      </w:r>
    </w:p>
    <w:p w14:paraId="494D8B0A" w14:textId="77777777" w:rsidR="007B434C" w:rsidRDefault="00AF7DB6">
      <w:pPr>
        <w:rPr>
          <w:color w:val="000000"/>
        </w:rPr>
      </w:pPr>
      <w:r>
        <w:rPr>
          <w:u w:val="single"/>
        </w:rPr>
        <w:t>extract_day_4:</w:t>
      </w:r>
      <w:r>
        <w:t xml:space="preserve"> dia do registo</w:t>
      </w:r>
    </w:p>
    <w:p w14:paraId="3EDBCC2F" w14:textId="77777777" w:rsidR="007B434C" w:rsidRDefault="00AF7DB6">
      <w:pPr>
        <w:rPr>
          <w:color w:val="000000"/>
        </w:rPr>
      </w:pPr>
      <w:r>
        <w:rPr>
          <w:u w:val="single"/>
        </w:rPr>
        <w:t>C12:</w:t>
      </w:r>
      <w:r>
        <w:t xml:space="preserve"> Número de entradas no eixo</w:t>
      </w:r>
    </w:p>
    <w:p w14:paraId="113500D7" w14:textId="77777777" w:rsidR="007B434C" w:rsidRDefault="00AF7DB6">
      <w:pPr>
        <w:rPr>
          <w:color w:val="000000"/>
        </w:rPr>
      </w:pPr>
      <w:r>
        <w:rPr>
          <w:u w:val="single"/>
        </w:rPr>
        <w:t>C13:</w:t>
      </w:r>
      <w:r>
        <w:t xml:space="preserve"> Número de saídas no eixo</w:t>
      </w:r>
    </w:p>
    <w:p w14:paraId="396E02CF" w14:textId="77777777" w:rsidR="007B434C" w:rsidRDefault="00AF7DB6">
      <w:pPr>
        <w:rPr>
          <w:color w:val="000000"/>
        </w:rPr>
      </w:pPr>
      <w:r>
        <w:t>Abaixo apresenta-se estatísticas adicionais referente às variáveis de entrada e saída (C12 e C13) com 769669 registos no total, num período de amostragem de 14/09/2021 até 31/12/2022 e um tamanho de 55.7 Mb</w:t>
      </w:r>
    </w:p>
    <w:p w14:paraId="4C6E9CB6" w14:textId="77777777" w:rsidR="007B434C" w:rsidRDefault="007B434C">
      <w:pPr>
        <w:rPr>
          <w:color w:val="000000"/>
        </w:rPr>
      </w:pPr>
    </w:p>
    <w:p w14:paraId="4A7EBFF8" w14:textId="74AD5254" w:rsidR="007B434C" w:rsidRDefault="00AF7DB6" w:rsidP="0046128E">
      <w:pPr>
        <w:pStyle w:val="Legenda"/>
        <w:rPr>
          <w:color w:val="000000"/>
        </w:rPr>
      </w:pPr>
      <w:bookmarkStart w:id="105" w:name="_Toc139964968"/>
      <w:r>
        <w:t xml:space="preserve">Tabela </w:t>
      </w:r>
      <w:r>
        <w:fldChar w:fldCharType="begin"/>
      </w:r>
      <w:r>
        <w:instrText>SEQ Tabela \* ARABIC</w:instrText>
      </w:r>
      <w:r>
        <w:fldChar w:fldCharType="separate"/>
      </w:r>
      <w:r w:rsidR="00A5379D">
        <w:rPr>
          <w:noProof/>
        </w:rPr>
        <w:t>3</w:t>
      </w:r>
      <w:r>
        <w:fldChar w:fldCharType="end"/>
      </w:r>
      <w:r>
        <w:t>- Descrição Geral do Conjunto 1</w:t>
      </w:r>
      <w:bookmarkEnd w:id="105"/>
    </w:p>
    <w:tbl>
      <w:tblPr>
        <w:tblW w:w="8720" w:type="dxa"/>
        <w:tblLook w:val="04A0" w:firstRow="1" w:lastRow="0" w:firstColumn="1" w:lastColumn="0" w:noHBand="0" w:noVBand="1"/>
      </w:tblPr>
      <w:tblGrid>
        <w:gridCol w:w="2650"/>
        <w:gridCol w:w="2893"/>
        <w:gridCol w:w="3177"/>
      </w:tblGrid>
      <w:tr w:rsidR="007B434C" w14:paraId="4284A9A0" w14:textId="77777777">
        <w:tc>
          <w:tcPr>
            <w:tcW w:w="2650" w:type="dxa"/>
            <w:tcBorders>
              <w:top w:val="single" w:sz="4" w:space="0" w:color="000000"/>
              <w:left w:val="single" w:sz="4" w:space="0" w:color="000000"/>
              <w:bottom w:val="single" w:sz="4" w:space="0" w:color="000000"/>
              <w:right w:val="single" w:sz="4" w:space="0" w:color="000000"/>
            </w:tcBorders>
          </w:tcPr>
          <w:p w14:paraId="7B975C5D" w14:textId="77777777" w:rsidR="007B434C" w:rsidRDefault="00AF7DB6">
            <w:pPr>
              <w:jc w:val="center"/>
              <w:rPr>
                <w:b/>
                <w:bCs/>
                <w:lang w:eastAsia="en-US"/>
              </w:rPr>
            </w:pPr>
            <w:r>
              <w:rPr>
                <w:b/>
                <w:bCs/>
                <w:lang w:eastAsia="en-US"/>
              </w:rPr>
              <w:t>Variáveis</w:t>
            </w:r>
          </w:p>
        </w:tc>
        <w:tc>
          <w:tcPr>
            <w:tcW w:w="2893" w:type="dxa"/>
            <w:tcBorders>
              <w:top w:val="single" w:sz="4" w:space="0" w:color="000000"/>
              <w:left w:val="single" w:sz="4" w:space="0" w:color="000000"/>
              <w:bottom w:val="single" w:sz="4" w:space="0" w:color="000000"/>
              <w:right w:val="single" w:sz="4" w:space="0" w:color="000000"/>
            </w:tcBorders>
          </w:tcPr>
          <w:p w14:paraId="78BF62BA" w14:textId="77777777" w:rsidR="007B434C" w:rsidRDefault="00AF7DB6">
            <w:pPr>
              <w:jc w:val="center"/>
              <w:rPr>
                <w:b/>
                <w:bCs/>
                <w:lang w:eastAsia="en-US"/>
              </w:rPr>
            </w:pPr>
            <w:r>
              <w:rPr>
                <w:b/>
                <w:bCs/>
                <w:lang w:eastAsia="en-US"/>
              </w:rPr>
              <w:t>C12</w:t>
            </w:r>
          </w:p>
        </w:tc>
        <w:tc>
          <w:tcPr>
            <w:tcW w:w="3177" w:type="dxa"/>
            <w:tcBorders>
              <w:top w:val="single" w:sz="4" w:space="0" w:color="000000"/>
              <w:left w:val="single" w:sz="4" w:space="0" w:color="000000"/>
              <w:bottom w:val="single" w:sz="4" w:space="0" w:color="000000"/>
              <w:right w:val="single" w:sz="4" w:space="0" w:color="000000"/>
            </w:tcBorders>
          </w:tcPr>
          <w:p w14:paraId="613B7F04" w14:textId="77777777" w:rsidR="007B434C" w:rsidRDefault="00AF7DB6">
            <w:pPr>
              <w:jc w:val="center"/>
              <w:rPr>
                <w:b/>
                <w:bCs/>
                <w:lang w:eastAsia="en-US"/>
              </w:rPr>
            </w:pPr>
            <w:r>
              <w:rPr>
                <w:b/>
                <w:bCs/>
                <w:lang w:eastAsia="en-US"/>
              </w:rPr>
              <w:t>C13</w:t>
            </w:r>
          </w:p>
        </w:tc>
      </w:tr>
      <w:tr w:rsidR="007B434C" w14:paraId="6C071BFF" w14:textId="77777777">
        <w:tc>
          <w:tcPr>
            <w:tcW w:w="2650" w:type="dxa"/>
            <w:tcBorders>
              <w:top w:val="single" w:sz="4" w:space="0" w:color="000000"/>
              <w:left w:val="single" w:sz="4" w:space="0" w:color="000000"/>
              <w:bottom w:val="single" w:sz="4" w:space="0" w:color="000000"/>
              <w:right w:val="single" w:sz="4" w:space="0" w:color="000000"/>
            </w:tcBorders>
          </w:tcPr>
          <w:p w14:paraId="766C2B8D" w14:textId="77777777" w:rsidR="007B434C" w:rsidRDefault="00AF7DB6">
            <w:pPr>
              <w:jc w:val="center"/>
              <w:rPr>
                <w:rFonts w:ascii="Calibri" w:hAnsi="Calibri" w:cs="Calibri"/>
                <w:lang w:eastAsia="en-US"/>
              </w:rPr>
            </w:pPr>
            <w:r>
              <w:rPr>
                <w:rFonts w:ascii="Calibri" w:hAnsi="Calibri" w:cs="Calibri"/>
                <w:lang w:eastAsia="en-US"/>
              </w:rPr>
              <w:t>Média</w:t>
            </w:r>
          </w:p>
        </w:tc>
        <w:tc>
          <w:tcPr>
            <w:tcW w:w="2893" w:type="dxa"/>
            <w:tcBorders>
              <w:top w:val="single" w:sz="4" w:space="0" w:color="000000"/>
              <w:left w:val="single" w:sz="4" w:space="0" w:color="000000"/>
              <w:bottom w:val="single" w:sz="4" w:space="0" w:color="000000"/>
              <w:right w:val="single" w:sz="4" w:space="0" w:color="000000"/>
            </w:tcBorders>
          </w:tcPr>
          <w:p w14:paraId="2ECFA48E" w14:textId="77777777" w:rsidR="007B434C" w:rsidRDefault="00AF7DB6">
            <w:pPr>
              <w:jc w:val="center"/>
              <w:rPr>
                <w:rFonts w:ascii="Calibri" w:hAnsi="Calibri" w:cs="Calibri"/>
                <w:lang w:eastAsia="en-US"/>
              </w:rPr>
            </w:pPr>
            <w:r>
              <w:rPr>
                <w:rFonts w:ascii="Calibri" w:hAnsi="Calibri" w:cs="Calibri"/>
                <w:lang w:eastAsia="en-US"/>
              </w:rPr>
              <w:t>144.51</w:t>
            </w:r>
          </w:p>
        </w:tc>
        <w:tc>
          <w:tcPr>
            <w:tcW w:w="3177" w:type="dxa"/>
            <w:tcBorders>
              <w:top w:val="single" w:sz="4" w:space="0" w:color="000000"/>
              <w:left w:val="single" w:sz="4" w:space="0" w:color="000000"/>
              <w:bottom w:val="single" w:sz="4" w:space="0" w:color="000000"/>
              <w:right w:val="single" w:sz="4" w:space="0" w:color="000000"/>
            </w:tcBorders>
          </w:tcPr>
          <w:p w14:paraId="6EE89773" w14:textId="77777777" w:rsidR="007B434C" w:rsidRDefault="00AF7DB6">
            <w:pPr>
              <w:jc w:val="center"/>
              <w:rPr>
                <w:rFonts w:ascii="Calibri" w:hAnsi="Calibri" w:cs="Calibri"/>
                <w:lang w:eastAsia="en-US"/>
              </w:rPr>
            </w:pPr>
            <w:r>
              <w:rPr>
                <w:rFonts w:ascii="Calibri" w:hAnsi="Calibri" w:cs="Calibri"/>
                <w:lang w:eastAsia="en-US"/>
              </w:rPr>
              <w:t>141.12</w:t>
            </w:r>
          </w:p>
        </w:tc>
      </w:tr>
      <w:tr w:rsidR="007B434C" w14:paraId="423476A3" w14:textId="77777777">
        <w:tc>
          <w:tcPr>
            <w:tcW w:w="2650" w:type="dxa"/>
            <w:tcBorders>
              <w:top w:val="single" w:sz="4" w:space="0" w:color="000000"/>
              <w:left w:val="single" w:sz="4" w:space="0" w:color="000000"/>
              <w:bottom w:val="single" w:sz="4" w:space="0" w:color="000000"/>
              <w:right w:val="single" w:sz="4" w:space="0" w:color="000000"/>
            </w:tcBorders>
          </w:tcPr>
          <w:p w14:paraId="67CA0457" w14:textId="77777777" w:rsidR="007B434C" w:rsidRDefault="00AF7DB6">
            <w:pPr>
              <w:jc w:val="center"/>
              <w:rPr>
                <w:rFonts w:ascii="Calibri" w:hAnsi="Calibri" w:cs="Calibri"/>
                <w:lang w:eastAsia="en-US"/>
              </w:rPr>
            </w:pPr>
            <w:r>
              <w:rPr>
                <w:rFonts w:ascii="Calibri" w:hAnsi="Calibri" w:cs="Calibri"/>
                <w:lang w:eastAsia="en-US"/>
              </w:rPr>
              <w:t>Desvio Padrão</w:t>
            </w:r>
          </w:p>
        </w:tc>
        <w:tc>
          <w:tcPr>
            <w:tcW w:w="2893" w:type="dxa"/>
            <w:tcBorders>
              <w:top w:val="single" w:sz="4" w:space="0" w:color="000000"/>
              <w:left w:val="single" w:sz="4" w:space="0" w:color="000000"/>
              <w:bottom w:val="single" w:sz="4" w:space="0" w:color="000000"/>
              <w:right w:val="single" w:sz="4" w:space="0" w:color="000000"/>
            </w:tcBorders>
          </w:tcPr>
          <w:p w14:paraId="4C155D70" w14:textId="77777777" w:rsidR="007B434C" w:rsidRDefault="00AF7DB6">
            <w:pPr>
              <w:jc w:val="center"/>
              <w:rPr>
                <w:rFonts w:ascii="Calibri" w:hAnsi="Calibri" w:cs="Calibri"/>
                <w:lang w:eastAsia="en-US"/>
              </w:rPr>
            </w:pPr>
            <w:r>
              <w:rPr>
                <w:rFonts w:ascii="Calibri" w:hAnsi="Calibri" w:cs="Calibri"/>
                <w:lang w:eastAsia="en-US"/>
              </w:rPr>
              <w:t>174.15</w:t>
            </w:r>
          </w:p>
        </w:tc>
        <w:tc>
          <w:tcPr>
            <w:tcW w:w="3177" w:type="dxa"/>
            <w:tcBorders>
              <w:top w:val="single" w:sz="4" w:space="0" w:color="000000"/>
              <w:left w:val="single" w:sz="4" w:space="0" w:color="000000"/>
              <w:bottom w:val="single" w:sz="4" w:space="0" w:color="000000"/>
              <w:right w:val="single" w:sz="4" w:space="0" w:color="000000"/>
            </w:tcBorders>
          </w:tcPr>
          <w:p w14:paraId="6AAE77BD" w14:textId="77777777" w:rsidR="007B434C" w:rsidRDefault="00AF7DB6">
            <w:pPr>
              <w:jc w:val="center"/>
              <w:rPr>
                <w:rFonts w:ascii="Calibri" w:hAnsi="Calibri" w:cs="Calibri"/>
                <w:lang w:eastAsia="en-US"/>
              </w:rPr>
            </w:pPr>
            <w:r>
              <w:rPr>
                <w:rFonts w:ascii="Calibri" w:hAnsi="Calibri" w:cs="Calibri"/>
                <w:lang w:eastAsia="en-US"/>
              </w:rPr>
              <w:t>166.52</w:t>
            </w:r>
          </w:p>
        </w:tc>
      </w:tr>
      <w:tr w:rsidR="007B434C" w14:paraId="2DAE1E9B" w14:textId="77777777">
        <w:tc>
          <w:tcPr>
            <w:tcW w:w="2650" w:type="dxa"/>
            <w:tcBorders>
              <w:top w:val="single" w:sz="4" w:space="0" w:color="000000"/>
              <w:left w:val="single" w:sz="4" w:space="0" w:color="000000"/>
              <w:bottom w:val="single" w:sz="4" w:space="0" w:color="000000"/>
              <w:right w:val="single" w:sz="4" w:space="0" w:color="000000"/>
            </w:tcBorders>
          </w:tcPr>
          <w:p w14:paraId="71B8110C" w14:textId="77777777" w:rsidR="007B434C" w:rsidRDefault="00AF7DB6">
            <w:pPr>
              <w:jc w:val="center"/>
              <w:rPr>
                <w:rFonts w:ascii="Calibri" w:hAnsi="Calibri" w:cs="Calibri"/>
                <w:lang w:eastAsia="en-US"/>
              </w:rPr>
            </w:pPr>
            <w:r>
              <w:rPr>
                <w:rFonts w:ascii="Calibri" w:hAnsi="Calibri" w:cs="Calibri"/>
                <w:lang w:eastAsia="en-US"/>
              </w:rPr>
              <w:t>Mínimo</w:t>
            </w:r>
          </w:p>
        </w:tc>
        <w:tc>
          <w:tcPr>
            <w:tcW w:w="2893" w:type="dxa"/>
            <w:tcBorders>
              <w:top w:val="single" w:sz="4" w:space="0" w:color="000000"/>
              <w:left w:val="single" w:sz="4" w:space="0" w:color="000000"/>
              <w:bottom w:val="single" w:sz="4" w:space="0" w:color="000000"/>
              <w:right w:val="single" w:sz="4" w:space="0" w:color="000000"/>
            </w:tcBorders>
          </w:tcPr>
          <w:p w14:paraId="3D72DE4A" w14:textId="77777777" w:rsidR="007B434C" w:rsidRDefault="00AF7DB6">
            <w:pPr>
              <w:jc w:val="center"/>
              <w:rPr>
                <w:rFonts w:ascii="Calibri" w:hAnsi="Calibri" w:cs="Calibri"/>
                <w:lang w:eastAsia="en-US"/>
              </w:rPr>
            </w:pPr>
            <w:r>
              <w:rPr>
                <w:rFonts w:ascii="Calibri" w:hAnsi="Calibri" w:cs="Calibri"/>
                <w:lang w:eastAsia="en-US"/>
              </w:rPr>
              <w:t>0.0</w:t>
            </w:r>
          </w:p>
        </w:tc>
        <w:tc>
          <w:tcPr>
            <w:tcW w:w="3177" w:type="dxa"/>
            <w:tcBorders>
              <w:top w:val="single" w:sz="4" w:space="0" w:color="000000"/>
              <w:left w:val="single" w:sz="4" w:space="0" w:color="000000"/>
              <w:bottom w:val="single" w:sz="4" w:space="0" w:color="000000"/>
              <w:right w:val="single" w:sz="4" w:space="0" w:color="000000"/>
            </w:tcBorders>
          </w:tcPr>
          <w:p w14:paraId="7AC68A21" w14:textId="77777777" w:rsidR="007B434C" w:rsidRDefault="00AF7DB6">
            <w:pPr>
              <w:jc w:val="center"/>
              <w:rPr>
                <w:rFonts w:ascii="Calibri" w:hAnsi="Calibri" w:cs="Calibri"/>
                <w:lang w:eastAsia="en-US"/>
              </w:rPr>
            </w:pPr>
            <w:r>
              <w:rPr>
                <w:rFonts w:ascii="Calibri" w:hAnsi="Calibri" w:cs="Calibri"/>
                <w:lang w:eastAsia="en-US"/>
              </w:rPr>
              <w:t>0.0</w:t>
            </w:r>
          </w:p>
        </w:tc>
      </w:tr>
      <w:tr w:rsidR="007B434C" w14:paraId="4C201266" w14:textId="77777777">
        <w:tc>
          <w:tcPr>
            <w:tcW w:w="2650" w:type="dxa"/>
            <w:tcBorders>
              <w:top w:val="single" w:sz="4" w:space="0" w:color="000000"/>
              <w:left w:val="single" w:sz="4" w:space="0" w:color="000000"/>
              <w:bottom w:val="single" w:sz="4" w:space="0" w:color="000000"/>
              <w:right w:val="single" w:sz="4" w:space="0" w:color="000000"/>
            </w:tcBorders>
          </w:tcPr>
          <w:p w14:paraId="0BD8FBA6" w14:textId="77777777" w:rsidR="007B434C" w:rsidRDefault="00AF7DB6">
            <w:pPr>
              <w:jc w:val="center"/>
              <w:rPr>
                <w:rFonts w:ascii="Calibri" w:hAnsi="Calibri" w:cs="Calibri"/>
                <w:lang w:eastAsia="en-US"/>
              </w:rPr>
            </w:pPr>
            <w:r>
              <w:rPr>
                <w:rFonts w:ascii="Calibri" w:hAnsi="Calibri" w:cs="Calibri"/>
                <w:lang w:eastAsia="en-US"/>
              </w:rPr>
              <w:t>25%</w:t>
            </w:r>
          </w:p>
        </w:tc>
        <w:tc>
          <w:tcPr>
            <w:tcW w:w="2893" w:type="dxa"/>
            <w:tcBorders>
              <w:top w:val="single" w:sz="4" w:space="0" w:color="000000"/>
              <w:left w:val="single" w:sz="4" w:space="0" w:color="000000"/>
              <w:bottom w:val="single" w:sz="4" w:space="0" w:color="000000"/>
              <w:right w:val="single" w:sz="4" w:space="0" w:color="000000"/>
            </w:tcBorders>
          </w:tcPr>
          <w:p w14:paraId="1E3AD2E4" w14:textId="77777777" w:rsidR="007B434C" w:rsidRDefault="00AF7DB6">
            <w:pPr>
              <w:jc w:val="center"/>
              <w:rPr>
                <w:rFonts w:ascii="Calibri" w:hAnsi="Calibri" w:cs="Calibri"/>
                <w:lang w:eastAsia="en-US"/>
              </w:rPr>
            </w:pPr>
            <w:r>
              <w:rPr>
                <w:rFonts w:ascii="Calibri" w:hAnsi="Calibri" w:cs="Calibri"/>
                <w:lang w:eastAsia="en-US"/>
              </w:rPr>
              <w:t>28.72</w:t>
            </w:r>
          </w:p>
        </w:tc>
        <w:tc>
          <w:tcPr>
            <w:tcW w:w="3177" w:type="dxa"/>
            <w:tcBorders>
              <w:top w:val="single" w:sz="4" w:space="0" w:color="000000"/>
              <w:left w:val="single" w:sz="4" w:space="0" w:color="000000"/>
              <w:bottom w:val="single" w:sz="4" w:space="0" w:color="000000"/>
              <w:right w:val="single" w:sz="4" w:space="0" w:color="000000"/>
            </w:tcBorders>
          </w:tcPr>
          <w:p w14:paraId="51B94886" w14:textId="77777777" w:rsidR="007B434C" w:rsidRDefault="00AF7DB6">
            <w:pPr>
              <w:jc w:val="center"/>
              <w:rPr>
                <w:rFonts w:ascii="Calibri" w:hAnsi="Calibri" w:cs="Calibri"/>
                <w:lang w:eastAsia="en-US"/>
              </w:rPr>
            </w:pPr>
            <w:r>
              <w:rPr>
                <w:rFonts w:ascii="Calibri" w:hAnsi="Calibri" w:cs="Calibri"/>
                <w:lang w:eastAsia="en-US"/>
              </w:rPr>
              <w:t>29.43</w:t>
            </w:r>
          </w:p>
        </w:tc>
      </w:tr>
      <w:tr w:rsidR="007B434C" w14:paraId="4E27EEFC" w14:textId="77777777">
        <w:tc>
          <w:tcPr>
            <w:tcW w:w="2650" w:type="dxa"/>
            <w:tcBorders>
              <w:top w:val="single" w:sz="4" w:space="0" w:color="000000"/>
              <w:left w:val="single" w:sz="4" w:space="0" w:color="000000"/>
              <w:bottom w:val="single" w:sz="4" w:space="0" w:color="000000"/>
              <w:right w:val="single" w:sz="4" w:space="0" w:color="000000"/>
            </w:tcBorders>
          </w:tcPr>
          <w:p w14:paraId="056EA51B" w14:textId="77777777" w:rsidR="007B434C" w:rsidRDefault="00AF7DB6">
            <w:pPr>
              <w:jc w:val="center"/>
              <w:rPr>
                <w:rFonts w:ascii="Calibri" w:hAnsi="Calibri" w:cs="Calibri"/>
                <w:lang w:eastAsia="en-US"/>
              </w:rPr>
            </w:pPr>
            <w:r>
              <w:rPr>
                <w:rFonts w:ascii="Calibri" w:hAnsi="Calibri" w:cs="Calibri"/>
                <w:lang w:eastAsia="en-US"/>
              </w:rPr>
              <w:t>Mediana</w:t>
            </w:r>
          </w:p>
        </w:tc>
        <w:tc>
          <w:tcPr>
            <w:tcW w:w="2893" w:type="dxa"/>
            <w:tcBorders>
              <w:top w:val="single" w:sz="4" w:space="0" w:color="000000"/>
              <w:left w:val="single" w:sz="4" w:space="0" w:color="000000"/>
              <w:bottom w:val="single" w:sz="4" w:space="0" w:color="000000"/>
              <w:right w:val="single" w:sz="4" w:space="0" w:color="000000"/>
            </w:tcBorders>
          </w:tcPr>
          <w:p w14:paraId="00C0AC51" w14:textId="77777777" w:rsidR="007B434C" w:rsidRDefault="00AF7DB6">
            <w:pPr>
              <w:jc w:val="center"/>
              <w:rPr>
                <w:rFonts w:ascii="Calibri" w:hAnsi="Calibri" w:cs="Calibri"/>
                <w:lang w:eastAsia="en-US"/>
              </w:rPr>
            </w:pPr>
            <w:r>
              <w:rPr>
                <w:rFonts w:ascii="Calibri" w:hAnsi="Calibri" w:cs="Calibri"/>
                <w:lang w:eastAsia="en-US"/>
              </w:rPr>
              <w:t>87.44</w:t>
            </w:r>
          </w:p>
        </w:tc>
        <w:tc>
          <w:tcPr>
            <w:tcW w:w="3177" w:type="dxa"/>
            <w:tcBorders>
              <w:top w:val="single" w:sz="4" w:space="0" w:color="000000"/>
              <w:left w:val="single" w:sz="4" w:space="0" w:color="000000"/>
              <w:bottom w:val="single" w:sz="4" w:space="0" w:color="000000"/>
              <w:right w:val="single" w:sz="4" w:space="0" w:color="000000"/>
            </w:tcBorders>
          </w:tcPr>
          <w:p w14:paraId="7A9F590B" w14:textId="77777777" w:rsidR="007B434C" w:rsidRDefault="00AF7DB6">
            <w:pPr>
              <w:jc w:val="center"/>
              <w:rPr>
                <w:rFonts w:ascii="Calibri" w:hAnsi="Calibri" w:cs="Calibri"/>
                <w:lang w:eastAsia="en-US"/>
              </w:rPr>
            </w:pPr>
            <w:r>
              <w:rPr>
                <w:rFonts w:ascii="Calibri" w:hAnsi="Calibri" w:cs="Calibri"/>
                <w:lang w:eastAsia="en-US"/>
              </w:rPr>
              <w:t>87.79</w:t>
            </w:r>
          </w:p>
        </w:tc>
      </w:tr>
      <w:tr w:rsidR="007B434C" w14:paraId="1069067E" w14:textId="77777777">
        <w:tc>
          <w:tcPr>
            <w:tcW w:w="2650" w:type="dxa"/>
            <w:tcBorders>
              <w:top w:val="single" w:sz="4" w:space="0" w:color="000000"/>
              <w:left w:val="single" w:sz="4" w:space="0" w:color="000000"/>
              <w:bottom w:val="single" w:sz="4" w:space="0" w:color="000000"/>
              <w:right w:val="single" w:sz="4" w:space="0" w:color="000000"/>
            </w:tcBorders>
          </w:tcPr>
          <w:p w14:paraId="6D0825D1" w14:textId="77777777" w:rsidR="007B434C" w:rsidRDefault="00AF7DB6">
            <w:pPr>
              <w:jc w:val="center"/>
              <w:rPr>
                <w:rFonts w:ascii="Calibri" w:hAnsi="Calibri" w:cs="Calibri"/>
                <w:lang w:eastAsia="en-US"/>
              </w:rPr>
            </w:pPr>
            <w:r>
              <w:rPr>
                <w:rFonts w:ascii="Calibri" w:hAnsi="Calibri" w:cs="Calibri"/>
                <w:lang w:eastAsia="en-US"/>
              </w:rPr>
              <w:t>75%</w:t>
            </w:r>
          </w:p>
        </w:tc>
        <w:tc>
          <w:tcPr>
            <w:tcW w:w="2893" w:type="dxa"/>
            <w:tcBorders>
              <w:top w:val="single" w:sz="4" w:space="0" w:color="000000"/>
              <w:left w:val="single" w:sz="4" w:space="0" w:color="000000"/>
              <w:bottom w:val="single" w:sz="4" w:space="0" w:color="000000"/>
              <w:right w:val="single" w:sz="4" w:space="0" w:color="000000"/>
            </w:tcBorders>
          </w:tcPr>
          <w:p w14:paraId="6C9FAED2" w14:textId="77777777" w:rsidR="007B434C" w:rsidRDefault="00AF7DB6">
            <w:pPr>
              <w:jc w:val="center"/>
              <w:rPr>
                <w:rFonts w:ascii="Calibri" w:hAnsi="Calibri" w:cs="Calibri"/>
                <w:lang w:eastAsia="en-US"/>
              </w:rPr>
            </w:pPr>
            <w:r>
              <w:rPr>
                <w:rFonts w:ascii="Calibri" w:hAnsi="Calibri" w:cs="Calibri"/>
                <w:lang w:eastAsia="en-US"/>
              </w:rPr>
              <w:t>195.53</w:t>
            </w:r>
          </w:p>
        </w:tc>
        <w:tc>
          <w:tcPr>
            <w:tcW w:w="3177" w:type="dxa"/>
            <w:tcBorders>
              <w:top w:val="single" w:sz="4" w:space="0" w:color="000000"/>
              <w:left w:val="single" w:sz="4" w:space="0" w:color="000000"/>
              <w:bottom w:val="single" w:sz="4" w:space="0" w:color="000000"/>
              <w:right w:val="single" w:sz="4" w:space="0" w:color="000000"/>
            </w:tcBorders>
          </w:tcPr>
          <w:p w14:paraId="45029DB5" w14:textId="77777777" w:rsidR="007B434C" w:rsidRDefault="00AF7DB6">
            <w:pPr>
              <w:jc w:val="center"/>
              <w:rPr>
                <w:rFonts w:ascii="Calibri" w:hAnsi="Calibri" w:cs="Calibri"/>
                <w:lang w:eastAsia="en-US"/>
              </w:rPr>
            </w:pPr>
            <w:r>
              <w:rPr>
                <w:rFonts w:ascii="Calibri" w:hAnsi="Calibri" w:cs="Calibri"/>
                <w:lang w:eastAsia="en-US"/>
              </w:rPr>
              <w:t>193.05</w:t>
            </w:r>
          </w:p>
        </w:tc>
      </w:tr>
      <w:tr w:rsidR="007B434C" w14:paraId="7DC653FA" w14:textId="77777777">
        <w:tc>
          <w:tcPr>
            <w:tcW w:w="2650" w:type="dxa"/>
            <w:tcBorders>
              <w:top w:val="single" w:sz="4" w:space="0" w:color="000000"/>
              <w:left w:val="single" w:sz="4" w:space="0" w:color="000000"/>
              <w:bottom w:val="single" w:sz="4" w:space="0" w:color="000000"/>
              <w:right w:val="single" w:sz="4" w:space="0" w:color="000000"/>
            </w:tcBorders>
          </w:tcPr>
          <w:p w14:paraId="282ACC2B" w14:textId="77777777" w:rsidR="007B434C" w:rsidRDefault="00AF7DB6">
            <w:pPr>
              <w:jc w:val="center"/>
              <w:rPr>
                <w:rFonts w:ascii="Calibri" w:hAnsi="Calibri" w:cs="Calibri"/>
                <w:lang w:eastAsia="en-US"/>
              </w:rPr>
            </w:pPr>
            <w:r>
              <w:rPr>
                <w:rFonts w:ascii="Calibri" w:hAnsi="Calibri" w:cs="Calibri"/>
                <w:lang w:eastAsia="en-US"/>
              </w:rPr>
              <w:t>Máximo</w:t>
            </w:r>
          </w:p>
        </w:tc>
        <w:tc>
          <w:tcPr>
            <w:tcW w:w="2893" w:type="dxa"/>
            <w:tcBorders>
              <w:top w:val="single" w:sz="4" w:space="0" w:color="000000"/>
              <w:left w:val="single" w:sz="4" w:space="0" w:color="000000"/>
              <w:bottom w:val="single" w:sz="4" w:space="0" w:color="000000"/>
              <w:right w:val="single" w:sz="4" w:space="0" w:color="000000"/>
            </w:tcBorders>
          </w:tcPr>
          <w:p w14:paraId="0CE75089" w14:textId="77777777" w:rsidR="007B434C" w:rsidRDefault="00AF7DB6">
            <w:pPr>
              <w:jc w:val="center"/>
              <w:rPr>
                <w:rFonts w:ascii="Calibri" w:hAnsi="Calibri" w:cs="Calibri"/>
                <w:lang w:eastAsia="en-US"/>
              </w:rPr>
            </w:pPr>
            <w:r>
              <w:rPr>
                <w:rFonts w:ascii="Calibri" w:hAnsi="Calibri" w:cs="Calibri"/>
                <w:lang w:eastAsia="en-US"/>
              </w:rPr>
              <w:t>10270.72</w:t>
            </w:r>
          </w:p>
        </w:tc>
        <w:tc>
          <w:tcPr>
            <w:tcW w:w="3177" w:type="dxa"/>
            <w:tcBorders>
              <w:top w:val="single" w:sz="4" w:space="0" w:color="000000"/>
              <w:left w:val="single" w:sz="4" w:space="0" w:color="000000"/>
              <w:bottom w:val="single" w:sz="4" w:space="0" w:color="000000"/>
              <w:right w:val="single" w:sz="4" w:space="0" w:color="000000"/>
            </w:tcBorders>
          </w:tcPr>
          <w:p w14:paraId="2109531D" w14:textId="77777777" w:rsidR="007B434C" w:rsidRDefault="00AF7DB6">
            <w:pPr>
              <w:jc w:val="center"/>
              <w:rPr>
                <w:rFonts w:ascii="Calibri" w:hAnsi="Calibri" w:cs="Calibri"/>
                <w:lang w:eastAsia="en-US"/>
              </w:rPr>
            </w:pPr>
            <w:r>
              <w:rPr>
                <w:rFonts w:ascii="Calibri" w:hAnsi="Calibri" w:cs="Calibri"/>
                <w:lang w:eastAsia="en-US"/>
              </w:rPr>
              <w:t>10204.88</w:t>
            </w:r>
          </w:p>
        </w:tc>
      </w:tr>
    </w:tbl>
    <w:p w14:paraId="3C9092DC" w14:textId="77777777" w:rsidR="007B434C" w:rsidRDefault="007B434C">
      <w:pPr>
        <w:rPr>
          <w:color w:val="000000"/>
        </w:rPr>
      </w:pPr>
    </w:p>
    <w:p w14:paraId="115ED146" w14:textId="77777777" w:rsidR="007B434C" w:rsidRDefault="007B434C">
      <w:pPr>
        <w:rPr>
          <w:color w:val="000000"/>
        </w:rPr>
      </w:pPr>
    </w:p>
    <w:p w14:paraId="7D8F2B9D" w14:textId="5DC9051A" w:rsidR="007B434C" w:rsidRDefault="00AF7DB6">
      <w:pPr>
        <w:pStyle w:val="Ttulo2"/>
        <w:numPr>
          <w:ilvl w:val="0"/>
          <w:numId w:val="0"/>
        </w:numPr>
        <w:ind w:left="576"/>
        <w:rPr>
          <w:sz w:val="24"/>
          <w:szCs w:val="24"/>
        </w:rPr>
      </w:pPr>
      <w:bookmarkStart w:id="106" w:name="_Toc138324015"/>
      <w:bookmarkStart w:id="107" w:name="_Toc139963559"/>
      <w:r>
        <w:rPr>
          <w:sz w:val="24"/>
          <w:szCs w:val="24"/>
        </w:rPr>
        <w:t xml:space="preserve">4.2.2 Conjunto 2 - Identificação dos 11 pontos de entrada e </w:t>
      </w:r>
      <w:r w:rsidR="007E2F36">
        <w:rPr>
          <w:sz w:val="24"/>
          <w:szCs w:val="24"/>
        </w:rPr>
        <w:t>saída</w:t>
      </w:r>
      <w:r>
        <w:rPr>
          <w:sz w:val="24"/>
          <w:szCs w:val="24"/>
        </w:rPr>
        <w:t xml:space="preserve"> de Lisboa</w:t>
      </w:r>
      <w:bookmarkEnd w:id="106"/>
      <w:bookmarkEnd w:id="107"/>
    </w:p>
    <w:p w14:paraId="78892749" w14:textId="77777777" w:rsidR="007B434C" w:rsidRDefault="00AF7DB6">
      <w:pPr>
        <w:ind w:left="2836" w:hanging="2836"/>
        <w:rPr>
          <w:u w:val="single"/>
        </w:rPr>
      </w:pPr>
      <w:r>
        <w:rPr>
          <w:u w:val="single"/>
        </w:rPr>
        <w:t>As variáveis do Conjunto2 são:</w:t>
      </w:r>
    </w:p>
    <w:p w14:paraId="40B50219" w14:textId="77777777" w:rsidR="007B434C" w:rsidRDefault="00AF7DB6">
      <w:pPr>
        <w:rPr>
          <w:color w:val="000000"/>
        </w:rPr>
      </w:pPr>
      <w:proofErr w:type="spellStart"/>
      <w:r>
        <w:rPr>
          <w:u w:val="single"/>
        </w:rPr>
        <w:lastRenderedPageBreak/>
        <w:t>id_eixo_viario</w:t>
      </w:r>
      <w:proofErr w:type="spellEnd"/>
      <w:r>
        <w:rPr>
          <w:u w:val="single"/>
        </w:rPr>
        <w:t>:</w:t>
      </w:r>
      <w:r>
        <w:t xml:space="preserve"> id do eixo </w:t>
      </w:r>
    </w:p>
    <w:p w14:paraId="7B1E462E" w14:textId="77777777" w:rsidR="007B434C" w:rsidRDefault="00AF7DB6">
      <w:pPr>
        <w:rPr>
          <w:color w:val="000000"/>
        </w:rPr>
      </w:pPr>
      <w:r>
        <w:rPr>
          <w:u w:val="single"/>
        </w:rPr>
        <w:t>Eixo:</w:t>
      </w:r>
      <w:r>
        <w:t xml:space="preserve"> nome do eixo</w:t>
      </w:r>
    </w:p>
    <w:p w14:paraId="53774F64" w14:textId="77777777" w:rsidR="007B434C" w:rsidRDefault="00AF7DB6">
      <w:pPr>
        <w:rPr>
          <w:color w:val="000000"/>
        </w:rPr>
      </w:pPr>
      <w:r>
        <w:rPr>
          <w:u w:val="single"/>
        </w:rPr>
        <w:t>longitude:</w:t>
      </w:r>
      <w:r>
        <w:t xml:space="preserve"> coordenada longitudinal do eixo</w:t>
      </w:r>
    </w:p>
    <w:p w14:paraId="232D92C3" w14:textId="77777777" w:rsidR="007B434C" w:rsidRDefault="00AF7DB6">
      <w:pPr>
        <w:rPr>
          <w:color w:val="000000"/>
        </w:rPr>
      </w:pPr>
      <w:r>
        <w:rPr>
          <w:u w:val="single"/>
        </w:rPr>
        <w:t>latitude:</w:t>
      </w:r>
      <w:r>
        <w:t xml:space="preserve"> coordenada latitudinal do eixo</w:t>
      </w:r>
    </w:p>
    <w:p w14:paraId="2663F7BE" w14:textId="77777777" w:rsidR="007B434C" w:rsidRDefault="00AF7DB6">
      <w:pPr>
        <w:pStyle w:val="Ttulo2"/>
        <w:numPr>
          <w:ilvl w:val="0"/>
          <w:numId w:val="0"/>
        </w:numPr>
        <w:ind w:left="576"/>
        <w:rPr>
          <w:sz w:val="24"/>
          <w:szCs w:val="24"/>
        </w:rPr>
      </w:pPr>
      <w:bookmarkStart w:id="108" w:name="_Toc138324016"/>
      <w:bookmarkStart w:id="109" w:name="_Toc139963560"/>
      <w:r>
        <w:rPr>
          <w:sz w:val="24"/>
          <w:szCs w:val="24"/>
        </w:rPr>
        <w:t>4.2.3 Conjunto 3 - Observações das estações meteorológicas do IPMA</w:t>
      </w:r>
      <w:bookmarkEnd w:id="108"/>
      <w:bookmarkEnd w:id="109"/>
    </w:p>
    <w:p w14:paraId="6423F0A3" w14:textId="77777777" w:rsidR="007B434C" w:rsidRDefault="00AF7DB6">
      <w:pPr>
        <w:ind w:left="1418" w:hanging="1418"/>
        <w:rPr>
          <w:u w:val="single"/>
        </w:rPr>
      </w:pPr>
      <w:r>
        <w:rPr>
          <w:u w:val="single"/>
        </w:rPr>
        <w:t>As variáveis do Conjunto3 são:</w:t>
      </w:r>
    </w:p>
    <w:p w14:paraId="51D39B65" w14:textId="4B870563" w:rsidR="007B434C" w:rsidRDefault="00AF7DB6">
      <w:pPr>
        <w:rPr>
          <w:color w:val="000000"/>
        </w:rPr>
      </w:pPr>
      <w:r>
        <w:rPr>
          <w:u w:val="single"/>
        </w:rPr>
        <w:t>fecha:</w:t>
      </w:r>
      <w:r>
        <w:t xml:space="preserve"> Data da última leitura</w:t>
      </w:r>
      <w:ins w:id="110" w:author="Unknown Author" w:date="2023-07-01T22:17:00Z">
        <w:r>
          <w:t xml:space="preserve"> </w:t>
        </w:r>
      </w:ins>
    </w:p>
    <w:p w14:paraId="3DFD4709" w14:textId="77777777" w:rsidR="007B434C" w:rsidRDefault="00AF7DB6">
      <w:pPr>
        <w:rPr>
          <w:color w:val="000000"/>
        </w:rPr>
      </w:pPr>
      <w:proofErr w:type="spellStart"/>
      <w:r>
        <w:rPr>
          <w:u w:val="single"/>
        </w:rPr>
        <w:t>estacion</w:t>
      </w:r>
      <w:proofErr w:type="spellEnd"/>
      <w:r>
        <w:rPr>
          <w:u w:val="single"/>
        </w:rPr>
        <w:t>:</w:t>
      </w:r>
      <w:r>
        <w:t xml:space="preserve"> N.º da estação - 01200535 - Lisboa Geofísico, 01200579- Lisboa Gago Coutinho, 01210762 - Lisboa Tapada da Ajuda</w:t>
      </w:r>
    </w:p>
    <w:p w14:paraId="389AF9D7" w14:textId="77777777" w:rsidR="007B434C" w:rsidRDefault="00AF7DB6">
      <w:pPr>
        <w:rPr>
          <w:color w:val="000000"/>
        </w:rPr>
      </w:pPr>
      <w:r>
        <w:rPr>
          <w:u w:val="single"/>
        </w:rPr>
        <w:t>humidade:</w:t>
      </w:r>
      <w:r>
        <w:t xml:space="preserve"> Humidade relativa média do ar</w:t>
      </w:r>
    </w:p>
    <w:p w14:paraId="2C6F7138" w14:textId="77777777" w:rsidR="007B434C" w:rsidRDefault="00AF7DB6">
      <w:pPr>
        <w:rPr>
          <w:color w:val="000000"/>
        </w:rPr>
      </w:pPr>
      <w:proofErr w:type="spellStart"/>
      <w:r>
        <w:rPr>
          <w:u w:val="single"/>
        </w:rPr>
        <w:t>iddireccvento</w:t>
      </w:r>
      <w:proofErr w:type="spellEnd"/>
      <w:r>
        <w:rPr>
          <w:u w:val="single"/>
        </w:rPr>
        <w:t>:</w:t>
      </w:r>
      <w:r>
        <w:t xml:space="preserve"> Direção média do vento - 0 a 9</w:t>
      </w:r>
    </w:p>
    <w:p w14:paraId="4A572917" w14:textId="77777777" w:rsidR="007B434C" w:rsidRDefault="00AF7DB6">
      <w:pPr>
        <w:rPr>
          <w:color w:val="000000"/>
        </w:rPr>
      </w:pPr>
      <w:proofErr w:type="spellStart"/>
      <w:r>
        <w:rPr>
          <w:u w:val="single"/>
        </w:rPr>
        <w:t>intensidadeventokm</w:t>
      </w:r>
      <w:proofErr w:type="spellEnd"/>
      <w:r>
        <w:rPr>
          <w:u w:val="single"/>
        </w:rPr>
        <w:t>:</w:t>
      </w:r>
      <w:r>
        <w:t xml:space="preserve"> Intensidade média do vento</w:t>
      </w:r>
    </w:p>
    <w:p w14:paraId="0CD03698" w14:textId="77777777" w:rsidR="007B434C" w:rsidRDefault="00AF7DB6">
      <w:pPr>
        <w:rPr>
          <w:color w:val="000000"/>
        </w:rPr>
      </w:pPr>
      <w:r>
        <w:rPr>
          <w:u w:val="single"/>
        </w:rPr>
        <w:t>pressão:</w:t>
      </w:r>
      <w:r>
        <w:t xml:space="preserve"> Pressão atmosférica</w:t>
      </w:r>
    </w:p>
    <w:p w14:paraId="2ACB1387" w14:textId="77777777" w:rsidR="007B434C" w:rsidRDefault="00AF7DB6">
      <w:pPr>
        <w:rPr>
          <w:color w:val="000000"/>
        </w:rPr>
      </w:pPr>
      <w:r>
        <w:rPr>
          <w:u w:val="single"/>
        </w:rPr>
        <w:t>radiação:</w:t>
      </w:r>
      <w:r>
        <w:t xml:space="preserve"> Radiação solar</w:t>
      </w:r>
    </w:p>
    <w:p w14:paraId="4BB8DF42" w14:textId="77777777" w:rsidR="007B434C" w:rsidRDefault="00AF7DB6">
      <w:pPr>
        <w:rPr>
          <w:color w:val="000000"/>
        </w:rPr>
      </w:pPr>
      <w:r>
        <w:rPr>
          <w:u w:val="single"/>
        </w:rPr>
        <w:t>temperatura:</w:t>
      </w:r>
      <w:r>
        <w:t xml:space="preserve"> Temperatura</w:t>
      </w:r>
    </w:p>
    <w:p w14:paraId="0E59D02E" w14:textId="77777777" w:rsidR="007B434C" w:rsidRDefault="00AF7DB6">
      <w:pPr>
        <w:rPr>
          <w:color w:val="000000"/>
        </w:rPr>
      </w:pPr>
      <w:proofErr w:type="spellStart"/>
      <w:r>
        <w:rPr>
          <w:u w:val="single"/>
        </w:rPr>
        <w:t>precacumulada</w:t>
      </w:r>
      <w:proofErr w:type="spellEnd"/>
      <w:r>
        <w:rPr>
          <w:u w:val="single"/>
        </w:rPr>
        <w:t>:</w:t>
      </w:r>
      <w:r>
        <w:t xml:space="preserve"> Precipitação acumulada</w:t>
      </w:r>
    </w:p>
    <w:p w14:paraId="26942916" w14:textId="0026EF69" w:rsidR="007B434C" w:rsidRDefault="00AF7DB6">
      <w:pPr>
        <w:rPr>
          <w:color w:val="000000"/>
        </w:rPr>
      </w:pPr>
      <w:proofErr w:type="spellStart"/>
      <w:r>
        <w:rPr>
          <w:u w:val="single"/>
        </w:rPr>
        <w:t>position</w:t>
      </w:r>
      <w:proofErr w:type="spellEnd"/>
      <w:r>
        <w:rPr>
          <w:u w:val="single"/>
        </w:rPr>
        <w:t>:</w:t>
      </w:r>
      <w:r>
        <w:t xml:space="preserve"> Coordenadas e tipo de entidade geográfica (ponto, linha ou polígono). Exemplo: {"</w:t>
      </w:r>
      <w:proofErr w:type="spellStart"/>
      <w:r>
        <w:t>coordinates</w:t>
      </w:r>
      <w:proofErr w:type="spellEnd"/>
      <w:r>
        <w:t>”: [-9.14965278,38.74],"</w:t>
      </w:r>
      <w:proofErr w:type="spellStart"/>
      <w:r>
        <w:t>type</w:t>
      </w:r>
      <w:proofErr w:type="spellEnd"/>
      <w:r>
        <w:t>":"</w:t>
      </w:r>
      <w:proofErr w:type="spellStart"/>
      <w:r>
        <w:t>Point</w:t>
      </w:r>
      <w:proofErr w:type="spellEnd"/>
      <w:r>
        <w:t>"} Lisboa Geofísico e {"</w:t>
      </w:r>
      <w:proofErr w:type="spellStart"/>
      <w:r>
        <w:t>coordinates</w:t>
      </w:r>
      <w:proofErr w:type="spellEnd"/>
      <w:r w:rsidR="00B85127">
        <w:t>”: [</w:t>
      </w:r>
      <w:r>
        <w:t>-9.12830278,38.78],"</w:t>
      </w:r>
      <w:proofErr w:type="spellStart"/>
      <w:r>
        <w:t>type</w:t>
      </w:r>
      <w:proofErr w:type="spellEnd"/>
      <w:r>
        <w:t>":"</w:t>
      </w:r>
      <w:proofErr w:type="spellStart"/>
      <w:r>
        <w:t>Point</w:t>
      </w:r>
      <w:proofErr w:type="spellEnd"/>
      <w:r>
        <w:t>"} Lisboa Gago Coutinho.</w:t>
      </w:r>
    </w:p>
    <w:p w14:paraId="1CF9098F" w14:textId="77777777" w:rsidR="007B434C" w:rsidRDefault="00AF7DB6">
      <w:r>
        <w:t xml:space="preserve">Abaixo apresenta-se estatísticas adicionais referentes às variáveis humidade, </w:t>
      </w:r>
      <w:proofErr w:type="spellStart"/>
      <w:r>
        <w:t>iddireccvento</w:t>
      </w:r>
      <w:proofErr w:type="spellEnd"/>
      <w:r>
        <w:t xml:space="preserve">, </w:t>
      </w:r>
      <w:proofErr w:type="spellStart"/>
      <w:r>
        <w:t>intensidadeventokm</w:t>
      </w:r>
      <w:proofErr w:type="spellEnd"/>
      <w:r>
        <w:t xml:space="preserve">, pressão, radiação, temperatura e </w:t>
      </w:r>
      <w:proofErr w:type="spellStart"/>
      <w:r>
        <w:t>precacumulada</w:t>
      </w:r>
      <w:proofErr w:type="spellEnd"/>
      <w:r>
        <w:t xml:space="preserve"> com 998 206 registos no total, num período de amostragem de 16/01/2021 até 8/09/2022 e um tamanho de 106 Mb.</w:t>
      </w:r>
    </w:p>
    <w:p w14:paraId="6EE92743" w14:textId="59E00687" w:rsidR="00C7792C" w:rsidRDefault="00C7792C">
      <w:pPr>
        <w:rPr>
          <w:color w:val="000000"/>
        </w:rPr>
      </w:pPr>
      <w:r>
        <w:t>É importante referir que apesar de existirem duas estações no ficheiro IPMA para prever o tempo, no projeto vamos trabalhar os dados como um todo, porque as estações são relativamente próximas uma da outra.</w:t>
      </w:r>
    </w:p>
    <w:p w14:paraId="28FE8651" w14:textId="77777777" w:rsidR="007B434C" w:rsidRDefault="007B434C">
      <w:pPr>
        <w:rPr>
          <w:color w:val="000000"/>
        </w:rPr>
      </w:pPr>
    </w:p>
    <w:p w14:paraId="47738C52" w14:textId="5A6776C5" w:rsidR="007B434C" w:rsidRDefault="00AF7DB6" w:rsidP="0046128E">
      <w:pPr>
        <w:pStyle w:val="Legenda"/>
        <w:rPr>
          <w:color w:val="000000"/>
        </w:rPr>
      </w:pPr>
      <w:bookmarkStart w:id="111" w:name="_Toc139964969"/>
      <w:r>
        <w:lastRenderedPageBreak/>
        <w:t xml:space="preserve">Tabela </w:t>
      </w:r>
      <w:r>
        <w:fldChar w:fldCharType="begin"/>
      </w:r>
      <w:r>
        <w:instrText>SEQ Tabela \* ARABIC</w:instrText>
      </w:r>
      <w:r>
        <w:fldChar w:fldCharType="separate"/>
      </w:r>
      <w:r w:rsidR="00A5379D">
        <w:rPr>
          <w:noProof/>
        </w:rPr>
        <w:t>4</w:t>
      </w:r>
      <w:r>
        <w:fldChar w:fldCharType="end"/>
      </w:r>
      <w:r>
        <w:t xml:space="preserve"> - Descrição Geral Conjunto 3</w:t>
      </w:r>
      <w:bookmarkEnd w:id="111"/>
    </w:p>
    <w:tbl>
      <w:tblPr>
        <w:tblW w:w="11732" w:type="dxa"/>
        <w:tblInd w:w="-1526" w:type="dxa"/>
        <w:tblLook w:val="04A0" w:firstRow="1" w:lastRow="0" w:firstColumn="1" w:lastColumn="0" w:noHBand="0" w:noVBand="1"/>
      </w:tblPr>
      <w:tblGrid>
        <w:gridCol w:w="1190"/>
        <w:gridCol w:w="1244"/>
        <w:gridCol w:w="1603"/>
        <w:gridCol w:w="2283"/>
        <w:gridCol w:w="990"/>
        <w:gridCol w:w="1110"/>
        <w:gridCol w:w="1509"/>
        <w:gridCol w:w="1803"/>
      </w:tblGrid>
      <w:tr w:rsidR="007B434C" w14:paraId="589C7489" w14:textId="77777777" w:rsidTr="009B1008">
        <w:trPr>
          <w:trHeight w:val="991"/>
        </w:trPr>
        <w:tc>
          <w:tcPr>
            <w:tcW w:w="1190" w:type="dxa"/>
            <w:tcBorders>
              <w:top w:val="single" w:sz="4" w:space="0" w:color="000000"/>
              <w:left w:val="single" w:sz="4" w:space="0" w:color="000000"/>
              <w:bottom w:val="single" w:sz="4" w:space="0" w:color="000000"/>
              <w:right w:val="single" w:sz="4" w:space="0" w:color="000000"/>
            </w:tcBorders>
          </w:tcPr>
          <w:p w14:paraId="36DAF6CA" w14:textId="77777777" w:rsidR="007B434C" w:rsidRDefault="00AF7DB6">
            <w:pPr>
              <w:jc w:val="center"/>
              <w:rPr>
                <w:b/>
                <w:bCs/>
                <w:lang w:eastAsia="en-US"/>
              </w:rPr>
            </w:pPr>
            <w:r>
              <w:rPr>
                <w:b/>
                <w:bCs/>
                <w:lang w:eastAsia="en-US"/>
              </w:rPr>
              <w:t>Variáveis</w:t>
            </w:r>
          </w:p>
        </w:tc>
        <w:tc>
          <w:tcPr>
            <w:tcW w:w="1244" w:type="dxa"/>
            <w:tcBorders>
              <w:top w:val="single" w:sz="4" w:space="0" w:color="000000"/>
              <w:left w:val="single" w:sz="4" w:space="0" w:color="000000"/>
              <w:bottom w:val="single" w:sz="4" w:space="0" w:color="000000"/>
              <w:right w:val="single" w:sz="4" w:space="0" w:color="000000"/>
            </w:tcBorders>
          </w:tcPr>
          <w:p w14:paraId="093A646D" w14:textId="77777777" w:rsidR="007B434C" w:rsidRDefault="00AF7DB6">
            <w:pPr>
              <w:jc w:val="center"/>
              <w:rPr>
                <w:b/>
                <w:bCs/>
                <w:lang w:eastAsia="en-US"/>
              </w:rPr>
            </w:pPr>
            <w:r>
              <w:rPr>
                <w:b/>
                <w:bCs/>
                <w:lang w:eastAsia="en-US"/>
              </w:rPr>
              <w:t>humidade</w:t>
            </w:r>
          </w:p>
        </w:tc>
        <w:tc>
          <w:tcPr>
            <w:tcW w:w="1603" w:type="dxa"/>
            <w:tcBorders>
              <w:top w:val="single" w:sz="4" w:space="0" w:color="000000"/>
              <w:left w:val="single" w:sz="4" w:space="0" w:color="000000"/>
              <w:bottom w:val="single" w:sz="4" w:space="0" w:color="000000"/>
              <w:right w:val="single" w:sz="4" w:space="0" w:color="000000"/>
            </w:tcBorders>
          </w:tcPr>
          <w:p w14:paraId="202B5030" w14:textId="77777777" w:rsidR="007B434C" w:rsidRDefault="00AF7DB6">
            <w:pPr>
              <w:jc w:val="center"/>
              <w:rPr>
                <w:b/>
                <w:bCs/>
                <w:lang w:eastAsia="en-US"/>
              </w:rPr>
            </w:pPr>
            <w:proofErr w:type="spellStart"/>
            <w:r>
              <w:rPr>
                <w:b/>
                <w:bCs/>
                <w:lang w:eastAsia="en-US"/>
              </w:rPr>
              <w:t>iddireccvento</w:t>
            </w:r>
            <w:proofErr w:type="spellEnd"/>
          </w:p>
        </w:tc>
        <w:tc>
          <w:tcPr>
            <w:tcW w:w="2283" w:type="dxa"/>
            <w:tcBorders>
              <w:top w:val="single" w:sz="4" w:space="0" w:color="000000"/>
              <w:left w:val="single" w:sz="4" w:space="0" w:color="000000"/>
              <w:bottom w:val="single" w:sz="4" w:space="0" w:color="000000"/>
              <w:right w:val="single" w:sz="4" w:space="0" w:color="000000"/>
            </w:tcBorders>
          </w:tcPr>
          <w:p w14:paraId="38B009D2" w14:textId="77777777" w:rsidR="007B434C" w:rsidRDefault="00AF7DB6">
            <w:pPr>
              <w:jc w:val="center"/>
              <w:rPr>
                <w:b/>
                <w:bCs/>
                <w:szCs w:val="22"/>
                <w:lang w:eastAsia="en-US"/>
              </w:rPr>
            </w:pPr>
            <w:proofErr w:type="spellStart"/>
            <w:r>
              <w:rPr>
                <w:b/>
                <w:bCs/>
                <w:szCs w:val="22"/>
                <w:lang w:eastAsia="en-US"/>
              </w:rPr>
              <w:t>intensidadeventokm</w:t>
            </w:r>
            <w:proofErr w:type="spellEnd"/>
          </w:p>
        </w:tc>
        <w:tc>
          <w:tcPr>
            <w:tcW w:w="990" w:type="dxa"/>
            <w:tcBorders>
              <w:top w:val="single" w:sz="4" w:space="0" w:color="000000"/>
              <w:left w:val="single" w:sz="4" w:space="0" w:color="000000"/>
              <w:bottom w:val="single" w:sz="4" w:space="0" w:color="000000"/>
              <w:right w:val="single" w:sz="4" w:space="0" w:color="000000"/>
            </w:tcBorders>
          </w:tcPr>
          <w:p w14:paraId="54758299" w14:textId="77777777" w:rsidR="007B434C" w:rsidRDefault="00AF7DB6">
            <w:pPr>
              <w:jc w:val="center"/>
              <w:rPr>
                <w:b/>
                <w:bCs/>
                <w:szCs w:val="22"/>
                <w:lang w:eastAsia="en-US"/>
              </w:rPr>
            </w:pPr>
            <w:proofErr w:type="spellStart"/>
            <w:r>
              <w:rPr>
                <w:b/>
                <w:bCs/>
                <w:szCs w:val="22"/>
                <w:lang w:eastAsia="en-US"/>
              </w:rPr>
              <w:t>pressao</w:t>
            </w:r>
            <w:proofErr w:type="spellEnd"/>
          </w:p>
        </w:tc>
        <w:tc>
          <w:tcPr>
            <w:tcW w:w="1110" w:type="dxa"/>
            <w:tcBorders>
              <w:top w:val="single" w:sz="4" w:space="0" w:color="000000"/>
              <w:left w:val="single" w:sz="4" w:space="0" w:color="000000"/>
              <w:bottom w:val="single" w:sz="4" w:space="0" w:color="000000"/>
              <w:right w:val="single" w:sz="4" w:space="0" w:color="000000"/>
            </w:tcBorders>
          </w:tcPr>
          <w:p w14:paraId="3B200219" w14:textId="77777777" w:rsidR="007B434C" w:rsidRDefault="00AF7DB6">
            <w:pPr>
              <w:jc w:val="center"/>
              <w:rPr>
                <w:b/>
                <w:bCs/>
                <w:szCs w:val="22"/>
                <w:lang w:eastAsia="en-US"/>
              </w:rPr>
            </w:pPr>
            <w:proofErr w:type="spellStart"/>
            <w:r>
              <w:rPr>
                <w:b/>
                <w:bCs/>
                <w:szCs w:val="22"/>
                <w:lang w:eastAsia="en-US"/>
              </w:rPr>
              <w:t>radiacao</w:t>
            </w:r>
            <w:proofErr w:type="spellEnd"/>
          </w:p>
        </w:tc>
        <w:tc>
          <w:tcPr>
            <w:tcW w:w="1509" w:type="dxa"/>
            <w:tcBorders>
              <w:top w:val="single" w:sz="4" w:space="0" w:color="000000"/>
              <w:left w:val="single" w:sz="4" w:space="0" w:color="000000"/>
              <w:bottom w:val="single" w:sz="4" w:space="0" w:color="000000"/>
              <w:right w:val="single" w:sz="4" w:space="0" w:color="000000"/>
            </w:tcBorders>
          </w:tcPr>
          <w:p w14:paraId="55FD3CBE" w14:textId="77777777" w:rsidR="007B434C" w:rsidRDefault="00AF7DB6">
            <w:pPr>
              <w:jc w:val="left"/>
              <w:rPr>
                <w:b/>
                <w:bCs/>
                <w:szCs w:val="22"/>
                <w:lang w:eastAsia="en-US"/>
              </w:rPr>
            </w:pPr>
            <w:r>
              <w:rPr>
                <w:b/>
                <w:bCs/>
                <w:szCs w:val="22"/>
                <w:lang w:eastAsia="en-US"/>
              </w:rPr>
              <w:t>temperatura</w:t>
            </w:r>
          </w:p>
        </w:tc>
        <w:tc>
          <w:tcPr>
            <w:tcW w:w="1803" w:type="dxa"/>
            <w:tcBorders>
              <w:top w:val="single" w:sz="4" w:space="0" w:color="000000"/>
              <w:left w:val="single" w:sz="4" w:space="0" w:color="000000"/>
              <w:bottom w:val="single" w:sz="4" w:space="0" w:color="000000"/>
              <w:right w:val="single" w:sz="4" w:space="0" w:color="000000"/>
            </w:tcBorders>
          </w:tcPr>
          <w:p w14:paraId="6F101FAF" w14:textId="77777777" w:rsidR="007B434C" w:rsidRDefault="00AF7DB6">
            <w:pPr>
              <w:jc w:val="center"/>
              <w:rPr>
                <w:b/>
                <w:bCs/>
                <w:szCs w:val="22"/>
                <w:lang w:eastAsia="en-US"/>
              </w:rPr>
            </w:pPr>
            <w:proofErr w:type="spellStart"/>
            <w:r>
              <w:rPr>
                <w:b/>
                <w:bCs/>
                <w:szCs w:val="22"/>
                <w:lang w:eastAsia="en-US"/>
              </w:rPr>
              <w:t>precacumulada</w:t>
            </w:r>
            <w:proofErr w:type="spellEnd"/>
          </w:p>
        </w:tc>
      </w:tr>
      <w:tr w:rsidR="007B434C" w14:paraId="41D9A199" w14:textId="77777777" w:rsidTr="009B1008">
        <w:tc>
          <w:tcPr>
            <w:tcW w:w="1190" w:type="dxa"/>
            <w:tcBorders>
              <w:top w:val="single" w:sz="4" w:space="0" w:color="000000"/>
              <w:left w:val="single" w:sz="4" w:space="0" w:color="000000"/>
              <w:bottom w:val="single" w:sz="4" w:space="0" w:color="000000"/>
              <w:right w:val="single" w:sz="4" w:space="0" w:color="000000"/>
            </w:tcBorders>
          </w:tcPr>
          <w:p w14:paraId="052F7E45" w14:textId="77777777" w:rsidR="007B434C" w:rsidRDefault="00AF7DB6">
            <w:pPr>
              <w:jc w:val="center"/>
              <w:rPr>
                <w:rFonts w:ascii="Calibri" w:hAnsi="Calibri" w:cs="Calibri"/>
                <w:lang w:eastAsia="en-US"/>
              </w:rPr>
            </w:pPr>
            <w:r>
              <w:rPr>
                <w:rFonts w:ascii="Calibri" w:hAnsi="Calibri" w:cs="Calibri"/>
                <w:lang w:eastAsia="en-US"/>
              </w:rPr>
              <w:t>Média</w:t>
            </w:r>
          </w:p>
        </w:tc>
        <w:tc>
          <w:tcPr>
            <w:tcW w:w="1244" w:type="dxa"/>
            <w:tcBorders>
              <w:top w:val="single" w:sz="4" w:space="0" w:color="000000"/>
              <w:left w:val="single" w:sz="4" w:space="0" w:color="000000"/>
              <w:bottom w:val="single" w:sz="4" w:space="0" w:color="000000"/>
              <w:right w:val="single" w:sz="4" w:space="0" w:color="000000"/>
            </w:tcBorders>
          </w:tcPr>
          <w:p w14:paraId="0A0BD005" w14:textId="77777777" w:rsidR="007B434C" w:rsidRDefault="00AF7DB6">
            <w:pPr>
              <w:jc w:val="center"/>
              <w:rPr>
                <w:rFonts w:ascii="Calibri" w:hAnsi="Calibri" w:cs="Calibri"/>
                <w:lang w:eastAsia="en-US"/>
              </w:rPr>
            </w:pPr>
            <w:r>
              <w:rPr>
                <w:rFonts w:ascii="Calibri" w:hAnsi="Calibri" w:cs="Calibri"/>
                <w:lang w:eastAsia="en-US"/>
              </w:rPr>
              <w:t>67.63</w:t>
            </w:r>
          </w:p>
        </w:tc>
        <w:tc>
          <w:tcPr>
            <w:tcW w:w="1603" w:type="dxa"/>
            <w:tcBorders>
              <w:top w:val="single" w:sz="4" w:space="0" w:color="000000"/>
              <w:left w:val="single" w:sz="4" w:space="0" w:color="000000"/>
              <w:bottom w:val="single" w:sz="4" w:space="0" w:color="000000"/>
              <w:right w:val="single" w:sz="4" w:space="0" w:color="000000"/>
            </w:tcBorders>
          </w:tcPr>
          <w:p w14:paraId="02381714" w14:textId="77777777" w:rsidR="007B434C" w:rsidRDefault="00AF7DB6">
            <w:pPr>
              <w:jc w:val="center"/>
              <w:rPr>
                <w:rFonts w:ascii="Calibri" w:hAnsi="Calibri" w:cs="Calibri"/>
                <w:lang w:eastAsia="en-US"/>
              </w:rPr>
            </w:pPr>
            <w:r>
              <w:rPr>
                <w:rFonts w:ascii="Calibri" w:hAnsi="Calibri" w:cs="Calibri"/>
                <w:lang w:eastAsia="en-US"/>
              </w:rPr>
              <w:t>4.46</w:t>
            </w:r>
          </w:p>
        </w:tc>
        <w:tc>
          <w:tcPr>
            <w:tcW w:w="2283" w:type="dxa"/>
            <w:tcBorders>
              <w:top w:val="single" w:sz="4" w:space="0" w:color="000000"/>
              <w:left w:val="single" w:sz="4" w:space="0" w:color="000000"/>
              <w:bottom w:val="single" w:sz="4" w:space="0" w:color="000000"/>
              <w:right w:val="single" w:sz="4" w:space="0" w:color="000000"/>
            </w:tcBorders>
          </w:tcPr>
          <w:p w14:paraId="3CDA03C7" w14:textId="77777777" w:rsidR="007B434C" w:rsidRDefault="00AF7DB6">
            <w:pPr>
              <w:jc w:val="center"/>
              <w:rPr>
                <w:rFonts w:ascii="Calibri" w:hAnsi="Calibri" w:cs="Calibri"/>
                <w:szCs w:val="22"/>
                <w:lang w:eastAsia="en-US"/>
              </w:rPr>
            </w:pPr>
            <w:r>
              <w:rPr>
                <w:rFonts w:ascii="Calibri" w:hAnsi="Calibri" w:cs="Calibri"/>
                <w:szCs w:val="22"/>
                <w:lang w:eastAsia="en-US"/>
              </w:rPr>
              <w:t>-9.76</w:t>
            </w:r>
          </w:p>
        </w:tc>
        <w:tc>
          <w:tcPr>
            <w:tcW w:w="990" w:type="dxa"/>
            <w:tcBorders>
              <w:top w:val="single" w:sz="4" w:space="0" w:color="000000"/>
              <w:left w:val="single" w:sz="4" w:space="0" w:color="000000"/>
              <w:bottom w:val="single" w:sz="4" w:space="0" w:color="000000"/>
              <w:right w:val="single" w:sz="4" w:space="0" w:color="000000"/>
            </w:tcBorders>
          </w:tcPr>
          <w:p w14:paraId="12CFB4E7" w14:textId="77777777" w:rsidR="007B434C" w:rsidRDefault="00AF7DB6">
            <w:pPr>
              <w:jc w:val="center"/>
              <w:rPr>
                <w:rFonts w:ascii="Calibri" w:hAnsi="Calibri" w:cs="Calibri"/>
                <w:szCs w:val="22"/>
                <w:lang w:eastAsia="en-US"/>
              </w:rPr>
            </w:pPr>
            <w:r>
              <w:rPr>
                <w:rFonts w:ascii="Calibri" w:hAnsi="Calibri" w:cs="Calibri"/>
                <w:szCs w:val="22"/>
                <w:lang w:eastAsia="en-US"/>
              </w:rPr>
              <w:t>981.81</w:t>
            </w:r>
          </w:p>
        </w:tc>
        <w:tc>
          <w:tcPr>
            <w:tcW w:w="1110" w:type="dxa"/>
            <w:tcBorders>
              <w:top w:val="single" w:sz="4" w:space="0" w:color="000000"/>
              <w:left w:val="single" w:sz="4" w:space="0" w:color="000000"/>
              <w:bottom w:val="single" w:sz="4" w:space="0" w:color="000000"/>
              <w:right w:val="single" w:sz="4" w:space="0" w:color="000000"/>
            </w:tcBorders>
          </w:tcPr>
          <w:p w14:paraId="455BB099" w14:textId="77777777" w:rsidR="007B434C" w:rsidRDefault="00AF7DB6">
            <w:pPr>
              <w:jc w:val="center"/>
              <w:rPr>
                <w:rFonts w:ascii="Calibri" w:hAnsi="Calibri" w:cs="Calibri"/>
                <w:szCs w:val="22"/>
                <w:lang w:eastAsia="en-US"/>
              </w:rPr>
            </w:pPr>
            <w:r>
              <w:rPr>
                <w:rFonts w:ascii="Calibri" w:hAnsi="Calibri" w:cs="Calibri"/>
                <w:szCs w:val="22"/>
                <w:lang w:eastAsia="en-US"/>
              </w:rPr>
              <w:t>562.29</w:t>
            </w:r>
          </w:p>
        </w:tc>
        <w:tc>
          <w:tcPr>
            <w:tcW w:w="1509" w:type="dxa"/>
            <w:tcBorders>
              <w:top w:val="single" w:sz="4" w:space="0" w:color="000000"/>
              <w:left w:val="single" w:sz="4" w:space="0" w:color="000000"/>
              <w:bottom w:val="single" w:sz="4" w:space="0" w:color="000000"/>
              <w:right w:val="single" w:sz="4" w:space="0" w:color="000000"/>
            </w:tcBorders>
          </w:tcPr>
          <w:p w14:paraId="6992BDA3" w14:textId="77777777" w:rsidR="007B434C" w:rsidRDefault="00AF7DB6">
            <w:pPr>
              <w:jc w:val="center"/>
              <w:rPr>
                <w:rFonts w:ascii="Calibri" w:hAnsi="Calibri" w:cs="Calibri"/>
                <w:szCs w:val="22"/>
                <w:lang w:eastAsia="en-US"/>
              </w:rPr>
            </w:pPr>
            <w:r>
              <w:rPr>
                <w:rFonts w:ascii="Calibri" w:hAnsi="Calibri" w:cs="Calibri"/>
                <w:szCs w:val="22"/>
                <w:lang w:eastAsia="en-US"/>
              </w:rPr>
              <w:t>16.20</w:t>
            </w:r>
          </w:p>
        </w:tc>
        <w:tc>
          <w:tcPr>
            <w:tcW w:w="1803" w:type="dxa"/>
            <w:tcBorders>
              <w:top w:val="single" w:sz="4" w:space="0" w:color="000000"/>
              <w:left w:val="single" w:sz="4" w:space="0" w:color="000000"/>
              <w:bottom w:val="single" w:sz="4" w:space="0" w:color="000000"/>
              <w:right w:val="single" w:sz="4" w:space="0" w:color="000000"/>
            </w:tcBorders>
          </w:tcPr>
          <w:p w14:paraId="3D82112C" w14:textId="77777777" w:rsidR="007B434C" w:rsidRDefault="00AF7DB6">
            <w:pPr>
              <w:jc w:val="center"/>
              <w:rPr>
                <w:rFonts w:ascii="Calibri" w:hAnsi="Calibri" w:cs="Calibri"/>
                <w:szCs w:val="22"/>
                <w:lang w:eastAsia="en-US"/>
              </w:rPr>
            </w:pPr>
            <w:r>
              <w:rPr>
                <w:rFonts w:ascii="Calibri" w:hAnsi="Calibri" w:cs="Calibri"/>
                <w:szCs w:val="22"/>
                <w:lang w:eastAsia="en-US"/>
              </w:rPr>
              <w:t>-4.60</w:t>
            </w:r>
          </w:p>
        </w:tc>
      </w:tr>
      <w:tr w:rsidR="007B434C" w14:paraId="2A100793" w14:textId="77777777" w:rsidTr="009B1008">
        <w:trPr>
          <w:trHeight w:val="752"/>
        </w:trPr>
        <w:tc>
          <w:tcPr>
            <w:tcW w:w="1190" w:type="dxa"/>
            <w:tcBorders>
              <w:top w:val="single" w:sz="4" w:space="0" w:color="000000"/>
              <w:left w:val="single" w:sz="4" w:space="0" w:color="000000"/>
              <w:bottom w:val="single" w:sz="4" w:space="0" w:color="000000"/>
              <w:right w:val="single" w:sz="4" w:space="0" w:color="000000"/>
            </w:tcBorders>
          </w:tcPr>
          <w:p w14:paraId="5519318A" w14:textId="77777777" w:rsidR="007B434C" w:rsidRDefault="00AF7DB6">
            <w:pPr>
              <w:jc w:val="center"/>
              <w:rPr>
                <w:rFonts w:ascii="Calibri" w:hAnsi="Calibri" w:cs="Calibri"/>
                <w:lang w:eastAsia="en-US"/>
              </w:rPr>
            </w:pPr>
            <w:r>
              <w:rPr>
                <w:rFonts w:ascii="Calibri" w:hAnsi="Calibri" w:cs="Calibri"/>
                <w:lang w:eastAsia="en-US"/>
              </w:rPr>
              <w:t>Desvio Padrão</w:t>
            </w:r>
          </w:p>
        </w:tc>
        <w:tc>
          <w:tcPr>
            <w:tcW w:w="1244" w:type="dxa"/>
            <w:tcBorders>
              <w:top w:val="single" w:sz="4" w:space="0" w:color="000000"/>
              <w:left w:val="single" w:sz="4" w:space="0" w:color="000000"/>
              <w:bottom w:val="single" w:sz="4" w:space="0" w:color="000000"/>
              <w:right w:val="single" w:sz="4" w:space="0" w:color="000000"/>
            </w:tcBorders>
          </w:tcPr>
          <w:p w14:paraId="428E557F" w14:textId="77777777" w:rsidR="007B434C" w:rsidRDefault="00AF7DB6">
            <w:pPr>
              <w:jc w:val="center"/>
              <w:rPr>
                <w:rFonts w:ascii="Calibri" w:hAnsi="Calibri" w:cs="Calibri"/>
                <w:lang w:eastAsia="en-US"/>
              </w:rPr>
            </w:pPr>
            <w:r>
              <w:rPr>
                <w:rFonts w:ascii="Calibri" w:hAnsi="Calibri" w:cs="Calibri"/>
                <w:lang w:eastAsia="en-US"/>
              </w:rPr>
              <w:t>23.30</w:t>
            </w:r>
          </w:p>
        </w:tc>
        <w:tc>
          <w:tcPr>
            <w:tcW w:w="1603" w:type="dxa"/>
            <w:tcBorders>
              <w:top w:val="single" w:sz="4" w:space="0" w:color="000000"/>
              <w:left w:val="single" w:sz="4" w:space="0" w:color="000000"/>
              <w:bottom w:val="single" w:sz="4" w:space="0" w:color="000000"/>
              <w:right w:val="single" w:sz="4" w:space="0" w:color="000000"/>
            </w:tcBorders>
          </w:tcPr>
          <w:p w14:paraId="6972C539" w14:textId="77777777" w:rsidR="007B434C" w:rsidRDefault="00AF7DB6">
            <w:pPr>
              <w:jc w:val="center"/>
              <w:rPr>
                <w:rFonts w:ascii="Calibri" w:hAnsi="Calibri" w:cs="Calibri"/>
                <w:lang w:eastAsia="en-US"/>
              </w:rPr>
            </w:pPr>
            <w:r>
              <w:rPr>
                <w:rFonts w:ascii="Calibri" w:hAnsi="Calibri" w:cs="Calibri"/>
                <w:lang w:eastAsia="en-US"/>
              </w:rPr>
              <w:t>3.47</w:t>
            </w:r>
          </w:p>
        </w:tc>
        <w:tc>
          <w:tcPr>
            <w:tcW w:w="2283" w:type="dxa"/>
            <w:tcBorders>
              <w:top w:val="single" w:sz="4" w:space="0" w:color="000000"/>
              <w:left w:val="single" w:sz="4" w:space="0" w:color="000000"/>
              <w:bottom w:val="single" w:sz="4" w:space="0" w:color="000000"/>
              <w:right w:val="single" w:sz="4" w:space="0" w:color="000000"/>
            </w:tcBorders>
          </w:tcPr>
          <w:p w14:paraId="7304FE9C" w14:textId="77777777" w:rsidR="007B434C" w:rsidRDefault="00AF7DB6">
            <w:pPr>
              <w:jc w:val="center"/>
              <w:rPr>
                <w:rFonts w:ascii="Calibri" w:hAnsi="Calibri" w:cs="Calibri"/>
                <w:szCs w:val="22"/>
                <w:lang w:eastAsia="en-US"/>
              </w:rPr>
            </w:pPr>
            <w:r>
              <w:rPr>
                <w:rFonts w:ascii="Calibri" w:hAnsi="Calibri" w:cs="Calibri"/>
                <w:szCs w:val="22"/>
                <w:lang w:eastAsia="en-US"/>
              </w:rPr>
              <w:t>44.33</w:t>
            </w:r>
          </w:p>
        </w:tc>
        <w:tc>
          <w:tcPr>
            <w:tcW w:w="990" w:type="dxa"/>
            <w:tcBorders>
              <w:top w:val="single" w:sz="4" w:space="0" w:color="000000"/>
              <w:left w:val="single" w:sz="4" w:space="0" w:color="000000"/>
              <w:bottom w:val="single" w:sz="4" w:space="0" w:color="000000"/>
              <w:right w:val="single" w:sz="4" w:space="0" w:color="000000"/>
            </w:tcBorders>
          </w:tcPr>
          <w:p w14:paraId="21A89DE3" w14:textId="77777777" w:rsidR="007B434C" w:rsidRDefault="00AF7DB6">
            <w:pPr>
              <w:jc w:val="center"/>
              <w:rPr>
                <w:rFonts w:ascii="Calibri" w:hAnsi="Calibri" w:cs="Calibri"/>
                <w:szCs w:val="22"/>
                <w:lang w:eastAsia="en-US"/>
              </w:rPr>
            </w:pPr>
            <w:r>
              <w:rPr>
                <w:rFonts w:ascii="Calibri" w:hAnsi="Calibri" w:cs="Calibri"/>
                <w:szCs w:val="22"/>
                <w:lang w:eastAsia="en-US"/>
              </w:rPr>
              <w:t>191.47</w:t>
            </w:r>
          </w:p>
        </w:tc>
        <w:tc>
          <w:tcPr>
            <w:tcW w:w="1110" w:type="dxa"/>
            <w:tcBorders>
              <w:top w:val="single" w:sz="4" w:space="0" w:color="000000"/>
              <w:left w:val="single" w:sz="4" w:space="0" w:color="000000"/>
              <w:bottom w:val="single" w:sz="4" w:space="0" w:color="000000"/>
              <w:right w:val="single" w:sz="4" w:space="0" w:color="000000"/>
            </w:tcBorders>
          </w:tcPr>
          <w:p w14:paraId="5CBDC0A4" w14:textId="77777777" w:rsidR="007B434C" w:rsidRDefault="00AF7DB6">
            <w:pPr>
              <w:jc w:val="center"/>
              <w:rPr>
                <w:rFonts w:ascii="Calibri" w:hAnsi="Calibri" w:cs="Calibri"/>
                <w:szCs w:val="22"/>
                <w:lang w:eastAsia="en-US"/>
              </w:rPr>
            </w:pPr>
            <w:r>
              <w:rPr>
                <w:rFonts w:ascii="Calibri" w:hAnsi="Calibri" w:cs="Calibri"/>
                <w:szCs w:val="22"/>
                <w:lang w:eastAsia="en-US"/>
              </w:rPr>
              <w:t>974.20</w:t>
            </w:r>
          </w:p>
        </w:tc>
        <w:tc>
          <w:tcPr>
            <w:tcW w:w="1509" w:type="dxa"/>
            <w:tcBorders>
              <w:top w:val="single" w:sz="4" w:space="0" w:color="000000"/>
              <w:left w:val="single" w:sz="4" w:space="0" w:color="000000"/>
              <w:bottom w:val="single" w:sz="4" w:space="0" w:color="000000"/>
              <w:right w:val="single" w:sz="4" w:space="0" w:color="000000"/>
            </w:tcBorders>
          </w:tcPr>
          <w:p w14:paraId="76942FBD" w14:textId="77777777" w:rsidR="007B434C" w:rsidRDefault="00AF7DB6">
            <w:pPr>
              <w:jc w:val="center"/>
              <w:rPr>
                <w:rFonts w:ascii="Calibri" w:hAnsi="Calibri" w:cs="Calibri"/>
                <w:szCs w:val="22"/>
                <w:lang w:eastAsia="en-US"/>
              </w:rPr>
            </w:pPr>
            <w:r>
              <w:rPr>
                <w:rFonts w:ascii="Calibri" w:hAnsi="Calibri" w:cs="Calibri"/>
                <w:szCs w:val="22"/>
                <w:lang w:eastAsia="en-US"/>
              </w:rPr>
              <w:t>11.59</w:t>
            </w:r>
          </w:p>
        </w:tc>
        <w:tc>
          <w:tcPr>
            <w:tcW w:w="1803" w:type="dxa"/>
            <w:tcBorders>
              <w:top w:val="single" w:sz="4" w:space="0" w:color="000000"/>
              <w:left w:val="single" w:sz="4" w:space="0" w:color="000000"/>
              <w:bottom w:val="single" w:sz="4" w:space="0" w:color="000000"/>
              <w:right w:val="single" w:sz="4" w:space="0" w:color="000000"/>
            </w:tcBorders>
          </w:tcPr>
          <w:p w14:paraId="2DF84F89" w14:textId="77777777" w:rsidR="007B434C" w:rsidRDefault="00AF7DB6">
            <w:pPr>
              <w:jc w:val="center"/>
              <w:rPr>
                <w:rFonts w:ascii="Calibri" w:hAnsi="Calibri" w:cs="Calibri"/>
                <w:szCs w:val="22"/>
                <w:lang w:eastAsia="en-US"/>
              </w:rPr>
            </w:pPr>
            <w:r>
              <w:rPr>
                <w:rFonts w:ascii="Calibri" w:hAnsi="Calibri" w:cs="Calibri"/>
                <w:szCs w:val="22"/>
                <w:lang w:eastAsia="en-US"/>
              </w:rPr>
              <w:t>20.90</w:t>
            </w:r>
          </w:p>
        </w:tc>
      </w:tr>
      <w:tr w:rsidR="007B434C" w14:paraId="78840A20" w14:textId="77777777" w:rsidTr="009B1008">
        <w:tc>
          <w:tcPr>
            <w:tcW w:w="1190" w:type="dxa"/>
            <w:tcBorders>
              <w:top w:val="single" w:sz="4" w:space="0" w:color="000000"/>
              <w:left w:val="single" w:sz="4" w:space="0" w:color="000000"/>
              <w:bottom w:val="single" w:sz="4" w:space="0" w:color="000000"/>
              <w:right w:val="single" w:sz="4" w:space="0" w:color="000000"/>
            </w:tcBorders>
          </w:tcPr>
          <w:p w14:paraId="43FF4CD9" w14:textId="77777777" w:rsidR="007B434C" w:rsidRDefault="00AF7DB6">
            <w:pPr>
              <w:jc w:val="center"/>
              <w:rPr>
                <w:rFonts w:ascii="Calibri" w:hAnsi="Calibri" w:cs="Calibri"/>
                <w:lang w:eastAsia="en-US"/>
              </w:rPr>
            </w:pPr>
            <w:r>
              <w:rPr>
                <w:rFonts w:ascii="Calibri" w:hAnsi="Calibri" w:cs="Calibri"/>
                <w:lang w:eastAsia="en-US"/>
              </w:rPr>
              <w:t>Mínimo</w:t>
            </w:r>
          </w:p>
        </w:tc>
        <w:tc>
          <w:tcPr>
            <w:tcW w:w="1244" w:type="dxa"/>
            <w:tcBorders>
              <w:top w:val="single" w:sz="4" w:space="0" w:color="000000"/>
              <w:left w:val="single" w:sz="4" w:space="0" w:color="000000"/>
              <w:bottom w:val="single" w:sz="4" w:space="0" w:color="000000"/>
              <w:right w:val="single" w:sz="4" w:space="0" w:color="000000"/>
            </w:tcBorders>
          </w:tcPr>
          <w:p w14:paraId="3433EE62" w14:textId="77777777" w:rsidR="007B434C" w:rsidRDefault="00AF7DB6">
            <w:pPr>
              <w:jc w:val="center"/>
              <w:rPr>
                <w:rFonts w:ascii="Calibri" w:hAnsi="Calibri" w:cs="Calibri"/>
                <w:lang w:eastAsia="en-US"/>
              </w:rPr>
            </w:pPr>
            <w:r>
              <w:rPr>
                <w:rFonts w:ascii="Calibri" w:hAnsi="Calibri" w:cs="Calibri"/>
                <w:lang w:eastAsia="en-US"/>
              </w:rPr>
              <w:t>-99.0</w:t>
            </w:r>
          </w:p>
        </w:tc>
        <w:tc>
          <w:tcPr>
            <w:tcW w:w="1603" w:type="dxa"/>
            <w:tcBorders>
              <w:top w:val="single" w:sz="4" w:space="0" w:color="000000"/>
              <w:left w:val="single" w:sz="4" w:space="0" w:color="000000"/>
              <w:bottom w:val="single" w:sz="4" w:space="0" w:color="000000"/>
              <w:right w:val="single" w:sz="4" w:space="0" w:color="000000"/>
            </w:tcBorders>
          </w:tcPr>
          <w:p w14:paraId="474CFF5E" w14:textId="77777777" w:rsidR="007B434C" w:rsidRDefault="00AF7DB6">
            <w:pPr>
              <w:jc w:val="center"/>
              <w:rPr>
                <w:rFonts w:ascii="Calibri" w:hAnsi="Calibri" w:cs="Calibri"/>
                <w:lang w:eastAsia="en-US"/>
              </w:rPr>
            </w:pPr>
            <w:r>
              <w:rPr>
                <w:rFonts w:ascii="Calibri" w:hAnsi="Calibri" w:cs="Calibri"/>
                <w:lang w:eastAsia="en-US"/>
              </w:rPr>
              <w:t>0.0</w:t>
            </w:r>
          </w:p>
        </w:tc>
        <w:tc>
          <w:tcPr>
            <w:tcW w:w="2283" w:type="dxa"/>
            <w:tcBorders>
              <w:top w:val="single" w:sz="4" w:space="0" w:color="000000"/>
              <w:left w:val="single" w:sz="4" w:space="0" w:color="000000"/>
              <w:bottom w:val="single" w:sz="4" w:space="0" w:color="000000"/>
              <w:right w:val="single" w:sz="4" w:space="0" w:color="000000"/>
            </w:tcBorders>
          </w:tcPr>
          <w:p w14:paraId="6FED83D9" w14:textId="77777777" w:rsidR="007B434C" w:rsidRDefault="00AF7DB6">
            <w:pPr>
              <w:jc w:val="center"/>
              <w:rPr>
                <w:rFonts w:ascii="Calibri" w:hAnsi="Calibri" w:cs="Calibri"/>
                <w:szCs w:val="22"/>
                <w:lang w:eastAsia="en-US"/>
              </w:rPr>
            </w:pPr>
            <w:r>
              <w:rPr>
                <w:rFonts w:ascii="Calibri" w:hAnsi="Calibri" w:cs="Calibri"/>
                <w:szCs w:val="22"/>
                <w:lang w:eastAsia="en-US"/>
              </w:rPr>
              <w:t>-99.0</w:t>
            </w:r>
          </w:p>
        </w:tc>
        <w:tc>
          <w:tcPr>
            <w:tcW w:w="990" w:type="dxa"/>
            <w:tcBorders>
              <w:top w:val="single" w:sz="4" w:space="0" w:color="000000"/>
              <w:left w:val="single" w:sz="4" w:space="0" w:color="000000"/>
              <w:bottom w:val="single" w:sz="4" w:space="0" w:color="000000"/>
              <w:right w:val="single" w:sz="4" w:space="0" w:color="000000"/>
            </w:tcBorders>
          </w:tcPr>
          <w:p w14:paraId="05E81FB6" w14:textId="77777777" w:rsidR="007B434C" w:rsidRDefault="00AF7DB6">
            <w:pPr>
              <w:jc w:val="center"/>
              <w:rPr>
                <w:rFonts w:ascii="Calibri" w:hAnsi="Calibri" w:cs="Calibri"/>
                <w:szCs w:val="22"/>
                <w:lang w:eastAsia="en-US"/>
              </w:rPr>
            </w:pPr>
            <w:r>
              <w:rPr>
                <w:rFonts w:ascii="Calibri" w:hAnsi="Calibri" w:cs="Calibri"/>
                <w:szCs w:val="22"/>
                <w:lang w:eastAsia="en-US"/>
              </w:rPr>
              <w:t>-99.0</w:t>
            </w:r>
          </w:p>
        </w:tc>
        <w:tc>
          <w:tcPr>
            <w:tcW w:w="1110" w:type="dxa"/>
            <w:tcBorders>
              <w:top w:val="single" w:sz="4" w:space="0" w:color="000000"/>
              <w:left w:val="single" w:sz="4" w:space="0" w:color="000000"/>
              <w:bottom w:val="single" w:sz="4" w:space="0" w:color="000000"/>
              <w:right w:val="single" w:sz="4" w:space="0" w:color="000000"/>
            </w:tcBorders>
          </w:tcPr>
          <w:p w14:paraId="3515309B" w14:textId="77777777" w:rsidR="007B434C" w:rsidRDefault="00AF7DB6">
            <w:pPr>
              <w:jc w:val="center"/>
              <w:rPr>
                <w:rFonts w:ascii="Calibri" w:hAnsi="Calibri" w:cs="Calibri"/>
                <w:szCs w:val="22"/>
                <w:lang w:eastAsia="en-US"/>
              </w:rPr>
            </w:pPr>
            <w:r>
              <w:rPr>
                <w:rFonts w:ascii="Calibri" w:hAnsi="Calibri" w:cs="Calibri"/>
                <w:szCs w:val="22"/>
                <w:lang w:eastAsia="en-US"/>
              </w:rPr>
              <w:t>-99.0</w:t>
            </w:r>
          </w:p>
        </w:tc>
        <w:tc>
          <w:tcPr>
            <w:tcW w:w="1509" w:type="dxa"/>
            <w:tcBorders>
              <w:top w:val="single" w:sz="4" w:space="0" w:color="000000"/>
              <w:left w:val="single" w:sz="4" w:space="0" w:color="000000"/>
              <w:bottom w:val="single" w:sz="4" w:space="0" w:color="000000"/>
              <w:right w:val="single" w:sz="4" w:space="0" w:color="000000"/>
            </w:tcBorders>
          </w:tcPr>
          <w:p w14:paraId="08F67996" w14:textId="77777777" w:rsidR="007B434C" w:rsidRDefault="00AF7DB6">
            <w:pPr>
              <w:jc w:val="center"/>
              <w:rPr>
                <w:rFonts w:ascii="Calibri" w:hAnsi="Calibri" w:cs="Calibri"/>
                <w:szCs w:val="22"/>
                <w:lang w:eastAsia="en-US"/>
              </w:rPr>
            </w:pPr>
            <w:r>
              <w:rPr>
                <w:rFonts w:ascii="Calibri" w:hAnsi="Calibri" w:cs="Calibri"/>
                <w:szCs w:val="22"/>
                <w:lang w:eastAsia="en-US"/>
              </w:rPr>
              <w:t>-99.0</w:t>
            </w:r>
          </w:p>
        </w:tc>
        <w:tc>
          <w:tcPr>
            <w:tcW w:w="1803" w:type="dxa"/>
            <w:tcBorders>
              <w:top w:val="single" w:sz="4" w:space="0" w:color="000000"/>
              <w:left w:val="single" w:sz="4" w:space="0" w:color="000000"/>
              <w:bottom w:val="single" w:sz="4" w:space="0" w:color="000000"/>
              <w:right w:val="single" w:sz="4" w:space="0" w:color="000000"/>
            </w:tcBorders>
          </w:tcPr>
          <w:p w14:paraId="72A329B5" w14:textId="77777777" w:rsidR="007B434C" w:rsidRDefault="00AF7DB6">
            <w:pPr>
              <w:jc w:val="center"/>
              <w:rPr>
                <w:rFonts w:ascii="Calibri" w:hAnsi="Calibri" w:cs="Calibri"/>
                <w:szCs w:val="22"/>
                <w:lang w:eastAsia="en-US"/>
              </w:rPr>
            </w:pPr>
            <w:r>
              <w:rPr>
                <w:rFonts w:ascii="Calibri" w:hAnsi="Calibri" w:cs="Calibri"/>
                <w:szCs w:val="22"/>
                <w:lang w:eastAsia="en-US"/>
              </w:rPr>
              <w:t>-99.0</w:t>
            </w:r>
          </w:p>
        </w:tc>
      </w:tr>
      <w:tr w:rsidR="007B434C" w14:paraId="46C27C47" w14:textId="77777777" w:rsidTr="009B1008">
        <w:tc>
          <w:tcPr>
            <w:tcW w:w="1190" w:type="dxa"/>
            <w:tcBorders>
              <w:top w:val="single" w:sz="4" w:space="0" w:color="000000"/>
              <w:left w:val="single" w:sz="4" w:space="0" w:color="000000"/>
              <w:bottom w:val="single" w:sz="4" w:space="0" w:color="000000"/>
              <w:right w:val="single" w:sz="4" w:space="0" w:color="000000"/>
            </w:tcBorders>
          </w:tcPr>
          <w:p w14:paraId="7C8553C0" w14:textId="77777777" w:rsidR="007B434C" w:rsidRDefault="00AF7DB6">
            <w:pPr>
              <w:jc w:val="center"/>
              <w:rPr>
                <w:rFonts w:ascii="Calibri" w:hAnsi="Calibri" w:cs="Calibri"/>
                <w:lang w:eastAsia="en-US"/>
              </w:rPr>
            </w:pPr>
            <w:r>
              <w:rPr>
                <w:rFonts w:ascii="Calibri" w:hAnsi="Calibri" w:cs="Calibri"/>
                <w:lang w:eastAsia="en-US"/>
              </w:rPr>
              <w:t>25%</w:t>
            </w:r>
          </w:p>
        </w:tc>
        <w:tc>
          <w:tcPr>
            <w:tcW w:w="1244" w:type="dxa"/>
            <w:tcBorders>
              <w:top w:val="single" w:sz="4" w:space="0" w:color="000000"/>
              <w:left w:val="single" w:sz="4" w:space="0" w:color="000000"/>
              <w:bottom w:val="single" w:sz="4" w:space="0" w:color="000000"/>
              <w:right w:val="single" w:sz="4" w:space="0" w:color="000000"/>
            </w:tcBorders>
          </w:tcPr>
          <w:p w14:paraId="21EADCC5" w14:textId="77777777" w:rsidR="007B434C" w:rsidRDefault="00AF7DB6">
            <w:pPr>
              <w:jc w:val="center"/>
              <w:rPr>
                <w:rFonts w:ascii="Calibri" w:hAnsi="Calibri" w:cs="Calibri"/>
                <w:lang w:eastAsia="en-US"/>
              </w:rPr>
            </w:pPr>
            <w:r>
              <w:rPr>
                <w:rFonts w:ascii="Calibri" w:hAnsi="Calibri" w:cs="Calibri"/>
                <w:lang w:eastAsia="en-US"/>
              </w:rPr>
              <w:t>55.0</w:t>
            </w:r>
          </w:p>
        </w:tc>
        <w:tc>
          <w:tcPr>
            <w:tcW w:w="1603" w:type="dxa"/>
            <w:tcBorders>
              <w:top w:val="single" w:sz="4" w:space="0" w:color="000000"/>
              <w:left w:val="single" w:sz="4" w:space="0" w:color="000000"/>
              <w:bottom w:val="single" w:sz="4" w:space="0" w:color="000000"/>
              <w:right w:val="single" w:sz="4" w:space="0" w:color="000000"/>
            </w:tcBorders>
          </w:tcPr>
          <w:p w14:paraId="4A243A52" w14:textId="77777777" w:rsidR="007B434C" w:rsidRDefault="00AF7DB6">
            <w:pPr>
              <w:jc w:val="center"/>
              <w:rPr>
                <w:rFonts w:ascii="Calibri" w:hAnsi="Calibri" w:cs="Calibri"/>
                <w:lang w:eastAsia="en-US"/>
              </w:rPr>
            </w:pPr>
            <w:r>
              <w:rPr>
                <w:rFonts w:ascii="Calibri" w:hAnsi="Calibri" w:cs="Calibri"/>
                <w:lang w:eastAsia="en-US"/>
              </w:rPr>
              <w:t>1.0</w:t>
            </w:r>
          </w:p>
        </w:tc>
        <w:tc>
          <w:tcPr>
            <w:tcW w:w="2283" w:type="dxa"/>
            <w:tcBorders>
              <w:top w:val="single" w:sz="4" w:space="0" w:color="000000"/>
              <w:left w:val="single" w:sz="4" w:space="0" w:color="000000"/>
              <w:bottom w:val="single" w:sz="4" w:space="0" w:color="000000"/>
              <w:right w:val="single" w:sz="4" w:space="0" w:color="000000"/>
            </w:tcBorders>
          </w:tcPr>
          <w:p w14:paraId="6ADE43F0" w14:textId="77777777" w:rsidR="007B434C" w:rsidRDefault="00AF7DB6">
            <w:pPr>
              <w:jc w:val="center"/>
              <w:rPr>
                <w:rFonts w:ascii="Calibri" w:hAnsi="Calibri" w:cs="Calibri"/>
                <w:szCs w:val="22"/>
                <w:lang w:eastAsia="en-US"/>
              </w:rPr>
            </w:pPr>
            <w:r>
              <w:rPr>
                <w:rFonts w:ascii="Calibri" w:hAnsi="Calibri" w:cs="Calibri"/>
                <w:szCs w:val="22"/>
                <w:lang w:eastAsia="en-US"/>
              </w:rPr>
              <w:t>1.8</w:t>
            </w:r>
          </w:p>
        </w:tc>
        <w:tc>
          <w:tcPr>
            <w:tcW w:w="990" w:type="dxa"/>
            <w:tcBorders>
              <w:top w:val="single" w:sz="4" w:space="0" w:color="000000"/>
              <w:left w:val="single" w:sz="4" w:space="0" w:color="000000"/>
              <w:bottom w:val="single" w:sz="4" w:space="0" w:color="000000"/>
              <w:right w:val="single" w:sz="4" w:space="0" w:color="000000"/>
            </w:tcBorders>
          </w:tcPr>
          <w:p w14:paraId="6BE13A75" w14:textId="77777777" w:rsidR="007B434C" w:rsidRDefault="00AF7DB6">
            <w:pPr>
              <w:jc w:val="center"/>
              <w:rPr>
                <w:rFonts w:ascii="Calibri" w:hAnsi="Calibri" w:cs="Calibri"/>
                <w:szCs w:val="22"/>
                <w:lang w:eastAsia="en-US"/>
              </w:rPr>
            </w:pPr>
            <w:r>
              <w:rPr>
                <w:rFonts w:ascii="Calibri" w:hAnsi="Calibri" w:cs="Calibri"/>
                <w:szCs w:val="22"/>
                <w:lang w:eastAsia="en-US"/>
              </w:rPr>
              <w:t>1014.4</w:t>
            </w:r>
          </w:p>
        </w:tc>
        <w:tc>
          <w:tcPr>
            <w:tcW w:w="1110" w:type="dxa"/>
            <w:tcBorders>
              <w:top w:val="single" w:sz="4" w:space="0" w:color="000000"/>
              <w:left w:val="single" w:sz="4" w:space="0" w:color="000000"/>
              <w:bottom w:val="single" w:sz="4" w:space="0" w:color="000000"/>
              <w:right w:val="single" w:sz="4" w:space="0" w:color="000000"/>
            </w:tcBorders>
          </w:tcPr>
          <w:p w14:paraId="3A8C867A" w14:textId="77777777" w:rsidR="007B434C" w:rsidRDefault="00AF7DB6">
            <w:pPr>
              <w:jc w:val="center"/>
              <w:rPr>
                <w:rFonts w:ascii="Calibri" w:hAnsi="Calibri" w:cs="Calibri"/>
                <w:lang w:eastAsia="en-US"/>
              </w:rPr>
            </w:pPr>
            <w:r>
              <w:rPr>
                <w:rFonts w:ascii="Calibri" w:hAnsi="Calibri" w:cs="Calibri"/>
                <w:lang w:eastAsia="en-US"/>
              </w:rPr>
              <w:t>0.0</w:t>
            </w:r>
          </w:p>
        </w:tc>
        <w:tc>
          <w:tcPr>
            <w:tcW w:w="1509" w:type="dxa"/>
            <w:tcBorders>
              <w:top w:val="single" w:sz="4" w:space="0" w:color="000000"/>
              <w:left w:val="single" w:sz="4" w:space="0" w:color="000000"/>
              <w:bottom w:val="single" w:sz="4" w:space="0" w:color="000000"/>
              <w:right w:val="single" w:sz="4" w:space="0" w:color="000000"/>
            </w:tcBorders>
          </w:tcPr>
          <w:p w14:paraId="3C0FC66B" w14:textId="77777777" w:rsidR="007B434C" w:rsidRDefault="00AF7DB6">
            <w:pPr>
              <w:jc w:val="center"/>
              <w:rPr>
                <w:rFonts w:ascii="Calibri" w:hAnsi="Calibri" w:cs="Calibri"/>
                <w:szCs w:val="22"/>
                <w:lang w:eastAsia="en-US"/>
              </w:rPr>
            </w:pPr>
            <w:r>
              <w:rPr>
                <w:rFonts w:ascii="Calibri" w:hAnsi="Calibri" w:cs="Calibri"/>
                <w:szCs w:val="22"/>
                <w:lang w:eastAsia="en-US"/>
              </w:rPr>
              <w:t>13.0</w:t>
            </w:r>
          </w:p>
        </w:tc>
        <w:tc>
          <w:tcPr>
            <w:tcW w:w="1803" w:type="dxa"/>
            <w:tcBorders>
              <w:top w:val="single" w:sz="4" w:space="0" w:color="000000"/>
              <w:left w:val="single" w:sz="4" w:space="0" w:color="000000"/>
              <w:bottom w:val="single" w:sz="4" w:space="0" w:color="000000"/>
              <w:right w:val="single" w:sz="4" w:space="0" w:color="000000"/>
            </w:tcBorders>
          </w:tcPr>
          <w:p w14:paraId="443BD761" w14:textId="77777777" w:rsidR="007B434C" w:rsidRDefault="00AF7DB6">
            <w:pPr>
              <w:jc w:val="center"/>
              <w:rPr>
                <w:rFonts w:ascii="Calibri" w:hAnsi="Calibri" w:cs="Calibri"/>
                <w:szCs w:val="22"/>
                <w:lang w:eastAsia="en-US"/>
              </w:rPr>
            </w:pPr>
            <w:r>
              <w:rPr>
                <w:rFonts w:ascii="Calibri" w:hAnsi="Calibri" w:cs="Calibri"/>
                <w:szCs w:val="22"/>
                <w:lang w:eastAsia="en-US"/>
              </w:rPr>
              <w:t>0.0</w:t>
            </w:r>
          </w:p>
        </w:tc>
      </w:tr>
      <w:tr w:rsidR="007B434C" w14:paraId="4732B009" w14:textId="77777777" w:rsidTr="009B1008">
        <w:tc>
          <w:tcPr>
            <w:tcW w:w="1190" w:type="dxa"/>
            <w:tcBorders>
              <w:top w:val="single" w:sz="4" w:space="0" w:color="000000"/>
              <w:left w:val="single" w:sz="4" w:space="0" w:color="000000"/>
              <w:bottom w:val="single" w:sz="4" w:space="0" w:color="000000"/>
              <w:right w:val="single" w:sz="4" w:space="0" w:color="000000"/>
            </w:tcBorders>
          </w:tcPr>
          <w:p w14:paraId="2E269A0B" w14:textId="77777777" w:rsidR="007B434C" w:rsidRDefault="00AF7DB6">
            <w:pPr>
              <w:jc w:val="center"/>
              <w:rPr>
                <w:rFonts w:ascii="Calibri" w:hAnsi="Calibri" w:cs="Calibri"/>
                <w:lang w:eastAsia="en-US"/>
              </w:rPr>
            </w:pPr>
            <w:r>
              <w:rPr>
                <w:rFonts w:ascii="Calibri" w:hAnsi="Calibri" w:cs="Calibri"/>
                <w:lang w:eastAsia="en-US"/>
              </w:rPr>
              <w:t>Mediana</w:t>
            </w:r>
          </w:p>
        </w:tc>
        <w:tc>
          <w:tcPr>
            <w:tcW w:w="1244" w:type="dxa"/>
            <w:tcBorders>
              <w:top w:val="single" w:sz="4" w:space="0" w:color="000000"/>
              <w:left w:val="single" w:sz="4" w:space="0" w:color="000000"/>
              <w:bottom w:val="single" w:sz="4" w:space="0" w:color="000000"/>
              <w:right w:val="single" w:sz="4" w:space="0" w:color="000000"/>
            </w:tcBorders>
          </w:tcPr>
          <w:p w14:paraId="19F06134" w14:textId="77777777" w:rsidR="007B434C" w:rsidRDefault="00AF7DB6">
            <w:pPr>
              <w:jc w:val="center"/>
              <w:rPr>
                <w:rFonts w:ascii="Calibri" w:hAnsi="Calibri" w:cs="Calibri"/>
                <w:lang w:eastAsia="en-US"/>
              </w:rPr>
            </w:pPr>
            <w:r>
              <w:rPr>
                <w:rFonts w:ascii="Calibri" w:hAnsi="Calibri" w:cs="Calibri"/>
                <w:lang w:eastAsia="en-US"/>
              </w:rPr>
              <w:t>71.0</w:t>
            </w:r>
          </w:p>
        </w:tc>
        <w:tc>
          <w:tcPr>
            <w:tcW w:w="1603" w:type="dxa"/>
            <w:tcBorders>
              <w:top w:val="single" w:sz="4" w:space="0" w:color="000000"/>
              <w:left w:val="single" w:sz="4" w:space="0" w:color="000000"/>
              <w:bottom w:val="single" w:sz="4" w:space="0" w:color="000000"/>
              <w:right w:val="single" w:sz="4" w:space="0" w:color="000000"/>
            </w:tcBorders>
          </w:tcPr>
          <w:p w14:paraId="35CDCD20" w14:textId="77777777" w:rsidR="007B434C" w:rsidRDefault="00AF7DB6">
            <w:pPr>
              <w:jc w:val="center"/>
              <w:rPr>
                <w:rFonts w:ascii="Calibri" w:hAnsi="Calibri" w:cs="Calibri"/>
                <w:lang w:eastAsia="en-US"/>
              </w:rPr>
            </w:pPr>
            <w:r>
              <w:rPr>
                <w:rFonts w:ascii="Calibri" w:hAnsi="Calibri" w:cs="Calibri"/>
                <w:lang w:eastAsia="en-US"/>
              </w:rPr>
              <w:t>5.0</w:t>
            </w:r>
          </w:p>
        </w:tc>
        <w:tc>
          <w:tcPr>
            <w:tcW w:w="2283" w:type="dxa"/>
            <w:tcBorders>
              <w:top w:val="single" w:sz="4" w:space="0" w:color="000000"/>
              <w:left w:val="single" w:sz="4" w:space="0" w:color="000000"/>
              <w:bottom w:val="single" w:sz="4" w:space="0" w:color="000000"/>
              <w:right w:val="single" w:sz="4" w:space="0" w:color="000000"/>
            </w:tcBorders>
          </w:tcPr>
          <w:p w14:paraId="3343182C" w14:textId="77777777" w:rsidR="007B434C" w:rsidRDefault="00AF7DB6">
            <w:pPr>
              <w:jc w:val="center"/>
              <w:rPr>
                <w:rFonts w:ascii="Calibri" w:hAnsi="Calibri" w:cs="Calibri"/>
                <w:szCs w:val="22"/>
                <w:lang w:eastAsia="en-US"/>
              </w:rPr>
            </w:pPr>
            <w:r>
              <w:rPr>
                <w:rFonts w:ascii="Calibri" w:hAnsi="Calibri" w:cs="Calibri"/>
                <w:szCs w:val="22"/>
                <w:lang w:eastAsia="en-US"/>
              </w:rPr>
              <w:t>9.7</w:t>
            </w:r>
          </w:p>
        </w:tc>
        <w:tc>
          <w:tcPr>
            <w:tcW w:w="990" w:type="dxa"/>
            <w:tcBorders>
              <w:top w:val="single" w:sz="4" w:space="0" w:color="000000"/>
              <w:left w:val="single" w:sz="4" w:space="0" w:color="000000"/>
              <w:bottom w:val="single" w:sz="4" w:space="0" w:color="000000"/>
              <w:right w:val="single" w:sz="4" w:space="0" w:color="000000"/>
            </w:tcBorders>
          </w:tcPr>
          <w:p w14:paraId="300317C4" w14:textId="77777777" w:rsidR="007B434C" w:rsidRDefault="00AF7DB6">
            <w:pPr>
              <w:jc w:val="center"/>
              <w:rPr>
                <w:rFonts w:ascii="Calibri" w:hAnsi="Calibri" w:cs="Calibri"/>
                <w:szCs w:val="22"/>
                <w:lang w:eastAsia="en-US"/>
              </w:rPr>
            </w:pPr>
            <w:r>
              <w:rPr>
                <w:rFonts w:ascii="Calibri" w:hAnsi="Calibri" w:cs="Calibri"/>
                <w:szCs w:val="22"/>
                <w:lang w:eastAsia="en-US"/>
              </w:rPr>
              <w:t>1017.8</w:t>
            </w:r>
          </w:p>
        </w:tc>
        <w:tc>
          <w:tcPr>
            <w:tcW w:w="1110" w:type="dxa"/>
            <w:tcBorders>
              <w:top w:val="single" w:sz="4" w:space="0" w:color="000000"/>
              <w:left w:val="single" w:sz="4" w:space="0" w:color="000000"/>
              <w:bottom w:val="single" w:sz="4" w:space="0" w:color="000000"/>
              <w:right w:val="single" w:sz="4" w:space="0" w:color="000000"/>
            </w:tcBorders>
          </w:tcPr>
          <w:p w14:paraId="01B3947F" w14:textId="77777777" w:rsidR="007B434C" w:rsidRDefault="00AF7DB6">
            <w:pPr>
              <w:jc w:val="center"/>
              <w:rPr>
                <w:rFonts w:ascii="Calibri" w:hAnsi="Calibri" w:cs="Calibri"/>
                <w:lang w:eastAsia="en-US"/>
              </w:rPr>
            </w:pPr>
            <w:r>
              <w:rPr>
                <w:rFonts w:ascii="Calibri" w:hAnsi="Calibri" w:cs="Calibri"/>
                <w:lang w:eastAsia="en-US"/>
              </w:rPr>
              <w:t>0.0</w:t>
            </w:r>
          </w:p>
        </w:tc>
        <w:tc>
          <w:tcPr>
            <w:tcW w:w="1509" w:type="dxa"/>
            <w:tcBorders>
              <w:top w:val="single" w:sz="4" w:space="0" w:color="000000"/>
              <w:left w:val="single" w:sz="4" w:space="0" w:color="000000"/>
              <w:bottom w:val="single" w:sz="4" w:space="0" w:color="000000"/>
              <w:right w:val="single" w:sz="4" w:space="0" w:color="000000"/>
            </w:tcBorders>
          </w:tcPr>
          <w:p w14:paraId="61547AE4" w14:textId="77777777" w:rsidR="007B434C" w:rsidRDefault="00AF7DB6">
            <w:pPr>
              <w:jc w:val="center"/>
              <w:rPr>
                <w:rFonts w:ascii="Calibri" w:hAnsi="Calibri" w:cs="Calibri"/>
                <w:szCs w:val="22"/>
                <w:lang w:eastAsia="en-US"/>
              </w:rPr>
            </w:pPr>
            <w:r>
              <w:rPr>
                <w:rFonts w:ascii="Calibri" w:hAnsi="Calibri" w:cs="Calibri"/>
                <w:szCs w:val="22"/>
                <w:lang w:eastAsia="en-US"/>
              </w:rPr>
              <w:t>17.0</w:t>
            </w:r>
          </w:p>
        </w:tc>
        <w:tc>
          <w:tcPr>
            <w:tcW w:w="1803" w:type="dxa"/>
            <w:tcBorders>
              <w:top w:val="single" w:sz="4" w:space="0" w:color="000000"/>
              <w:left w:val="single" w:sz="4" w:space="0" w:color="000000"/>
              <w:bottom w:val="single" w:sz="4" w:space="0" w:color="000000"/>
              <w:right w:val="single" w:sz="4" w:space="0" w:color="000000"/>
            </w:tcBorders>
          </w:tcPr>
          <w:p w14:paraId="00FB63DC" w14:textId="77777777" w:rsidR="007B434C" w:rsidRDefault="00AF7DB6">
            <w:pPr>
              <w:jc w:val="center"/>
              <w:rPr>
                <w:rFonts w:ascii="Calibri" w:hAnsi="Calibri" w:cs="Calibri"/>
                <w:szCs w:val="22"/>
                <w:lang w:eastAsia="en-US"/>
              </w:rPr>
            </w:pPr>
            <w:r>
              <w:rPr>
                <w:rFonts w:ascii="Calibri" w:hAnsi="Calibri" w:cs="Calibri"/>
                <w:szCs w:val="22"/>
                <w:lang w:eastAsia="en-US"/>
              </w:rPr>
              <w:t>0.0</w:t>
            </w:r>
          </w:p>
        </w:tc>
      </w:tr>
      <w:tr w:rsidR="007B434C" w14:paraId="59C7E863" w14:textId="77777777" w:rsidTr="009B1008">
        <w:tc>
          <w:tcPr>
            <w:tcW w:w="1190" w:type="dxa"/>
            <w:tcBorders>
              <w:top w:val="single" w:sz="4" w:space="0" w:color="000000"/>
              <w:left w:val="single" w:sz="4" w:space="0" w:color="000000"/>
              <w:bottom w:val="single" w:sz="4" w:space="0" w:color="000000"/>
              <w:right w:val="single" w:sz="4" w:space="0" w:color="000000"/>
            </w:tcBorders>
          </w:tcPr>
          <w:p w14:paraId="7E981D30" w14:textId="77777777" w:rsidR="007B434C" w:rsidRDefault="00AF7DB6">
            <w:pPr>
              <w:jc w:val="center"/>
              <w:rPr>
                <w:rFonts w:ascii="Calibri" w:hAnsi="Calibri" w:cs="Calibri"/>
                <w:lang w:eastAsia="en-US"/>
              </w:rPr>
            </w:pPr>
            <w:r>
              <w:rPr>
                <w:rFonts w:ascii="Calibri" w:hAnsi="Calibri" w:cs="Calibri"/>
                <w:lang w:eastAsia="en-US"/>
              </w:rPr>
              <w:t>75%</w:t>
            </w:r>
          </w:p>
        </w:tc>
        <w:tc>
          <w:tcPr>
            <w:tcW w:w="1244" w:type="dxa"/>
            <w:tcBorders>
              <w:top w:val="single" w:sz="4" w:space="0" w:color="000000"/>
              <w:left w:val="single" w:sz="4" w:space="0" w:color="000000"/>
              <w:bottom w:val="single" w:sz="4" w:space="0" w:color="000000"/>
              <w:right w:val="single" w:sz="4" w:space="0" w:color="000000"/>
            </w:tcBorders>
          </w:tcPr>
          <w:p w14:paraId="2CA4B087" w14:textId="77777777" w:rsidR="007B434C" w:rsidRDefault="00AF7DB6">
            <w:pPr>
              <w:jc w:val="center"/>
              <w:rPr>
                <w:rFonts w:ascii="Calibri" w:hAnsi="Calibri" w:cs="Calibri"/>
                <w:lang w:eastAsia="en-US"/>
              </w:rPr>
            </w:pPr>
            <w:r>
              <w:rPr>
                <w:rFonts w:ascii="Calibri" w:hAnsi="Calibri" w:cs="Calibri"/>
                <w:lang w:eastAsia="en-US"/>
              </w:rPr>
              <w:t>83.0</w:t>
            </w:r>
          </w:p>
        </w:tc>
        <w:tc>
          <w:tcPr>
            <w:tcW w:w="1603" w:type="dxa"/>
            <w:tcBorders>
              <w:top w:val="single" w:sz="4" w:space="0" w:color="000000"/>
              <w:left w:val="single" w:sz="4" w:space="0" w:color="000000"/>
              <w:bottom w:val="single" w:sz="4" w:space="0" w:color="000000"/>
              <w:right w:val="single" w:sz="4" w:space="0" w:color="000000"/>
            </w:tcBorders>
          </w:tcPr>
          <w:p w14:paraId="4514E8B5" w14:textId="77777777" w:rsidR="007B434C" w:rsidRDefault="00AF7DB6">
            <w:pPr>
              <w:jc w:val="center"/>
              <w:rPr>
                <w:rFonts w:ascii="Calibri" w:hAnsi="Calibri" w:cs="Calibri"/>
                <w:lang w:eastAsia="en-US"/>
              </w:rPr>
            </w:pPr>
            <w:r>
              <w:rPr>
                <w:rFonts w:ascii="Calibri" w:hAnsi="Calibri" w:cs="Calibri"/>
                <w:lang w:eastAsia="en-US"/>
              </w:rPr>
              <w:t>8.0</w:t>
            </w:r>
          </w:p>
        </w:tc>
        <w:tc>
          <w:tcPr>
            <w:tcW w:w="2283" w:type="dxa"/>
            <w:tcBorders>
              <w:top w:val="single" w:sz="4" w:space="0" w:color="000000"/>
              <w:left w:val="single" w:sz="4" w:space="0" w:color="000000"/>
              <w:bottom w:val="single" w:sz="4" w:space="0" w:color="000000"/>
              <w:right w:val="single" w:sz="4" w:space="0" w:color="000000"/>
            </w:tcBorders>
          </w:tcPr>
          <w:p w14:paraId="4E305466" w14:textId="77777777" w:rsidR="007B434C" w:rsidRDefault="00AF7DB6">
            <w:pPr>
              <w:jc w:val="center"/>
              <w:rPr>
                <w:rFonts w:ascii="Calibri" w:hAnsi="Calibri" w:cs="Calibri"/>
                <w:szCs w:val="22"/>
                <w:lang w:eastAsia="en-US"/>
              </w:rPr>
            </w:pPr>
            <w:r>
              <w:rPr>
                <w:rFonts w:ascii="Calibri" w:hAnsi="Calibri" w:cs="Calibri"/>
                <w:szCs w:val="22"/>
                <w:lang w:eastAsia="en-US"/>
              </w:rPr>
              <w:t>15.1</w:t>
            </w:r>
          </w:p>
        </w:tc>
        <w:tc>
          <w:tcPr>
            <w:tcW w:w="990" w:type="dxa"/>
            <w:tcBorders>
              <w:top w:val="single" w:sz="4" w:space="0" w:color="000000"/>
              <w:left w:val="single" w:sz="4" w:space="0" w:color="000000"/>
              <w:bottom w:val="single" w:sz="4" w:space="0" w:color="000000"/>
              <w:right w:val="single" w:sz="4" w:space="0" w:color="000000"/>
            </w:tcBorders>
          </w:tcPr>
          <w:p w14:paraId="2F22B56E" w14:textId="77777777" w:rsidR="007B434C" w:rsidRDefault="00AF7DB6">
            <w:pPr>
              <w:jc w:val="center"/>
              <w:rPr>
                <w:rFonts w:ascii="Calibri" w:hAnsi="Calibri" w:cs="Calibri"/>
                <w:szCs w:val="22"/>
                <w:lang w:eastAsia="en-US"/>
              </w:rPr>
            </w:pPr>
            <w:r>
              <w:rPr>
                <w:rFonts w:ascii="Calibri" w:hAnsi="Calibri" w:cs="Calibri"/>
                <w:szCs w:val="22"/>
                <w:lang w:eastAsia="en-US"/>
              </w:rPr>
              <w:t>1022.0</w:t>
            </w:r>
          </w:p>
        </w:tc>
        <w:tc>
          <w:tcPr>
            <w:tcW w:w="1110" w:type="dxa"/>
            <w:tcBorders>
              <w:top w:val="single" w:sz="4" w:space="0" w:color="000000"/>
              <w:left w:val="single" w:sz="4" w:space="0" w:color="000000"/>
              <w:bottom w:val="single" w:sz="4" w:space="0" w:color="000000"/>
              <w:right w:val="single" w:sz="4" w:space="0" w:color="000000"/>
            </w:tcBorders>
          </w:tcPr>
          <w:p w14:paraId="619717C6" w14:textId="77777777" w:rsidR="007B434C" w:rsidRDefault="00AF7DB6">
            <w:pPr>
              <w:jc w:val="center"/>
              <w:rPr>
                <w:rFonts w:ascii="Calibri" w:hAnsi="Calibri" w:cs="Calibri"/>
                <w:szCs w:val="22"/>
                <w:lang w:eastAsia="en-US"/>
              </w:rPr>
            </w:pPr>
            <w:r>
              <w:rPr>
                <w:rFonts w:ascii="Calibri" w:hAnsi="Calibri" w:cs="Calibri"/>
                <w:szCs w:val="22"/>
                <w:lang w:eastAsia="en-US"/>
              </w:rPr>
              <w:t>894.0</w:t>
            </w:r>
          </w:p>
        </w:tc>
        <w:tc>
          <w:tcPr>
            <w:tcW w:w="1509" w:type="dxa"/>
            <w:tcBorders>
              <w:top w:val="single" w:sz="4" w:space="0" w:color="000000"/>
              <w:left w:val="single" w:sz="4" w:space="0" w:color="000000"/>
              <w:bottom w:val="single" w:sz="4" w:space="0" w:color="000000"/>
              <w:right w:val="single" w:sz="4" w:space="0" w:color="000000"/>
            </w:tcBorders>
          </w:tcPr>
          <w:p w14:paraId="7C77E676" w14:textId="77777777" w:rsidR="007B434C" w:rsidRDefault="00AF7DB6">
            <w:pPr>
              <w:jc w:val="center"/>
              <w:rPr>
                <w:rFonts w:ascii="Calibri" w:hAnsi="Calibri" w:cs="Calibri"/>
                <w:szCs w:val="22"/>
                <w:lang w:eastAsia="en-US"/>
              </w:rPr>
            </w:pPr>
            <w:r>
              <w:rPr>
                <w:rFonts w:ascii="Calibri" w:hAnsi="Calibri" w:cs="Calibri"/>
                <w:szCs w:val="22"/>
                <w:lang w:eastAsia="en-US"/>
              </w:rPr>
              <w:t>20.0</w:t>
            </w:r>
          </w:p>
        </w:tc>
        <w:tc>
          <w:tcPr>
            <w:tcW w:w="1803" w:type="dxa"/>
            <w:tcBorders>
              <w:top w:val="single" w:sz="4" w:space="0" w:color="000000"/>
              <w:left w:val="single" w:sz="4" w:space="0" w:color="000000"/>
              <w:bottom w:val="single" w:sz="4" w:space="0" w:color="000000"/>
              <w:right w:val="single" w:sz="4" w:space="0" w:color="000000"/>
            </w:tcBorders>
          </w:tcPr>
          <w:p w14:paraId="1ED12D69" w14:textId="77777777" w:rsidR="007B434C" w:rsidRDefault="00AF7DB6">
            <w:pPr>
              <w:jc w:val="center"/>
              <w:rPr>
                <w:rFonts w:ascii="Calibri" w:hAnsi="Calibri" w:cs="Calibri"/>
                <w:szCs w:val="22"/>
                <w:lang w:eastAsia="en-US"/>
              </w:rPr>
            </w:pPr>
            <w:r>
              <w:rPr>
                <w:rFonts w:ascii="Calibri" w:hAnsi="Calibri" w:cs="Calibri"/>
                <w:szCs w:val="22"/>
                <w:lang w:eastAsia="en-US"/>
              </w:rPr>
              <w:t>0.0</w:t>
            </w:r>
          </w:p>
        </w:tc>
      </w:tr>
      <w:tr w:rsidR="007B434C" w14:paraId="0B8A3342" w14:textId="77777777" w:rsidTr="009B1008">
        <w:tc>
          <w:tcPr>
            <w:tcW w:w="1190" w:type="dxa"/>
            <w:tcBorders>
              <w:top w:val="single" w:sz="4" w:space="0" w:color="000000"/>
              <w:left w:val="single" w:sz="4" w:space="0" w:color="000000"/>
              <w:bottom w:val="single" w:sz="4" w:space="0" w:color="000000"/>
              <w:right w:val="single" w:sz="4" w:space="0" w:color="000000"/>
            </w:tcBorders>
          </w:tcPr>
          <w:p w14:paraId="652B1699" w14:textId="77777777" w:rsidR="007B434C" w:rsidRDefault="00AF7DB6">
            <w:pPr>
              <w:jc w:val="center"/>
              <w:rPr>
                <w:rFonts w:ascii="Calibri" w:hAnsi="Calibri" w:cs="Calibri"/>
                <w:lang w:eastAsia="en-US"/>
              </w:rPr>
            </w:pPr>
            <w:r>
              <w:rPr>
                <w:rFonts w:ascii="Calibri" w:hAnsi="Calibri" w:cs="Calibri"/>
                <w:lang w:eastAsia="en-US"/>
              </w:rPr>
              <w:t>Máximo</w:t>
            </w:r>
          </w:p>
        </w:tc>
        <w:tc>
          <w:tcPr>
            <w:tcW w:w="1244" w:type="dxa"/>
            <w:tcBorders>
              <w:top w:val="single" w:sz="4" w:space="0" w:color="000000"/>
              <w:left w:val="single" w:sz="4" w:space="0" w:color="000000"/>
              <w:bottom w:val="single" w:sz="4" w:space="0" w:color="000000"/>
              <w:right w:val="single" w:sz="4" w:space="0" w:color="000000"/>
            </w:tcBorders>
          </w:tcPr>
          <w:p w14:paraId="410ED65B" w14:textId="77777777" w:rsidR="007B434C" w:rsidRDefault="00AF7DB6">
            <w:pPr>
              <w:jc w:val="center"/>
              <w:rPr>
                <w:rFonts w:ascii="Calibri" w:hAnsi="Calibri" w:cs="Calibri"/>
                <w:lang w:eastAsia="en-US"/>
              </w:rPr>
            </w:pPr>
            <w:r>
              <w:rPr>
                <w:rFonts w:ascii="Calibri" w:hAnsi="Calibri" w:cs="Calibri"/>
                <w:lang w:eastAsia="en-US"/>
              </w:rPr>
              <w:t>100.0</w:t>
            </w:r>
          </w:p>
        </w:tc>
        <w:tc>
          <w:tcPr>
            <w:tcW w:w="1603" w:type="dxa"/>
            <w:tcBorders>
              <w:top w:val="single" w:sz="4" w:space="0" w:color="000000"/>
              <w:left w:val="single" w:sz="4" w:space="0" w:color="000000"/>
              <w:bottom w:val="single" w:sz="4" w:space="0" w:color="000000"/>
              <w:right w:val="single" w:sz="4" w:space="0" w:color="000000"/>
            </w:tcBorders>
          </w:tcPr>
          <w:p w14:paraId="714234AD" w14:textId="77777777" w:rsidR="007B434C" w:rsidRDefault="00AF7DB6">
            <w:pPr>
              <w:jc w:val="center"/>
              <w:rPr>
                <w:rFonts w:ascii="Calibri" w:hAnsi="Calibri" w:cs="Calibri"/>
                <w:lang w:eastAsia="en-US"/>
              </w:rPr>
            </w:pPr>
            <w:r>
              <w:rPr>
                <w:rFonts w:ascii="Calibri" w:hAnsi="Calibri" w:cs="Calibri"/>
                <w:lang w:eastAsia="en-US"/>
              </w:rPr>
              <w:t>9.0</w:t>
            </w:r>
          </w:p>
        </w:tc>
        <w:tc>
          <w:tcPr>
            <w:tcW w:w="2283" w:type="dxa"/>
            <w:tcBorders>
              <w:top w:val="single" w:sz="4" w:space="0" w:color="000000"/>
              <w:left w:val="single" w:sz="4" w:space="0" w:color="000000"/>
              <w:bottom w:val="single" w:sz="4" w:space="0" w:color="000000"/>
              <w:right w:val="single" w:sz="4" w:space="0" w:color="000000"/>
            </w:tcBorders>
          </w:tcPr>
          <w:p w14:paraId="13EBC5F7" w14:textId="77777777" w:rsidR="007B434C" w:rsidRDefault="00AF7DB6">
            <w:pPr>
              <w:jc w:val="center"/>
              <w:rPr>
                <w:rFonts w:ascii="Calibri" w:hAnsi="Calibri" w:cs="Calibri"/>
                <w:szCs w:val="22"/>
                <w:lang w:eastAsia="en-US"/>
              </w:rPr>
            </w:pPr>
            <w:r>
              <w:rPr>
                <w:rFonts w:ascii="Calibri" w:hAnsi="Calibri" w:cs="Calibri"/>
                <w:szCs w:val="22"/>
                <w:lang w:eastAsia="en-US"/>
              </w:rPr>
              <w:t>40.0</w:t>
            </w:r>
          </w:p>
        </w:tc>
        <w:tc>
          <w:tcPr>
            <w:tcW w:w="990" w:type="dxa"/>
            <w:tcBorders>
              <w:top w:val="single" w:sz="4" w:space="0" w:color="000000"/>
              <w:left w:val="single" w:sz="4" w:space="0" w:color="000000"/>
              <w:bottom w:val="single" w:sz="4" w:space="0" w:color="000000"/>
              <w:right w:val="single" w:sz="4" w:space="0" w:color="000000"/>
            </w:tcBorders>
          </w:tcPr>
          <w:p w14:paraId="5716449C" w14:textId="77777777" w:rsidR="007B434C" w:rsidRDefault="00AF7DB6">
            <w:pPr>
              <w:jc w:val="center"/>
              <w:rPr>
                <w:rFonts w:ascii="Calibri" w:hAnsi="Calibri" w:cs="Calibri"/>
                <w:szCs w:val="22"/>
                <w:lang w:eastAsia="en-US"/>
              </w:rPr>
            </w:pPr>
            <w:r>
              <w:rPr>
                <w:rFonts w:ascii="Calibri" w:hAnsi="Calibri" w:cs="Calibri"/>
                <w:szCs w:val="22"/>
                <w:lang w:eastAsia="en-US"/>
              </w:rPr>
              <w:t>1035.2</w:t>
            </w:r>
          </w:p>
        </w:tc>
        <w:tc>
          <w:tcPr>
            <w:tcW w:w="1110" w:type="dxa"/>
            <w:tcBorders>
              <w:top w:val="single" w:sz="4" w:space="0" w:color="000000"/>
              <w:left w:val="single" w:sz="4" w:space="0" w:color="000000"/>
              <w:bottom w:val="single" w:sz="4" w:space="0" w:color="000000"/>
              <w:right w:val="single" w:sz="4" w:space="0" w:color="000000"/>
            </w:tcBorders>
          </w:tcPr>
          <w:p w14:paraId="0C52F123" w14:textId="77777777" w:rsidR="007B434C" w:rsidRDefault="00AF7DB6">
            <w:pPr>
              <w:jc w:val="center"/>
              <w:rPr>
                <w:rFonts w:ascii="Calibri" w:hAnsi="Calibri" w:cs="Calibri"/>
                <w:szCs w:val="22"/>
                <w:lang w:eastAsia="en-US"/>
              </w:rPr>
            </w:pPr>
            <w:r>
              <w:rPr>
                <w:rFonts w:ascii="Calibri" w:hAnsi="Calibri" w:cs="Calibri"/>
                <w:szCs w:val="22"/>
                <w:lang w:eastAsia="en-US"/>
              </w:rPr>
              <w:t>3883.0</w:t>
            </w:r>
          </w:p>
        </w:tc>
        <w:tc>
          <w:tcPr>
            <w:tcW w:w="1509" w:type="dxa"/>
            <w:tcBorders>
              <w:top w:val="single" w:sz="4" w:space="0" w:color="000000"/>
              <w:left w:val="single" w:sz="4" w:space="0" w:color="000000"/>
              <w:bottom w:val="single" w:sz="4" w:space="0" w:color="000000"/>
              <w:right w:val="single" w:sz="4" w:space="0" w:color="000000"/>
            </w:tcBorders>
          </w:tcPr>
          <w:p w14:paraId="64F984BC" w14:textId="77777777" w:rsidR="007B434C" w:rsidRDefault="00AF7DB6">
            <w:pPr>
              <w:jc w:val="center"/>
              <w:rPr>
                <w:rFonts w:ascii="Calibri" w:hAnsi="Calibri" w:cs="Calibri"/>
                <w:szCs w:val="22"/>
                <w:lang w:eastAsia="en-US"/>
              </w:rPr>
            </w:pPr>
            <w:r>
              <w:rPr>
                <w:rFonts w:ascii="Calibri" w:hAnsi="Calibri" w:cs="Calibri"/>
                <w:szCs w:val="22"/>
                <w:lang w:eastAsia="en-US"/>
              </w:rPr>
              <w:t>40.0</w:t>
            </w:r>
          </w:p>
        </w:tc>
        <w:tc>
          <w:tcPr>
            <w:tcW w:w="1803" w:type="dxa"/>
            <w:tcBorders>
              <w:top w:val="single" w:sz="4" w:space="0" w:color="000000"/>
              <w:left w:val="single" w:sz="4" w:space="0" w:color="000000"/>
              <w:bottom w:val="single" w:sz="4" w:space="0" w:color="000000"/>
              <w:right w:val="single" w:sz="4" w:space="0" w:color="000000"/>
            </w:tcBorders>
          </w:tcPr>
          <w:p w14:paraId="536602E7" w14:textId="77777777" w:rsidR="007B434C" w:rsidRDefault="00AF7DB6">
            <w:pPr>
              <w:jc w:val="center"/>
              <w:rPr>
                <w:rFonts w:ascii="Calibri" w:hAnsi="Calibri" w:cs="Calibri"/>
                <w:szCs w:val="22"/>
                <w:lang w:eastAsia="en-US"/>
              </w:rPr>
            </w:pPr>
            <w:r>
              <w:rPr>
                <w:rFonts w:ascii="Calibri" w:hAnsi="Calibri" w:cs="Calibri"/>
                <w:szCs w:val="22"/>
                <w:lang w:eastAsia="en-US"/>
              </w:rPr>
              <w:t>16.0</w:t>
            </w:r>
          </w:p>
        </w:tc>
      </w:tr>
    </w:tbl>
    <w:p w14:paraId="4FDD2E90" w14:textId="77777777" w:rsidR="007B434C" w:rsidRDefault="007B434C">
      <w:pPr>
        <w:rPr>
          <w:color w:val="000000"/>
        </w:rPr>
      </w:pPr>
    </w:p>
    <w:p w14:paraId="73501E01" w14:textId="77777777" w:rsidR="007B434C" w:rsidRDefault="007B434C">
      <w:pPr>
        <w:rPr>
          <w:del w:id="112" w:author="Unknown Author" w:date="2023-07-01T22:19:00Z"/>
          <w:color w:val="000000"/>
        </w:rPr>
      </w:pPr>
    </w:p>
    <w:p w14:paraId="639C0871" w14:textId="77777777" w:rsidR="007B434C" w:rsidRDefault="007B434C">
      <w:pPr>
        <w:rPr>
          <w:color w:val="000000"/>
        </w:rPr>
      </w:pPr>
    </w:p>
    <w:p w14:paraId="73FCCF75" w14:textId="77777777" w:rsidR="007B434C" w:rsidRDefault="00AF7DB6">
      <w:pPr>
        <w:pStyle w:val="Ttulo2"/>
        <w:numPr>
          <w:ilvl w:val="1"/>
          <w:numId w:val="5"/>
        </w:numPr>
        <w:rPr>
          <w:color w:val="000000"/>
        </w:rPr>
      </w:pPr>
      <w:bookmarkStart w:id="113" w:name="_Toc138324017"/>
      <w:bookmarkStart w:id="114" w:name="_Toc139963561"/>
      <w:r>
        <w:t>Qualidade do conteúdo</w:t>
      </w:r>
      <w:bookmarkEnd w:id="113"/>
      <w:bookmarkEnd w:id="114"/>
      <w:r>
        <w:t xml:space="preserve"> </w:t>
      </w:r>
    </w:p>
    <w:p w14:paraId="44AFB7BC" w14:textId="77777777" w:rsidR="007B434C" w:rsidRDefault="00AF7DB6">
      <w:pPr>
        <w:rPr>
          <w:color w:val="000000"/>
        </w:rPr>
      </w:pPr>
      <w:r>
        <w:t xml:space="preserve">No caso de estudo deste </w:t>
      </w:r>
      <w:proofErr w:type="spellStart"/>
      <w:r>
        <w:rPr>
          <w:i/>
          <w:iCs/>
          <w:rPrChange w:id="115" w:author="Unknown Author" w:date="2023-04-07T15:31:00Z">
            <w:rPr/>
          </w:rPrChange>
        </w:rPr>
        <w:t>dataset</w:t>
      </w:r>
      <w:proofErr w:type="spellEnd"/>
      <w:r>
        <w:t>, o objetivo é analisar dados sobre o número de telemóveis que entram e saem de um determinado eixo da cidade de Lisboa e a Vodafone detém 60% do mercado. Os dados apresentam valores decimais, devido a um fator de correção dos outros 40% do mercado.</w:t>
      </w:r>
    </w:p>
    <w:p w14:paraId="2428876F" w14:textId="77777777" w:rsidR="007B434C" w:rsidRDefault="00AF7DB6">
      <w:pPr>
        <w:rPr>
          <w:color w:val="000000"/>
        </w:rPr>
      </w:pPr>
      <w:r>
        <w:t xml:space="preserve">Para além disto, existe uma incongruência nos dados do IPMA, porque os meta dados no ficheiro vêm com a data de 2018 e no ficheiro </w:t>
      </w:r>
      <w:proofErr w:type="spellStart"/>
      <w:r>
        <w:rPr>
          <w:i/>
          <w:iCs/>
        </w:rPr>
        <w:t>excel</w:t>
      </w:r>
      <w:proofErr w:type="spellEnd"/>
      <w:r>
        <w:t xml:space="preserve"> vão desde 2020 a 2022, o que pode levantar dúvidas em relação à consistência destes dados.</w:t>
      </w:r>
    </w:p>
    <w:p w14:paraId="41E06286" w14:textId="77777777" w:rsidR="007B434C" w:rsidRDefault="007B434C">
      <w:pPr>
        <w:pStyle w:val="Ttulo2"/>
        <w:numPr>
          <w:ilvl w:val="0"/>
          <w:numId w:val="0"/>
        </w:numPr>
        <w:rPr>
          <w:sz w:val="24"/>
          <w:szCs w:val="24"/>
        </w:rPr>
      </w:pPr>
    </w:p>
    <w:p w14:paraId="5830872B" w14:textId="77777777" w:rsidR="007B434C" w:rsidRDefault="00AF7DB6">
      <w:pPr>
        <w:pStyle w:val="Ttulo2"/>
        <w:numPr>
          <w:ilvl w:val="0"/>
          <w:numId w:val="0"/>
        </w:numPr>
        <w:ind w:left="823"/>
        <w:rPr>
          <w:sz w:val="24"/>
          <w:szCs w:val="24"/>
        </w:rPr>
      </w:pPr>
      <w:bookmarkStart w:id="116" w:name="_Toc138324018"/>
      <w:bookmarkStart w:id="117" w:name="_Toc139963562"/>
      <w:r>
        <w:rPr>
          <w:sz w:val="24"/>
          <w:szCs w:val="24"/>
        </w:rPr>
        <w:t>4.3.1. Conjunto 1</w:t>
      </w:r>
      <w:bookmarkEnd w:id="116"/>
      <w:bookmarkEnd w:id="117"/>
      <w:r>
        <w:rPr>
          <w:sz w:val="24"/>
          <w:szCs w:val="24"/>
        </w:rPr>
        <w:t xml:space="preserve"> </w:t>
      </w:r>
    </w:p>
    <w:p w14:paraId="64A8CADA" w14:textId="7F2E783F" w:rsidR="00660080" w:rsidRPr="00660080" w:rsidRDefault="00660080" w:rsidP="00660080">
      <w:r w:rsidRPr="00660080">
        <w:t>Com base na tabela 5, que retrata a quantidade de registos para cada mês (setembro, outubro, novembro e dezembro) de 2021</w:t>
      </w:r>
      <w:r w:rsidR="00AB5139">
        <w:t xml:space="preserve"> e</w:t>
      </w:r>
      <w:r w:rsidRPr="00660080">
        <w:t xml:space="preserve"> a diferença de registos com frequência de 5 min e 15 min</w:t>
      </w:r>
      <w:r w:rsidR="003273D2">
        <w:t xml:space="preserve"> para cada um dos 11 eixos</w:t>
      </w:r>
      <w:r w:rsidRPr="00660080">
        <w:t>, foi possível chegar a algumas conclusões sobre a consistência dos registos.</w:t>
      </w:r>
    </w:p>
    <w:p w14:paraId="3A7AE8AF" w14:textId="0CEB8959" w:rsidR="00660080" w:rsidRPr="00660080" w:rsidRDefault="00660080" w:rsidP="00660080">
      <w:r w:rsidRPr="00660080">
        <w:lastRenderedPageBreak/>
        <w:t>Em primeiro lugar, os registos para cada eixo ao longo de 2021 mostram</w:t>
      </w:r>
      <w:r w:rsidR="00AB5139">
        <w:t xml:space="preserve"> inconsistência a nível dos dias de amostra, particularmente </w:t>
      </w:r>
      <w:r w:rsidRPr="00660080">
        <w:t xml:space="preserve">em setembro, período no qual inicia dia 14 e </w:t>
      </w:r>
      <w:r>
        <w:t>acaba</w:t>
      </w:r>
      <w:r w:rsidRPr="00660080">
        <w:t xml:space="preserve"> </w:t>
      </w:r>
      <w:r w:rsidR="00AB5139">
        <w:t>dia</w:t>
      </w:r>
      <w:r>
        <w:t xml:space="preserve"> 30</w:t>
      </w:r>
      <w:r w:rsidRPr="00660080">
        <w:t xml:space="preserve">. </w:t>
      </w:r>
    </w:p>
    <w:p w14:paraId="58BE6A51" w14:textId="4FF9BBDF" w:rsidR="007B434C" w:rsidRPr="00660080" w:rsidRDefault="00660080">
      <w:r w:rsidRPr="00660080">
        <w:t>Além disso</w:t>
      </w:r>
      <w:r w:rsidR="00AB5139">
        <w:t xml:space="preserve"> </w:t>
      </w:r>
      <w:r w:rsidR="003273D2">
        <w:t>existe também registos inconsistentes</w:t>
      </w:r>
      <w:r w:rsidR="00AB5139">
        <w:t xml:space="preserve"> a nível da frequência</w:t>
      </w:r>
      <w:r w:rsidRPr="00660080">
        <w:t xml:space="preserve">, </w:t>
      </w:r>
      <w:r w:rsidR="00AB5139">
        <w:t xml:space="preserve">como é observado ao </w:t>
      </w:r>
      <w:r w:rsidRPr="00660080">
        <w:t>longo do ano de 2021</w:t>
      </w:r>
      <w:r w:rsidR="003273D2">
        <w:t>. De facto, a</w:t>
      </w:r>
      <w:r w:rsidRPr="00660080">
        <w:t xml:space="preserve"> média de registos com frequência de 5 min foi de 66.6%, enquanto os registos com frequência de 15 min corresponderam a 33.4%. </w:t>
      </w:r>
    </w:p>
    <w:p w14:paraId="00092A8D" w14:textId="5F67D55A" w:rsidR="007B434C" w:rsidRDefault="007B434C" w:rsidP="0046128E">
      <w:pPr>
        <w:pStyle w:val="Legenda"/>
      </w:pPr>
    </w:p>
    <w:p w14:paraId="060B94AF" w14:textId="2BE91DB1" w:rsidR="00DF0D8B" w:rsidRPr="00DF0D8B" w:rsidRDefault="00DF0D8B" w:rsidP="00DF0D8B">
      <w:pPr>
        <w:jc w:val="center"/>
        <w:rPr>
          <w:i/>
          <w:iCs/>
          <w:color w:val="000000"/>
          <w:sz w:val="20"/>
          <w:szCs w:val="20"/>
        </w:rPr>
      </w:pPr>
      <w:bookmarkStart w:id="118" w:name="_Toc139964970"/>
      <w:r w:rsidRPr="00DF0D8B">
        <w:rPr>
          <w:i/>
          <w:iCs/>
          <w:sz w:val="20"/>
          <w:szCs w:val="20"/>
        </w:rPr>
        <w:t xml:space="preserve">Tabela </w:t>
      </w:r>
      <w:r w:rsidRPr="00DF0D8B">
        <w:rPr>
          <w:i/>
          <w:iCs/>
          <w:sz w:val="20"/>
          <w:szCs w:val="20"/>
        </w:rPr>
        <w:fldChar w:fldCharType="begin"/>
      </w:r>
      <w:r w:rsidRPr="00DF0D8B">
        <w:rPr>
          <w:i/>
          <w:iCs/>
          <w:sz w:val="20"/>
          <w:szCs w:val="20"/>
        </w:rPr>
        <w:instrText xml:space="preserve"> SEQ Tabela \* ARABIC </w:instrText>
      </w:r>
      <w:r w:rsidRPr="00DF0D8B">
        <w:rPr>
          <w:i/>
          <w:iCs/>
          <w:sz w:val="20"/>
          <w:szCs w:val="20"/>
        </w:rPr>
        <w:fldChar w:fldCharType="separate"/>
      </w:r>
      <w:r w:rsidR="00A5379D">
        <w:rPr>
          <w:i/>
          <w:iCs/>
          <w:noProof/>
          <w:sz w:val="20"/>
          <w:szCs w:val="20"/>
        </w:rPr>
        <w:t>5</w:t>
      </w:r>
      <w:r w:rsidRPr="00DF0D8B">
        <w:rPr>
          <w:i/>
          <w:iCs/>
          <w:sz w:val="20"/>
          <w:szCs w:val="20"/>
        </w:rPr>
        <w:fldChar w:fldCharType="end"/>
      </w:r>
      <w:r w:rsidRPr="00DF0D8B">
        <w:rPr>
          <w:i/>
          <w:iCs/>
          <w:sz w:val="20"/>
          <w:szCs w:val="20"/>
        </w:rPr>
        <w:t xml:space="preserve"> - Análise registos conjunto1 2021</w:t>
      </w:r>
      <w:r w:rsidRPr="00DF0D8B">
        <w:rPr>
          <w:b/>
          <w:bCs/>
          <w:i/>
          <w:iCs/>
          <w:sz w:val="20"/>
          <w:szCs w:val="20"/>
        </w:rPr>
        <w:t>*–</w:t>
      </w:r>
      <w:r w:rsidRPr="00DF0D8B">
        <w:rPr>
          <w:i/>
          <w:iCs/>
          <w:sz w:val="20"/>
          <w:szCs w:val="20"/>
        </w:rPr>
        <w:t xml:space="preserve"> Registos com 5min de diferença </w:t>
      </w:r>
      <w:r w:rsidRPr="00DF0D8B">
        <w:rPr>
          <w:b/>
          <w:bCs/>
          <w:i/>
          <w:iCs/>
          <w:sz w:val="20"/>
          <w:szCs w:val="20"/>
        </w:rPr>
        <w:t>** –</w:t>
      </w:r>
      <w:r w:rsidRPr="00DF0D8B">
        <w:rPr>
          <w:i/>
          <w:iCs/>
          <w:sz w:val="20"/>
          <w:szCs w:val="20"/>
        </w:rPr>
        <w:t xml:space="preserve"> Registos com 15min de diferença</w:t>
      </w:r>
      <w:bookmarkEnd w:id="118"/>
    </w:p>
    <w:tbl>
      <w:tblPr>
        <w:tblW w:w="10869" w:type="dxa"/>
        <w:jc w:val="center"/>
        <w:tblLook w:val="04A0" w:firstRow="1" w:lastRow="0" w:firstColumn="1" w:lastColumn="0" w:noHBand="0" w:noVBand="1"/>
      </w:tblPr>
      <w:tblGrid>
        <w:gridCol w:w="996"/>
        <w:gridCol w:w="856"/>
        <w:gridCol w:w="576"/>
        <w:gridCol w:w="576"/>
        <w:gridCol w:w="667"/>
        <w:gridCol w:w="906"/>
        <w:gridCol w:w="1016"/>
        <w:gridCol w:w="597"/>
        <w:gridCol w:w="597"/>
        <w:gridCol w:w="936"/>
        <w:gridCol w:w="757"/>
        <w:gridCol w:w="656"/>
        <w:gridCol w:w="686"/>
        <w:gridCol w:w="1047"/>
      </w:tblGrid>
      <w:tr w:rsidR="007B434C" w14:paraId="791FF83D" w14:textId="77777777" w:rsidTr="00DF0D8B">
        <w:trPr>
          <w:trHeight w:val="355"/>
          <w:jc w:val="center"/>
        </w:trPr>
        <w:tc>
          <w:tcPr>
            <w:tcW w:w="10869" w:type="dxa"/>
            <w:gridSpan w:val="14"/>
            <w:tcBorders>
              <w:top w:val="single" w:sz="4" w:space="0" w:color="000000"/>
              <w:left w:val="single" w:sz="4" w:space="0" w:color="000000"/>
              <w:bottom w:val="single" w:sz="4" w:space="0" w:color="000000"/>
              <w:right w:val="single" w:sz="4" w:space="0" w:color="000000"/>
            </w:tcBorders>
          </w:tcPr>
          <w:p w14:paraId="1EC14FD2" w14:textId="77777777" w:rsidR="007B434C" w:rsidRDefault="00AF7DB6">
            <w:pPr>
              <w:jc w:val="center"/>
              <w:rPr>
                <w:b/>
                <w:bCs/>
                <w:sz w:val="18"/>
                <w:szCs w:val="18"/>
                <w:lang w:eastAsia="en-US"/>
              </w:rPr>
            </w:pPr>
            <w:r>
              <w:rPr>
                <w:b/>
                <w:bCs/>
                <w:sz w:val="18"/>
                <w:szCs w:val="18"/>
                <w:lang w:eastAsia="en-US"/>
              </w:rPr>
              <w:t>VODAFONE_EIXOS</w:t>
            </w:r>
          </w:p>
        </w:tc>
      </w:tr>
      <w:tr w:rsidR="007B434C" w14:paraId="7511CBBD" w14:textId="77777777" w:rsidTr="00DF0D8B">
        <w:trPr>
          <w:trHeight w:val="347"/>
          <w:jc w:val="center"/>
        </w:trPr>
        <w:tc>
          <w:tcPr>
            <w:tcW w:w="10869" w:type="dxa"/>
            <w:gridSpan w:val="14"/>
            <w:tcBorders>
              <w:top w:val="single" w:sz="4" w:space="0" w:color="000000"/>
              <w:left w:val="single" w:sz="4" w:space="0" w:color="000000"/>
              <w:bottom w:val="single" w:sz="4" w:space="0" w:color="000000"/>
              <w:right w:val="single" w:sz="4" w:space="0" w:color="000000"/>
            </w:tcBorders>
          </w:tcPr>
          <w:p w14:paraId="5A832AE7" w14:textId="77777777" w:rsidR="007B434C" w:rsidRDefault="00AF7DB6">
            <w:pPr>
              <w:jc w:val="center"/>
              <w:rPr>
                <w:b/>
                <w:bCs/>
                <w:sz w:val="18"/>
                <w:szCs w:val="18"/>
                <w:lang w:eastAsia="en-US"/>
              </w:rPr>
            </w:pPr>
            <w:r>
              <w:rPr>
                <w:b/>
                <w:bCs/>
                <w:sz w:val="18"/>
                <w:szCs w:val="18"/>
                <w:lang w:eastAsia="en-US"/>
              </w:rPr>
              <w:t xml:space="preserve">PGIL_VODAFONE_EIXOS_2021 </w:t>
            </w:r>
          </w:p>
        </w:tc>
      </w:tr>
      <w:tr w:rsidR="007B434C" w14:paraId="6E545514" w14:textId="77777777" w:rsidTr="00DF0D8B">
        <w:trPr>
          <w:trHeight w:val="905"/>
          <w:jc w:val="center"/>
        </w:trPr>
        <w:tc>
          <w:tcPr>
            <w:tcW w:w="996" w:type="dxa"/>
            <w:tcBorders>
              <w:top w:val="single" w:sz="4" w:space="0" w:color="000000"/>
              <w:left w:val="single" w:sz="4" w:space="0" w:color="000000"/>
              <w:bottom w:val="single" w:sz="4" w:space="0" w:color="000000"/>
              <w:right w:val="single" w:sz="4" w:space="0" w:color="000000"/>
            </w:tcBorders>
          </w:tcPr>
          <w:p w14:paraId="46C1FA1C" w14:textId="77777777" w:rsidR="007B434C" w:rsidRDefault="00AF7DB6">
            <w:pPr>
              <w:jc w:val="center"/>
              <w:rPr>
                <w:b/>
                <w:bCs/>
                <w:sz w:val="18"/>
                <w:szCs w:val="18"/>
                <w:lang w:eastAsia="en-US"/>
              </w:rPr>
            </w:pPr>
            <w:r>
              <w:rPr>
                <w:b/>
                <w:bCs/>
                <w:sz w:val="18"/>
                <w:szCs w:val="18"/>
                <w:lang w:eastAsia="en-US"/>
              </w:rPr>
              <w:t>Mês</w:t>
            </w:r>
          </w:p>
        </w:tc>
        <w:tc>
          <w:tcPr>
            <w:tcW w:w="856" w:type="dxa"/>
            <w:tcBorders>
              <w:top w:val="single" w:sz="4" w:space="0" w:color="000000"/>
              <w:left w:val="single" w:sz="4" w:space="0" w:color="000000"/>
              <w:bottom w:val="single" w:sz="4" w:space="0" w:color="000000"/>
              <w:right w:val="single" w:sz="4" w:space="0" w:color="000000"/>
            </w:tcBorders>
          </w:tcPr>
          <w:p w14:paraId="1AA4E61B" w14:textId="77777777" w:rsidR="007B434C" w:rsidRDefault="00AF7DB6">
            <w:pPr>
              <w:jc w:val="center"/>
              <w:rPr>
                <w:b/>
                <w:bCs/>
                <w:sz w:val="18"/>
                <w:szCs w:val="18"/>
                <w:lang w:eastAsia="en-US"/>
              </w:rPr>
            </w:pPr>
            <w:r>
              <w:rPr>
                <w:b/>
                <w:bCs/>
                <w:sz w:val="18"/>
                <w:szCs w:val="18"/>
                <w:lang w:eastAsia="en-US"/>
              </w:rPr>
              <w:t># Registos</w:t>
            </w:r>
          </w:p>
          <w:p w14:paraId="431C5CCB" w14:textId="77777777" w:rsidR="007B434C" w:rsidRDefault="007B434C">
            <w:pPr>
              <w:jc w:val="center"/>
              <w:rPr>
                <w:b/>
                <w:bCs/>
                <w:sz w:val="18"/>
                <w:szCs w:val="18"/>
                <w:lang w:eastAsia="en-US"/>
              </w:rPr>
            </w:pPr>
          </w:p>
        </w:tc>
        <w:tc>
          <w:tcPr>
            <w:tcW w:w="576" w:type="dxa"/>
            <w:tcBorders>
              <w:top w:val="single" w:sz="4" w:space="0" w:color="000000"/>
              <w:left w:val="single" w:sz="4" w:space="0" w:color="000000"/>
              <w:bottom w:val="single" w:sz="4" w:space="0" w:color="000000"/>
              <w:right w:val="single" w:sz="4" w:space="0" w:color="000000"/>
            </w:tcBorders>
          </w:tcPr>
          <w:p w14:paraId="3220C06C" w14:textId="77777777" w:rsidR="007B434C" w:rsidRDefault="00AF7DB6">
            <w:pPr>
              <w:jc w:val="center"/>
              <w:rPr>
                <w:b/>
                <w:bCs/>
                <w:sz w:val="18"/>
                <w:szCs w:val="18"/>
                <w:lang w:eastAsia="en-US"/>
              </w:rPr>
            </w:pPr>
            <w:r>
              <w:rPr>
                <w:b/>
                <w:bCs/>
                <w:sz w:val="18"/>
                <w:szCs w:val="18"/>
                <w:lang w:eastAsia="en-US"/>
              </w:rPr>
              <w:t xml:space="preserve">A1          </w:t>
            </w:r>
          </w:p>
        </w:tc>
        <w:tc>
          <w:tcPr>
            <w:tcW w:w="576" w:type="dxa"/>
            <w:tcBorders>
              <w:top w:val="single" w:sz="4" w:space="0" w:color="000000"/>
              <w:left w:val="single" w:sz="4" w:space="0" w:color="000000"/>
              <w:bottom w:val="single" w:sz="4" w:space="0" w:color="000000"/>
              <w:right w:val="single" w:sz="4" w:space="0" w:color="000000"/>
            </w:tcBorders>
          </w:tcPr>
          <w:p w14:paraId="2D82BF8F" w14:textId="77777777" w:rsidR="007B434C" w:rsidRDefault="00AF7DB6">
            <w:pPr>
              <w:jc w:val="center"/>
              <w:rPr>
                <w:b/>
                <w:bCs/>
                <w:sz w:val="18"/>
                <w:szCs w:val="18"/>
                <w:lang w:eastAsia="en-US"/>
              </w:rPr>
            </w:pPr>
            <w:r>
              <w:rPr>
                <w:b/>
                <w:bCs/>
                <w:sz w:val="18"/>
                <w:szCs w:val="18"/>
                <w:lang w:eastAsia="en-US"/>
              </w:rPr>
              <w:t xml:space="preserve">A5 </w:t>
            </w:r>
          </w:p>
        </w:tc>
        <w:tc>
          <w:tcPr>
            <w:tcW w:w="667" w:type="dxa"/>
            <w:tcBorders>
              <w:top w:val="single" w:sz="4" w:space="0" w:color="000000"/>
              <w:left w:val="single" w:sz="4" w:space="0" w:color="000000"/>
              <w:bottom w:val="single" w:sz="4" w:space="0" w:color="000000"/>
              <w:right w:val="single" w:sz="4" w:space="0" w:color="000000"/>
            </w:tcBorders>
          </w:tcPr>
          <w:p w14:paraId="0BFBA001" w14:textId="77777777" w:rsidR="007B434C" w:rsidRDefault="00AF7DB6">
            <w:pPr>
              <w:jc w:val="center"/>
              <w:rPr>
                <w:b/>
                <w:bCs/>
                <w:sz w:val="18"/>
                <w:szCs w:val="18"/>
                <w:lang w:eastAsia="en-US"/>
              </w:rPr>
            </w:pPr>
            <w:r>
              <w:rPr>
                <w:b/>
                <w:bCs/>
                <w:sz w:val="18"/>
                <w:szCs w:val="18"/>
                <w:lang w:eastAsia="en-US"/>
              </w:rPr>
              <w:t>A36 Túnel do Grilo</w:t>
            </w:r>
          </w:p>
        </w:tc>
        <w:tc>
          <w:tcPr>
            <w:tcW w:w="906" w:type="dxa"/>
            <w:tcBorders>
              <w:top w:val="single" w:sz="4" w:space="0" w:color="000000"/>
              <w:left w:val="single" w:sz="4" w:space="0" w:color="000000"/>
              <w:bottom w:val="single" w:sz="4" w:space="0" w:color="000000"/>
              <w:right w:val="single" w:sz="4" w:space="0" w:color="000000"/>
            </w:tcBorders>
          </w:tcPr>
          <w:p w14:paraId="4F35EBAD" w14:textId="77777777" w:rsidR="007B434C" w:rsidRDefault="00AF7DB6">
            <w:pPr>
              <w:jc w:val="center"/>
              <w:rPr>
                <w:b/>
                <w:bCs/>
                <w:sz w:val="18"/>
                <w:szCs w:val="18"/>
                <w:lang w:eastAsia="en-US"/>
              </w:rPr>
            </w:pPr>
            <w:r>
              <w:rPr>
                <w:b/>
                <w:bCs/>
                <w:sz w:val="18"/>
                <w:szCs w:val="18"/>
                <w:lang w:eastAsia="en-US"/>
              </w:rPr>
              <w:t>Calçada de Carriche</w:t>
            </w:r>
          </w:p>
        </w:tc>
        <w:tc>
          <w:tcPr>
            <w:tcW w:w="1016" w:type="dxa"/>
            <w:tcBorders>
              <w:top w:val="single" w:sz="4" w:space="0" w:color="000000"/>
              <w:left w:val="single" w:sz="4" w:space="0" w:color="000000"/>
              <w:bottom w:val="single" w:sz="4" w:space="0" w:color="000000"/>
              <w:right w:val="single" w:sz="4" w:space="0" w:color="000000"/>
            </w:tcBorders>
          </w:tcPr>
          <w:p w14:paraId="629F3738" w14:textId="77777777" w:rsidR="007B434C" w:rsidRDefault="00AF7DB6">
            <w:pPr>
              <w:jc w:val="center"/>
              <w:rPr>
                <w:b/>
                <w:bCs/>
                <w:sz w:val="18"/>
                <w:szCs w:val="18"/>
                <w:lang w:eastAsia="en-US"/>
              </w:rPr>
            </w:pPr>
            <w:r>
              <w:rPr>
                <w:b/>
                <w:bCs/>
                <w:sz w:val="18"/>
                <w:szCs w:val="18"/>
                <w:lang w:eastAsia="en-US"/>
              </w:rPr>
              <w:t>IC2 (Sacavém)</w:t>
            </w:r>
          </w:p>
        </w:tc>
        <w:tc>
          <w:tcPr>
            <w:tcW w:w="597" w:type="dxa"/>
            <w:tcBorders>
              <w:top w:val="single" w:sz="4" w:space="0" w:color="000000"/>
              <w:left w:val="single" w:sz="4" w:space="0" w:color="000000"/>
              <w:bottom w:val="single" w:sz="4" w:space="0" w:color="000000"/>
              <w:right w:val="single" w:sz="4" w:space="0" w:color="000000"/>
            </w:tcBorders>
          </w:tcPr>
          <w:p w14:paraId="1116445A" w14:textId="77777777" w:rsidR="007B434C" w:rsidRDefault="00AF7DB6">
            <w:pPr>
              <w:jc w:val="center"/>
              <w:rPr>
                <w:b/>
                <w:bCs/>
                <w:sz w:val="18"/>
                <w:szCs w:val="18"/>
                <w:lang w:eastAsia="en-US"/>
              </w:rPr>
            </w:pPr>
            <w:r>
              <w:rPr>
                <w:b/>
                <w:bCs/>
                <w:sz w:val="18"/>
                <w:szCs w:val="18"/>
                <w:lang w:eastAsia="en-US"/>
              </w:rPr>
              <w:t>IC16</w:t>
            </w:r>
          </w:p>
        </w:tc>
        <w:tc>
          <w:tcPr>
            <w:tcW w:w="597" w:type="dxa"/>
            <w:tcBorders>
              <w:top w:val="single" w:sz="4" w:space="0" w:color="000000"/>
              <w:left w:val="single" w:sz="4" w:space="0" w:color="000000"/>
              <w:bottom w:val="single" w:sz="4" w:space="0" w:color="000000"/>
              <w:right w:val="single" w:sz="4" w:space="0" w:color="000000"/>
            </w:tcBorders>
          </w:tcPr>
          <w:p w14:paraId="1E48DE7B" w14:textId="77777777" w:rsidR="007B434C" w:rsidRDefault="00AF7DB6">
            <w:pPr>
              <w:jc w:val="center"/>
              <w:rPr>
                <w:b/>
                <w:bCs/>
                <w:sz w:val="18"/>
                <w:szCs w:val="18"/>
                <w:lang w:eastAsia="en-US"/>
              </w:rPr>
            </w:pPr>
            <w:r>
              <w:rPr>
                <w:b/>
                <w:bCs/>
                <w:sz w:val="18"/>
                <w:szCs w:val="18"/>
                <w:lang w:eastAsia="en-US"/>
              </w:rPr>
              <w:t>IC19</w:t>
            </w:r>
          </w:p>
        </w:tc>
        <w:tc>
          <w:tcPr>
            <w:tcW w:w="936" w:type="dxa"/>
            <w:tcBorders>
              <w:top w:val="single" w:sz="4" w:space="0" w:color="000000"/>
              <w:left w:val="single" w:sz="4" w:space="0" w:color="000000"/>
              <w:bottom w:val="single" w:sz="4" w:space="0" w:color="000000"/>
              <w:right w:val="single" w:sz="4" w:space="0" w:color="000000"/>
            </w:tcBorders>
          </w:tcPr>
          <w:p w14:paraId="6C8BC77C" w14:textId="77777777" w:rsidR="007B434C" w:rsidRDefault="00AF7DB6">
            <w:pPr>
              <w:jc w:val="center"/>
              <w:rPr>
                <w:b/>
                <w:bCs/>
                <w:sz w:val="18"/>
                <w:szCs w:val="18"/>
                <w:lang w:eastAsia="en-US"/>
              </w:rPr>
            </w:pPr>
            <w:r>
              <w:rPr>
                <w:b/>
                <w:bCs/>
                <w:sz w:val="18"/>
                <w:szCs w:val="18"/>
                <w:lang w:eastAsia="en-US"/>
              </w:rPr>
              <w:t>Marginal</w:t>
            </w:r>
          </w:p>
        </w:tc>
        <w:tc>
          <w:tcPr>
            <w:tcW w:w="757" w:type="dxa"/>
            <w:tcBorders>
              <w:top w:val="single" w:sz="4" w:space="0" w:color="000000"/>
              <w:left w:val="single" w:sz="4" w:space="0" w:color="000000"/>
              <w:bottom w:val="single" w:sz="4" w:space="0" w:color="000000"/>
              <w:right w:val="single" w:sz="4" w:space="0" w:color="000000"/>
            </w:tcBorders>
          </w:tcPr>
          <w:p w14:paraId="4970BFBB" w14:textId="77777777" w:rsidR="007B434C" w:rsidRDefault="00AF7DB6">
            <w:pPr>
              <w:jc w:val="center"/>
              <w:rPr>
                <w:b/>
                <w:bCs/>
                <w:sz w:val="18"/>
                <w:szCs w:val="18"/>
                <w:lang w:eastAsia="en-US"/>
              </w:rPr>
            </w:pPr>
            <w:r>
              <w:rPr>
                <w:b/>
                <w:bCs/>
                <w:sz w:val="18"/>
                <w:szCs w:val="18"/>
                <w:lang w:eastAsia="en-US"/>
              </w:rPr>
              <w:t>N117 (Cabos Ávila)</w:t>
            </w:r>
          </w:p>
        </w:tc>
        <w:tc>
          <w:tcPr>
            <w:tcW w:w="656" w:type="dxa"/>
            <w:tcBorders>
              <w:top w:val="single" w:sz="4" w:space="0" w:color="000000"/>
              <w:left w:val="single" w:sz="4" w:space="0" w:color="000000"/>
              <w:bottom w:val="single" w:sz="4" w:space="0" w:color="000000"/>
              <w:right w:val="single" w:sz="4" w:space="0" w:color="000000"/>
            </w:tcBorders>
          </w:tcPr>
          <w:p w14:paraId="05784121" w14:textId="77777777" w:rsidR="007B434C" w:rsidRDefault="00AF7DB6">
            <w:pPr>
              <w:jc w:val="center"/>
              <w:rPr>
                <w:b/>
                <w:bCs/>
                <w:sz w:val="18"/>
                <w:szCs w:val="18"/>
                <w:lang w:eastAsia="en-US"/>
              </w:rPr>
            </w:pPr>
            <w:r>
              <w:rPr>
                <w:b/>
                <w:bCs/>
                <w:sz w:val="18"/>
                <w:szCs w:val="18"/>
                <w:lang w:eastAsia="en-US"/>
              </w:rPr>
              <w:t>Ponte 25 Abril</w:t>
            </w:r>
          </w:p>
        </w:tc>
        <w:tc>
          <w:tcPr>
            <w:tcW w:w="686" w:type="dxa"/>
            <w:tcBorders>
              <w:top w:val="single" w:sz="4" w:space="0" w:color="000000"/>
              <w:left w:val="single" w:sz="4" w:space="0" w:color="000000"/>
              <w:bottom w:val="single" w:sz="4" w:space="0" w:color="000000"/>
              <w:right w:val="single" w:sz="4" w:space="0" w:color="000000"/>
            </w:tcBorders>
          </w:tcPr>
          <w:p w14:paraId="71673A72" w14:textId="77777777" w:rsidR="007B434C" w:rsidRDefault="00AF7DB6">
            <w:pPr>
              <w:jc w:val="center"/>
              <w:rPr>
                <w:b/>
                <w:bCs/>
                <w:sz w:val="18"/>
                <w:szCs w:val="18"/>
                <w:lang w:eastAsia="en-US"/>
              </w:rPr>
            </w:pPr>
            <w:r>
              <w:rPr>
                <w:b/>
                <w:bCs/>
                <w:sz w:val="18"/>
                <w:szCs w:val="18"/>
                <w:lang w:eastAsia="en-US"/>
              </w:rPr>
              <w:t>Ponte Vasco Gama</w:t>
            </w:r>
          </w:p>
        </w:tc>
        <w:tc>
          <w:tcPr>
            <w:tcW w:w="1047" w:type="dxa"/>
            <w:tcBorders>
              <w:top w:val="single" w:sz="4" w:space="0" w:color="000000"/>
              <w:left w:val="single" w:sz="4" w:space="0" w:color="000000"/>
              <w:bottom w:val="single" w:sz="4" w:space="0" w:color="000000"/>
              <w:right w:val="single" w:sz="4" w:space="0" w:color="000000"/>
            </w:tcBorders>
          </w:tcPr>
          <w:p w14:paraId="203A0EBE" w14:textId="77777777" w:rsidR="007B434C" w:rsidRDefault="00AF7DB6">
            <w:pPr>
              <w:jc w:val="center"/>
              <w:rPr>
                <w:b/>
                <w:bCs/>
                <w:sz w:val="18"/>
                <w:szCs w:val="18"/>
                <w:lang w:eastAsia="en-US"/>
              </w:rPr>
            </w:pPr>
            <w:r>
              <w:rPr>
                <w:b/>
                <w:bCs/>
                <w:sz w:val="18"/>
                <w:szCs w:val="18"/>
                <w:lang w:eastAsia="en-US"/>
              </w:rPr>
              <w:t>Datas Registadas</w:t>
            </w:r>
          </w:p>
        </w:tc>
      </w:tr>
      <w:tr w:rsidR="007B434C" w14:paraId="02CCE0FE" w14:textId="77777777" w:rsidTr="00DF0D8B">
        <w:trPr>
          <w:trHeight w:val="1277"/>
          <w:jc w:val="center"/>
        </w:trPr>
        <w:tc>
          <w:tcPr>
            <w:tcW w:w="996" w:type="dxa"/>
            <w:tcBorders>
              <w:top w:val="single" w:sz="4" w:space="0" w:color="000000"/>
              <w:left w:val="single" w:sz="4" w:space="0" w:color="000000"/>
              <w:bottom w:val="single" w:sz="4" w:space="0" w:color="000000"/>
              <w:right w:val="single" w:sz="4" w:space="0" w:color="000000"/>
            </w:tcBorders>
          </w:tcPr>
          <w:p w14:paraId="3450DA1A" w14:textId="77777777" w:rsidR="007B434C" w:rsidRDefault="00AF7DB6">
            <w:pPr>
              <w:jc w:val="center"/>
              <w:rPr>
                <w:sz w:val="18"/>
                <w:szCs w:val="18"/>
                <w:lang w:eastAsia="en-US"/>
              </w:rPr>
            </w:pPr>
            <w:r>
              <w:rPr>
                <w:sz w:val="18"/>
                <w:szCs w:val="18"/>
                <w:lang w:eastAsia="en-US"/>
              </w:rPr>
              <w:t>Setembro</w:t>
            </w:r>
          </w:p>
          <w:p w14:paraId="1CCBD869" w14:textId="77777777" w:rsidR="007B434C" w:rsidRDefault="00AF7DB6">
            <w:pPr>
              <w:jc w:val="center"/>
              <w:rPr>
                <w:b/>
                <w:bCs/>
                <w:sz w:val="18"/>
                <w:szCs w:val="18"/>
                <w:lang w:eastAsia="en-US"/>
              </w:rPr>
            </w:pPr>
            <w:r>
              <w:rPr>
                <w:b/>
                <w:bCs/>
                <w:sz w:val="18"/>
                <w:szCs w:val="18"/>
                <w:lang w:eastAsia="en-US"/>
              </w:rPr>
              <w:t>*(5min)</w:t>
            </w:r>
          </w:p>
          <w:p w14:paraId="5339FA20" w14:textId="77777777" w:rsidR="007B434C" w:rsidRDefault="00AF7DB6">
            <w:pPr>
              <w:jc w:val="center"/>
              <w:rPr>
                <w:b/>
                <w:bCs/>
                <w:sz w:val="18"/>
                <w:szCs w:val="18"/>
                <w:lang w:eastAsia="en-US"/>
              </w:rPr>
            </w:pPr>
            <w:r>
              <w:rPr>
                <w:b/>
                <w:bCs/>
                <w:sz w:val="18"/>
                <w:szCs w:val="18"/>
                <w:lang w:eastAsia="en-US"/>
              </w:rPr>
              <w:t>**(15min)</w:t>
            </w:r>
          </w:p>
        </w:tc>
        <w:tc>
          <w:tcPr>
            <w:tcW w:w="856" w:type="dxa"/>
            <w:tcBorders>
              <w:top w:val="single" w:sz="4" w:space="0" w:color="000000"/>
              <w:left w:val="single" w:sz="4" w:space="0" w:color="000000"/>
              <w:bottom w:val="single" w:sz="4" w:space="0" w:color="000000"/>
              <w:right w:val="single" w:sz="4" w:space="0" w:color="000000"/>
            </w:tcBorders>
          </w:tcPr>
          <w:p w14:paraId="723D907D" w14:textId="77777777" w:rsidR="007B434C" w:rsidRDefault="00AF7DB6">
            <w:pPr>
              <w:jc w:val="center"/>
              <w:rPr>
                <w:sz w:val="18"/>
                <w:szCs w:val="18"/>
                <w:lang w:eastAsia="en-US"/>
              </w:rPr>
            </w:pPr>
            <w:r>
              <w:rPr>
                <w:sz w:val="18"/>
                <w:szCs w:val="18"/>
                <w:lang w:eastAsia="en-US"/>
              </w:rPr>
              <w:t>53844</w:t>
            </w:r>
          </w:p>
          <w:p w14:paraId="3EDCF6B5" w14:textId="77777777" w:rsidR="007B434C" w:rsidRDefault="00AF7DB6">
            <w:pPr>
              <w:jc w:val="center"/>
              <w:rPr>
                <w:sz w:val="18"/>
                <w:szCs w:val="18"/>
                <w:lang w:eastAsia="en-US"/>
              </w:rPr>
            </w:pPr>
            <w:r>
              <w:rPr>
                <w:sz w:val="18"/>
                <w:szCs w:val="18"/>
                <w:lang w:eastAsia="en-US"/>
              </w:rPr>
              <w:t>35977</w:t>
            </w:r>
          </w:p>
          <w:p w14:paraId="3DF15BCA" w14:textId="77777777" w:rsidR="007B434C" w:rsidRDefault="00AF7DB6">
            <w:pPr>
              <w:jc w:val="center"/>
              <w:rPr>
                <w:sz w:val="18"/>
                <w:szCs w:val="18"/>
                <w:lang w:eastAsia="en-US"/>
              </w:rPr>
            </w:pPr>
            <w:r>
              <w:rPr>
                <w:sz w:val="18"/>
                <w:szCs w:val="18"/>
                <w:lang w:eastAsia="en-US"/>
              </w:rPr>
              <w:t>17867</w:t>
            </w:r>
          </w:p>
        </w:tc>
        <w:tc>
          <w:tcPr>
            <w:tcW w:w="576" w:type="dxa"/>
            <w:tcBorders>
              <w:top w:val="single" w:sz="4" w:space="0" w:color="000000"/>
              <w:left w:val="single" w:sz="4" w:space="0" w:color="000000"/>
              <w:bottom w:val="single" w:sz="4" w:space="0" w:color="000000"/>
              <w:right w:val="single" w:sz="4" w:space="0" w:color="000000"/>
            </w:tcBorders>
          </w:tcPr>
          <w:p w14:paraId="6F5B2CA5" w14:textId="77777777" w:rsidR="007B434C" w:rsidRDefault="00AF7DB6">
            <w:pPr>
              <w:jc w:val="center"/>
              <w:rPr>
                <w:sz w:val="18"/>
                <w:szCs w:val="18"/>
                <w:lang w:eastAsia="en-US"/>
              </w:rPr>
            </w:pPr>
            <w:r>
              <w:rPr>
                <w:sz w:val="18"/>
                <w:szCs w:val="18"/>
                <w:lang w:eastAsia="en-US"/>
              </w:rPr>
              <w:t>4930</w:t>
            </w:r>
          </w:p>
          <w:p w14:paraId="17CCB519" w14:textId="77777777" w:rsidR="007B434C" w:rsidRDefault="00AF7DB6">
            <w:pPr>
              <w:jc w:val="center"/>
              <w:rPr>
                <w:sz w:val="18"/>
                <w:szCs w:val="18"/>
                <w:lang w:eastAsia="en-US"/>
              </w:rPr>
            </w:pPr>
            <w:r>
              <w:rPr>
                <w:sz w:val="18"/>
                <w:szCs w:val="18"/>
                <w:lang w:eastAsia="en-US"/>
              </w:rPr>
              <w:t>3288</w:t>
            </w:r>
          </w:p>
          <w:p w14:paraId="234C3D00" w14:textId="77777777" w:rsidR="007B434C" w:rsidRDefault="00AF7DB6">
            <w:pPr>
              <w:jc w:val="center"/>
              <w:rPr>
                <w:sz w:val="18"/>
                <w:szCs w:val="18"/>
                <w:lang w:eastAsia="en-US"/>
              </w:rPr>
            </w:pPr>
            <w:r>
              <w:rPr>
                <w:sz w:val="18"/>
                <w:szCs w:val="18"/>
                <w:lang w:eastAsia="en-US"/>
              </w:rPr>
              <w:t>1642</w:t>
            </w:r>
          </w:p>
        </w:tc>
        <w:tc>
          <w:tcPr>
            <w:tcW w:w="576" w:type="dxa"/>
            <w:tcBorders>
              <w:top w:val="single" w:sz="4" w:space="0" w:color="000000"/>
              <w:left w:val="single" w:sz="4" w:space="0" w:color="000000"/>
              <w:bottom w:val="single" w:sz="4" w:space="0" w:color="000000"/>
              <w:right w:val="single" w:sz="4" w:space="0" w:color="000000"/>
            </w:tcBorders>
          </w:tcPr>
          <w:p w14:paraId="3ECCF654" w14:textId="77777777" w:rsidR="007B434C" w:rsidRDefault="00AF7DB6">
            <w:pPr>
              <w:jc w:val="center"/>
              <w:rPr>
                <w:sz w:val="18"/>
                <w:szCs w:val="18"/>
                <w:lang w:eastAsia="en-US"/>
              </w:rPr>
            </w:pPr>
            <w:r>
              <w:rPr>
                <w:sz w:val="18"/>
                <w:szCs w:val="18"/>
                <w:lang w:eastAsia="en-US"/>
              </w:rPr>
              <w:t>4947</w:t>
            </w:r>
          </w:p>
          <w:p w14:paraId="5812B960" w14:textId="77777777" w:rsidR="007B434C" w:rsidRDefault="00AF7DB6">
            <w:pPr>
              <w:jc w:val="center"/>
              <w:rPr>
                <w:sz w:val="18"/>
                <w:szCs w:val="18"/>
                <w:lang w:eastAsia="en-US"/>
              </w:rPr>
            </w:pPr>
            <w:r>
              <w:rPr>
                <w:sz w:val="18"/>
                <w:szCs w:val="18"/>
                <w:lang w:eastAsia="en-US"/>
              </w:rPr>
              <w:t>3299</w:t>
            </w:r>
          </w:p>
          <w:p w14:paraId="615E6EF1" w14:textId="77777777" w:rsidR="007B434C" w:rsidRDefault="00AF7DB6">
            <w:pPr>
              <w:jc w:val="center"/>
              <w:rPr>
                <w:sz w:val="18"/>
                <w:szCs w:val="18"/>
                <w:lang w:eastAsia="en-US"/>
              </w:rPr>
            </w:pPr>
            <w:r>
              <w:rPr>
                <w:sz w:val="18"/>
                <w:szCs w:val="18"/>
                <w:lang w:eastAsia="en-US"/>
              </w:rPr>
              <w:t>1648</w:t>
            </w:r>
          </w:p>
        </w:tc>
        <w:tc>
          <w:tcPr>
            <w:tcW w:w="667" w:type="dxa"/>
            <w:tcBorders>
              <w:top w:val="single" w:sz="4" w:space="0" w:color="000000"/>
              <w:left w:val="single" w:sz="4" w:space="0" w:color="000000"/>
              <w:bottom w:val="single" w:sz="4" w:space="0" w:color="000000"/>
              <w:right w:val="single" w:sz="4" w:space="0" w:color="000000"/>
            </w:tcBorders>
          </w:tcPr>
          <w:p w14:paraId="7ED2EFEF" w14:textId="77777777" w:rsidR="007B434C" w:rsidRDefault="00AF7DB6">
            <w:pPr>
              <w:jc w:val="center"/>
              <w:rPr>
                <w:sz w:val="18"/>
                <w:szCs w:val="18"/>
                <w:lang w:eastAsia="en-US"/>
              </w:rPr>
            </w:pPr>
            <w:r>
              <w:rPr>
                <w:sz w:val="18"/>
                <w:szCs w:val="18"/>
                <w:lang w:eastAsia="en-US"/>
              </w:rPr>
              <w:t>4941</w:t>
            </w:r>
          </w:p>
          <w:p w14:paraId="7D4BA299" w14:textId="77777777" w:rsidR="007B434C" w:rsidRDefault="00AF7DB6">
            <w:pPr>
              <w:jc w:val="center"/>
              <w:rPr>
                <w:sz w:val="18"/>
                <w:szCs w:val="18"/>
                <w:lang w:eastAsia="en-US"/>
              </w:rPr>
            </w:pPr>
            <w:r>
              <w:rPr>
                <w:sz w:val="18"/>
                <w:szCs w:val="18"/>
                <w:lang w:eastAsia="en-US"/>
              </w:rPr>
              <w:t>3312</w:t>
            </w:r>
          </w:p>
          <w:p w14:paraId="59A9D4AC" w14:textId="77777777" w:rsidR="007B434C" w:rsidRDefault="00AF7DB6">
            <w:pPr>
              <w:jc w:val="center"/>
              <w:rPr>
                <w:sz w:val="18"/>
                <w:szCs w:val="18"/>
                <w:lang w:eastAsia="en-US"/>
              </w:rPr>
            </w:pPr>
            <w:r>
              <w:rPr>
                <w:sz w:val="18"/>
                <w:szCs w:val="18"/>
                <w:lang w:eastAsia="en-US"/>
              </w:rPr>
              <w:t>1629</w:t>
            </w:r>
          </w:p>
        </w:tc>
        <w:tc>
          <w:tcPr>
            <w:tcW w:w="906" w:type="dxa"/>
            <w:tcBorders>
              <w:top w:val="single" w:sz="4" w:space="0" w:color="000000"/>
              <w:left w:val="single" w:sz="4" w:space="0" w:color="000000"/>
              <w:bottom w:val="single" w:sz="4" w:space="0" w:color="000000"/>
              <w:right w:val="single" w:sz="4" w:space="0" w:color="000000"/>
            </w:tcBorders>
          </w:tcPr>
          <w:p w14:paraId="6350A585" w14:textId="77777777" w:rsidR="007B434C" w:rsidRDefault="00AF7DB6">
            <w:pPr>
              <w:jc w:val="center"/>
              <w:rPr>
                <w:sz w:val="18"/>
                <w:szCs w:val="18"/>
                <w:lang w:eastAsia="en-US"/>
              </w:rPr>
            </w:pPr>
            <w:r>
              <w:rPr>
                <w:sz w:val="18"/>
                <w:szCs w:val="18"/>
                <w:lang w:eastAsia="en-US"/>
              </w:rPr>
              <w:t>4882</w:t>
            </w:r>
          </w:p>
          <w:p w14:paraId="27EAD3C2" w14:textId="77777777" w:rsidR="007B434C" w:rsidRDefault="00AF7DB6">
            <w:pPr>
              <w:jc w:val="center"/>
              <w:rPr>
                <w:sz w:val="18"/>
                <w:szCs w:val="18"/>
                <w:lang w:eastAsia="en-US"/>
              </w:rPr>
            </w:pPr>
            <w:r>
              <w:rPr>
                <w:sz w:val="18"/>
                <w:szCs w:val="18"/>
                <w:lang w:eastAsia="en-US"/>
              </w:rPr>
              <w:t>3287</w:t>
            </w:r>
          </w:p>
          <w:p w14:paraId="76CA774A" w14:textId="77777777" w:rsidR="007B434C" w:rsidRDefault="00AF7DB6">
            <w:pPr>
              <w:jc w:val="center"/>
              <w:rPr>
                <w:sz w:val="18"/>
                <w:szCs w:val="18"/>
                <w:lang w:eastAsia="en-US"/>
              </w:rPr>
            </w:pPr>
            <w:r>
              <w:rPr>
                <w:sz w:val="18"/>
                <w:szCs w:val="18"/>
                <w:lang w:eastAsia="en-US"/>
              </w:rPr>
              <w:t>1595</w:t>
            </w:r>
          </w:p>
        </w:tc>
        <w:tc>
          <w:tcPr>
            <w:tcW w:w="1016" w:type="dxa"/>
            <w:tcBorders>
              <w:top w:val="single" w:sz="4" w:space="0" w:color="000000"/>
              <w:left w:val="single" w:sz="4" w:space="0" w:color="000000"/>
              <w:bottom w:val="single" w:sz="4" w:space="0" w:color="000000"/>
              <w:right w:val="single" w:sz="4" w:space="0" w:color="000000"/>
            </w:tcBorders>
          </w:tcPr>
          <w:p w14:paraId="504F4C77" w14:textId="77777777" w:rsidR="007B434C" w:rsidRDefault="00AF7DB6">
            <w:pPr>
              <w:jc w:val="center"/>
              <w:rPr>
                <w:sz w:val="18"/>
                <w:szCs w:val="18"/>
                <w:lang w:eastAsia="en-US"/>
              </w:rPr>
            </w:pPr>
            <w:r>
              <w:rPr>
                <w:sz w:val="18"/>
                <w:szCs w:val="18"/>
                <w:lang w:eastAsia="en-US"/>
              </w:rPr>
              <w:t>4983</w:t>
            </w:r>
          </w:p>
          <w:p w14:paraId="0D35515E" w14:textId="77777777" w:rsidR="007B434C" w:rsidRDefault="00AF7DB6">
            <w:pPr>
              <w:jc w:val="center"/>
              <w:rPr>
                <w:sz w:val="18"/>
                <w:szCs w:val="18"/>
                <w:lang w:eastAsia="en-US"/>
              </w:rPr>
            </w:pPr>
            <w:r>
              <w:rPr>
                <w:sz w:val="18"/>
                <w:szCs w:val="18"/>
                <w:lang w:eastAsia="en-US"/>
              </w:rPr>
              <w:t>3319</w:t>
            </w:r>
          </w:p>
          <w:p w14:paraId="517F3859" w14:textId="77777777" w:rsidR="007B434C" w:rsidRDefault="00AF7DB6">
            <w:pPr>
              <w:jc w:val="center"/>
              <w:rPr>
                <w:sz w:val="18"/>
                <w:szCs w:val="18"/>
                <w:lang w:eastAsia="en-US"/>
              </w:rPr>
            </w:pPr>
            <w:r>
              <w:rPr>
                <w:sz w:val="18"/>
                <w:szCs w:val="18"/>
                <w:lang w:eastAsia="en-US"/>
              </w:rPr>
              <w:t>1664</w:t>
            </w:r>
          </w:p>
        </w:tc>
        <w:tc>
          <w:tcPr>
            <w:tcW w:w="597" w:type="dxa"/>
            <w:tcBorders>
              <w:top w:val="single" w:sz="4" w:space="0" w:color="000000"/>
              <w:left w:val="single" w:sz="4" w:space="0" w:color="000000"/>
              <w:bottom w:val="single" w:sz="4" w:space="0" w:color="000000"/>
              <w:right w:val="single" w:sz="4" w:space="0" w:color="000000"/>
            </w:tcBorders>
          </w:tcPr>
          <w:p w14:paraId="18A186D3" w14:textId="77777777" w:rsidR="007B434C" w:rsidRDefault="00AF7DB6">
            <w:pPr>
              <w:jc w:val="center"/>
              <w:rPr>
                <w:sz w:val="18"/>
                <w:szCs w:val="18"/>
                <w:lang w:eastAsia="en-US"/>
              </w:rPr>
            </w:pPr>
            <w:r>
              <w:rPr>
                <w:sz w:val="18"/>
                <w:szCs w:val="18"/>
                <w:lang w:eastAsia="en-US"/>
              </w:rPr>
              <w:t>4841</w:t>
            </w:r>
          </w:p>
          <w:p w14:paraId="07BE13FD" w14:textId="77777777" w:rsidR="007B434C" w:rsidRDefault="00AF7DB6">
            <w:pPr>
              <w:jc w:val="center"/>
              <w:rPr>
                <w:sz w:val="18"/>
                <w:szCs w:val="18"/>
                <w:lang w:eastAsia="en-US"/>
              </w:rPr>
            </w:pPr>
            <w:r>
              <w:rPr>
                <w:sz w:val="18"/>
                <w:szCs w:val="18"/>
                <w:lang w:eastAsia="en-US"/>
              </w:rPr>
              <w:t>3209</w:t>
            </w:r>
          </w:p>
          <w:p w14:paraId="22118164" w14:textId="77777777" w:rsidR="007B434C" w:rsidRDefault="00AF7DB6">
            <w:pPr>
              <w:jc w:val="center"/>
              <w:rPr>
                <w:sz w:val="18"/>
                <w:szCs w:val="18"/>
                <w:lang w:eastAsia="en-US"/>
              </w:rPr>
            </w:pPr>
            <w:r>
              <w:rPr>
                <w:sz w:val="18"/>
                <w:szCs w:val="18"/>
                <w:lang w:eastAsia="en-US"/>
              </w:rPr>
              <w:t>1632</w:t>
            </w:r>
          </w:p>
        </w:tc>
        <w:tc>
          <w:tcPr>
            <w:tcW w:w="597" w:type="dxa"/>
            <w:tcBorders>
              <w:top w:val="single" w:sz="4" w:space="0" w:color="000000"/>
              <w:left w:val="single" w:sz="4" w:space="0" w:color="000000"/>
              <w:bottom w:val="single" w:sz="4" w:space="0" w:color="000000"/>
              <w:right w:val="single" w:sz="4" w:space="0" w:color="000000"/>
            </w:tcBorders>
          </w:tcPr>
          <w:p w14:paraId="149DA0D0" w14:textId="77777777" w:rsidR="007B434C" w:rsidRDefault="00AF7DB6">
            <w:pPr>
              <w:jc w:val="center"/>
              <w:rPr>
                <w:sz w:val="18"/>
                <w:szCs w:val="18"/>
                <w:lang w:eastAsia="en-US"/>
              </w:rPr>
            </w:pPr>
            <w:r>
              <w:rPr>
                <w:sz w:val="18"/>
                <w:szCs w:val="18"/>
                <w:lang w:eastAsia="en-US"/>
              </w:rPr>
              <w:t>4877</w:t>
            </w:r>
          </w:p>
          <w:p w14:paraId="7E2F09F9" w14:textId="77777777" w:rsidR="007B434C" w:rsidRDefault="00AF7DB6">
            <w:pPr>
              <w:jc w:val="center"/>
              <w:rPr>
                <w:sz w:val="18"/>
                <w:szCs w:val="18"/>
                <w:lang w:eastAsia="en-US"/>
              </w:rPr>
            </w:pPr>
            <w:r>
              <w:rPr>
                <w:sz w:val="18"/>
                <w:szCs w:val="18"/>
                <w:lang w:eastAsia="en-US"/>
              </w:rPr>
              <w:t>3258</w:t>
            </w:r>
          </w:p>
          <w:p w14:paraId="6D9EA16C" w14:textId="77777777" w:rsidR="007B434C" w:rsidRDefault="00AF7DB6">
            <w:pPr>
              <w:jc w:val="center"/>
              <w:rPr>
                <w:sz w:val="18"/>
                <w:szCs w:val="18"/>
                <w:lang w:eastAsia="en-US"/>
              </w:rPr>
            </w:pPr>
            <w:r>
              <w:rPr>
                <w:sz w:val="18"/>
                <w:szCs w:val="18"/>
                <w:lang w:eastAsia="en-US"/>
              </w:rPr>
              <w:t>1619</w:t>
            </w:r>
          </w:p>
        </w:tc>
        <w:tc>
          <w:tcPr>
            <w:tcW w:w="936" w:type="dxa"/>
            <w:tcBorders>
              <w:top w:val="single" w:sz="4" w:space="0" w:color="000000"/>
              <w:left w:val="single" w:sz="4" w:space="0" w:color="000000"/>
              <w:bottom w:val="single" w:sz="4" w:space="0" w:color="000000"/>
              <w:right w:val="single" w:sz="4" w:space="0" w:color="000000"/>
            </w:tcBorders>
          </w:tcPr>
          <w:p w14:paraId="79A391C2" w14:textId="77777777" w:rsidR="007B434C" w:rsidRDefault="00AF7DB6">
            <w:pPr>
              <w:jc w:val="center"/>
              <w:rPr>
                <w:sz w:val="18"/>
                <w:szCs w:val="18"/>
                <w:lang w:eastAsia="en-US"/>
              </w:rPr>
            </w:pPr>
            <w:r>
              <w:rPr>
                <w:sz w:val="18"/>
                <w:szCs w:val="18"/>
                <w:lang w:eastAsia="en-US"/>
              </w:rPr>
              <w:t>4862</w:t>
            </w:r>
          </w:p>
          <w:p w14:paraId="131BC47A" w14:textId="77777777" w:rsidR="007B434C" w:rsidRDefault="00AF7DB6">
            <w:pPr>
              <w:jc w:val="center"/>
              <w:rPr>
                <w:sz w:val="18"/>
                <w:szCs w:val="18"/>
                <w:lang w:eastAsia="en-US"/>
              </w:rPr>
            </w:pPr>
            <w:r>
              <w:rPr>
                <w:sz w:val="18"/>
                <w:szCs w:val="18"/>
                <w:lang w:eastAsia="en-US"/>
              </w:rPr>
              <w:t>3272</w:t>
            </w:r>
          </w:p>
          <w:p w14:paraId="2B4D3FAF" w14:textId="77777777" w:rsidR="007B434C" w:rsidRDefault="00AF7DB6">
            <w:pPr>
              <w:jc w:val="center"/>
              <w:rPr>
                <w:sz w:val="18"/>
                <w:szCs w:val="18"/>
                <w:lang w:eastAsia="en-US"/>
              </w:rPr>
            </w:pPr>
            <w:r>
              <w:rPr>
                <w:sz w:val="18"/>
                <w:szCs w:val="18"/>
                <w:lang w:eastAsia="en-US"/>
              </w:rPr>
              <w:t>1590</w:t>
            </w:r>
          </w:p>
        </w:tc>
        <w:tc>
          <w:tcPr>
            <w:tcW w:w="757" w:type="dxa"/>
            <w:tcBorders>
              <w:top w:val="single" w:sz="4" w:space="0" w:color="000000"/>
              <w:left w:val="single" w:sz="4" w:space="0" w:color="000000"/>
              <w:bottom w:val="single" w:sz="4" w:space="0" w:color="000000"/>
              <w:right w:val="single" w:sz="4" w:space="0" w:color="000000"/>
            </w:tcBorders>
          </w:tcPr>
          <w:p w14:paraId="4D90DB5D" w14:textId="77777777" w:rsidR="007B434C" w:rsidRDefault="00AF7DB6">
            <w:pPr>
              <w:jc w:val="center"/>
              <w:rPr>
                <w:sz w:val="18"/>
                <w:szCs w:val="18"/>
                <w:lang w:eastAsia="en-US"/>
              </w:rPr>
            </w:pPr>
            <w:r>
              <w:rPr>
                <w:sz w:val="18"/>
                <w:szCs w:val="18"/>
                <w:lang w:eastAsia="en-US"/>
              </w:rPr>
              <w:t>4854</w:t>
            </w:r>
          </w:p>
          <w:p w14:paraId="493C60DE" w14:textId="77777777" w:rsidR="007B434C" w:rsidRDefault="00AF7DB6">
            <w:pPr>
              <w:jc w:val="center"/>
              <w:rPr>
                <w:sz w:val="18"/>
                <w:szCs w:val="18"/>
                <w:lang w:eastAsia="en-US"/>
              </w:rPr>
            </w:pPr>
            <w:r>
              <w:rPr>
                <w:sz w:val="18"/>
                <w:szCs w:val="18"/>
                <w:lang w:eastAsia="en-US"/>
              </w:rPr>
              <w:t>3237</w:t>
            </w:r>
          </w:p>
          <w:p w14:paraId="2C5CF593" w14:textId="77777777" w:rsidR="007B434C" w:rsidRDefault="00AF7DB6">
            <w:pPr>
              <w:jc w:val="center"/>
              <w:rPr>
                <w:sz w:val="18"/>
                <w:szCs w:val="18"/>
                <w:lang w:eastAsia="en-US"/>
              </w:rPr>
            </w:pPr>
            <w:r>
              <w:rPr>
                <w:sz w:val="18"/>
                <w:szCs w:val="18"/>
                <w:lang w:eastAsia="en-US"/>
              </w:rPr>
              <w:t>1617</w:t>
            </w:r>
          </w:p>
        </w:tc>
        <w:tc>
          <w:tcPr>
            <w:tcW w:w="656" w:type="dxa"/>
            <w:tcBorders>
              <w:top w:val="single" w:sz="4" w:space="0" w:color="000000"/>
              <w:left w:val="single" w:sz="4" w:space="0" w:color="000000"/>
              <w:bottom w:val="single" w:sz="4" w:space="0" w:color="000000"/>
              <w:right w:val="single" w:sz="4" w:space="0" w:color="000000"/>
            </w:tcBorders>
          </w:tcPr>
          <w:p w14:paraId="0545C27A" w14:textId="77777777" w:rsidR="007B434C" w:rsidRDefault="00AF7DB6">
            <w:pPr>
              <w:jc w:val="center"/>
              <w:rPr>
                <w:sz w:val="18"/>
                <w:szCs w:val="18"/>
                <w:lang w:eastAsia="en-US"/>
              </w:rPr>
            </w:pPr>
            <w:r>
              <w:rPr>
                <w:sz w:val="18"/>
                <w:szCs w:val="18"/>
                <w:lang w:eastAsia="en-US"/>
              </w:rPr>
              <w:t>4868</w:t>
            </w:r>
          </w:p>
          <w:p w14:paraId="60426D07" w14:textId="77777777" w:rsidR="007B434C" w:rsidRDefault="00AF7DB6">
            <w:pPr>
              <w:jc w:val="center"/>
              <w:rPr>
                <w:sz w:val="18"/>
                <w:szCs w:val="18"/>
                <w:lang w:eastAsia="en-US"/>
              </w:rPr>
            </w:pPr>
            <w:r>
              <w:rPr>
                <w:sz w:val="18"/>
                <w:szCs w:val="18"/>
                <w:lang w:eastAsia="en-US"/>
              </w:rPr>
              <w:t>3248</w:t>
            </w:r>
          </w:p>
          <w:p w14:paraId="6F5D93E9" w14:textId="77777777" w:rsidR="007B434C" w:rsidRDefault="00AF7DB6">
            <w:pPr>
              <w:jc w:val="center"/>
              <w:rPr>
                <w:sz w:val="18"/>
                <w:szCs w:val="18"/>
                <w:lang w:eastAsia="en-US"/>
              </w:rPr>
            </w:pPr>
            <w:r>
              <w:rPr>
                <w:sz w:val="18"/>
                <w:szCs w:val="18"/>
                <w:lang w:eastAsia="en-US"/>
              </w:rPr>
              <w:t>1620</w:t>
            </w:r>
          </w:p>
        </w:tc>
        <w:tc>
          <w:tcPr>
            <w:tcW w:w="686" w:type="dxa"/>
            <w:tcBorders>
              <w:top w:val="single" w:sz="4" w:space="0" w:color="000000"/>
              <w:left w:val="single" w:sz="4" w:space="0" w:color="000000"/>
              <w:bottom w:val="single" w:sz="4" w:space="0" w:color="000000"/>
              <w:right w:val="single" w:sz="4" w:space="0" w:color="000000"/>
            </w:tcBorders>
          </w:tcPr>
          <w:p w14:paraId="740040D6" w14:textId="77777777" w:rsidR="007B434C" w:rsidRDefault="00AF7DB6">
            <w:pPr>
              <w:jc w:val="center"/>
              <w:rPr>
                <w:sz w:val="18"/>
                <w:szCs w:val="18"/>
                <w:lang w:eastAsia="en-US"/>
              </w:rPr>
            </w:pPr>
            <w:r>
              <w:rPr>
                <w:sz w:val="18"/>
                <w:szCs w:val="18"/>
                <w:lang w:eastAsia="en-US"/>
              </w:rPr>
              <w:t>4869</w:t>
            </w:r>
          </w:p>
          <w:p w14:paraId="48C440DC" w14:textId="77777777" w:rsidR="007B434C" w:rsidRDefault="00AF7DB6">
            <w:pPr>
              <w:jc w:val="center"/>
              <w:rPr>
                <w:sz w:val="18"/>
                <w:szCs w:val="18"/>
                <w:lang w:eastAsia="en-US"/>
              </w:rPr>
            </w:pPr>
            <w:r>
              <w:rPr>
                <w:sz w:val="18"/>
                <w:szCs w:val="18"/>
                <w:lang w:eastAsia="en-US"/>
              </w:rPr>
              <w:t>3248</w:t>
            </w:r>
          </w:p>
          <w:p w14:paraId="2BF92026" w14:textId="77777777" w:rsidR="007B434C" w:rsidRDefault="00AF7DB6">
            <w:pPr>
              <w:jc w:val="center"/>
              <w:rPr>
                <w:sz w:val="18"/>
                <w:szCs w:val="18"/>
                <w:lang w:eastAsia="en-US"/>
              </w:rPr>
            </w:pPr>
            <w:r>
              <w:rPr>
                <w:sz w:val="18"/>
                <w:szCs w:val="18"/>
                <w:lang w:eastAsia="en-US"/>
              </w:rPr>
              <w:t>1611</w:t>
            </w:r>
          </w:p>
        </w:tc>
        <w:tc>
          <w:tcPr>
            <w:tcW w:w="1047" w:type="dxa"/>
            <w:tcBorders>
              <w:top w:val="single" w:sz="4" w:space="0" w:color="000000"/>
              <w:left w:val="single" w:sz="4" w:space="0" w:color="000000"/>
              <w:bottom w:val="single" w:sz="4" w:space="0" w:color="000000"/>
              <w:right w:val="single" w:sz="4" w:space="0" w:color="000000"/>
            </w:tcBorders>
          </w:tcPr>
          <w:p w14:paraId="0F531EAF" w14:textId="0BFB6FCC" w:rsidR="007B434C" w:rsidRDefault="00AF7DB6">
            <w:pPr>
              <w:jc w:val="center"/>
              <w:rPr>
                <w:szCs w:val="22"/>
                <w:lang w:eastAsia="en-US"/>
              </w:rPr>
            </w:pPr>
            <w:r>
              <w:rPr>
                <w:sz w:val="18"/>
                <w:szCs w:val="18"/>
                <w:lang w:eastAsia="en-US"/>
              </w:rPr>
              <w:t xml:space="preserve">14/09/2021 até </w:t>
            </w:r>
            <w:r w:rsidR="00AB5139">
              <w:rPr>
                <w:sz w:val="18"/>
                <w:szCs w:val="18"/>
                <w:lang w:eastAsia="en-US"/>
              </w:rPr>
              <w:t>30</w:t>
            </w:r>
            <w:r>
              <w:rPr>
                <w:sz w:val="18"/>
                <w:szCs w:val="18"/>
                <w:lang w:eastAsia="en-US"/>
              </w:rPr>
              <w:t>/</w:t>
            </w:r>
            <w:r w:rsidR="00AB5139">
              <w:rPr>
                <w:sz w:val="18"/>
                <w:szCs w:val="18"/>
                <w:lang w:eastAsia="en-US"/>
              </w:rPr>
              <w:t>09</w:t>
            </w:r>
            <w:r>
              <w:rPr>
                <w:sz w:val="18"/>
                <w:szCs w:val="18"/>
                <w:lang w:eastAsia="en-US"/>
              </w:rPr>
              <w:t>/2021 00:00 às 23:55</w:t>
            </w:r>
          </w:p>
        </w:tc>
      </w:tr>
      <w:tr w:rsidR="007B434C" w14:paraId="28D72045" w14:textId="77777777" w:rsidTr="00DF0D8B">
        <w:trPr>
          <w:trHeight w:val="830"/>
          <w:jc w:val="center"/>
        </w:trPr>
        <w:tc>
          <w:tcPr>
            <w:tcW w:w="996" w:type="dxa"/>
            <w:tcBorders>
              <w:top w:val="single" w:sz="4" w:space="0" w:color="000000"/>
              <w:left w:val="single" w:sz="4" w:space="0" w:color="000000"/>
              <w:bottom w:val="single" w:sz="4" w:space="0" w:color="000000"/>
              <w:right w:val="single" w:sz="4" w:space="0" w:color="000000"/>
            </w:tcBorders>
          </w:tcPr>
          <w:p w14:paraId="08E01358" w14:textId="77777777" w:rsidR="007B434C" w:rsidRDefault="00AF7DB6">
            <w:pPr>
              <w:jc w:val="center"/>
              <w:rPr>
                <w:sz w:val="18"/>
                <w:szCs w:val="18"/>
                <w:lang w:eastAsia="en-US"/>
              </w:rPr>
            </w:pPr>
            <w:r>
              <w:rPr>
                <w:sz w:val="18"/>
                <w:szCs w:val="18"/>
                <w:lang w:eastAsia="en-US"/>
              </w:rPr>
              <w:t>Outubro</w:t>
            </w:r>
          </w:p>
          <w:p w14:paraId="1752CAC0" w14:textId="77777777" w:rsidR="007B434C" w:rsidRDefault="00AF7DB6">
            <w:pPr>
              <w:jc w:val="center"/>
              <w:rPr>
                <w:b/>
                <w:bCs/>
                <w:sz w:val="18"/>
                <w:szCs w:val="18"/>
                <w:lang w:eastAsia="en-US"/>
              </w:rPr>
            </w:pPr>
            <w:r>
              <w:rPr>
                <w:b/>
                <w:bCs/>
                <w:sz w:val="18"/>
                <w:szCs w:val="18"/>
                <w:lang w:eastAsia="en-US"/>
              </w:rPr>
              <w:t>*(5min)</w:t>
            </w:r>
          </w:p>
          <w:p w14:paraId="5E38DF90" w14:textId="77777777" w:rsidR="007B434C" w:rsidRDefault="00AF7DB6">
            <w:pPr>
              <w:jc w:val="center"/>
              <w:rPr>
                <w:b/>
                <w:bCs/>
                <w:sz w:val="18"/>
                <w:szCs w:val="18"/>
                <w:lang w:eastAsia="en-US"/>
              </w:rPr>
            </w:pPr>
            <w:r>
              <w:rPr>
                <w:b/>
                <w:bCs/>
                <w:sz w:val="18"/>
                <w:szCs w:val="18"/>
                <w:lang w:eastAsia="en-US"/>
              </w:rPr>
              <w:t>**(15min)</w:t>
            </w:r>
          </w:p>
        </w:tc>
        <w:tc>
          <w:tcPr>
            <w:tcW w:w="856" w:type="dxa"/>
            <w:tcBorders>
              <w:top w:val="single" w:sz="4" w:space="0" w:color="000000"/>
              <w:left w:val="single" w:sz="4" w:space="0" w:color="000000"/>
              <w:bottom w:val="single" w:sz="4" w:space="0" w:color="000000"/>
              <w:right w:val="single" w:sz="4" w:space="0" w:color="000000"/>
            </w:tcBorders>
          </w:tcPr>
          <w:p w14:paraId="46E56E44" w14:textId="77777777" w:rsidR="007B434C" w:rsidRDefault="00AF7DB6">
            <w:pPr>
              <w:jc w:val="center"/>
              <w:rPr>
                <w:sz w:val="18"/>
                <w:szCs w:val="18"/>
                <w:lang w:eastAsia="en-US"/>
              </w:rPr>
            </w:pPr>
            <w:r>
              <w:rPr>
                <w:sz w:val="18"/>
                <w:szCs w:val="18"/>
                <w:lang w:eastAsia="en-US"/>
              </w:rPr>
              <w:t>95898</w:t>
            </w:r>
          </w:p>
          <w:p w14:paraId="6AC40BDB" w14:textId="77777777" w:rsidR="007B434C" w:rsidRDefault="00AF7DB6">
            <w:pPr>
              <w:jc w:val="center"/>
              <w:rPr>
                <w:sz w:val="18"/>
                <w:szCs w:val="18"/>
                <w:lang w:eastAsia="en-US"/>
              </w:rPr>
            </w:pPr>
            <w:r>
              <w:rPr>
                <w:sz w:val="18"/>
                <w:szCs w:val="18"/>
                <w:lang w:eastAsia="en-US"/>
              </w:rPr>
              <w:t>63733</w:t>
            </w:r>
          </w:p>
          <w:p w14:paraId="7E07B2A3" w14:textId="77777777" w:rsidR="007B434C" w:rsidRDefault="00AF7DB6">
            <w:pPr>
              <w:jc w:val="center"/>
              <w:rPr>
                <w:sz w:val="18"/>
                <w:szCs w:val="18"/>
                <w:lang w:eastAsia="en-US"/>
              </w:rPr>
            </w:pPr>
            <w:r>
              <w:rPr>
                <w:sz w:val="18"/>
                <w:szCs w:val="18"/>
                <w:lang w:eastAsia="en-US"/>
              </w:rPr>
              <w:t>32165</w:t>
            </w:r>
          </w:p>
        </w:tc>
        <w:tc>
          <w:tcPr>
            <w:tcW w:w="576" w:type="dxa"/>
            <w:tcBorders>
              <w:top w:val="single" w:sz="4" w:space="0" w:color="000000"/>
              <w:left w:val="single" w:sz="4" w:space="0" w:color="000000"/>
              <w:bottom w:val="single" w:sz="4" w:space="0" w:color="000000"/>
              <w:right w:val="single" w:sz="4" w:space="0" w:color="000000"/>
            </w:tcBorders>
          </w:tcPr>
          <w:p w14:paraId="085D0E81" w14:textId="77777777" w:rsidR="007B434C" w:rsidRDefault="00AF7DB6">
            <w:pPr>
              <w:jc w:val="center"/>
              <w:rPr>
                <w:sz w:val="18"/>
                <w:szCs w:val="18"/>
                <w:lang w:eastAsia="en-US"/>
              </w:rPr>
            </w:pPr>
            <w:r>
              <w:rPr>
                <w:sz w:val="18"/>
                <w:szCs w:val="18"/>
                <w:lang w:eastAsia="en-US"/>
              </w:rPr>
              <w:t>8690</w:t>
            </w:r>
          </w:p>
          <w:p w14:paraId="750224EE" w14:textId="77777777" w:rsidR="007B434C" w:rsidRDefault="00AF7DB6">
            <w:pPr>
              <w:jc w:val="center"/>
              <w:rPr>
                <w:sz w:val="18"/>
                <w:szCs w:val="18"/>
                <w:lang w:eastAsia="en-US"/>
              </w:rPr>
            </w:pPr>
            <w:r>
              <w:rPr>
                <w:sz w:val="18"/>
                <w:szCs w:val="18"/>
                <w:lang w:eastAsia="en-US"/>
              </w:rPr>
              <w:t>5722</w:t>
            </w:r>
          </w:p>
          <w:p w14:paraId="6E4FB5E5" w14:textId="77777777" w:rsidR="007B434C" w:rsidRDefault="00AF7DB6">
            <w:pPr>
              <w:jc w:val="center"/>
              <w:rPr>
                <w:sz w:val="18"/>
                <w:szCs w:val="18"/>
                <w:lang w:eastAsia="en-US"/>
              </w:rPr>
            </w:pPr>
            <w:r>
              <w:rPr>
                <w:sz w:val="18"/>
                <w:szCs w:val="18"/>
                <w:lang w:eastAsia="en-US"/>
              </w:rPr>
              <w:t>2968</w:t>
            </w:r>
          </w:p>
        </w:tc>
        <w:tc>
          <w:tcPr>
            <w:tcW w:w="576" w:type="dxa"/>
            <w:tcBorders>
              <w:top w:val="single" w:sz="4" w:space="0" w:color="000000"/>
              <w:left w:val="single" w:sz="4" w:space="0" w:color="000000"/>
              <w:bottom w:val="single" w:sz="4" w:space="0" w:color="000000"/>
              <w:right w:val="single" w:sz="4" w:space="0" w:color="000000"/>
            </w:tcBorders>
          </w:tcPr>
          <w:p w14:paraId="030200B7" w14:textId="77777777" w:rsidR="007B434C" w:rsidRDefault="00AF7DB6">
            <w:pPr>
              <w:jc w:val="center"/>
              <w:rPr>
                <w:sz w:val="18"/>
                <w:szCs w:val="18"/>
                <w:lang w:eastAsia="en-US"/>
              </w:rPr>
            </w:pPr>
            <w:r>
              <w:rPr>
                <w:sz w:val="18"/>
                <w:szCs w:val="18"/>
                <w:lang w:eastAsia="en-US"/>
              </w:rPr>
              <w:t>8626</w:t>
            </w:r>
          </w:p>
          <w:p w14:paraId="7EE21CF5" w14:textId="77777777" w:rsidR="007B434C" w:rsidRDefault="00AF7DB6">
            <w:pPr>
              <w:jc w:val="center"/>
              <w:rPr>
                <w:sz w:val="18"/>
                <w:szCs w:val="18"/>
                <w:lang w:eastAsia="en-US"/>
              </w:rPr>
            </w:pPr>
            <w:r>
              <w:rPr>
                <w:sz w:val="18"/>
                <w:szCs w:val="18"/>
                <w:lang w:eastAsia="en-US"/>
              </w:rPr>
              <w:t>5711</w:t>
            </w:r>
          </w:p>
          <w:p w14:paraId="437DD0DA" w14:textId="77777777" w:rsidR="007B434C" w:rsidRDefault="00AF7DB6">
            <w:pPr>
              <w:jc w:val="center"/>
              <w:rPr>
                <w:sz w:val="18"/>
                <w:szCs w:val="18"/>
                <w:lang w:eastAsia="en-US"/>
              </w:rPr>
            </w:pPr>
            <w:r>
              <w:rPr>
                <w:sz w:val="18"/>
                <w:szCs w:val="18"/>
                <w:lang w:eastAsia="en-US"/>
              </w:rPr>
              <w:t>2915</w:t>
            </w:r>
          </w:p>
        </w:tc>
        <w:tc>
          <w:tcPr>
            <w:tcW w:w="667" w:type="dxa"/>
            <w:tcBorders>
              <w:top w:val="single" w:sz="4" w:space="0" w:color="000000"/>
              <w:left w:val="single" w:sz="4" w:space="0" w:color="000000"/>
              <w:bottom w:val="single" w:sz="4" w:space="0" w:color="000000"/>
              <w:right w:val="single" w:sz="4" w:space="0" w:color="000000"/>
            </w:tcBorders>
          </w:tcPr>
          <w:p w14:paraId="4CC210B0" w14:textId="77777777" w:rsidR="007B434C" w:rsidRDefault="00AF7DB6">
            <w:pPr>
              <w:jc w:val="center"/>
              <w:rPr>
                <w:sz w:val="18"/>
                <w:szCs w:val="18"/>
                <w:lang w:eastAsia="en-US"/>
              </w:rPr>
            </w:pPr>
            <w:r>
              <w:rPr>
                <w:sz w:val="18"/>
                <w:szCs w:val="18"/>
                <w:lang w:eastAsia="en-US"/>
              </w:rPr>
              <w:t>8680</w:t>
            </w:r>
          </w:p>
          <w:p w14:paraId="4C071371" w14:textId="77777777" w:rsidR="007B434C" w:rsidRDefault="00AF7DB6">
            <w:pPr>
              <w:jc w:val="center"/>
              <w:rPr>
                <w:sz w:val="18"/>
                <w:szCs w:val="18"/>
                <w:lang w:eastAsia="en-US"/>
              </w:rPr>
            </w:pPr>
            <w:r>
              <w:rPr>
                <w:sz w:val="18"/>
                <w:szCs w:val="18"/>
                <w:lang w:eastAsia="en-US"/>
              </w:rPr>
              <w:t>5786</w:t>
            </w:r>
          </w:p>
          <w:p w14:paraId="4681B848" w14:textId="77777777" w:rsidR="007B434C" w:rsidRDefault="00AF7DB6">
            <w:pPr>
              <w:jc w:val="center"/>
              <w:rPr>
                <w:sz w:val="18"/>
                <w:szCs w:val="18"/>
                <w:lang w:eastAsia="en-US"/>
              </w:rPr>
            </w:pPr>
            <w:r>
              <w:rPr>
                <w:sz w:val="18"/>
                <w:szCs w:val="18"/>
                <w:lang w:eastAsia="en-US"/>
              </w:rPr>
              <w:t>2894</w:t>
            </w:r>
          </w:p>
        </w:tc>
        <w:tc>
          <w:tcPr>
            <w:tcW w:w="906" w:type="dxa"/>
            <w:tcBorders>
              <w:top w:val="single" w:sz="4" w:space="0" w:color="000000"/>
              <w:left w:val="single" w:sz="4" w:space="0" w:color="000000"/>
              <w:bottom w:val="single" w:sz="4" w:space="0" w:color="000000"/>
              <w:right w:val="single" w:sz="4" w:space="0" w:color="000000"/>
            </w:tcBorders>
          </w:tcPr>
          <w:p w14:paraId="79878103" w14:textId="77777777" w:rsidR="007B434C" w:rsidRDefault="00AF7DB6">
            <w:pPr>
              <w:jc w:val="center"/>
              <w:rPr>
                <w:sz w:val="18"/>
                <w:szCs w:val="18"/>
                <w:lang w:eastAsia="en-US"/>
              </w:rPr>
            </w:pPr>
            <w:r>
              <w:rPr>
                <w:sz w:val="18"/>
                <w:szCs w:val="18"/>
                <w:lang w:eastAsia="en-US"/>
              </w:rPr>
              <w:t>8784</w:t>
            </w:r>
          </w:p>
          <w:p w14:paraId="5E6D4EA4" w14:textId="77777777" w:rsidR="007B434C" w:rsidRDefault="00AF7DB6">
            <w:pPr>
              <w:jc w:val="center"/>
              <w:rPr>
                <w:sz w:val="18"/>
                <w:szCs w:val="18"/>
                <w:lang w:eastAsia="en-US"/>
              </w:rPr>
            </w:pPr>
            <w:r>
              <w:rPr>
                <w:sz w:val="18"/>
                <w:szCs w:val="18"/>
                <w:lang w:eastAsia="en-US"/>
              </w:rPr>
              <w:t>5783</w:t>
            </w:r>
          </w:p>
          <w:p w14:paraId="226EE1D7" w14:textId="77777777" w:rsidR="007B434C" w:rsidRDefault="00AF7DB6">
            <w:pPr>
              <w:jc w:val="center"/>
              <w:rPr>
                <w:sz w:val="18"/>
                <w:szCs w:val="18"/>
                <w:lang w:eastAsia="en-US"/>
              </w:rPr>
            </w:pPr>
            <w:r>
              <w:rPr>
                <w:sz w:val="18"/>
                <w:szCs w:val="18"/>
                <w:lang w:eastAsia="en-US"/>
              </w:rPr>
              <w:t>3001</w:t>
            </w:r>
          </w:p>
        </w:tc>
        <w:tc>
          <w:tcPr>
            <w:tcW w:w="1016" w:type="dxa"/>
            <w:tcBorders>
              <w:top w:val="single" w:sz="4" w:space="0" w:color="000000"/>
              <w:left w:val="single" w:sz="4" w:space="0" w:color="000000"/>
              <w:bottom w:val="single" w:sz="4" w:space="0" w:color="000000"/>
              <w:right w:val="single" w:sz="4" w:space="0" w:color="000000"/>
            </w:tcBorders>
          </w:tcPr>
          <w:p w14:paraId="12DABD0A" w14:textId="77777777" w:rsidR="007B434C" w:rsidRDefault="00AF7DB6">
            <w:pPr>
              <w:jc w:val="center"/>
              <w:rPr>
                <w:sz w:val="18"/>
                <w:szCs w:val="18"/>
                <w:lang w:eastAsia="en-US"/>
              </w:rPr>
            </w:pPr>
            <w:r>
              <w:rPr>
                <w:sz w:val="18"/>
                <w:szCs w:val="18"/>
                <w:lang w:eastAsia="en-US"/>
              </w:rPr>
              <w:t>8710</w:t>
            </w:r>
          </w:p>
          <w:p w14:paraId="6C92EA7E" w14:textId="77777777" w:rsidR="007B434C" w:rsidRDefault="00AF7DB6">
            <w:pPr>
              <w:jc w:val="center"/>
              <w:rPr>
                <w:sz w:val="18"/>
                <w:szCs w:val="18"/>
                <w:lang w:eastAsia="en-US"/>
              </w:rPr>
            </w:pPr>
            <w:r>
              <w:rPr>
                <w:sz w:val="18"/>
                <w:szCs w:val="18"/>
                <w:lang w:eastAsia="en-US"/>
              </w:rPr>
              <w:t>5841</w:t>
            </w:r>
          </w:p>
          <w:p w14:paraId="5B3AD703" w14:textId="77777777" w:rsidR="007B434C" w:rsidRDefault="00AF7DB6">
            <w:pPr>
              <w:jc w:val="center"/>
              <w:rPr>
                <w:sz w:val="18"/>
                <w:szCs w:val="18"/>
                <w:lang w:eastAsia="en-US"/>
              </w:rPr>
            </w:pPr>
            <w:r>
              <w:rPr>
                <w:sz w:val="18"/>
                <w:szCs w:val="18"/>
                <w:lang w:eastAsia="en-US"/>
              </w:rPr>
              <w:t>2869</w:t>
            </w:r>
          </w:p>
        </w:tc>
        <w:tc>
          <w:tcPr>
            <w:tcW w:w="597" w:type="dxa"/>
            <w:tcBorders>
              <w:top w:val="single" w:sz="4" w:space="0" w:color="000000"/>
              <w:left w:val="single" w:sz="4" w:space="0" w:color="000000"/>
              <w:bottom w:val="single" w:sz="4" w:space="0" w:color="000000"/>
              <w:right w:val="single" w:sz="4" w:space="0" w:color="000000"/>
            </w:tcBorders>
          </w:tcPr>
          <w:p w14:paraId="7B577603" w14:textId="77777777" w:rsidR="007B434C" w:rsidRDefault="00AF7DB6">
            <w:pPr>
              <w:jc w:val="center"/>
              <w:rPr>
                <w:sz w:val="18"/>
                <w:szCs w:val="18"/>
                <w:lang w:eastAsia="en-US"/>
              </w:rPr>
            </w:pPr>
            <w:r>
              <w:rPr>
                <w:sz w:val="18"/>
                <w:szCs w:val="18"/>
                <w:lang w:eastAsia="en-US"/>
              </w:rPr>
              <w:t>8729</w:t>
            </w:r>
          </w:p>
          <w:p w14:paraId="65574ED1" w14:textId="77777777" w:rsidR="007B434C" w:rsidRDefault="00AF7DB6">
            <w:pPr>
              <w:jc w:val="center"/>
              <w:rPr>
                <w:sz w:val="18"/>
                <w:szCs w:val="18"/>
                <w:lang w:eastAsia="en-US"/>
              </w:rPr>
            </w:pPr>
            <w:r>
              <w:rPr>
                <w:sz w:val="18"/>
                <w:szCs w:val="18"/>
                <w:lang w:eastAsia="en-US"/>
              </w:rPr>
              <w:t>5843</w:t>
            </w:r>
          </w:p>
          <w:p w14:paraId="6177A055" w14:textId="77777777" w:rsidR="007B434C" w:rsidRDefault="00AF7DB6">
            <w:pPr>
              <w:jc w:val="center"/>
              <w:rPr>
                <w:sz w:val="18"/>
                <w:szCs w:val="18"/>
                <w:lang w:eastAsia="en-US"/>
              </w:rPr>
            </w:pPr>
            <w:r>
              <w:rPr>
                <w:sz w:val="18"/>
                <w:szCs w:val="18"/>
                <w:lang w:eastAsia="en-US"/>
              </w:rPr>
              <w:t>2886</w:t>
            </w:r>
          </w:p>
        </w:tc>
        <w:tc>
          <w:tcPr>
            <w:tcW w:w="597" w:type="dxa"/>
            <w:tcBorders>
              <w:top w:val="single" w:sz="4" w:space="0" w:color="000000"/>
              <w:left w:val="single" w:sz="4" w:space="0" w:color="000000"/>
              <w:bottom w:val="single" w:sz="4" w:space="0" w:color="000000"/>
              <w:right w:val="single" w:sz="4" w:space="0" w:color="000000"/>
            </w:tcBorders>
          </w:tcPr>
          <w:p w14:paraId="454ED91C" w14:textId="77777777" w:rsidR="007B434C" w:rsidRDefault="00AF7DB6">
            <w:pPr>
              <w:jc w:val="center"/>
              <w:rPr>
                <w:sz w:val="18"/>
                <w:szCs w:val="18"/>
                <w:lang w:eastAsia="en-US"/>
              </w:rPr>
            </w:pPr>
            <w:r>
              <w:rPr>
                <w:sz w:val="18"/>
                <w:szCs w:val="18"/>
                <w:lang w:eastAsia="en-US"/>
              </w:rPr>
              <w:t>8712</w:t>
            </w:r>
          </w:p>
          <w:p w14:paraId="7CEBE727" w14:textId="77777777" w:rsidR="007B434C" w:rsidRDefault="00AF7DB6">
            <w:pPr>
              <w:jc w:val="center"/>
              <w:rPr>
                <w:sz w:val="18"/>
                <w:szCs w:val="18"/>
                <w:lang w:eastAsia="en-US"/>
              </w:rPr>
            </w:pPr>
            <w:r>
              <w:rPr>
                <w:sz w:val="18"/>
                <w:szCs w:val="18"/>
                <w:lang w:eastAsia="en-US"/>
              </w:rPr>
              <w:t>5751</w:t>
            </w:r>
          </w:p>
          <w:p w14:paraId="010FB729" w14:textId="77777777" w:rsidR="007B434C" w:rsidRDefault="00AF7DB6">
            <w:pPr>
              <w:jc w:val="center"/>
              <w:rPr>
                <w:sz w:val="18"/>
                <w:szCs w:val="18"/>
                <w:lang w:eastAsia="en-US"/>
              </w:rPr>
            </w:pPr>
            <w:r>
              <w:rPr>
                <w:sz w:val="18"/>
                <w:szCs w:val="18"/>
                <w:lang w:eastAsia="en-US"/>
              </w:rPr>
              <w:t>2961</w:t>
            </w:r>
          </w:p>
        </w:tc>
        <w:tc>
          <w:tcPr>
            <w:tcW w:w="936" w:type="dxa"/>
            <w:tcBorders>
              <w:top w:val="single" w:sz="4" w:space="0" w:color="000000"/>
              <w:left w:val="single" w:sz="4" w:space="0" w:color="000000"/>
              <w:bottom w:val="single" w:sz="4" w:space="0" w:color="000000"/>
              <w:right w:val="single" w:sz="4" w:space="0" w:color="000000"/>
            </w:tcBorders>
          </w:tcPr>
          <w:p w14:paraId="52F25A43" w14:textId="77777777" w:rsidR="007B434C" w:rsidRDefault="00AF7DB6">
            <w:pPr>
              <w:jc w:val="center"/>
              <w:rPr>
                <w:sz w:val="18"/>
                <w:szCs w:val="18"/>
                <w:lang w:eastAsia="en-US"/>
              </w:rPr>
            </w:pPr>
            <w:r>
              <w:rPr>
                <w:sz w:val="18"/>
                <w:szCs w:val="18"/>
                <w:lang w:eastAsia="en-US"/>
              </w:rPr>
              <w:t>8751</w:t>
            </w:r>
          </w:p>
          <w:p w14:paraId="367DA94A" w14:textId="77777777" w:rsidR="007B434C" w:rsidRDefault="00AF7DB6">
            <w:pPr>
              <w:jc w:val="center"/>
              <w:rPr>
                <w:sz w:val="18"/>
                <w:szCs w:val="18"/>
                <w:lang w:eastAsia="en-US"/>
              </w:rPr>
            </w:pPr>
            <w:r>
              <w:rPr>
                <w:sz w:val="18"/>
                <w:szCs w:val="18"/>
                <w:lang w:eastAsia="en-US"/>
              </w:rPr>
              <w:t>5834</w:t>
            </w:r>
          </w:p>
          <w:p w14:paraId="0DD43EDF" w14:textId="77777777" w:rsidR="007B434C" w:rsidRDefault="00AF7DB6">
            <w:pPr>
              <w:jc w:val="center"/>
              <w:rPr>
                <w:sz w:val="18"/>
                <w:szCs w:val="18"/>
                <w:lang w:eastAsia="en-US"/>
              </w:rPr>
            </w:pPr>
            <w:r>
              <w:rPr>
                <w:sz w:val="18"/>
                <w:szCs w:val="18"/>
                <w:lang w:eastAsia="en-US"/>
              </w:rPr>
              <w:t>2917</w:t>
            </w:r>
          </w:p>
        </w:tc>
        <w:tc>
          <w:tcPr>
            <w:tcW w:w="757" w:type="dxa"/>
            <w:tcBorders>
              <w:top w:val="single" w:sz="4" w:space="0" w:color="000000"/>
              <w:left w:val="single" w:sz="4" w:space="0" w:color="000000"/>
              <w:bottom w:val="single" w:sz="4" w:space="0" w:color="000000"/>
              <w:right w:val="single" w:sz="4" w:space="0" w:color="000000"/>
            </w:tcBorders>
          </w:tcPr>
          <w:p w14:paraId="227CB353" w14:textId="77777777" w:rsidR="007B434C" w:rsidRDefault="00AF7DB6">
            <w:pPr>
              <w:jc w:val="center"/>
              <w:rPr>
                <w:sz w:val="18"/>
                <w:szCs w:val="18"/>
                <w:lang w:eastAsia="en-US"/>
              </w:rPr>
            </w:pPr>
            <w:r>
              <w:rPr>
                <w:sz w:val="18"/>
                <w:szCs w:val="18"/>
                <w:lang w:eastAsia="en-US"/>
              </w:rPr>
              <w:t>8817</w:t>
            </w:r>
          </w:p>
          <w:p w14:paraId="24F8477A" w14:textId="77777777" w:rsidR="007B434C" w:rsidRDefault="00AF7DB6">
            <w:pPr>
              <w:jc w:val="center"/>
              <w:rPr>
                <w:sz w:val="18"/>
                <w:szCs w:val="18"/>
                <w:lang w:eastAsia="en-US"/>
              </w:rPr>
            </w:pPr>
            <w:r>
              <w:rPr>
                <w:sz w:val="18"/>
                <w:szCs w:val="18"/>
                <w:lang w:eastAsia="en-US"/>
              </w:rPr>
              <w:t>5902</w:t>
            </w:r>
          </w:p>
          <w:p w14:paraId="63DAE25E" w14:textId="77777777" w:rsidR="007B434C" w:rsidRDefault="00AF7DB6">
            <w:pPr>
              <w:jc w:val="center"/>
              <w:rPr>
                <w:sz w:val="18"/>
                <w:szCs w:val="18"/>
                <w:lang w:eastAsia="en-US"/>
              </w:rPr>
            </w:pPr>
            <w:r>
              <w:rPr>
                <w:sz w:val="18"/>
                <w:szCs w:val="18"/>
                <w:lang w:eastAsia="en-US"/>
              </w:rPr>
              <w:t>2915</w:t>
            </w:r>
          </w:p>
        </w:tc>
        <w:tc>
          <w:tcPr>
            <w:tcW w:w="656" w:type="dxa"/>
            <w:tcBorders>
              <w:top w:val="single" w:sz="4" w:space="0" w:color="000000"/>
              <w:left w:val="single" w:sz="4" w:space="0" w:color="000000"/>
              <w:bottom w:val="single" w:sz="4" w:space="0" w:color="000000"/>
              <w:right w:val="single" w:sz="4" w:space="0" w:color="000000"/>
            </w:tcBorders>
          </w:tcPr>
          <w:p w14:paraId="5F2B2230" w14:textId="77777777" w:rsidR="007B434C" w:rsidRDefault="00AF7DB6">
            <w:pPr>
              <w:jc w:val="center"/>
              <w:rPr>
                <w:sz w:val="18"/>
                <w:szCs w:val="18"/>
                <w:lang w:eastAsia="en-US"/>
              </w:rPr>
            </w:pPr>
            <w:r>
              <w:rPr>
                <w:sz w:val="18"/>
                <w:szCs w:val="18"/>
                <w:lang w:eastAsia="en-US"/>
              </w:rPr>
              <w:t>8687</w:t>
            </w:r>
          </w:p>
          <w:p w14:paraId="14CB76D0" w14:textId="77777777" w:rsidR="007B434C" w:rsidRDefault="00AF7DB6">
            <w:pPr>
              <w:jc w:val="center"/>
              <w:rPr>
                <w:sz w:val="18"/>
                <w:szCs w:val="18"/>
                <w:lang w:eastAsia="en-US"/>
              </w:rPr>
            </w:pPr>
            <w:r>
              <w:rPr>
                <w:sz w:val="18"/>
                <w:szCs w:val="18"/>
                <w:lang w:eastAsia="en-US"/>
              </w:rPr>
              <w:t>5748</w:t>
            </w:r>
          </w:p>
          <w:p w14:paraId="5C99C833" w14:textId="77777777" w:rsidR="007B434C" w:rsidRDefault="00AF7DB6">
            <w:pPr>
              <w:jc w:val="center"/>
              <w:rPr>
                <w:sz w:val="18"/>
                <w:szCs w:val="18"/>
                <w:lang w:eastAsia="en-US"/>
              </w:rPr>
            </w:pPr>
            <w:r>
              <w:rPr>
                <w:sz w:val="18"/>
                <w:szCs w:val="18"/>
                <w:lang w:eastAsia="en-US"/>
              </w:rPr>
              <w:t>2939</w:t>
            </w:r>
          </w:p>
        </w:tc>
        <w:tc>
          <w:tcPr>
            <w:tcW w:w="686" w:type="dxa"/>
            <w:tcBorders>
              <w:top w:val="single" w:sz="4" w:space="0" w:color="000000"/>
              <w:left w:val="single" w:sz="4" w:space="0" w:color="000000"/>
              <w:bottom w:val="single" w:sz="4" w:space="0" w:color="000000"/>
              <w:right w:val="single" w:sz="4" w:space="0" w:color="000000"/>
            </w:tcBorders>
          </w:tcPr>
          <w:p w14:paraId="12A2470A" w14:textId="77777777" w:rsidR="007B434C" w:rsidRDefault="00AF7DB6">
            <w:pPr>
              <w:jc w:val="center"/>
              <w:rPr>
                <w:sz w:val="18"/>
                <w:szCs w:val="18"/>
                <w:lang w:eastAsia="en-US"/>
              </w:rPr>
            </w:pPr>
            <w:r>
              <w:rPr>
                <w:sz w:val="18"/>
                <w:szCs w:val="18"/>
                <w:lang w:eastAsia="en-US"/>
              </w:rPr>
              <w:t>8712</w:t>
            </w:r>
          </w:p>
          <w:p w14:paraId="768BFD6E" w14:textId="77777777" w:rsidR="007B434C" w:rsidRDefault="00AF7DB6">
            <w:pPr>
              <w:jc w:val="center"/>
              <w:rPr>
                <w:sz w:val="18"/>
                <w:szCs w:val="18"/>
                <w:lang w:eastAsia="en-US"/>
              </w:rPr>
            </w:pPr>
            <w:r>
              <w:rPr>
                <w:sz w:val="18"/>
                <w:szCs w:val="18"/>
                <w:lang w:eastAsia="en-US"/>
              </w:rPr>
              <w:t>5812</w:t>
            </w:r>
          </w:p>
          <w:p w14:paraId="73866B01" w14:textId="77777777" w:rsidR="007B434C" w:rsidRDefault="00AF7DB6">
            <w:pPr>
              <w:jc w:val="center"/>
              <w:rPr>
                <w:sz w:val="18"/>
                <w:szCs w:val="18"/>
                <w:lang w:eastAsia="en-US"/>
              </w:rPr>
            </w:pPr>
            <w:r>
              <w:rPr>
                <w:sz w:val="18"/>
                <w:szCs w:val="18"/>
                <w:lang w:eastAsia="en-US"/>
              </w:rPr>
              <w:t>2900</w:t>
            </w:r>
          </w:p>
        </w:tc>
        <w:tc>
          <w:tcPr>
            <w:tcW w:w="1047" w:type="dxa"/>
            <w:tcBorders>
              <w:top w:val="single" w:sz="4" w:space="0" w:color="000000"/>
              <w:left w:val="single" w:sz="4" w:space="0" w:color="000000"/>
              <w:bottom w:val="single" w:sz="4" w:space="0" w:color="000000"/>
              <w:right w:val="single" w:sz="4" w:space="0" w:color="000000"/>
            </w:tcBorders>
          </w:tcPr>
          <w:p w14:paraId="06C403EC" w14:textId="77777777" w:rsidR="007B434C" w:rsidRDefault="00AF7DB6">
            <w:pPr>
              <w:jc w:val="center"/>
              <w:rPr>
                <w:sz w:val="18"/>
                <w:szCs w:val="18"/>
                <w:lang w:eastAsia="en-US"/>
              </w:rPr>
            </w:pPr>
            <w:r>
              <w:rPr>
                <w:sz w:val="18"/>
                <w:szCs w:val="18"/>
                <w:lang w:eastAsia="en-US"/>
              </w:rPr>
              <w:t>1/10/2021 até 31/10/2021 00:00 às 23:55</w:t>
            </w:r>
          </w:p>
        </w:tc>
      </w:tr>
      <w:tr w:rsidR="007B434C" w14:paraId="5E82EC11" w14:textId="77777777" w:rsidTr="00DF0D8B">
        <w:trPr>
          <w:trHeight w:val="1248"/>
          <w:jc w:val="center"/>
        </w:trPr>
        <w:tc>
          <w:tcPr>
            <w:tcW w:w="996" w:type="dxa"/>
            <w:tcBorders>
              <w:top w:val="single" w:sz="4" w:space="0" w:color="000000"/>
              <w:left w:val="single" w:sz="4" w:space="0" w:color="000000"/>
              <w:bottom w:val="single" w:sz="4" w:space="0" w:color="000000"/>
              <w:right w:val="single" w:sz="4" w:space="0" w:color="000000"/>
            </w:tcBorders>
          </w:tcPr>
          <w:p w14:paraId="5FFDBEFF" w14:textId="77777777" w:rsidR="007B434C" w:rsidRDefault="00AF7DB6">
            <w:pPr>
              <w:jc w:val="center"/>
              <w:rPr>
                <w:sz w:val="18"/>
                <w:szCs w:val="18"/>
                <w:lang w:eastAsia="en-US"/>
              </w:rPr>
            </w:pPr>
            <w:r>
              <w:rPr>
                <w:sz w:val="18"/>
                <w:szCs w:val="18"/>
                <w:lang w:eastAsia="en-US"/>
              </w:rPr>
              <w:t>Novembro</w:t>
            </w:r>
          </w:p>
          <w:p w14:paraId="249524DD" w14:textId="77777777" w:rsidR="007B434C" w:rsidRDefault="00AF7DB6">
            <w:pPr>
              <w:jc w:val="center"/>
              <w:rPr>
                <w:b/>
                <w:bCs/>
                <w:sz w:val="18"/>
                <w:szCs w:val="18"/>
                <w:lang w:eastAsia="en-US"/>
              </w:rPr>
            </w:pPr>
            <w:r>
              <w:rPr>
                <w:b/>
                <w:bCs/>
                <w:sz w:val="18"/>
                <w:szCs w:val="18"/>
                <w:lang w:eastAsia="en-US"/>
              </w:rPr>
              <w:t>*(5min)</w:t>
            </w:r>
          </w:p>
          <w:p w14:paraId="08B3FF2A" w14:textId="77777777" w:rsidR="007B434C" w:rsidRDefault="00AF7DB6">
            <w:pPr>
              <w:jc w:val="center"/>
              <w:rPr>
                <w:b/>
                <w:bCs/>
                <w:sz w:val="18"/>
                <w:szCs w:val="18"/>
                <w:lang w:eastAsia="en-US"/>
              </w:rPr>
            </w:pPr>
            <w:r>
              <w:rPr>
                <w:b/>
                <w:bCs/>
                <w:sz w:val="18"/>
                <w:szCs w:val="18"/>
                <w:lang w:eastAsia="en-US"/>
              </w:rPr>
              <w:t>**(15min)</w:t>
            </w:r>
          </w:p>
        </w:tc>
        <w:tc>
          <w:tcPr>
            <w:tcW w:w="856" w:type="dxa"/>
            <w:tcBorders>
              <w:top w:val="single" w:sz="4" w:space="0" w:color="000000"/>
              <w:left w:val="single" w:sz="4" w:space="0" w:color="000000"/>
              <w:bottom w:val="single" w:sz="4" w:space="0" w:color="000000"/>
              <w:right w:val="single" w:sz="4" w:space="0" w:color="000000"/>
            </w:tcBorders>
          </w:tcPr>
          <w:p w14:paraId="7C50AFAB" w14:textId="77777777" w:rsidR="007B434C" w:rsidRDefault="00AF7DB6">
            <w:pPr>
              <w:jc w:val="center"/>
              <w:rPr>
                <w:sz w:val="18"/>
                <w:szCs w:val="18"/>
                <w:lang w:eastAsia="en-US"/>
              </w:rPr>
            </w:pPr>
            <w:r>
              <w:rPr>
                <w:sz w:val="18"/>
                <w:szCs w:val="18"/>
                <w:lang w:eastAsia="en-US"/>
              </w:rPr>
              <w:t>79288</w:t>
            </w:r>
          </w:p>
          <w:p w14:paraId="3E7022EA" w14:textId="77777777" w:rsidR="007B434C" w:rsidRDefault="00AF7DB6">
            <w:pPr>
              <w:jc w:val="center"/>
              <w:rPr>
                <w:sz w:val="18"/>
                <w:szCs w:val="18"/>
                <w:lang w:eastAsia="en-US"/>
              </w:rPr>
            </w:pPr>
            <w:r>
              <w:rPr>
                <w:sz w:val="18"/>
                <w:szCs w:val="18"/>
                <w:lang w:eastAsia="en-US"/>
              </w:rPr>
              <w:t>52811</w:t>
            </w:r>
          </w:p>
          <w:p w14:paraId="6EF84525" w14:textId="77777777" w:rsidR="007B434C" w:rsidRDefault="00AF7DB6">
            <w:pPr>
              <w:jc w:val="center"/>
              <w:rPr>
                <w:sz w:val="18"/>
                <w:szCs w:val="18"/>
                <w:lang w:eastAsia="en-US"/>
              </w:rPr>
            </w:pPr>
            <w:r>
              <w:rPr>
                <w:sz w:val="18"/>
                <w:szCs w:val="18"/>
                <w:lang w:eastAsia="en-US"/>
              </w:rPr>
              <w:t>26477</w:t>
            </w:r>
          </w:p>
        </w:tc>
        <w:tc>
          <w:tcPr>
            <w:tcW w:w="576" w:type="dxa"/>
            <w:tcBorders>
              <w:top w:val="single" w:sz="4" w:space="0" w:color="000000"/>
              <w:left w:val="single" w:sz="4" w:space="0" w:color="000000"/>
              <w:bottom w:val="single" w:sz="4" w:space="0" w:color="000000"/>
              <w:right w:val="single" w:sz="4" w:space="0" w:color="000000"/>
            </w:tcBorders>
          </w:tcPr>
          <w:p w14:paraId="458189FD" w14:textId="77777777" w:rsidR="007B434C" w:rsidRDefault="00AF7DB6">
            <w:pPr>
              <w:jc w:val="center"/>
              <w:rPr>
                <w:sz w:val="18"/>
                <w:szCs w:val="18"/>
                <w:lang w:eastAsia="en-US"/>
              </w:rPr>
            </w:pPr>
            <w:r>
              <w:rPr>
                <w:sz w:val="18"/>
                <w:szCs w:val="18"/>
                <w:lang w:eastAsia="en-US"/>
              </w:rPr>
              <w:t>7218</w:t>
            </w:r>
          </w:p>
          <w:p w14:paraId="159777F8" w14:textId="77777777" w:rsidR="007B434C" w:rsidRDefault="00AF7DB6">
            <w:pPr>
              <w:jc w:val="center"/>
              <w:rPr>
                <w:sz w:val="18"/>
                <w:szCs w:val="18"/>
                <w:lang w:eastAsia="en-US"/>
              </w:rPr>
            </w:pPr>
            <w:r>
              <w:rPr>
                <w:sz w:val="18"/>
                <w:szCs w:val="18"/>
                <w:lang w:eastAsia="en-US"/>
              </w:rPr>
              <w:t>4821</w:t>
            </w:r>
          </w:p>
          <w:p w14:paraId="6EE21C63" w14:textId="77777777" w:rsidR="007B434C" w:rsidRDefault="00AF7DB6">
            <w:pPr>
              <w:jc w:val="center"/>
              <w:rPr>
                <w:sz w:val="18"/>
                <w:szCs w:val="18"/>
                <w:lang w:eastAsia="en-US"/>
              </w:rPr>
            </w:pPr>
            <w:r>
              <w:rPr>
                <w:sz w:val="18"/>
                <w:szCs w:val="18"/>
                <w:lang w:eastAsia="en-US"/>
              </w:rPr>
              <w:t>2397</w:t>
            </w:r>
          </w:p>
        </w:tc>
        <w:tc>
          <w:tcPr>
            <w:tcW w:w="576" w:type="dxa"/>
            <w:tcBorders>
              <w:top w:val="single" w:sz="4" w:space="0" w:color="000000"/>
              <w:left w:val="single" w:sz="4" w:space="0" w:color="000000"/>
              <w:bottom w:val="single" w:sz="4" w:space="0" w:color="000000"/>
              <w:right w:val="single" w:sz="4" w:space="0" w:color="000000"/>
            </w:tcBorders>
          </w:tcPr>
          <w:p w14:paraId="7368041D" w14:textId="77777777" w:rsidR="007B434C" w:rsidRDefault="00AF7DB6">
            <w:pPr>
              <w:jc w:val="center"/>
              <w:rPr>
                <w:sz w:val="18"/>
                <w:szCs w:val="18"/>
                <w:lang w:eastAsia="en-US"/>
              </w:rPr>
            </w:pPr>
            <w:r>
              <w:rPr>
                <w:sz w:val="18"/>
                <w:szCs w:val="18"/>
                <w:lang w:eastAsia="en-US"/>
              </w:rPr>
              <w:t>7152</w:t>
            </w:r>
          </w:p>
          <w:p w14:paraId="7872BA01" w14:textId="77777777" w:rsidR="007B434C" w:rsidRDefault="00AF7DB6">
            <w:pPr>
              <w:jc w:val="center"/>
              <w:rPr>
                <w:sz w:val="18"/>
                <w:szCs w:val="18"/>
                <w:lang w:eastAsia="en-US"/>
              </w:rPr>
            </w:pPr>
            <w:r>
              <w:rPr>
                <w:sz w:val="18"/>
                <w:szCs w:val="18"/>
                <w:lang w:eastAsia="en-US"/>
              </w:rPr>
              <w:t>4773</w:t>
            </w:r>
          </w:p>
          <w:p w14:paraId="6456A0BD" w14:textId="77777777" w:rsidR="007B434C" w:rsidRDefault="00AF7DB6">
            <w:pPr>
              <w:jc w:val="center"/>
              <w:rPr>
                <w:sz w:val="18"/>
                <w:szCs w:val="18"/>
                <w:lang w:eastAsia="en-US"/>
              </w:rPr>
            </w:pPr>
            <w:r>
              <w:rPr>
                <w:sz w:val="18"/>
                <w:szCs w:val="18"/>
                <w:lang w:eastAsia="en-US"/>
              </w:rPr>
              <w:t>2379</w:t>
            </w:r>
          </w:p>
        </w:tc>
        <w:tc>
          <w:tcPr>
            <w:tcW w:w="667" w:type="dxa"/>
            <w:tcBorders>
              <w:top w:val="single" w:sz="4" w:space="0" w:color="000000"/>
              <w:left w:val="single" w:sz="4" w:space="0" w:color="000000"/>
              <w:bottom w:val="single" w:sz="4" w:space="0" w:color="000000"/>
              <w:right w:val="single" w:sz="4" w:space="0" w:color="000000"/>
            </w:tcBorders>
          </w:tcPr>
          <w:p w14:paraId="6A614D8C" w14:textId="77777777" w:rsidR="007B434C" w:rsidRDefault="00AF7DB6">
            <w:pPr>
              <w:jc w:val="center"/>
              <w:rPr>
                <w:sz w:val="18"/>
                <w:szCs w:val="18"/>
                <w:lang w:eastAsia="en-US"/>
              </w:rPr>
            </w:pPr>
            <w:r>
              <w:rPr>
                <w:sz w:val="18"/>
                <w:szCs w:val="18"/>
                <w:lang w:eastAsia="en-US"/>
              </w:rPr>
              <w:t>7191</w:t>
            </w:r>
          </w:p>
          <w:p w14:paraId="31E8DA5D" w14:textId="77777777" w:rsidR="007B434C" w:rsidRDefault="00AF7DB6">
            <w:pPr>
              <w:jc w:val="center"/>
              <w:rPr>
                <w:sz w:val="18"/>
                <w:szCs w:val="18"/>
                <w:lang w:eastAsia="en-US"/>
              </w:rPr>
            </w:pPr>
            <w:r>
              <w:rPr>
                <w:sz w:val="18"/>
                <w:szCs w:val="18"/>
                <w:lang w:eastAsia="en-US"/>
              </w:rPr>
              <w:t>4824</w:t>
            </w:r>
          </w:p>
          <w:p w14:paraId="4D0DE7D8" w14:textId="77777777" w:rsidR="007B434C" w:rsidRDefault="00AF7DB6">
            <w:pPr>
              <w:jc w:val="center"/>
              <w:rPr>
                <w:sz w:val="18"/>
                <w:szCs w:val="18"/>
                <w:lang w:eastAsia="en-US"/>
              </w:rPr>
            </w:pPr>
            <w:r>
              <w:rPr>
                <w:sz w:val="18"/>
                <w:szCs w:val="18"/>
                <w:lang w:eastAsia="en-US"/>
              </w:rPr>
              <w:t>2367</w:t>
            </w:r>
          </w:p>
        </w:tc>
        <w:tc>
          <w:tcPr>
            <w:tcW w:w="906" w:type="dxa"/>
            <w:tcBorders>
              <w:top w:val="single" w:sz="4" w:space="0" w:color="000000"/>
              <w:left w:val="single" w:sz="4" w:space="0" w:color="000000"/>
              <w:bottom w:val="single" w:sz="4" w:space="0" w:color="000000"/>
              <w:right w:val="single" w:sz="4" w:space="0" w:color="000000"/>
            </w:tcBorders>
          </w:tcPr>
          <w:p w14:paraId="29841CF1" w14:textId="77777777" w:rsidR="007B434C" w:rsidRDefault="00AF7DB6">
            <w:pPr>
              <w:jc w:val="center"/>
              <w:rPr>
                <w:sz w:val="18"/>
                <w:szCs w:val="18"/>
                <w:lang w:eastAsia="en-US"/>
              </w:rPr>
            </w:pPr>
            <w:r>
              <w:rPr>
                <w:sz w:val="18"/>
                <w:szCs w:val="18"/>
                <w:lang w:eastAsia="en-US"/>
              </w:rPr>
              <w:t>7245</w:t>
            </w:r>
          </w:p>
          <w:p w14:paraId="4C570A5D" w14:textId="77777777" w:rsidR="007B434C" w:rsidRDefault="00AF7DB6">
            <w:pPr>
              <w:jc w:val="center"/>
              <w:rPr>
                <w:sz w:val="18"/>
                <w:szCs w:val="18"/>
                <w:lang w:eastAsia="en-US"/>
              </w:rPr>
            </w:pPr>
            <w:r>
              <w:rPr>
                <w:sz w:val="18"/>
                <w:szCs w:val="18"/>
                <w:lang w:eastAsia="en-US"/>
              </w:rPr>
              <w:t>4813</w:t>
            </w:r>
          </w:p>
          <w:p w14:paraId="42357032" w14:textId="77777777" w:rsidR="007B434C" w:rsidRDefault="00AF7DB6">
            <w:pPr>
              <w:jc w:val="center"/>
              <w:rPr>
                <w:sz w:val="18"/>
                <w:szCs w:val="18"/>
                <w:lang w:eastAsia="en-US"/>
              </w:rPr>
            </w:pPr>
            <w:r>
              <w:rPr>
                <w:sz w:val="18"/>
                <w:szCs w:val="18"/>
                <w:lang w:eastAsia="en-US"/>
              </w:rPr>
              <w:t>2432</w:t>
            </w:r>
          </w:p>
        </w:tc>
        <w:tc>
          <w:tcPr>
            <w:tcW w:w="1016" w:type="dxa"/>
            <w:tcBorders>
              <w:top w:val="single" w:sz="4" w:space="0" w:color="000000"/>
              <w:left w:val="single" w:sz="4" w:space="0" w:color="000000"/>
              <w:bottom w:val="single" w:sz="4" w:space="0" w:color="000000"/>
              <w:right w:val="single" w:sz="4" w:space="0" w:color="000000"/>
            </w:tcBorders>
          </w:tcPr>
          <w:p w14:paraId="171E02E9" w14:textId="77777777" w:rsidR="007B434C" w:rsidRDefault="00AF7DB6">
            <w:pPr>
              <w:jc w:val="center"/>
              <w:rPr>
                <w:sz w:val="18"/>
                <w:szCs w:val="18"/>
                <w:lang w:eastAsia="en-US"/>
              </w:rPr>
            </w:pPr>
            <w:r>
              <w:rPr>
                <w:sz w:val="18"/>
                <w:szCs w:val="18"/>
                <w:lang w:eastAsia="en-US"/>
              </w:rPr>
              <w:t>7189</w:t>
            </w:r>
          </w:p>
          <w:p w14:paraId="756268D4" w14:textId="77777777" w:rsidR="007B434C" w:rsidRDefault="00AF7DB6">
            <w:pPr>
              <w:jc w:val="center"/>
              <w:rPr>
                <w:sz w:val="18"/>
                <w:szCs w:val="18"/>
                <w:lang w:eastAsia="en-US"/>
              </w:rPr>
            </w:pPr>
            <w:r>
              <w:rPr>
                <w:sz w:val="18"/>
                <w:szCs w:val="18"/>
                <w:lang w:eastAsia="en-US"/>
              </w:rPr>
              <w:t>4786</w:t>
            </w:r>
          </w:p>
          <w:p w14:paraId="5B5C7218" w14:textId="77777777" w:rsidR="007B434C" w:rsidRDefault="00AF7DB6">
            <w:pPr>
              <w:jc w:val="center"/>
              <w:rPr>
                <w:sz w:val="18"/>
                <w:szCs w:val="18"/>
                <w:lang w:eastAsia="en-US"/>
              </w:rPr>
            </w:pPr>
            <w:r>
              <w:rPr>
                <w:sz w:val="18"/>
                <w:szCs w:val="18"/>
                <w:lang w:eastAsia="en-US"/>
              </w:rPr>
              <w:t>2403</w:t>
            </w:r>
          </w:p>
        </w:tc>
        <w:tc>
          <w:tcPr>
            <w:tcW w:w="597" w:type="dxa"/>
            <w:tcBorders>
              <w:top w:val="single" w:sz="4" w:space="0" w:color="000000"/>
              <w:left w:val="single" w:sz="4" w:space="0" w:color="000000"/>
              <w:bottom w:val="single" w:sz="4" w:space="0" w:color="000000"/>
              <w:right w:val="single" w:sz="4" w:space="0" w:color="000000"/>
            </w:tcBorders>
          </w:tcPr>
          <w:p w14:paraId="0491DDE9" w14:textId="77777777" w:rsidR="007B434C" w:rsidRDefault="00AF7DB6">
            <w:pPr>
              <w:jc w:val="center"/>
              <w:rPr>
                <w:sz w:val="18"/>
                <w:szCs w:val="18"/>
                <w:lang w:eastAsia="en-US"/>
              </w:rPr>
            </w:pPr>
            <w:r>
              <w:rPr>
                <w:sz w:val="18"/>
                <w:szCs w:val="18"/>
                <w:lang w:eastAsia="en-US"/>
              </w:rPr>
              <w:t>7204</w:t>
            </w:r>
          </w:p>
          <w:p w14:paraId="6AFAE94A" w14:textId="77777777" w:rsidR="007B434C" w:rsidRDefault="00AF7DB6">
            <w:pPr>
              <w:jc w:val="center"/>
              <w:rPr>
                <w:sz w:val="18"/>
                <w:szCs w:val="18"/>
                <w:lang w:eastAsia="en-US"/>
              </w:rPr>
            </w:pPr>
            <w:r>
              <w:rPr>
                <w:sz w:val="18"/>
                <w:szCs w:val="18"/>
                <w:lang w:eastAsia="en-US"/>
              </w:rPr>
              <w:t>4778</w:t>
            </w:r>
          </w:p>
          <w:p w14:paraId="36D4BE2F" w14:textId="77777777" w:rsidR="007B434C" w:rsidRDefault="00AF7DB6">
            <w:pPr>
              <w:jc w:val="center"/>
              <w:rPr>
                <w:sz w:val="18"/>
                <w:szCs w:val="18"/>
                <w:lang w:eastAsia="en-US"/>
              </w:rPr>
            </w:pPr>
            <w:r>
              <w:rPr>
                <w:sz w:val="18"/>
                <w:szCs w:val="18"/>
                <w:lang w:eastAsia="en-US"/>
              </w:rPr>
              <w:t>2426</w:t>
            </w:r>
          </w:p>
        </w:tc>
        <w:tc>
          <w:tcPr>
            <w:tcW w:w="597" w:type="dxa"/>
            <w:tcBorders>
              <w:top w:val="single" w:sz="4" w:space="0" w:color="000000"/>
              <w:left w:val="single" w:sz="4" w:space="0" w:color="000000"/>
              <w:bottom w:val="single" w:sz="4" w:space="0" w:color="000000"/>
              <w:right w:val="single" w:sz="4" w:space="0" w:color="000000"/>
            </w:tcBorders>
          </w:tcPr>
          <w:p w14:paraId="1A90E61F" w14:textId="77777777" w:rsidR="007B434C" w:rsidRDefault="00AF7DB6">
            <w:pPr>
              <w:jc w:val="center"/>
              <w:rPr>
                <w:sz w:val="18"/>
                <w:szCs w:val="18"/>
                <w:lang w:eastAsia="en-US"/>
              </w:rPr>
            </w:pPr>
            <w:r>
              <w:rPr>
                <w:sz w:val="18"/>
                <w:szCs w:val="18"/>
                <w:lang w:eastAsia="en-US"/>
              </w:rPr>
              <w:t>7221</w:t>
            </w:r>
          </w:p>
          <w:p w14:paraId="43D8ECF5" w14:textId="77777777" w:rsidR="007B434C" w:rsidRDefault="00AF7DB6">
            <w:pPr>
              <w:jc w:val="center"/>
              <w:rPr>
                <w:sz w:val="18"/>
                <w:szCs w:val="18"/>
                <w:lang w:eastAsia="en-US"/>
              </w:rPr>
            </w:pPr>
            <w:r>
              <w:rPr>
                <w:sz w:val="18"/>
                <w:szCs w:val="18"/>
                <w:lang w:eastAsia="en-US"/>
              </w:rPr>
              <w:t>4812</w:t>
            </w:r>
          </w:p>
          <w:p w14:paraId="74074798" w14:textId="77777777" w:rsidR="007B434C" w:rsidRDefault="00AF7DB6">
            <w:pPr>
              <w:jc w:val="center"/>
              <w:rPr>
                <w:sz w:val="18"/>
                <w:szCs w:val="18"/>
                <w:lang w:eastAsia="en-US"/>
              </w:rPr>
            </w:pPr>
            <w:r>
              <w:rPr>
                <w:sz w:val="18"/>
                <w:szCs w:val="18"/>
                <w:lang w:eastAsia="en-US"/>
              </w:rPr>
              <w:t>2409</w:t>
            </w:r>
          </w:p>
        </w:tc>
        <w:tc>
          <w:tcPr>
            <w:tcW w:w="936" w:type="dxa"/>
            <w:tcBorders>
              <w:top w:val="single" w:sz="4" w:space="0" w:color="000000"/>
              <w:left w:val="single" w:sz="4" w:space="0" w:color="000000"/>
              <w:bottom w:val="single" w:sz="4" w:space="0" w:color="000000"/>
              <w:right w:val="single" w:sz="4" w:space="0" w:color="000000"/>
            </w:tcBorders>
          </w:tcPr>
          <w:p w14:paraId="56529531" w14:textId="77777777" w:rsidR="007B434C" w:rsidRDefault="00AF7DB6">
            <w:pPr>
              <w:jc w:val="center"/>
              <w:rPr>
                <w:sz w:val="18"/>
                <w:szCs w:val="18"/>
                <w:lang w:eastAsia="en-US"/>
              </w:rPr>
            </w:pPr>
            <w:r>
              <w:rPr>
                <w:sz w:val="18"/>
                <w:szCs w:val="18"/>
                <w:lang w:eastAsia="en-US"/>
              </w:rPr>
              <w:t>7239</w:t>
            </w:r>
          </w:p>
          <w:p w14:paraId="3932661F" w14:textId="77777777" w:rsidR="007B434C" w:rsidRDefault="00AF7DB6">
            <w:pPr>
              <w:jc w:val="center"/>
              <w:rPr>
                <w:sz w:val="18"/>
                <w:szCs w:val="18"/>
                <w:lang w:eastAsia="en-US"/>
              </w:rPr>
            </w:pPr>
            <w:r>
              <w:rPr>
                <w:sz w:val="18"/>
                <w:szCs w:val="18"/>
                <w:lang w:eastAsia="en-US"/>
              </w:rPr>
              <w:t>4803</w:t>
            </w:r>
          </w:p>
          <w:p w14:paraId="5D848DA0" w14:textId="77777777" w:rsidR="007B434C" w:rsidRDefault="00AF7DB6">
            <w:pPr>
              <w:jc w:val="center"/>
              <w:rPr>
                <w:sz w:val="18"/>
                <w:szCs w:val="18"/>
                <w:lang w:eastAsia="en-US"/>
              </w:rPr>
            </w:pPr>
            <w:r>
              <w:rPr>
                <w:sz w:val="18"/>
                <w:szCs w:val="18"/>
                <w:lang w:eastAsia="en-US"/>
              </w:rPr>
              <w:t>2436</w:t>
            </w:r>
          </w:p>
        </w:tc>
        <w:tc>
          <w:tcPr>
            <w:tcW w:w="757" w:type="dxa"/>
            <w:tcBorders>
              <w:top w:val="single" w:sz="4" w:space="0" w:color="000000"/>
              <w:left w:val="single" w:sz="4" w:space="0" w:color="000000"/>
              <w:bottom w:val="single" w:sz="4" w:space="0" w:color="000000"/>
              <w:right w:val="single" w:sz="4" w:space="0" w:color="000000"/>
            </w:tcBorders>
          </w:tcPr>
          <w:p w14:paraId="413A0F36" w14:textId="77777777" w:rsidR="007B434C" w:rsidRDefault="00AF7DB6">
            <w:pPr>
              <w:jc w:val="center"/>
              <w:rPr>
                <w:sz w:val="18"/>
                <w:szCs w:val="18"/>
                <w:lang w:eastAsia="en-US"/>
              </w:rPr>
            </w:pPr>
            <w:r>
              <w:rPr>
                <w:sz w:val="18"/>
                <w:szCs w:val="18"/>
                <w:lang w:eastAsia="en-US"/>
              </w:rPr>
              <w:t>7237</w:t>
            </w:r>
          </w:p>
          <w:p w14:paraId="6B666D85" w14:textId="77777777" w:rsidR="007B434C" w:rsidRDefault="00AF7DB6">
            <w:pPr>
              <w:jc w:val="center"/>
              <w:rPr>
                <w:sz w:val="18"/>
                <w:szCs w:val="18"/>
                <w:lang w:eastAsia="en-US"/>
              </w:rPr>
            </w:pPr>
            <w:r>
              <w:rPr>
                <w:sz w:val="18"/>
                <w:szCs w:val="18"/>
                <w:lang w:eastAsia="en-US"/>
              </w:rPr>
              <w:t>4795</w:t>
            </w:r>
          </w:p>
          <w:p w14:paraId="53847E87" w14:textId="77777777" w:rsidR="007B434C" w:rsidRDefault="00AF7DB6">
            <w:pPr>
              <w:jc w:val="center"/>
              <w:rPr>
                <w:sz w:val="18"/>
                <w:szCs w:val="18"/>
                <w:lang w:eastAsia="en-US"/>
              </w:rPr>
            </w:pPr>
            <w:r>
              <w:rPr>
                <w:sz w:val="18"/>
                <w:szCs w:val="18"/>
                <w:lang w:eastAsia="en-US"/>
              </w:rPr>
              <w:t>2442</w:t>
            </w:r>
          </w:p>
        </w:tc>
        <w:tc>
          <w:tcPr>
            <w:tcW w:w="656" w:type="dxa"/>
            <w:tcBorders>
              <w:top w:val="single" w:sz="4" w:space="0" w:color="000000"/>
              <w:left w:val="single" w:sz="4" w:space="0" w:color="000000"/>
              <w:bottom w:val="single" w:sz="4" w:space="0" w:color="000000"/>
              <w:right w:val="single" w:sz="4" w:space="0" w:color="000000"/>
            </w:tcBorders>
          </w:tcPr>
          <w:p w14:paraId="1CF6DA96" w14:textId="77777777" w:rsidR="007B434C" w:rsidRDefault="00AF7DB6">
            <w:pPr>
              <w:jc w:val="center"/>
              <w:rPr>
                <w:sz w:val="18"/>
                <w:szCs w:val="18"/>
                <w:lang w:eastAsia="en-US"/>
              </w:rPr>
            </w:pPr>
            <w:r>
              <w:rPr>
                <w:sz w:val="18"/>
                <w:szCs w:val="18"/>
                <w:lang w:eastAsia="en-US"/>
              </w:rPr>
              <w:t>7166</w:t>
            </w:r>
          </w:p>
          <w:p w14:paraId="452C624A" w14:textId="77777777" w:rsidR="007B434C" w:rsidRDefault="00AF7DB6">
            <w:pPr>
              <w:jc w:val="center"/>
              <w:rPr>
                <w:sz w:val="18"/>
                <w:szCs w:val="18"/>
                <w:lang w:eastAsia="en-US"/>
              </w:rPr>
            </w:pPr>
            <w:r>
              <w:rPr>
                <w:sz w:val="18"/>
                <w:szCs w:val="18"/>
                <w:lang w:eastAsia="en-US"/>
              </w:rPr>
              <w:t>4782</w:t>
            </w:r>
          </w:p>
          <w:p w14:paraId="52C39AC1" w14:textId="77777777" w:rsidR="007B434C" w:rsidRDefault="00AF7DB6">
            <w:pPr>
              <w:jc w:val="center"/>
              <w:rPr>
                <w:sz w:val="18"/>
                <w:szCs w:val="18"/>
                <w:lang w:eastAsia="en-US"/>
              </w:rPr>
            </w:pPr>
            <w:r>
              <w:rPr>
                <w:sz w:val="18"/>
                <w:szCs w:val="18"/>
                <w:lang w:eastAsia="en-US"/>
              </w:rPr>
              <w:t>2384</w:t>
            </w:r>
          </w:p>
        </w:tc>
        <w:tc>
          <w:tcPr>
            <w:tcW w:w="686" w:type="dxa"/>
            <w:tcBorders>
              <w:top w:val="single" w:sz="4" w:space="0" w:color="000000"/>
              <w:left w:val="single" w:sz="4" w:space="0" w:color="000000"/>
              <w:bottom w:val="single" w:sz="4" w:space="0" w:color="000000"/>
              <w:right w:val="single" w:sz="4" w:space="0" w:color="000000"/>
            </w:tcBorders>
          </w:tcPr>
          <w:p w14:paraId="3514D134" w14:textId="77777777" w:rsidR="007B434C" w:rsidRDefault="00AF7DB6">
            <w:pPr>
              <w:jc w:val="center"/>
              <w:rPr>
                <w:sz w:val="18"/>
                <w:szCs w:val="18"/>
                <w:lang w:eastAsia="en-US"/>
              </w:rPr>
            </w:pPr>
            <w:r>
              <w:rPr>
                <w:sz w:val="18"/>
                <w:szCs w:val="18"/>
                <w:lang w:eastAsia="en-US"/>
              </w:rPr>
              <w:t>7226</w:t>
            </w:r>
          </w:p>
          <w:p w14:paraId="7AAA91BA" w14:textId="77777777" w:rsidR="007B434C" w:rsidRDefault="00AF7DB6">
            <w:pPr>
              <w:jc w:val="center"/>
              <w:rPr>
                <w:sz w:val="18"/>
                <w:szCs w:val="18"/>
                <w:lang w:eastAsia="en-US"/>
              </w:rPr>
            </w:pPr>
            <w:r>
              <w:rPr>
                <w:sz w:val="18"/>
                <w:szCs w:val="18"/>
                <w:lang w:eastAsia="en-US"/>
              </w:rPr>
              <w:t>4824</w:t>
            </w:r>
          </w:p>
          <w:p w14:paraId="7CA5849A" w14:textId="77777777" w:rsidR="007B434C" w:rsidRDefault="00AF7DB6">
            <w:pPr>
              <w:jc w:val="center"/>
              <w:rPr>
                <w:sz w:val="18"/>
                <w:szCs w:val="18"/>
                <w:lang w:eastAsia="en-US"/>
              </w:rPr>
            </w:pPr>
            <w:r>
              <w:rPr>
                <w:sz w:val="18"/>
                <w:szCs w:val="18"/>
                <w:lang w:eastAsia="en-US"/>
              </w:rPr>
              <w:t>2402</w:t>
            </w:r>
          </w:p>
        </w:tc>
        <w:tc>
          <w:tcPr>
            <w:tcW w:w="1047" w:type="dxa"/>
            <w:tcBorders>
              <w:top w:val="single" w:sz="4" w:space="0" w:color="000000"/>
              <w:left w:val="single" w:sz="4" w:space="0" w:color="000000"/>
              <w:bottom w:val="single" w:sz="4" w:space="0" w:color="000000"/>
              <w:right w:val="single" w:sz="4" w:space="0" w:color="000000"/>
            </w:tcBorders>
          </w:tcPr>
          <w:p w14:paraId="74DD07D8" w14:textId="77777777" w:rsidR="007B434C" w:rsidRDefault="00AF7DB6">
            <w:pPr>
              <w:jc w:val="center"/>
              <w:rPr>
                <w:sz w:val="18"/>
                <w:szCs w:val="18"/>
                <w:lang w:eastAsia="en-US"/>
              </w:rPr>
            </w:pPr>
            <w:r>
              <w:rPr>
                <w:sz w:val="18"/>
                <w:szCs w:val="18"/>
                <w:lang w:eastAsia="en-US"/>
              </w:rPr>
              <w:t>1/11/2021 até 31/11/2021 00:00 às 23:55</w:t>
            </w:r>
          </w:p>
        </w:tc>
      </w:tr>
      <w:tr w:rsidR="007B434C" w14:paraId="3B169DBA" w14:textId="77777777" w:rsidTr="00DF0D8B">
        <w:trPr>
          <w:trHeight w:val="1225"/>
          <w:jc w:val="center"/>
        </w:trPr>
        <w:tc>
          <w:tcPr>
            <w:tcW w:w="996" w:type="dxa"/>
            <w:tcBorders>
              <w:top w:val="single" w:sz="4" w:space="0" w:color="000000"/>
              <w:left w:val="single" w:sz="4" w:space="0" w:color="000000"/>
              <w:bottom w:val="single" w:sz="4" w:space="0" w:color="000000"/>
              <w:right w:val="single" w:sz="4" w:space="0" w:color="000000"/>
            </w:tcBorders>
          </w:tcPr>
          <w:p w14:paraId="5FA73917" w14:textId="77777777" w:rsidR="007B434C" w:rsidRDefault="00AF7DB6">
            <w:pPr>
              <w:jc w:val="center"/>
              <w:rPr>
                <w:sz w:val="18"/>
                <w:szCs w:val="18"/>
                <w:lang w:eastAsia="en-US"/>
              </w:rPr>
            </w:pPr>
            <w:r>
              <w:rPr>
                <w:sz w:val="18"/>
                <w:szCs w:val="18"/>
                <w:lang w:eastAsia="en-US"/>
              </w:rPr>
              <w:t>Dezembro</w:t>
            </w:r>
          </w:p>
          <w:p w14:paraId="2D461D4B" w14:textId="77777777" w:rsidR="007B434C" w:rsidRDefault="00AF7DB6">
            <w:pPr>
              <w:jc w:val="center"/>
              <w:rPr>
                <w:b/>
                <w:bCs/>
                <w:sz w:val="18"/>
                <w:szCs w:val="18"/>
                <w:lang w:eastAsia="en-US"/>
              </w:rPr>
            </w:pPr>
            <w:r>
              <w:rPr>
                <w:b/>
                <w:bCs/>
                <w:sz w:val="18"/>
                <w:szCs w:val="18"/>
                <w:lang w:eastAsia="en-US"/>
              </w:rPr>
              <w:t>*(5min)</w:t>
            </w:r>
          </w:p>
          <w:p w14:paraId="75DE9C56" w14:textId="77777777" w:rsidR="007B434C" w:rsidRDefault="00AF7DB6">
            <w:pPr>
              <w:jc w:val="center"/>
              <w:rPr>
                <w:b/>
                <w:bCs/>
                <w:sz w:val="18"/>
                <w:szCs w:val="18"/>
                <w:lang w:eastAsia="en-US"/>
              </w:rPr>
            </w:pPr>
            <w:r>
              <w:rPr>
                <w:b/>
                <w:bCs/>
                <w:sz w:val="18"/>
                <w:szCs w:val="18"/>
                <w:lang w:eastAsia="en-US"/>
              </w:rPr>
              <w:t>**(15min)</w:t>
            </w:r>
          </w:p>
        </w:tc>
        <w:tc>
          <w:tcPr>
            <w:tcW w:w="856" w:type="dxa"/>
            <w:tcBorders>
              <w:top w:val="single" w:sz="4" w:space="0" w:color="000000"/>
              <w:left w:val="single" w:sz="4" w:space="0" w:color="000000"/>
              <w:bottom w:val="single" w:sz="4" w:space="0" w:color="000000"/>
              <w:right w:val="single" w:sz="4" w:space="0" w:color="000000"/>
            </w:tcBorders>
          </w:tcPr>
          <w:p w14:paraId="78208421" w14:textId="77777777" w:rsidR="007B434C" w:rsidRDefault="00AF7DB6">
            <w:pPr>
              <w:jc w:val="center"/>
              <w:rPr>
                <w:sz w:val="18"/>
                <w:szCs w:val="18"/>
                <w:lang w:eastAsia="en-US"/>
              </w:rPr>
            </w:pPr>
            <w:r>
              <w:rPr>
                <w:sz w:val="18"/>
                <w:szCs w:val="18"/>
                <w:lang w:eastAsia="en-US"/>
              </w:rPr>
              <w:t>97240</w:t>
            </w:r>
          </w:p>
          <w:p w14:paraId="1279CD9E" w14:textId="77777777" w:rsidR="007B434C" w:rsidRDefault="00AF7DB6">
            <w:pPr>
              <w:jc w:val="center"/>
              <w:rPr>
                <w:sz w:val="18"/>
                <w:szCs w:val="18"/>
                <w:lang w:eastAsia="en-US"/>
              </w:rPr>
            </w:pPr>
            <w:r>
              <w:rPr>
                <w:sz w:val="18"/>
                <w:szCs w:val="18"/>
                <w:lang w:eastAsia="en-US"/>
              </w:rPr>
              <w:t>64874</w:t>
            </w:r>
          </w:p>
          <w:p w14:paraId="65D1E1F7" w14:textId="77777777" w:rsidR="007B434C" w:rsidRDefault="00AF7DB6">
            <w:pPr>
              <w:jc w:val="center"/>
              <w:rPr>
                <w:sz w:val="18"/>
                <w:szCs w:val="18"/>
                <w:lang w:eastAsia="en-US"/>
              </w:rPr>
            </w:pPr>
            <w:r>
              <w:rPr>
                <w:sz w:val="18"/>
                <w:szCs w:val="18"/>
                <w:lang w:eastAsia="en-US"/>
              </w:rPr>
              <w:t>32366</w:t>
            </w:r>
          </w:p>
        </w:tc>
        <w:tc>
          <w:tcPr>
            <w:tcW w:w="576" w:type="dxa"/>
            <w:tcBorders>
              <w:top w:val="single" w:sz="4" w:space="0" w:color="000000"/>
              <w:left w:val="single" w:sz="4" w:space="0" w:color="000000"/>
              <w:bottom w:val="single" w:sz="4" w:space="0" w:color="000000"/>
              <w:right w:val="single" w:sz="4" w:space="0" w:color="000000"/>
            </w:tcBorders>
          </w:tcPr>
          <w:p w14:paraId="3FD6AA14" w14:textId="77777777" w:rsidR="007B434C" w:rsidRDefault="00AF7DB6">
            <w:pPr>
              <w:jc w:val="center"/>
              <w:rPr>
                <w:sz w:val="18"/>
                <w:szCs w:val="18"/>
                <w:lang w:eastAsia="en-US"/>
              </w:rPr>
            </w:pPr>
            <w:r>
              <w:rPr>
                <w:sz w:val="18"/>
                <w:szCs w:val="18"/>
                <w:lang w:eastAsia="en-US"/>
              </w:rPr>
              <w:t>8840</w:t>
            </w:r>
          </w:p>
          <w:p w14:paraId="2947A9F1" w14:textId="77777777" w:rsidR="007B434C" w:rsidRDefault="00AF7DB6">
            <w:pPr>
              <w:jc w:val="center"/>
              <w:rPr>
                <w:sz w:val="18"/>
                <w:szCs w:val="18"/>
                <w:lang w:eastAsia="en-US"/>
              </w:rPr>
            </w:pPr>
            <w:r>
              <w:rPr>
                <w:sz w:val="18"/>
                <w:szCs w:val="18"/>
                <w:lang w:eastAsia="en-US"/>
              </w:rPr>
              <w:t>5880</w:t>
            </w:r>
          </w:p>
          <w:p w14:paraId="3D4F52E0" w14:textId="77777777" w:rsidR="007B434C" w:rsidRDefault="00AF7DB6">
            <w:pPr>
              <w:jc w:val="center"/>
              <w:rPr>
                <w:sz w:val="18"/>
                <w:szCs w:val="18"/>
                <w:lang w:eastAsia="en-US"/>
              </w:rPr>
            </w:pPr>
            <w:r>
              <w:rPr>
                <w:sz w:val="18"/>
                <w:szCs w:val="18"/>
                <w:lang w:eastAsia="en-US"/>
              </w:rPr>
              <w:t>2960</w:t>
            </w:r>
          </w:p>
        </w:tc>
        <w:tc>
          <w:tcPr>
            <w:tcW w:w="576" w:type="dxa"/>
            <w:tcBorders>
              <w:top w:val="single" w:sz="4" w:space="0" w:color="000000"/>
              <w:left w:val="single" w:sz="4" w:space="0" w:color="000000"/>
              <w:bottom w:val="single" w:sz="4" w:space="0" w:color="000000"/>
              <w:right w:val="single" w:sz="4" w:space="0" w:color="000000"/>
            </w:tcBorders>
          </w:tcPr>
          <w:p w14:paraId="272B2A6D" w14:textId="77777777" w:rsidR="007B434C" w:rsidRDefault="00AF7DB6">
            <w:pPr>
              <w:jc w:val="center"/>
              <w:rPr>
                <w:sz w:val="18"/>
                <w:szCs w:val="18"/>
                <w:lang w:eastAsia="en-US"/>
              </w:rPr>
            </w:pPr>
            <w:r>
              <w:rPr>
                <w:sz w:val="18"/>
                <w:szCs w:val="18"/>
                <w:lang w:eastAsia="en-US"/>
              </w:rPr>
              <w:t>8830</w:t>
            </w:r>
          </w:p>
          <w:p w14:paraId="3E076347" w14:textId="77777777" w:rsidR="007B434C" w:rsidRDefault="00AF7DB6">
            <w:pPr>
              <w:jc w:val="center"/>
              <w:rPr>
                <w:sz w:val="18"/>
                <w:szCs w:val="18"/>
                <w:lang w:eastAsia="en-US"/>
              </w:rPr>
            </w:pPr>
            <w:r>
              <w:rPr>
                <w:sz w:val="18"/>
                <w:szCs w:val="18"/>
                <w:lang w:eastAsia="en-US"/>
              </w:rPr>
              <w:t>5926</w:t>
            </w:r>
          </w:p>
          <w:p w14:paraId="3C785FCD" w14:textId="77777777" w:rsidR="007B434C" w:rsidRDefault="00AF7DB6">
            <w:pPr>
              <w:jc w:val="center"/>
              <w:rPr>
                <w:sz w:val="18"/>
                <w:szCs w:val="18"/>
                <w:lang w:eastAsia="en-US"/>
              </w:rPr>
            </w:pPr>
            <w:r>
              <w:rPr>
                <w:sz w:val="18"/>
                <w:szCs w:val="18"/>
                <w:lang w:eastAsia="en-US"/>
              </w:rPr>
              <w:t>2904</w:t>
            </w:r>
          </w:p>
        </w:tc>
        <w:tc>
          <w:tcPr>
            <w:tcW w:w="667" w:type="dxa"/>
            <w:tcBorders>
              <w:top w:val="single" w:sz="4" w:space="0" w:color="000000"/>
              <w:left w:val="single" w:sz="4" w:space="0" w:color="000000"/>
              <w:bottom w:val="single" w:sz="4" w:space="0" w:color="000000"/>
              <w:right w:val="single" w:sz="4" w:space="0" w:color="000000"/>
            </w:tcBorders>
          </w:tcPr>
          <w:p w14:paraId="71002079" w14:textId="77777777" w:rsidR="007B434C" w:rsidRDefault="00AF7DB6">
            <w:pPr>
              <w:jc w:val="center"/>
              <w:rPr>
                <w:sz w:val="18"/>
                <w:szCs w:val="18"/>
                <w:lang w:eastAsia="en-US"/>
              </w:rPr>
            </w:pPr>
            <w:r>
              <w:rPr>
                <w:sz w:val="18"/>
                <w:szCs w:val="18"/>
                <w:lang w:eastAsia="en-US"/>
              </w:rPr>
              <w:t>8800</w:t>
            </w:r>
          </w:p>
          <w:p w14:paraId="2CEABC77" w14:textId="77777777" w:rsidR="007B434C" w:rsidRDefault="00AF7DB6">
            <w:pPr>
              <w:jc w:val="center"/>
              <w:rPr>
                <w:sz w:val="18"/>
                <w:szCs w:val="18"/>
                <w:lang w:eastAsia="en-US"/>
              </w:rPr>
            </w:pPr>
            <w:r>
              <w:rPr>
                <w:sz w:val="18"/>
                <w:szCs w:val="18"/>
                <w:lang w:eastAsia="en-US"/>
              </w:rPr>
              <w:t>5847</w:t>
            </w:r>
          </w:p>
          <w:p w14:paraId="444CFA78" w14:textId="77777777" w:rsidR="007B434C" w:rsidRDefault="00AF7DB6">
            <w:pPr>
              <w:jc w:val="center"/>
              <w:rPr>
                <w:sz w:val="18"/>
                <w:szCs w:val="18"/>
                <w:lang w:eastAsia="en-US"/>
              </w:rPr>
            </w:pPr>
            <w:r>
              <w:rPr>
                <w:sz w:val="18"/>
                <w:szCs w:val="18"/>
                <w:lang w:eastAsia="en-US"/>
              </w:rPr>
              <w:t>2953</w:t>
            </w:r>
          </w:p>
        </w:tc>
        <w:tc>
          <w:tcPr>
            <w:tcW w:w="906" w:type="dxa"/>
            <w:tcBorders>
              <w:top w:val="single" w:sz="4" w:space="0" w:color="000000"/>
              <w:left w:val="single" w:sz="4" w:space="0" w:color="000000"/>
              <w:bottom w:val="single" w:sz="4" w:space="0" w:color="000000"/>
              <w:right w:val="single" w:sz="4" w:space="0" w:color="000000"/>
            </w:tcBorders>
          </w:tcPr>
          <w:p w14:paraId="5831B43F" w14:textId="77777777" w:rsidR="007B434C" w:rsidRDefault="00AF7DB6">
            <w:pPr>
              <w:jc w:val="center"/>
              <w:rPr>
                <w:sz w:val="18"/>
                <w:szCs w:val="18"/>
                <w:lang w:eastAsia="en-US"/>
              </w:rPr>
            </w:pPr>
            <w:r>
              <w:rPr>
                <w:sz w:val="18"/>
                <w:szCs w:val="18"/>
                <w:lang w:eastAsia="en-US"/>
              </w:rPr>
              <w:t>8876</w:t>
            </w:r>
          </w:p>
          <w:p w14:paraId="05DCA8E3" w14:textId="77777777" w:rsidR="007B434C" w:rsidRDefault="00AF7DB6">
            <w:pPr>
              <w:jc w:val="center"/>
              <w:rPr>
                <w:sz w:val="18"/>
                <w:szCs w:val="18"/>
                <w:lang w:eastAsia="en-US"/>
              </w:rPr>
            </w:pPr>
            <w:r>
              <w:rPr>
                <w:sz w:val="18"/>
                <w:szCs w:val="18"/>
                <w:lang w:eastAsia="en-US"/>
              </w:rPr>
              <w:t>5948</w:t>
            </w:r>
          </w:p>
          <w:p w14:paraId="7D47B153" w14:textId="77777777" w:rsidR="007B434C" w:rsidRDefault="00AF7DB6">
            <w:pPr>
              <w:jc w:val="center"/>
              <w:rPr>
                <w:sz w:val="18"/>
                <w:szCs w:val="18"/>
                <w:lang w:eastAsia="en-US"/>
              </w:rPr>
            </w:pPr>
            <w:r>
              <w:rPr>
                <w:sz w:val="18"/>
                <w:szCs w:val="18"/>
                <w:lang w:eastAsia="en-US"/>
              </w:rPr>
              <w:t>2928</w:t>
            </w:r>
          </w:p>
        </w:tc>
        <w:tc>
          <w:tcPr>
            <w:tcW w:w="1016" w:type="dxa"/>
            <w:tcBorders>
              <w:top w:val="single" w:sz="4" w:space="0" w:color="000000"/>
              <w:left w:val="single" w:sz="4" w:space="0" w:color="000000"/>
              <w:bottom w:val="single" w:sz="4" w:space="0" w:color="000000"/>
              <w:right w:val="single" w:sz="4" w:space="0" w:color="000000"/>
            </w:tcBorders>
          </w:tcPr>
          <w:p w14:paraId="426ACB71" w14:textId="77777777" w:rsidR="007B434C" w:rsidRDefault="00AF7DB6">
            <w:pPr>
              <w:jc w:val="center"/>
              <w:rPr>
                <w:sz w:val="18"/>
                <w:szCs w:val="18"/>
                <w:lang w:eastAsia="en-US"/>
              </w:rPr>
            </w:pPr>
            <w:r>
              <w:rPr>
                <w:sz w:val="18"/>
                <w:szCs w:val="18"/>
                <w:lang w:eastAsia="en-US"/>
              </w:rPr>
              <w:t>8816</w:t>
            </w:r>
          </w:p>
          <w:p w14:paraId="160B857F" w14:textId="77777777" w:rsidR="007B434C" w:rsidRDefault="00AF7DB6">
            <w:pPr>
              <w:jc w:val="center"/>
              <w:rPr>
                <w:sz w:val="18"/>
                <w:szCs w:val="18"/>
                <w:lang w:eastAsia="en-US"/>
              </w:rPr>
            </w:pPr>
            <w:r>
              <w:rPr>
                <w:sz w:val="18"/>
                <w:szCs w:val="18"/>
                <w:lang w:eastAsia="en-US"/>
              </w:rPr>
              <w:t>5861</w:t>
            </w:r>
          </w:p>
          <w:p w14:paraId="530D0BA3" w14:textId="77777777" w:rsidR="007B434C" w:rsidRDefault="00AF7DB6">
            <w:pPr>
              <w:jc w:val="center"/>
              <w:rPr>
                <w:sz w:val="18"/>
                <w:szCs w:val="18"/>
                <w:lang w:eastAsia="en-US"/>
              </w:rPr>
            </w:pPr>
            <w:r>
              <w:rPr>
                <w:sz w:val="18"/>
                <w:szCs w:val="18"/>
                <w:lang w:eastAsia="en-US"/>
              </w:rPr>
              <w:t>2955</w:t>
            </w:r>
          </w:p>
        </w:tc>
        <w:tc>
          <w:tcPr>
            <w:tcW w:w="597" w:type="dxa"/>
            <w:tcBorders>
              <w:top w:val="single" w:sz="4" w:space="0" w:color="000000"/>
              <w:left w:val="single" w:sz="4" w:space="0" w:color="000000"/>
              <w:bottom w:val="single" w:sz="4" w:space="0" w:color="000000"/>
              <w:right w:val="single" w:sz="4" w:space="0" w:color="000000"/>
            </w:tcBorders>
          </w:tcPr>
          <w:p w14:paraId="36845664" w14:textId="77777777" w:rsidR="007B434C" w:rsidRDefault="00AF7DB6">
            <w:pPr>
              <w:jc w:val="center"/>
              <w:rPr>
                <w:sz w:val="18"/>
                <w:szCs w:val="18"/>
                <w:lang w:eastAsia="en-US"/>
              </w:rPr>
            </w:pPr>
            <w:r>
              <w:rPr>
                <w:sz w:val="18"/>
                <w:szCs w:val="18"/>
                <w:lang w:eastAsia="en-US"/>
              </w:rPr>
              <w:t>8824</w:t>
            </w:r>
          </w:p>
          <w:p w14:paraId="0DF2FC91" w14:textId="77777777" w:rsidR="007B434C" w:rsidRDefault="00AF7DB6">
            <w:pPr>
              <w:jc w:val="center"/>
              <w:rPr>
                <w:sz w:val="18"/>
                <w:szCs w:val="18"/>
                <w:lang w:eastAsia="en-US"/>
              </w:rPr>
            </w:pPr>
            <w:r>
              <w:rPr>
                <w:sz w:val="18"/>
                <w:szCs w:val="18"/>
                <w:lang w:eastAsia="en-US"/>
              </w:rPr>
              <w:t>5907</w:t>
            </w:r>
          </w:p>
          <w:p w14:paraId="3DD01008" w14:textId="77777777" w:rsidR="007B434C" w:rsidRDefault="00AF7DB6">
            <w:pPr>
              <w:jc w:val="center"/>
              <w:rPr>
                <w:sz w:val="18"/>
                <w:szCs w:val="18"/>
                <w:lang w:eastAsia="en-US"/>
              </w:rPr>
            </w:pPr>
            <w:r>
              <w:rPr>
                <w:sz w:val="18"/>
                <w:szCs w:val="18"/>
                <w:lang w:eastAsia="en-US"/>
              </w:rPr>
              <w:t>2917</w:t>
            </w:r>
          </w:p>
        </w:tc>
        <w:tc>
          <w:tcPr>
            <w:tcW w:w="597" w:type="dxa"/>
            <w:tcBorders>
              <w:top w:val="single" w:sz="4" w:space="0" w:color="000000"/>
              <w:left w:val="single" w:sz="4" w:space="0" w:color="000000"/>
              <w:bottom w:val="single" w:sz="4" w:space="0" w:color="000000"/>
              <w:right w:val="single" w:sz="4" w:space="0" w:color="000000"/>
            </w:tcBorders>
          </w:tcPr>
          <w:p w14:paraId="7203D613" w14:textId="77777777" w:rsidR="007B434C" w:rsidRDefault="00AF7DB6">
            <w:pPr>
              <w:jc w:val="center"/>
              <w:rPr>
                <w:sz w:val="18"/>
                <w:szCs w:val="18"/>
                <w:lang w:eastAsia="en-US"/>
              </w:rPr>
            </w:pPr>
            <w:r>
              <w:rPr>
                <w:sz w:val="18"/>
                <w:szCs w:val="18"/>
                <w:lang w:eastAsia="en-US"/>
              </w:rPr>
              <w:t>8958</w:t>
            </w:r>
          </w:p>
          <w:p w14:paraId="18388892" w14:textId="77777777" w:rsidR="007B434C" w:rsidRDefault="00AF7DB6">
            <w:pPr>
              <w:jc w:val="center"/>
              <w:rPr>
                <w:sz w:val="18"/>
                <w:szCs w:val="18"/>
                <w:lang w:eastAsia="en-US"/>
              </w:rPr>
            </w:pPr>
            <w:r>
              <w:rPr>
                <w:sz w:val="18"/>
                <w:szCs w:val="18"/>
                <w:lang w:eastAsia="en-US"/>
              </w:rPr>
              <w:t>5960</w:t>
            </w:r>
          </w:p>
          <w:p w14:paraId="4BDC11A5" w14:textId="77777777" w:rsidR="007B434C" w:rsidRDefault="00AF7DB6">
            <w:pPr>
              <w:jc w:val="center"/>
              <w:rPr>
                <w:sz w:val="18"/>
                <w:szCs w:val="18"/>
                <w:lang w:eastAsia="en-US"/>
              </w:rPr>
            </w:pPr>
            <w:r>
              <w:rPr>
                <w:sz w:val="18"/>
                <w:szCs w:val="18"/>
                <w:lang w:eastAsia="en-US"/>
              </w:rPr>
              <w:t>2998</w:t>
            </w:r>
          </w:p>
        </w:tc>
        <w:tc>
          <w:tcPr>
            <w:tcW w:w="936" w:type="dxa"/>
            <w:tcBorders>
              <w:top w:val="single" w:sz="4" w:space="0" w:color="000000"/>
              <w:left w:val="single" w:sz="4" w:space="0" w:color="000000"/>
              <w:bottom w:val="single" w:sz="4" w:space="0" w:color="000000"/>
              <w:right w:val="single" w:sz="4" w:space="0" w:color="000000"/>
            </w:tcBorders>
          </w:tcPr>
          <w:p w14:paraId="549DC127" w14:textId="77777777" w:rsidR="007B434C" w:rsidRDefault="00AF7DB6">
            <w:pPr>
              <w:jc w:val="center"/>
              <w:rPr>
                <w:sz w:val="18"/>
                <w:szCs w:val="18"/>
                <w:lang w:eastAsia="en-US"/>
              </w:rPr>
            </w:pPr>
            <w:r>
              <w:rPr>
                <w:sz w:val="18"/>
                <w:szCs w:val="18"/>
                <w:lang w:eastAsia="en-US"/>
              </w:rPr>
              <w:t>8884</w:t>
            </w:r>
          </w:p>
          <w:p w14:paraId="4307E9AE" w14:textId="77777777" w:rsidR="007B434C" w:rsidRDefault="00AF7DB6">
            <w:pPr>
              <w:jc w:val="center"/>
              <w:rPr>
                <w:sz w:val="18"/>
                <w:szCs w:val="18"/>
                <w:lang w:eastAsia="en-US"/>
              </w:rPr>
            </w:pPr>
            <w:r>
              <w:rPr>
                <w:sz w:val="18"/>
                <w:szCs w:val="18"/>
                <w:lang w:eastAsia="en-US"/>
              </w:rPr>
              <w:t>5958</w:t>
            </w:r>
          </w:p>
          <w:p w14:paraId="219CA35C" w14:textId="77777777" w:rsidR="007B434C" w:rsidRDefault="00AF7DB6">
            <w:pPr>
              <w:jc w:val="center"/>
              <w:rPr>
                <w:sz w:val="18"/>
                <w:szCs w:val="18"/>
                <w:lang w:eastAsia="en-US"/>
              </w:rPr>
            </w:pPr>
            <w:r>
              <w:rPr>
                <w:sz w:val="18"/>
                <w:szCs w:val="18"/>
                <w:lang w:eastAsia="en-US"/>
              </w:rPr>
              <w:t>2926</w:t>
            </w:r>
          </w:p>
        </w:tc>
        <w:tc>
          <w:tcPr>
            <w:tcW w:w="757" w:type="dxa"/>
            <w:tcBorders>
              <w:top w:val="single" w:sz="4" w:space="0" w:color="000000"/>
              <w:left w:val="single" w:sz="4" w:space="0" w:color="000000"/>
              <w:bottom w:val="single" w:sz="4" w:space="0" w:color="000000"/>
              <w:right w:val="single" w:sz="4" w:space="0" w:color="000000"/>
            </w:tcBorders>
          </w:tcPr>
          <w:p w14:paraId="1133D086" w14:textId="77777777" w:rsidR="007B434C" w:rsidRDefault="00AF7DB6">
            <w:pPr>
              <w:jc w:val="center"/>
              <w:rPr>
                <w:sz w:val="18"/>
                <w:szCs w:val="18"/>
                <w:lang w:eastAsia="en-US"/>
              </w:rPr>
            </w:pPr>
            <w:r>
              <w:rPr>
                <w:sz w:val="18"/>
                <w:szCs w:val="18"/>
                <w:lang w:eastAsia="en-US"/>
              </w:rPr>
              <w:t>8872</w:t>
            </w:r>
          </w:p>
          <w:p w14:paraId="0BD35ED4" w14:textId="77777777" w:rsidR="007B434C" w:rsidRDefault="00AF7DB6">
            <w:pPr>
              <w:jc w:val="center"/>
              <w:rPr>
                <w:sz w:val="18"/>
                <w:szCs w:val="18"/>
                <w:lang w:eastAsia="en-US"/>
              </w:rPr>
            </w:pPr>
            <w:r>
              <w:rPr>
                <w:sz w:val="18"/>
                <w:szCs w:val="18"/>
                <w:lang w:eastAsia="en-US"/>
              </w:rPr>
              <w:t>5921</w:t>
            </w:r>
          </w:p>
          <w:p w14:paraId="46E99CB1" w14:textId="77777777" w:rsidR="007B434C" w:rsidRDefault="00AF7DB6">
            <w:pPr>
              <w:jc w:val="center"/>
              <w:rPr>
                <w:sz w:val="18"/>
                <w:szCs w:val="18"/>
                <w:lang w:eastAsia="en-US"/>
              </w:rPr>
            </w:pPr>
            <w:r>
              <w:rPr>
                <w:sz w:val="18"/>
                <w:szCs w:val="18"/>
                <w:lang w:eastAsia="en-US"/>
              </w:rPr>
              <w:t>2951</w:t>
            </w:r>
          </w:p>
        </w:tc>
        <w:tc>
          <w:tcPr>
            <w:tcW w:w="656" w:type="dxa"/>
            <w:tcBorders>
              <w:top w:val="single" w:sz="4" w:space="0" w:color="000000"/>
              <w:left w:val="single" w:sz="4" w:space="0" w:color="000000"/>
              <w:bottom w:val="single" w:sz="4" w:space="0" w:color="000000"/>
              <w:right w:val="single" w:sz="4" w:space="0" w:color="000000"/>
            </w:tcBorders>
          </w:tcPr>
          <w:p w14:paraId="0B2D1C8D" w14:textId="77777777" w:rsidR="007B434C" w:rsidRDefault="00AF7DB6">
            <w:pPr>
              <w:jc w:val="center"/>
              <w:rPr>
                <w:sz w:val="18"/>
                <w:szCs w:val="18"/>
                <w:lang w:eastAsia="en-US"/>
              </w:rPr>
            </w:pPr>
            <w:r>
              <w:rPr>
                <w:sz w:val="18"/>
                <w:szCs w:val="18"/>
                <w:lang w:eastAsia="en-US"/>
              </w:rPr>
              <w:t>8741</w:t>
            </w:r>
          </w:p>
          <w:p w14:paraId="5CAD166D" w14:textId="77777777" w:rsidR="007B434C" w:rsidRDefault="00AF7DB6">
            <w:pPr>
              <w:jc w:val="center"/>
              <w:rPr>
                <w:sz w:val="18"/>
                <w:szCs w:val="18"/>
                <w:lang w:eastAsia="en-US"/>
              </w:rPr>
            </w:pPr>
            <w:r>
              <w:rPr>
                <w:sz w:val="18"/>
                <w:szCs w:val="18"/>
                <w:lang w:eastAsia="en-US"/>
              </w:rPr>
              <w:t>5791</w:t>
            </w:r>
          </w:p>
          <w:p w14:paraId="77423F31" w14:textId="77777777" w:rsidR="007B434C" w:rsidRDefault="00AF7DB6">
            <w:pPr>
              <w:jc w:val="center"/>
              <w:rPr>
                <w:sz w:val="18"/>
                <w:szCs w:val="18"/>
                <w:lang w:eastAsia="en-US"/>
              </w:rPr>
            </w:pPr>
            <w:r>
              <w:rPr>
                <w:sz w:val="18"/>
                <w:szCs w:val="18"/>
                <w:lang w:eastAsia="en-US"/>
              </w:rPr>
              <w:t>2950</w:t>
            </w:r>
          </w:p>
        </w:tc>
        <w:tc>
          <w:tcPr>
            <w:tcW w:w="686" w:type="dxa"/>
            <w:tcBorders>
              <w:top w:val="single" w:sz="4" w:space="0" w:color="000000"/>
              <w:left w:val="single" w:sz="4" w:space="0" w:color="000000"/>
              <w:bottom w:val="single" w:sz="4" w:space="0" w:color="000000"/>
              <w:right w:val="single" w:sz="4" w:space="0" w:color="000000"/>
            </w:tcBorders>
          </w:tcPr>
          <w:p w14:paraId="437F34B6" w14:textId="77777777" w:rsidR="007B434C" w:rsidRDefault="00AF7DB6">
            <w:pPr>
              <w:jc w:val="center"/>
              <w:rPr>
                <w:sz w:val="18"/>
                <w:szCs w:val="18"/>
                <w:lang w:eastAsia="en-US"/>
              </w:rPr>
            </w:pPr>
            <w:r>
              <w:rPr>
                <w:sz w:val="18"/>
                <w:szCs w:val="18"/>
                <w:lang w:eastAsia="en-US"/>
              </w:rPr>
              <w:t>8799</w:t>
            </w:r>
          </w:p>
          <w:p w14:paraId="0215F1FA" w14:textId="77777777" w:rsidR="007B434C" w:rsidRDefault="00AF7DB6">
            <w:pPr>
              <w:jc w:val="center"/>
              <w:rPr>
                <w:sz w:val="18"/>
                <w:szCs w:val="18"/>
                <w:lang w:eastAsia="en-US"/>
              </w:rPr>
            </w:pPr>
            <w:r>
              <w:rPr>
                <w:sz w:val="18"/>
                <w:szCs w:val="18"/>
                <w:lang w:eastAsia="en-US"/>
              </w:rPr>
              <w:t>5875</w:t>
            </w:r>
          </w:p>
          <w:p w14:paraId="1EF0BEB7" w14:textId="77777777" w:rsidR="007B434C" w:rsidRDefault="00AF7DB6">
            <w:pPr>
              <w:jc w:val="center"/>
              <w:rPr>
                <w:sz w:val="18"/>
                <w:szCs w:val="18"/>
                <w:lang w:eastAsia="en-US"/>
              </w:rPr>
            </w:pPr>
            <w:r>
              <w:rPr>
                <w:sz w:val="18"/>
                <w:szCs w:val="18"/>
                <w:lang w:eastAsia="en-US"/>
              </w:rPr>
              <w:t>2924</w:t>
            </w:r>
          </w:p>
        </w:tc>
        <w:tc>
          <w:tcPr>
            <w:tcW w:w="1047" w:type="dxa"/>
            <w:tcBorders>
              <w:top w:val="single" w:sz="4" w:space="0" w:color="000000"/>
              <w:left w:val="single" w:sz="4" w:space="0" w:color="000000"/>
              <w:bottom w:val="single" w:sz="4" w:space="0" w:color="000000"/>
              <w:right w:val="single" w:sz="4" w:space="0" w:color="000000"/>
            </w:tcBorders>
          </w:tcPr>
          <w:p w14:paraId="14D1437C" w14:textId="77777777" w:rsidR="007B434C" w:rsidRDefault="00AF7DB6">
            <w:pPr>
              <w:jc w:val="center"/>
              <w:rPr>
                <w:sz w:val="18"/>
                <w:szCs w:val="18"/>
                <w:lang w:eastAsia="en-US"/>
              </w:rPr>
            </w:pPr>
            <w:r>
              <w:rPr>
                <w:sz w:val="18"/>
                <w:szCs w:val="18"/>
                <w:lang w:eastAsia="en-US"/>
              </w:rPr>
              <w:t>1/12/2021 até 31/12/2021 00:00 às 23:55</w:t>
            </w:r>
          </w:p>
        </w:tc>
      </w:tr>
    </w:tbl>
    <w:p w14:paraId="6DADAC74" w14:textId="77777777" w:rsidR="007B434C" w:rsidRDefault="007B434C">
      <w:pPr>
        <w:rPr>
          <w:color w:val="000000"/>
        </w:rPr>
      </w:pPr>
    </w:p>
    <w:p w14:paraId="1CAA241D" w14:textId="026761AE" w:rsidR="007B434C" w:rsidRDefault="00AF7DB6">
      <w:pPr>
        <w:rPr>
          <w:color w:val="000000"/>
        </w:rPr>
      </w:pPr>
      <w:r>
        <w:t>No que diz respeito a 2022</w:t>
      </w:r>
      <w:r w:rsidR="003273D2">
        <w:t>, tabela 6</w:t>
      </w:r>
      <w:r>
        <w:t>,</w:t>
      </w:r>
      <w:r w:rsidR="003273D2">
        <w:t xml:space="preserve"> também</w:t>
      </w:r>
      <w:r>
        <w:t xml:space="preserve"> falta consistência</w:t>
      </w:r>
      <w:r w:rsidR="003273D2">
        <w:t xml:space="preserve"> nos dias e na frequência.</w:t>
      </w:r>
      <w:r>
        <w:t xml:space="preserve"> </w:t>
      </w:r>
      <w:r w:rsidR="003273D2">
        <w:t>Através da tabela podemos verificar a variação n</w:t>
      </w:r>
      <w:r>
        <w:t xml:space="preserve">o número de registos </w:t>
      </w:r>
      <w:r w:rsidR="003273D2">
        <w:t>entre janeiro e março, bem como</w:t>
      </w:r>
      <w:r>
        <w:t xml:space="preserve"> a</w:t>
      </w:r>
      <w:r w:rsidR="00845395">
        <w:t xml:space="preserve"> discrepância de dias em falta </w:t>
      </w:r>
      <w:r>
        <w:t>em fevereiro</w:t>
      </w:r>
      <w:r w:rsidR="00845395">
        <w:t xml:space="preserve"> </w:t>
      </w:r>
      <w:r>
        <w:t>e março</w:t>
      </w:r>
      <w:r w:rsidR="00845395">
        <w:t xml:space="preserve">, com apenas </w:t>
      </w:r>
      <w:r w:rsidR="00845395">
        <w:lastRenderedPageBreak/>
        <w:t xml:space="preserve">datas válidas entre dia 1 e 8 </w:t>
      </w:r>
      <w:r>
        <w:t>entre dia 18 e 31</w:t>
      </w:r>
      <w:r w:rsidR="00845395">
        <w:t>, respetivamente</w:t>
      </w:r>
      <w:r>
        <w:t>. De maneira que, entre abril e dezembro os registos são consistentes, visto que existe o mesmo número de registos para cada eixo e as datas registadas são congruentes. Além disto, os registos até março apontam uma média de registos de 66.6% de 5 min e 33.4% de 15 min e 100% de registos de 15 min para os restantes meses do ano.</w:t>
      </w:r>
    </w:p>
    <w:p w14:paraId="46383032" w14:textId="677C5D77" w:rsidR="007B434C" w:rsidRDefault="007B434C" w:rsidP="0046128E">
      <w:pPr>
        <w:pStyle w:val="Legenda"/>
      </w:pPr>
    </w:p>
    <w:p w14:paraId="0F3C8060" w14:textId="63D3B239" w:rsidR="000158E2" w:rsidRDefault="000158E2" w:rsidP="0046128E">
      <w:pPr>
        <w:pStyle w:val="Legenda"/>
      </w:pPr>
      <w:bookmarkStart w:id="119" w:name="_Toc139964971"/>
      <w:r>
        <w:t xml:space="preserve">Tabela </w:t>
      </w:r>
      <w:fldSimple w:instr=" SEQ Tabela \* ARABIC ">
        <w:r w:rsidR="00A5379D">
          <w:rPr>
            <w:noProof/>
          </w:rPr>
          <w:t>6</w:t>
        </w:r>
      </w:fldSimple>
      <w:r>
        <w:t xml:space="preserve"> - </w:t>
      </w:r>
      <w:r w:rsidRPr="00AD5FD7">
        <w:t>Análise registos conjunto1 2022 *– Registos com 5min de diferença ** – Registos com 15min de diferença</w:t>
      </w:r>
      <w:bookmarkEnd w:id="119"/>
    </w:p>
    <w:tbl>
      <w:tblPr>
        <w:tblW w:w="11403" w:type="dxa"/>
        <w:tblInd w:w="-1456" w:type="dxa"/>
        <w:tblLook w:val="04A0" w:firstRow="1" w:lastRow="0" w:firstColumn="1" w:lastColumn="0" w:noHBand="0" w:noVBand="1"/>
      </w:tblPr>
      <w:tblGrid>
        <w:gridCol w:w="997"/>
        <w:gridCol w:w="991"/>
        <w:gridCol w:w="663"/>
        <w:gridCol w:w="661"/>
        <w:gridCol w:w="667"/>
        <w:gridCol w:w="908"/>
        <w:gridCol w:w="1016"/>
        <w:gridCol w:w="667"/>
        <w:gridCol w:w="664"/>
        <w:gridCol w:w="936"/>
        <w:gridCol w:w="757"/>
        <w:gridCol w:w="668"/>
        <w:gridCol w:w="686"/>
        <w:gridCol w:w="1122"/>
      </w:tblGrid>
      <w:tr w:rsidR="007B434C" w14:paraId="642E3E9C" w14:textId="77777777" w:rsidTr="000158E2">
        <w:tc>
          <w:tcPr>
            <w:tcW w:w="11403" w:type="dxa"/>
            <w:gridSpan w:val="14"/>
            <w:tcBorders>
              <w:top w:val="single" w:sz="4" w:space="0" w:color="000000"/>
              <w:left w:val="single" w:sz="4" w:space="0" w:color="000000"/>
              <w:bottom w:val="single" w:sz="4" w:space="0" w:color="000000"/>
              <w:right w:val="single" w:sz="4" w:space="0" w:color="000000"/>
            </w:tcBorders>
          </w:tcPr>
          <w:p w14:paraId="749DC8D3" w14:textId="77777777" w:rsidR="007B434C" w:rsidRDefault="00AF7DB6">
            <w:pPr>
              <w:jc w:val="center"/>
              <w:rPr>
                <w:b/>
                <w:bCs/>
                <w:sz w:val="18"/>
                <w:szCs w:val="18"/>
                <w:lang w:eastAsia="en-US"/>
              </w:rPr>
            </w:pPr>
            <w:r>
              <w:rPr>
                <w:b/>
                <w:bCs/>
                <w:sz w:val="18"/>
                <w:szCs w:val="18"/>
                <w:lang w:eastAsia="en-US"/>
              </w:rPr>
              <w:t>VODAFONE_EIXOS</w:t>
            </w:r>
          </w:p>
        </w:tc>
      </w:tr>
      <w:tr w:rsidR="007B434C" w14:paraId="6AA03DB8" w14:textId="77777777" w:rsidTr="000158E2">
        <w:tc>
          <w:tcPr>
            <w:tcW w:w="11403" w:type="dxa"/>
            <w:gridSpan w:val="14"/>
            <w:tcBorders>
              <w:top w:val="single" w:sz="4" w:space="0" w:color="000000"/>
              <w:left w:val="single" w:sz="4" w:space="0" w:color="000000"/>
              <w:bottom w:val="single" w:sz="4" w:space="0" w:color="000000"/>
              <w:right w:val="single" w:sz="4" w:space="0" w:color="000000"/>
            </w:tcBorders>
          </w:tcPr>
          <w:p w14:paraId="5D24DF88" w14:textId="77777777" w:rsidR="007B434C" w:rsidRDefault="00AF7DB6">
            <w:pPr>
              <w:jc w:val="center"/>
              <w:rPr>
                <w:b/>
                <w:bCs/>
                <w:sz w:val="18"/>
                <w:szCs w:val="18"/>
                <w:lang w:eastAsia="en-US"/>
              </w:rPr>
            </w:pPr>
            <w:r>
              <w:rPr>
                <w:b/>
                <w:bCs/>
                <w:sz w:val="18"/>
                <w:szCs w:val="18"/>
                <w:lang w:eastAsia="en-US"/>
              </w:rPr>
              <w:t xml:space="preserve">PGIL_VODAFONE_EIXOS_2022 </w:t>
            </w:r>
          </w:p>
        </w:tc>
      </w:tr>
      <w:tr w:rsidR="007B434C" w14:paraId="0B3721BF" w14:textId="77777777" w:rsidTr="000158E2">
        <w:trPr>
          <w:trHeight w:val="956"/>
        </w:trPr>
        <w:tc>
          <w:tcPr>
            <w:tcW w:w="997" w:type="dxa"/>
            <w:tcBorders>
              <w:top w:val="single" w:sz="4" w:space="0" w:color="000000"/>
              <w:left w:val="single" w:sz="4" w:space="0" w:color="000000"/>
              <w:bottom w:val="single" w:sz="4" w:space="0" w:color="000000"/>
              <w:right w:val="single" w:sz="4" w:space="0" w:color="000000"/>
            </w:tcBorders>
          </w:tcPr>
          <w:p w14:paraId="206CA977" w14:textId="77777777" w:rsidR="007B434C" w:rsidRDefault="00AF7DB6">
            <w:pPr>
              <w:jc w:val="center"/>
              <w:rPr>
                <w:b/>
                <w:bCs/>
                <w:sz w:val="18"/>
                <w:szCs w:val="18"/>
                <w:lang w:eastAsia="en-US"/>
              </w:rPr>
            </w:pPr>
            <w:r>
              <w:rPr>
                <w:b/>
                <w:bCs/>
                <w:sz w:val="18"/>
                <w:szCs w:val="18"/>
                <w:lang w:eastAsia="en-US"/>
              </w:rPr>
              <w:t>Mês</w:t>
            </w:r>
          </w:p>
        </w:tc>
        <w:tc>
          <w:tcPr>
            <w:tcW w:w="991" w:type="dxa"/>
            <w:tcBorders>
              <w:top w:val="single" w:sz="4" w:space="0" w:color="000000"/>
              <w:left w:val="single" w:sz="4" w:space="0" w:color="000000"/>
              <w:bottom w:val="single" w:sz="4" w:space="0" w:color="000000"/>
              <w:right w:val="single" w:sz="4" w:space="0" w:color="000000"/>
            </w:tcBorders>
          </w:tcPr>
          <w:p w14:paraId="03AE0A1C" w14:textId="77777777" w:rsidR="007B434C" w:rsidRDefault="00AF7DB6">
            <w:pPr>
              <w:jc w:val="center"/>
              <w:rPr>
                <w:b/>
                <w:bCs/>
                <w:sz w:val="18"/>
                <w:szCs w:val="18"/>
                <w:lang w:eastAsia="en-US"/>
              </w:rPr>
            </w:pPr>
            <w:r>
              <w:rPr>
                <w:b/>
                <w:bCs/>
                <w:sz w:val="18"/>
                <w:szCs w:val="18"/>
                <w:lang w:eastAsia="en-US"/>
              </w:rPr>
              <w:t>Registos</w:t>
            </w:r>
          </w:p>
          <w:p w14:paraId="46C67969" w14:textId="77777777" w:rsidR="007B434C" w:rsidRDefault="007B434C">
            <w:pPr>
              <w:jc w:val="center"/>
              <w:rPr>
                <w:b/>
                <w:bCs/>
                <w:sz w:val="18"/>
                <w:szCs w:val="18"/>
                <w:lang w:eastAsia="en-US"/>
              </w:rPr>
            </w:pPr>
          </w:p>
        </w:tc>
        <w:tc>
          <w:tcPr>
            <w:tcW w:w="663" w:type="dxa"/>
            <w:tcBorders>
              <w:top w:val="single" w:sz="4" w:space="0" w:color="000000"/>
              <w:left w:val="single" w:sz="4" w:space="0" w:color="000000"/>
              <w:bottom w:val="single" w:sz="4" w:space="0" w:color="000000"/>
              <w:right w:val="single" w:sz="4" w:space="0" w:color="000000"/>
            </w:tcBorders>
          </w:tcPr>
          <w:p w14:paraId="472C958C" w14:textId="77777777" w:rsidR="007B434C" w:rsidRDefault="00AF7DB6">
            <w:pPr>
              <w:jc w:val="center"/>
              <w:rPr>
                <w:b/>
                <w:bCs/>
                <w:sz w:val="18"/>
                <w:szCs w:val="18"/>
                <w:lang w:eastAsia="en-US"/>
              </w:rPr>
            </w:pPr>
            <w:r>
              <w:rPr>
                <w:b/>
                <w:bCs/>
                <w:sz w:val="18"/>
                <w:szCs w:val="18"/>
                <w:lang w:eastAsia="en-US"/>
              </w:rPr>
              <w:t xml:space="preserve">A1          </w:t>
            </w:r>
          </w:p>
        </w:tc>
        <w:tc>
          <w:tcPr>
            <w:tcW w:w="661" w:type="dxa"/>
            <w:tcBorders>
              <w:top w:val="single" w:sz="4" w:space="0" w:color="000000"/>
              <w:left w:val="single" w:sz="4" w:space="0" w:color="000000"/>
              <w:bottom w:val="single" w:sz="4" w:space="0" w:color="000000"/>
              <w:right w:val="single" w:sz="4" w:space="0" w:color="000000"/>
            </w:tcBorders>
          </w:tcPr>
          <w:p w14:paraId="147204FD" w14:textId="77777777" w:rsidR="007B434C" w:rsidRDefault="00AF7DB6">
            <w:pPr>
              <w:jc w:val="center"/>
              <w:rPr>
                <w:b/>
                <w:bCs/>
                <w:sz w:val="18"/>
                <w:szCs w:val="18"/>
                <w:lang w:eastAsia="en-US"/>
              </w:rPr>
            </w:pPr>
            <w:r>
              <w:rPr>
                <w:b/>
                <w:bCs/>
                <w:sz w:val="18"/>
                <w:szCs w:val="18"/>
                <w:lang w:eastAsia="en-US"/>
              </w:rPr>
              <w:t xml:space="preserve">A5 </w:t>
            </w:r>
          </w:p>
        </w:tc>
        <w:tc>
          <w:tcPr>
            <w:tcW w:w="667" w:type="dxa"/>
            <w:tcBorders>
              <w:top w:val="single" w:sz="4" w:space="0" w:color="000000"/>
              <w:left w:val="single" w:sz="4" w:space="0" w:color="000000"/>
              <w:bottom w:val="single" w:sz="4" w:space="0" w:color="000000"/>
              <w:right w:val="single" w:sz="4" w:space="0" w:color="000000"/>
            </w:tcBorders>
          </w:tcPr>
          <w:p w14:paraId="75360B50" w14:textId="77777777" w:rsidR="007B434C" w:rsidRDefault="00AF7DB6">
            <w:pPr>
              <w:jc w:val="center"/>
              <w:rPr>
                <w:szCs w:val="22"/>
                <w:lang w:eastAsia="en-US"/>
              </w:rPr>
            </w:pPr>
            <w:r>
              <w:rPr>
                <w:b/>
                <w:bCs/>
                <w:sz w:val="18"/>
                <w:szCs w:val="18"/>
                <w:lang w:eastAsia="en-US"/>
              </w:rPr>
              <w:t>A36 Túnel do Grilo</w:t>
            </w:r>
          </w:p>
        </w:tc>
        <w:tc>
          <w:tcPr>
            <w:tcW w:w="908" w:type="dxa"/>
            <w:tcBorders>
              <w:top w:val="single" w:sz="4" w:space="0" w:color="000000"/>
              <w:left w:val="single" w:sz="4" w:space="0" w:color="000000"/>
              <w:bottom w:val="single" w:sz="4" w:space="0" w:color="000000"/>
              <w:right w:val="single" w:sz="4" w:space="0" w:color="000000"/>
            </w:tcBorders>
          </w:tcPr>
          <w:p w14:paraId="355CFF1D" w14:textId="77777777" w:rsidR="007B434C" w:rsidRDefault="00AF7DB6">
            <w:pPr>
              <w:jc w:val="center"/>
              <w:rPr>
                <w:b/>
                <w:bCs/>
                <w:sz w:val="18"/>
                <w:szCs w:val="18"/>
                <w:lang w:eastAsia="en-US"/>
              </w:rPr>
            </w:pPr>
            <w:r>
              <w:rPr>
                <w:b/>
                <w:bCs/>
                <w:sz w:val="18"/>
                <w:szCs w:val="18"/>
                <w:lang w:eastAsia="en-US"/>
              </w:rPr>
              <w:t>Calçada de Carriche</w:t>
            </w:r>
          </w:p>
        </w:tc>
        <w:tc>
          <w:tcPr>
            <w:tcW w:w="1016" w:type="dxa"/>
            <w:tcBorders>
              <w:top w:val="single" w:sz="4" w:space="0" w:color="000000"/>
              <w:left w:val="single" w:sz="4" w:space="0" w:color="000000"/>
              <w:bottom w:val="single" w:sz="4" w:space="0" w:color="000000"/>
              <w:right w:val="single" w:sz="4" w:space="0" w:color="000000"/>
            </w:tcBorders>
          </w:tcPr>
          <w:p w14:paraId="4BB3C989" w14:textId="77777777" w:rsidR="007B434C" w:rsidRDefault="00AF7DB6">
            <w:pPr>
              <w:jc w:val="center"/>
              <w:rPr>
                <w:b/>
                <w:bCs/>
                <w:sz w:val="18"/>
                <w:szCs w:val="18"/>
                <w:lang w:eastAsia="en-US"/>
              </w:rPr>
            </w:pPr>
            <w:r>
              <w:rPr>
                <w:b/>
                <w:bCs/>
                <w:sz w:val="18"/>
                <w:szCs w:val="18"/>
                <w:lang w:eastAsia="en-US"/>
              </w:rPr>
              <w:t>IC2 (Sacavém)</w:t>
            </w:r>
          </w:p>
        </w:tc>
        <w:tc>
          <w:tcPr>
            <w:tcW w:w="667" w:type="dxa"/>
            <w:tcBorders>
              <w:top w:val="single" w:sz="4" w:space="0" w:color="000000"/>
              <w:left w:val="single" w:sz="4" w:space="0" w:color="000000"/>
              <w:bottom w:val="single" w:sz="4" w:space="0" w:color="000000"/>
              <w:right w:val="single" w:sz="4" w:space="0" w:color="000000"/>
            </w:tcBorders>
          </w:tcPr>
          <w:p w14:paraId="4B4769FB" w14:textId="77777777" w:rsidR="007B434C" w:rsidRDefault="00AF7DB6">
            <w:pPr>
              <w:jc w:val="center"/>
              <w:rPr>
                <w:b/>
                <w:bCs/>
                <w:sz w:val="18"/>
                <w:szCs w:val="18"/>
                <w:lang w:eastAsia="en-US"/>
              </w:rPr>
            </w:pPr>
            <w:r>
              <w:rPr>
                <w:b/>
                <w:bCs/>
                <w:sz w:val="18"/>
                <w:szCs w:val="18"/>
                <w:lang w:eastAsia="en-US"/>
              </w:rPr>
              <w:t>IC16</w:t>
            </w:r>
          </w:p>
        </w:tc>
        <w:tc>
          <w:tcPr>
            <w:tcW w:w="664" w:type="dxa"/>
            <w:tcBorders>
              <w:top w:val="single" w:sz="4" w:space="0" w:color="000000"/>
              <w:left w:val="single" w:sz="4" w:space="0" w:color="000000"/>
              <w:bottom w:val="single" w:sz="4" w:space="0" w:color="000000"/>
              <w:right w:val="single" w:sz="4" w:space="0" w:color="000000"/>
            </w:tcBorders>
          </w:tcPr>
          <w:p w14:paraId="0DB99A87" w14:textId="77777777" w:rsidR="007B434C" w:rsidRDefault="00AF7DB6">
            <w:pPr>
              <w:jc w:val="center"/>
              <w:rPr>
                <w:b/>
                <w:bCs/>
                <w:sz w:val="18"/>
                <w:szCs w:val="18"/>
                <w:lang w:eastAsia="en-US"/>
              </w:rPr>
            </w:pPr>
            <w:r>
              <w:rPr>
                <w:b/>
                <w:bCs/>
                <w:sz w:val="18"/>
                <w:szCs w:val="18"/>
                <w:lang w:eastAsia="en-US"/>
              </w:rPr>
              <w:t>IC19</w:t>
            </w:r>
          </w:p>
        </w:tc>
        <w:tc>
          <w:tcPr>
            <w:tcW w:w="936" w:type="dxa"/>
            <w:tcBorders>
              <w:top w:val="single" w:sz="4" w:space="0" w:color="000000"/>
              <w:left w:val="single" w:sz="4" w:space="0" w:color="000000"/>
              <w:bottom w:val="single" w:sz="4" w:space="0" w:color="000000"/>
              <w:right w:val="single" w:sz="4" w:space="0" w:color="000000"/>
            </w:tcBorders>
          </w:tcPr>
          <w:p w14:paraId="2469E671" w14:textId="77777777" w:rsidR="007B434C" w:rsidRDefault="00AF7DB6">
            <w:pPr>
              <w:jc w:val="center"/>
              <w:rPr>
                <w:b/>
                <w:bCs/>
                <w:sz w:val="18"/>
                <w:szCs w:val="18"/>
                <w:lang w:eastAsia="en-US"/>
              </w:rPr>
            </w:pPr>
            <w:r>
              <w:rPr>
                <w:b/>
                <w:bCs/>
                <w:sz w:val="18"/>
                <w:szCs w:val="18"/>
                <w:lang w:eastAsia="en-US"/>
              </w:rPr>
              <w:t>Marginal</w:t>
            </w:r>
          </w:p>
        </w:tc>
        <w:tc>
          <w:tcPr>
            <w:tcW w:w="757" w:type="dxa"/>
            <w:tcBorders>
              <w:top w:val="single" w:sz="4" w:space="0" w:color="000000"/>
              <w:left w:val="single" w:sz="4" w:space="0" w:color="000000"/>
              <w:bottom w:val="single" w:sz="4" w:space="0" w:color="000000"/>
              <w:right w:val="single" w:sz="4" w:space="0" w:color="000000"/>
            </w:tcBorders>
          </w:tcPr>
          <w:p w14:paraId="0DBA35C6" w14:textId="77777777" w:rsidR="007B434C" w:rsidRDefault="00AF7DB6">
            <w:pPr>
              <w:jc w:val="center"/>
              <w:rPr>
                <w:szCs w:val="22"/>
                <w:lang w:eastAsia="en-US"/>
              </w:rPr>
            </w:pPr>
            <w:r>
              <w:rPr>
                <w:b/>
                <w:bCs/>
                <w:sz w:val="18"/>
                <w:szCs w:val="18"/>
                <w:lang w:eastAsia="en-US"/>
              </w:rPr>
              <w:t>N117 (Cabos Ávila)</w:t>
            </w:r>
          </w:p>
        </w:tc>
        <w:tc>
          <w:tcPr>
            <w:tcW w:w="668" w:type="dxa"/>
            <w:tcBorders>
              <w:top w:val="single" w:sz="4" w:space="0" w:color="000000"/>
              <w:left w:val="single" w:sz="4" w:space="0" w:color="000000"/>
              <w:bottom w:val="single" w:sz="4" w:space="0" w:color="000000"/>
              <w:right w:val="single" w:sz="4" w:space="0" w:color="000000"/>
            </w:tcBorders>
          </w:tcPr>
          <w:p w14:paraId="3BADB3AA" w14:textId="77777777" w:rsidR="007B434C" w:rsidRDefault="00AF7DB6">
            <w:pPr>
              <w:jc w:val="center"/>
              <w:rPr>
                <w:b/>
                <w:bCs/>
                <w:sz w:val="18"/>
                <w:szCs w:val="18"/>
                <w:lang w:eastAsia="en-US"/>
              </w:rPr>
            </w:pPr>
            <w:r>
              <w:rPr>
                <w:b/>
                <w:bCs/>
                <w:sz w:val="18"/>
                <w:szCs w:val="18"/>
                <w:lang w:eastAsia="en-US"/>
              </w:rPr>
              <w:t>Ponte 25 Abril</w:t>
            </w:r>
          </w:p>
        </w:tc>
        <w:tc>
          <w:tcPr>
            <w:tcW w:w="686" w:type="dxa"/>
            <w:tcBorders>
              <w:top w:val="single" w:sz="4" w:space="0" w:color="000000"/>
              <w:left w:val="single" w:sz="4" w:space="0" w:color="000000"/>
              <w:bottom w:val="single" w:sz="4" w:space="0" w:color="000000"/>
              <w:right w:val="single" w:sz="4" w:space="0" w:color="000000"/>
            </w:tcBorders>
          </w:tcPr>
          <w:p w14:paraId="11D24638" w14:textId="77777777" w:rsidR="007B434C" w:rsidRDefault="00AF7DB6">
            <w:pPr>
              <w:jc w:val="center"/>
              <w:rPr>
                <w:szCs w:val="22"/>
                <w:lang w:eastAsia="en-US"/>
              </w:rPr>
            </w:pPr>
            <w:r>
              <w:rPr>
                <w:b/>
                <w:bCs/>
                <w:sz w:val="18"/>
                <w:szCs w:val="18"/>
                <w:lang w:eastAsia="en-US"/>
              </w:rPr>
              <w:t>Ponte Vasco Gama</w:t>
            </w:r>
          </w:p>
        </w:tc>
        <w:tc>
          <w:tcPr>
            <w:tcW w:w="1122" w:type="dxa"/>
            <w:tcBorders>
              <w:top w:val="single" w:sz="4" w:space="0" w:color="000000"/>
              <w:left w:val="single" w:sz="4" w:space="0" w:color="000000"/>
              <w:bottom w:val="single" w:sz="4" w:space="0" w:color="000000"/>
              <w:right w:val="single" w:sz="4" w:space="0" w:color="000000"/>
            </w:tcBorders>
          </w:tcPr>
          <w:p w14:paraId="4ADC946E" w14:textId="77777777" w:rsidR="007B434C" w:rsidRDefault="00AF7DB6">
            <w:pPr>
              <w:jc w:val="center"/>
              <w:rPr>
                <w:b/>
                <w:bCs/>
                <w:sz w:val="18"/>
                <w:szCs w:val="18"/>
                <w:lang w:eastAsia="en-US"/>
              </w:rPr>
            </w:pPr>
            <w:r>
              <w:rPr>
                <w:b/>
                <w:bCs/>
                <w:sz w:val="18"/>
                <w:szCs w:val="18"/>
                <w:lang w:eastAsia="en-US"/>
              </w:rPr>
              <w:t>Datas Registadas</w:t>
            </w:r>
          </w:p>
        </w:tc>
      </w:tr>
      <w:tr w:rsidR="007B434C" w14:paraId="169729C9" w14:textId="77777777" w:rsidTr="000158E2">
        <w:trPr>
          <w:trHeight w:val="1161"/>
        </w:trPr>
        <w:tc>
          <w:tcPr>
            <w:tcW w:w="997" w:type="dxa"/>
            <w:tcBorders>
              <w:top w:val="single" w:sz="4" w:space="0" w:color="000000"/>
              <w:left w:val="single" w:sz="4" w:space="0" w:color="000000"/>
              <w:bottom w:val="single" w:sz="4" w:space="0" w:color="000000"/>
              <w:right w:val="single" w:sz="4" w:space="0" w:color="000000"/>
            </w:tcBorders>
          </w:tcPr>
          <w:p w14:paraId="5D16516F" w14:textId="77777777" w:rsidR="007B434C" w:rsidRDefault="00AF7DB6">
            <w:pPr>
              <w:jc w:val="center"/>
              <w:rPr>
                <w:sz w:val="18"/>
                <w:szCs w:val="18"/>
                <w:lang w:eastAsia="en-US"/>
              </w:rPr>
            </w:pPr>
            <w:r>
              <w:rPr>
                <w:sz w:val="18"/>
                <w:szCs w:val="18"/>
                <w:lang w:eastAsia="en-US"/>
              </w:rPr>
              <w:t>Janeiro</w:t>
            </w:r>
          </w:p>
          <w:p w14:paraId="3C3F003E" w14:textId="77777777" w:rsidR="007B434C" w:rsidRDefault="00AF7DB6">
            <w:pPr>
              <w:jc w:val="center"/>
              <w:rPr>
                <w:b/>
                <w:bCs/>
                <w:sz w:val="18"/>
                <w:szCs w:val="18"/>
                <w:lang w:eastAsia="en-US"/>
              </w:rPr>
            </w:pPr>
            <w:r>
              <w:rPr>
                <w:b/>
                <w:bCs/>
                <w:sz w:val="18"/>
                <w:szCs w:val="18"/>
                <w:lang w:eastAsia="en-US"/>
              </w:rPr>
              <w:t>*(5min)</w:t>
            </w:r>
          </w:p>
          <w:p w14:paraId="57F91A19" w14:textId="77777777" w:rsidR="007B434C" w:rsidRDefault="00AF7DB6">
            <w:pPr>
              <w:jc w:val="center"/>
              <w:rPr>
                <w:b/>
                <w:bCs/>
                <w:sz w:val="18"/>
                <w:szCs w:val="18"/>
                <w:lang w:eastAsia="en-US"/>
              </w:rPr>
            </w:pPr>
            <w:r>
              <w:rPr>
                <w:b/>
                <w:bCs/>
                <w:sz w:val="18"/>
                <w:szCs w:val="18"/>
                <w:lang w:eastAsia="en-US"/>
              </w:rPr>
              <w:t>**(15min)</w:t>
            </w:r>
          </w:p>
        </w:tc>
        <w:tc>
          <w:tcPr>
            <w:tcW w:w="991" w:type="dxa"/>
            <w:tcBorders>
              <w:top w:val="single" w:sz="4" w:space="0" w:color="000000"/>
              <w:left w:val="single" w:sz="4" w:space="0" w:color="000000"/>
              <w:bottom w:val="single" w:sz="4" w:space="0" w:color="000000"/>
              <w:right w:val="single" w:sz="4" w:space="0" w:color="000000"/>
            </w:tcBorders>
          </w:tcPr>
          <w:p w14:paraId="0A6B072E" w14:textId="77777777" w:rsidR="007B434C" w:rsidRDefault="00AF7DB6">
            <w:pPr>
              <w:jc w:val="center"/>
              <w:rPr>
                <w:sz w:val="18"/>
                <w:szCs w:val="18"/>
                <w:lang w:eastAsia="en-US"/>
              </w:rPr>
            </w:pPr>
            <w:r>
              <w:rPr>
                <w:sz w:val="18"/>
                <w:szCs w:val="18"/>
                <w:lang w:eastAsia="en-US"/>
              </w:rPr>
              <w:t>98005</w:t>
            </w:r>
          </w:p>
          <w:p w14:paraId="46FF17DF" w14:textId="77777777" w:rsidR="007B434C" w:rsidRDefault="00AF7DB6">
            <w:pPr>
              <w:jc w:val="center"/>
              <w:rPr>
                <w:sz w:val="18"/>
                <w:szCs w:val="18"/>
                <w:lang w:eastAsia="en-US"/>
              </w:rPr>
            </w:pPr>
            <w:r>
              <w:rPr>
                <w:sz w:val="18"/>
                <w:szCs w:val="18"/>
                <w:lang w:eastAsia="en-US"/>
              </w:rPr>
              <w:t>65505</w:t>
            </w:r>
          </w:p>
          <w:p w14:paraId="4343ADA3" w14:textId="77777777" w:rsidR="007B434C" w:rsidRDefault="00AF7DB6">
            <w:pPr>
              <w:jc w:val="center"/>
              <w:rPr>
                <w:sz w:val="18"/>
                <w:szCs w:val="18"/>
                <w:lang w:eastAsia="en-US"/>
              </w:rPr>
            </w:pPr>
            <w:r>
              <w:rPr>
                <w:sz w:val="18"/>
                <w:szCs w:val="18"/>
                <w:lang w:eastAsia="en-US"/>
              </w:rPr>
              <w:t>32500</w:t>
            </w:r>
          </w:p>
        </w:tc>
        <w:tc>
          <w:tcPr>
            <w:tcW w:w="663" w:type="dxa"/>
            <w:tcBorders>
              <w:top w:val="single" w:sz="4" w:space="0" w:color="000000"/>
              <w:left w:val="single" w:sz="4" w:space="0" w:color="000000"/>
              <w:bottom w:val="single" w:sz="4" w:space="0" w:color="000000"/>
              <w:right w:val="single" w:sz="4" w:space="0" w:color="000000"/>
            </w:tcBorders>
          </w:tcPr>
          <w:p w14:paraId="16692813" w14:textId="77777777" w:rsidR="007B434C" w:rsidRDefault="00AF7DB6">
            <w:pPr>
              <w:jc w:val="center"/>
              <w:rPr>
                <w:sz w:val="18"/>
                <w:szCs w:val="18"/>
                <w:lang w:eastAsia="en-US"/>
              </w:rPr>
            </w:pPr>
            <w:r>
              <w:rPr>
                <w:sz w:val="18"/>
                <w:szCs w:val="18"/>
                <w:lang w:eastAsia="en-US"/>
              </w:rPr>
              <w:t>8849</w:t>
            </w:r>
          </w:p>
          <w:p w14:paraId="5B331CEB" w14:textId="77777777" w:rsidR="007B434C" w:rsidRDefault="00AF7DB6">
            <w:pPr>
              <w:jc w:val="center"/>
              <w:rPr>
                <w:sz w:val="18"/>
                <w:szCs w:val="18"/>
                <w:lang w:eastAsia="en-US"/>
              </w:rPr>
            </w:pPr>
            <w:r>
              <w:rPr>
                <w:sz w:val="18"/>
                <w:szCs w:val="18"/>
                <w:lang w:eastAsia="en-US"/>
              </w:rPr>
              <w:t>5920</w:t>
            </w:r>
          </w:p>
          <w:p w14:paraId="52E9502B" w14:textId="77777777" w:rsidR="007B434C" w:rsidRDefault="00AF7DB6">
            <w:pPr>
              <w:jc w:val="center"/>
              <w:rPr>
                <w:sz w:val="18"/>
                <w:szCs w:val="18"/>
                <w:lang w:eastAsia="en-US"/>
              </w:rPr>
            </w:pPr>
            <w:r>
              <w:rPr>
                <w:sz w:val="18"/>
                <w:szCs w:val="18"/>
                <w:lang w:eastAsia="en-US"/>
              </w:rPr>
              <w:t>2929</w:t>
            </w:r>
          </w:p>
        </w:tc>
        <w:tc>
          <w:tcPr>
            <w:tcW w:w="661" w:type="dxa"/>
            <w:tcBorders>
              <w:top w:val="single" w:sz="4" w:space="0" w:color="000000"/>
              <w:left w:val="single" w:sz="4" w:space="0" w:color="000000"/>
              <w:bottom w:val="single" w:sz="4" w:space="0" w:color="000000"/>
              <w:right w:val="single" w:sz="4" w:space="0" w:color="000000"/>
            </w:tcBorders>
          </w:tcPr>
          <w:p w14:paraId="5BB55191" w14:textId="77777777" w:rsidR="007B434C" w:rsidRDefault="00AF7DB6">
            <w:pPr>
              <w:jc w:val="center"/>
              <w:rPr>
                <w:sz w:val="18"/>
                <w:szCs w:val="18"/>
                <w:lang w:eastAsia="en-US"/>
              </w:rPr>
            </w:pPr>
            <w:r>
              <w:rPr>
                <w:sz w:val="18"/>
                <w:szCs w:val="18"/>
                <w:lang w:eastAsia="en-US"/>
              </w:rPr>
              <w:t>8941</w:t>
            </w:r>
          </w:p>
          <w:p w14:paraId="5607209C" w14:textId="77777777" w:rsidR="007B434C" w:rsidRDefault="00AF7DB6">
            <w:pPr>
              <w:jc w:val="center"/>
              <w:rPr>
                <w:sz w:val="18"/>
                <w:szCs w:val="18"/>
                <w:lang w:eastAsia="en-US"/>
              </w:rPr>
            </w:pPr>
            <w:r>
              <w:rPr>
                <w:sz w:val="18"/>
                <w:szCs w:val="18"/>
                <w:lang w:eastAsia="en-US"/>
              </w:rPr>
              <w:t>5950</w:t>
            </w:r>
          </w:p>
          <w:p w14:paraId="6A7AE0F4" w14:textId="77777777" w:rsidR="007B434C" w:rsidRDefault="00AF7DB6">
            <w:pPr>
              <w:jc w:val="center"/>
              <w:rPr>
                <w:sz w:val="18"/>
                <w:szCs w:val="18"/>
                <w:lang w:eastAsia="en-US"/>
              </w:rPr>
            </w:pPr>
            <w:r>
              <w:rPr>
                <w:sz w:val="18"/>
                <w:szCs w:val="18"/>
                <w:lang w:eastAsia="en-US"/>
              </w:rPr>
              <w:t>2991</w:t>
            </w:r>
          </w:p>
        </w:tc>
        <w:tc>
          <w:tcPr>
            <w:tcW w:w="667" w:type="dxa"/>
            <w:tcBorders>
              <w:top w:val="single" w:sz="4" w:space="0" w:color="000000"/>
              <w:left w:val="single" w:sz="4" w:space="0" w:color="000000"/>
              <w:bottom w:val="single" w:sz="4" w:space="0" w:color="000000"/>
              <w:right w:val="single" w:sz="4" w:space="0" w:color="000000"/>
            </w:tcBorders>
          </w:tcPr>
          <w:p w14:paraId="0714DA25" w14:textId="77777777" w:rsidR="007B434C" w:rsidRDefault="00AF7DB6">
            <w:pPr>
              <w:jc w:val="center"/>
              <w:rPr>
                <w:sz w:val="18"/>
                <w:szCs w:val="18"/>
                <w:lang w:eastAsia="en-US"/>
              </w:rPr>
            </w:pPr>
            <w:r>
              <w:rPr>
                <w:sz w:val="18"/>
                <w:szCs w:val="18"/>
                <w:lang w:eastAsia="en-US"/>
              </w:rPr>
              <w:t>8902</w:t>
            </w:r>
          </w:p>
          <w:p w14:paraId="46016754" w14:textId="77777777" w:rsidR="007B434C" w:rsidRDefault="00AF7DB6">
            <w:pPr>
              <w:jc w:val="center"/>
              <w:rPr>
                <w:sz w:val="18"/>
                <w:szCs w:val="18"/>
                <w:lang w:eastAsia="en-US"/>
              </w:rPr>
            </w:pPr>
            <w:r>
              <w:rPr>
                <w:sz w:val="18"/>
                <w:szCs w:val="18"/>
                <w:lang w:eastAsia="en-US"/>
              </w:rPr>
              <w:t>6005</w:t>
            </w:r>
          </w:p>
          <w:p w14:paraId="3EE5C999" w14:textId="77777777" w:rsidR="007B434C" w:rsidRDefault="00AF7DB6">
            <w:pPr>
              <w:jc w:val="center"/>
              <w:rPr>
                <w:sz w:val="18"/>
                <w:szCs w:val="18"/>
                <w:lang w:eastAsia="en-US"/>
              </w:rPr>
            </w:pPr>
            <w:r>
              <w:rPr>
                <w:sz w:val="18"/>
                <w:szCs w:val="18"/>
                <w:lang w:eastAsia="en-US"/>
              </w:rPr>
              <w:t>2897</w:t>
            </w:r>
          </w:p>
        </w:tc>
        <w:tc>
          <w:tcPr>
            <w:tcW w:w="908" w:type="dxa"/>
            <w:tcBorders>
              <w:top w:val="single" w:sz="4" w:space="0" w:color="000000"/>
              <w:left w:val="single" w:sz="4" w:space="0" w:color="000000"/>
              <w:bottom w:val="single" w:sz="4" w:space="0" w:color="000000"/>
              <w:right w:val="single" w:sz="4" w:space="0" w:color="000000"/>
            </w:tcBorders>
          </w:tcPr>
          <w:p w14:paraId="1073C262" w14:textId="77777777" w:rsidR="007B434C" w:rsidRDefault="00AF7DB6">
            <w:pPr>
              <w:jc w:val="center"/>
              <w:rPr>
                <w:sz w:val="18"/>
                <w:szCs w:val="18"/>
                <w:lang w:eastAsia="en-US"/>
              </w:rPr>
            </w:pPr>
            <w:r>
              <w:rPr>
                <w:sz w:val="18"/>
                <w:szCs w:val="18"/>
                <w:lang w:eastAsia="en-US"/>
              </w:rPr>
              <w:t>8865</w:t>
            </w:r>
          </w:p>
          <w:p w14:paraId="43F4EE3C" w14:textId="77777777" w:rsidR="007B434C" w:rsidRDefault="00AF7DB6">
            <w:pPr>
              <w:jc w:val="center"/>
              <w:rPr>
                <w:sz w:val="18"/>
                <w:szCs w:val="18"/>
                <w:lang w:eastAsia="en-US"/>
              </w:rPr>
            </w:pPr>
            <w:r>
              <w:rPr>
                <w:sz w:val="18"/>
                <w:szCs w:val="18"/>
                <w:lang w:eastAsia="en-US"/>
              </w:rPr>
              <w:t>5897</w:t>
            </w:r>
          </w:p>
          <w:p w14:paraId="26645C53" w14:textId="77777777" w:rsidR="007B434C" w:rsidRDefault="00AF7DB6">
            <w:pPr>
              <w:jc w:val="center"/>
              <w:rPr>
                <w:sz w:val="18"/>
                <w:szCs w:val="18"/>
                <w:lang w:eastAsia="en-US"/>
              </w:rPr>
            </w:pPr>
            <w:r>
              <w:rPr>
                <w:sz w:val="18"/>
                <w:szCs w:val="18"/>
                <w:lang w:eastAsia="en-US"/>
              </w:rPr>
              <w:t>2968</w:t>
            </w:r>
          </w:p>
        </w:tc>
        <w:tc>
          <w:tcPr>
            <w:tcW w:w="1016" w:type="dxa"/>
            <w:tcBorders>
              <w:top w:val="single" w:sz="4" w:space="0" w:color="000000"/>
              <w:left w:val="single" w:sz="4" w:space="0" w:color="000000"/>
              <w:bottom w:val="single" w:sz="4" w:space="0" w:color="000000"/>
              <w:right w:val="single" w:sz="4" w:space="0" w:color="000000"/>
            </w:tcBorders>
          </w:tcPr>
          <w:p w14:paraId="73369E89" w14:textId="77777777" w:rsidR="007B434C" w:rsidRDefault="00AF7DB6">
            <w:pPr>
              <w:jc w:val="center"/>
              <w:rPr>
                <w:sz w:val="18"/>
                <w:szCs w:val="18"/>
                <w:lang w:eastAsia="en-US"/>
              </w:rPr>
            </w:pPr>
            <w:r>
              <w:rPr>
                <w:sz w:val="18"/>
                <w:szCs w:val="18"/>
                <w:lang w:eastAsia="en-US"/>
              </w:rPr>
              <w:t>8816</w:t>
            </w:r>
          </w:p>
          <w:p w14:paraId="116CEB6D" w14:textId="77777777" w:rsidR="007B434C" w:rsidRDefault="00AF7DB6">
            <w:pPr>
              <w:jc w:val="center"/>
              <w:rPr>
                <w:sz w:val="18"/>
                <w:szCs w:val="18"/>
                <w:lang w:eastAsia="en-US"/>
              </w:rPr>
            </w:pPr>
            <w:r>
              <w:rPr>
                <w:sz w:val="18"/>
                <w:szCs w:val="18"/>
                <w:lang w:eastAsia="en-US"/>
              </w:rPr>
              <w:t>5953</w:t>
            </w:r>
          </w:p>
          <w:p w14:paraId="1A907F9A" w14:textId="77777777" w:rsidR="007B434C" w:rsidRDefault="00AF7DB6">
            <w:pPr>
              <w:jc w:val="center"/>
              <w:rPr>
                <w:sz w:val="18"/>
                <w:szCs w:val="18"/>
                <w:lang w:eastAsia="en-US"/>
              </w:rPr>
            </w:pPr>
            <w:r>
              <w:rPr>
                <w:sz w:val="18"/>
                <w:szCs w:val="18"/>
                <w:lang w:eastAsia="en-US"/>
              </w:rPr>
              <w:t>2964</w:t>
            </w:r>
          </w:p>
        </w:tc>
        <w:tc>
          <w:tcPr>
            <w:tcW w:w="667" w:type="dxa"/>
            <w:tcBorders>
              <w:top w:val="single" w:sz="4" w:space="0" w:color="000000"/>
              <w:left w:val="single" w:sz="4" w:space="0" w:color="000000"/>
              <w:bottom w:val="single" w:sz="4" w:space="0" w:color="000000"/>
              <w:right w:val="single" w:sz="4" w:space="0" w:color="000000"/>
            </w:tcBorders>
          </w:tcPr>
          <w:p w14:paraId="347C09F8" w14:textId="77777777" w:rsidR="007B434C" w:rsidRDefault="00AF7DB6">
            <w:pPr>
              <w:jc w:val="center"/>
              <w:rPr>
                <w:sz w:val="18"/>
                <w:szCs w:val="18"/>
                <w:lang w:eastAsia="en-US"/>
              </w:rPr>
            </w:pPr>
            <w:r>
              <w:rPr>
                <w:sz w:val="18"/>
                <w:szCs w:val="18"/>
                <w:lang w:eastAsia="en-US"/>
              </w:rPr>
              <w:t>8917</w:t>
            </w:r>
          </w:p>
          <w:p w14:paraId="15972C77" w14:textId="77777777" w:rsidR="007B434C" w:rsidRDefault="00AF7DB6">
            <w:pPr>
              <w:jc w:val="center"/>
              <w:rPr>
                <w:sz w:val="18"/>
                <w:szCs w:val="18"/>
                <w:lang w:eastAsia="en-US"/>
              </w:rPr>
            </w:pPr>
            <w:r>
              <w:rPr>
                <w:sz w:val="18"/>
                <w:szCs w:val="18"/>
                <w:lang w:eastAsia="en-US"/>
              </w:rPr>
              <w:t>5949</w:t>
            </w:r>
          </w:p>
          <w:p w14:paraId="63917BA3" w14:textId="77777777" w:rsidR="007B434C" w:rsidRDefault="00AF7DB6">
            <w:pPr>
              <w:jc w:val="center"/>
              <w:rPr>
                <w:sz w:val="18"/>
                <w:szCs w:val="18"/>
                <w:lang w:eastAsia="en-US"/>
              </w:rPr>
            </w:pPr>
            <w:r>
              <w:rPr>
                <w:sz w:val="18"/>
                <w:szCs w:val="18"/>
                <w:lang w:eastAsia="en-US"/>
              </w:rPr>
              <w:t>2978</w:t>
            </w:r>
          </w:p>
        </w:tc>
        <w:tc>
          <w:tcPr>
            <w:tcW w:w="664" w:type="dxa"/>
            <w:tcBorders>
              <w:top w:val="single" w:sz="4" w:space="0" w:color="000000"/>
              <w:left w:val="single" w:sz="4" w:space="0" w:color="000000"/>
              <w:bottom w:val="single" w:sz="4" w:space="0" w:color="000000"/>
              <w:right w:val="single" w:sz="4" w:space="0" w:color="000000"/>
            </w:tcBorders>
          </w:tcPr>
          <w:p w14:paraId="5F411513" w14:textId="77777777" w:rsidR="007B434C" w:rsidRDefault="00AF7DB6">
            <w:pPr>
              <w:jc w:val="center"/>
              <w:rPr>
                <w:sz w:val="18"/>
                <w:szCs w:val="18"/>
                <w:lang w:eastAsia="en-US"/>
              </w:rPr>
            </w:pPr>
            <w:r>
              <w:rPr>
                <w:sz w:val="18"/>
                <w:szCs w:val="18"/>
                <w:lang w:eastAsia="en-US"/>
              </w:rPr>
              <w:t>8927</w:t>
            </w:r>
          </w:p>
          <w:p w14:paraId="5ED25337" w14:textId="77777777" w:rsidR="007B434C" w:rsidRDefault="00AF7DB6">
            <w:pPr>
              <w:jc w:val="center"/>
              <w:rPr>
                <w:sz w:val="18"/>
                <w:szCs w:val="18"/>
                <w:lang w:eastAsia="en-US"/>
              </w:rPr>
            </w:pPr>
            <w:r>
              <w:rPr>
                <w:sz w:val="18"/>
                <w:szCs w:val="18"/>
                <w:lang w:eastAsia="en-US"/>
              </w:rPr>
              <w:t>6043</w:t>
            </w:r>
          </w:p>
          <w:p w14:paraId="45CF529A" w14:textId="77777777" w:rsidR="007B434C" w:rsidRDefault="00AF7DB6">
            <w:pPr>
              <w:jc w:val="center"/>
              <w:rPr>
                <w:sz w:val="18"/>
                <w:szCs w:val="18"/>
                <w:lang w:eastAsia="en-US"/>
              </w:rPr>
            </w:pPr>
            <w:r>
              <w:rPr>
                <w:sz w:val="18"/>
                <w:szCs w:val="18"/>
                <w:lang w:eastAsia="en-US"/>
              </w:rPr>
              <w:t>2899</w:t>
            </w:r>
          </w:p>
        </w:tc>
        <w:tc>
          <w:tcPr>
            <w:tcW w:w="936" w:type="dxa"/>
            <w:tcBorders>
              <w:top w:val="single" w:sz="4" w:space="0" w:color="000000"/>
              <w:left w:val="single" w:sz="4" w:space="0" w:color="000000"/>
              <w:bottom w:val="single" w:sz="4" w:space="0" w:color="000000"/>
              <w:right w:val="single" w:sz="4" w:space="0" w:color="000000"/>
            </w:tcBorders>
          </w:tcPr>
          <w:p w14:paraId="3DA0ADD2" w14:textId="77777777" w:rsidR="007B434C" w:rsidRDefault="00AF7DB6">
            <w:pPr>
              <w:jc w:val="center"/>
              <w:rPr>
                <w:sz w:val="18"/>
                <w:szCs w:val="18"/>
                <w:lang w:eastAsia="en-US"/>
              </w:rPr>
            </w:pPr>
            <w:r>
              <w:rPr>
                <w:sz w:val="18"/>
                <w:szCs w:val="18"/>
                <w:lang w:eastAsia="en-US"/>
              </w:rPr>
              <w:t>8959</w:t>
            </w:r>
          </w:p>
          <w:p w14:paraId="58391CE4" w14:textId="77777777" w:rsidR="007B434C" w:rsidRDefault="00AF7DB6">
            <w:pPr>
              <w:jc w:val="center"/>
              <w:rPr>
                <w:sz w:val="18"/>
                <w:szCs w:val="18"/>
                <w:lang w:eastAsia="en-US"/>
              </w:rPr>
            </w:pPr>
            <w:r>
              <w:rPr>
                <w:sz w:val="18"/>
                <w:szCs w:val="18"/>
                <w:lang w:eastAsia="en-US"/>
              </w:rPr>
              <w:t>5950</w:t>
            </w:r>
          </w:p>
          <w:p w14:paraId="22163B3C" w14:textId="77777777" w:rsidR="007B434C" w:rsidRDefault="00AF7DB6">
            <w:pPr>
              <w:jc w:val="center"/>
              <w:rPr>
                <w:sz w:val="18"/>
                <w:szCs w:val="18"/>
                <w:lang w:eastAsia="en-US"/>
              </w:rPr>
            </w:pPr>
            <w:r>
              <w:rPr>
                <w:sz w:val="18"/>
                <w:szCs w:val="18"/>
                <w:lang w:eastAsia="en-US"/>
              </w:rPr>
              <w:t>3009</w:t>
            </w:r>
          </w:p>
        </w:tc>
        <w:tc>
          <w:tcPr>
            <w:tcW w:w="757" w:type="dxa"/>
            <w:tcBorders>
              <w:top w:val="single" w:sz="4" w:space="0" w:color="000000"/>
              <w:left w:val="single" w:sz="4" w:space="0" w:color="000000"/>
              <w:bottom w:val="single" w:sz="4" w:space="0" w:color="000000"/>
              <w:right w:val="single" w:sz="4" w:space="0" w:color="000000"/>
            </w:tcBorders>
          </w:tcPr>
          <w:p w14:paraId="49EB2F8F" w14:textId="77777777" w:rsidR="007B434C" w:rsidRDefault="00AF7DB6">
            <w:pPr>
              <w:jc w:val="center"/>
              <w:rPr>
                <w:sz w:val="18"/>
                <w:szCs w:val="18"/>
                <w:lang w:eastAsia="en-US"/>
              </w:rPr>
            </w:pPr>
            <w:r>
              <w:rPr>
                <w:sz w:val="18"/>
                <w:szCs w:val="18"/>
                <w:lang w:eastAsia="en-US"/>
              </w:rPr>
              <w:t>8895</w:t>
            </w:r>
          </w:p>
          <w:p w14:paraId="5E8C54B8" w14:textId="77777777" w:rsidR="007B434C" w:rsidRDefault="00AF7DB6">
            <w:pPr>
              <w:jc w:val="center"/>
              <w:rPr>
                <w:sz w:val="18"/>
                <w:szCs w:val="18"/>
                <w:lang w:eastAsia="en-US"/>
              </w:rPr>
            </w:pPr>
            <w:r>
              <w:rPr>
                <w:sz w:val="18"/>
                <w:szCs w:val="18"/>
                <w:lang w:eastAsia="en-US"/>
              </w:rPr>
              <w:t>5959</w:t>
            </w:r>
          </w:p>
          <w:p w14:paraId="489AF388" w14:textId="77777777" w:rsidR="007B434C" w:rsidRDefault="00AF7DB6">
            <w:pPr>
              <w:jc w:val="center"/>
              <w:rPr>
                <w:sz w:val="18"/>
                <w:szCs w:val="18"/>
                <w:lang w:eastAsia="en-US"/>
              </w:rPr>
            </w:pPr>
            <w:r>
              <w:rPr>
                <w:sz w:val="18"/>
                <w:szCs w:val="18"/>
                <w:lang w:eastAsia="en-US"/>
              </w:rPr>
              <w:t>2936</w:t>
            </w:r>
          </w:p>
        </w:tc>
        <w:tc>
          <w:tcPr>
            <w:tcW w:w="668" w:type="dxa"/>
            <w:tcBorders>
              <w:top w:val="single" w:sz="4" w:space="0" w:color="000000"/>
              <w:left w:val="single" w:sz="4" w:space="0" w:color="000000"/>
              <w:bottom w:val="single" w:sz="4" w:space="0" w:color="000000"/>
              <w:right w:val="single" w:sz="4" w:space="0" w:color="000000"/>
            </w:tcBorders>
          </w:tcPr>
          <w:p w14:paraId="7B7D7654" w14:textId="77777777" w:rsidR="007B434C" w:rsidRDefault="00AF7DB6">
            <w:pPr>
              <w:jc w:val="center"/>
              <w:rPr>
                <w:sz w:val="18"/>
                <w:szCs w:val="18"/>
                <w:lang w:eastAsia="en-US"/>
              </w:rPr>
            </w:pPr>
            <w:r>
              <w:rPr>
                <w:sz w:val="18"/>
                <w:szCs w:val="18"/>
                <w:lang w:eastAsia="en-US"/>
              </w:rPr>
              <w:t>8921</w:t>
            </w:r>
          </w:p>
          <w:p w14:paraId="17317120" w14:textId="77777777" w:rsidR="007B434C" w:rsidRDefault="00AF7DB6">
            <w:pPr>
              <w:jc w:val="center"/>
              <w:rPr>
                <w:sz w:val="18"/>
                <w:szCs w:val="18"/>
                <w:lang w:eastAsia="en-US"/>
              </w:rPr>
            </w:pPr>
            <w:r>
              <w:rPr>
                <w:sz w:val="18"/>
                <w:szCs w:val="18"/>
                <w:lang w:eastAsia="en-US"/>
              </w:rPr>
              <w:t>5936</w:t>
            </w:r>
          </w:p>
          <w:p w14:paraId="5ECD8ECC" w14:textId="77777777" w:rsidR="007B434C" w:rsidRDefault="00AF7DB6">
            <w:pPr>
              <w:jc w:val="center"/>
              <w:rPr>
                <w:sz w:val="18"/>
                <w:szCs w:val="18"/>
                <w:lang w:eastAsia="en-US"/>
              </w:rPr>
            </w:pPr>
            <w:r>
              <w:rPr>
                <w:sz w:val="18"/>
                <w:szCs w:val="18"/>
                <w:lang w:eastAsia="en-US"/>
              </w:rPr>
              <w:t>2985</w:t>
            </w:r>
          </w:p>
        </w:tc>
        <w:tc>
          <w:tcPr>
            <w:tcW w:w="686" w:type="dxa"/>
            <w:tcBorders>
              <w:top w:val="single" w:sz="4" w:space="0" w:color="000000"/>
              <w:left w:val="single" w:sz="4" w:space="0" w:color="000000"/>
              <w:bottom w:val="single" w:sz="4" w:space="0" w:color="000000"/>
              <w:right w:val="single" w:sz="4" w:space="0" w:color="000000"/>
            </w:tcBorders>
          </w:tcPr>
          <w:p w14:paraId="0EEC0E77" w14:textId="77777777" w:rsidR="007B434C" w:rsidRDefault="00AF7DB6">
            <w:pPr>
              <w:jc w:val="center"/>
              <w:rPr>
                <w:sz w:val="18"/>
                <w:szCs w:val="18"/>
                <w:lang w:eastAsia="en-US"/>
              </w:rPr>
            </w:pPr>
            <w:r>
              <w:rPr>
                <w:sz w:val="18"/>
                <w:szCs w:val="18"/>
                <w:lang w:eastAsia="en-US"/>
              </w:rPr>
              <w:t>8887</w:t>
            </w:r>
          </w:p>
          <w:p w14:paraId="10F3A35B" w14:textId="77777777" w:rsidR="007B434C" w:rsidRDefault="00AF7DB6">
            <w:pPr>
              <w:jc w:val="center"/>
              <w:rPr>
                <w:sz w:val="18"/>
                <w:szCs w:val="18"/>
                <w:lang w:eastAsia="en-US"/>
              </w:rPr>
            </w:pPr>
            <w:r>
              <w:rPr>
                <w:sz w:val="18"/>
                <w:szCs w:val="18"/>
                <w:lang w:eastAsia="en-US"/>
              </w:rPr>
              <w:t>5943</w:t>
            </w:r>
          </w:p>
          <w:p w14:paraId="6DCE8F68" w14:textId="77777777" w:rsidR="007B434C" w:rsidRDefault="00AF7DB6">
            <w:pPr>
              <w:jc w:val="center"/>
              <w:rPr>
                <w:sz w:val="18"/>
                <w:szCs w:val="18"/>
                <w:lang w:eastAsia="en-US"/>
              </w:rPr>
            </w:pPr>
            <w:r>
              <w:rPr>
                <w:sz w:val="18"/>
                <w:szCs w:val="18"/>
                <w:lang w:eastAsia="en-US"/>
              </w:rPr>
              <w:t>2944</w:t>
            </w:r>
          </w:p>
        </w:tc>
        <w:tc>
          <w:tcPr>
            <w:tcW w:w="1122" w:type="dxa"/>
            <w:tcBorders>
              <w:top w:val="single" w:sz="4" w:space="0" w:color="000000"/>
              <w:left w:val="single" w:sz="4" w:space="0" w:color="000000"/>
              <w:bottom w:val="single" w:sz="4" w:space="0" w:color="000000"/>
              <w:right w:val="single" w:sz="4" w:space="0" w:color="000000"/>
            </w:tcBorders>
          </w:tcPr>
          <w:p w14:paraId="28606F36" w14:textId="77777777" w:rsidR="007B434C" w:rsidRDefault="00AF7DB6">
            <w:pPr>
              <w:jc w:val="center"/>
              <w:rPr>
                <w:sz w:val="18"/>
                <w:szCs w:val="18"/>
                <w:lang w:eastAsia="en-US"/>
              </w:rPr>
            </w:pPr>
            <w:r>
              <w:rPr>
                <w:sz w:val="18"/>
                <w:szCs w:val="18"/>
                <w:lang w:eastAsia="en-US"/>
              </w:rPr>
              <w:t>1/01/2022 até 31/01/2022 00:00 às 23:55</w:t>
            </w:r>
          </w:p>
        </w:tc>
      </w:tr>
      <w:tr w:rsidR="007B434C" w14:paraId="00BCB74F" w14:textId="77777777" w:rsidTr="000158E2">
        <w:tc>
          <w:tcPr>
            <w:tcW w:w="997" w:type="dxa"/>
            <w:tcBorders>
              <w:top w:val="single" w:sz="4" w:space="0" w:color="000000"/>
              <w:left w:val="single" w:sz="4" w:space="0" w:color="000000"/>
              <w:bottom w:val="single" w:sz="4" w:space="0" w:color="000000"/>
              <w:right w:val="single" w:sz="4" w:space="0" w:color="000000"/>
            </w:tcBorders>
          </w:tcPr>
          <w:p w14:paraId="402ABC37" w14:textId="77777777" w:rsidR="007B434C" w:rsidRDefault="00AF7DB6">
            <w:pPr>
              <w:jc w:val="center"/>
              <w:rPr>
                <w:sz w:val="18"/>
                <w:szCs w:val="18"/>
                <w:lang w:eastAsia="en-US"/>
              </w:rPr>
            </w:pPr>
            <w:r>
              <w:rPr>
                <w:sz w:val="18"/>
                <w:szCs w:val="18"/>
                <w:lang w:eastAsia="en-US"/>
              </w:rPr>
              <w:t>Fevereiro</w:t>
            </w:r>
          </w:p>
          <w:p w14:paraId="42836CA9" w14:textId="77777777" w:rsidR="007B434C" w:rsidRDefault="00AF7DB6">
            <w:pPr>
              <w:jc w:val="center"/>
              <w:rPr>
                <w:b/>
                <w:bCs/>
                <w:sz w:val="18"/>
                <w:szCs w:val="18"/>
                <w:lang w:eastAsia="en-US"/>
              </w:rPr>
            </w:pPr>
            <w:r>
              <w:rPr>
                <w:b/>
                <w:bCs/>
                <w:sz w:val="18"/>
                <w:szCs w:val="18"/>
                <w:lang w:eastAsia="en-US"/>
              </w:rPr>
              <w:t>*(5min)</w:t>
            </w:r>
          </w:p>
          <w:p w14:paraId="46EC71B3" w14:textId="77777777" w:rsidR="007B434C" w:rsidRDefault="00AF7DB6">
            <w:pPr>
              <w:jc w:val="center"/>
              <w:rPr>
                <w:b/>
                <w:bCs/>
                <w:sz w:val="18"/>
                <w:szCs w:val="18"/>
                <w:lang w:eastAsia="en-US"/>
              </w:rPr>
            </w:pPr>
            <w:r>
              <w:rPr>
                <w:b/>
                <w:bCs/>
                <w:sz w:val="18"/>
                <w:szCs w:val="18"/>
                <w:lang w:eastAsia="en-US"/>
              </w:rPr>
              <w:t>**(15min)</w:t>
            </w:r>
          </w:p>
        </w:tc>
        <w:tc>
          <w:tcPr>
            <w:tcW w:w="991" w:type="dxa"/>
            <w:tcBorders>
              <w:top w:val="single" w:sz="4" w:space="0" w:color="000000"/>
              <w:left w:val="single" w:sz="4" w:space="0" w:color="000000"/>
              <w:bottom w:val="single" w:sz="4" w:space="0" w:color="000000"/>
              <w:right w:val="single" w:sz="4" w:space="0" w:color="000000"/>
            </w:tcBorders>
          </w:tcPr>
          <w:p w14:paraId="77D2C5DA" w14:textId="77777777" w:rsidR="007B434C" w:rsidRDefault="00AF7DB6">
            <w:pPr>
              <w:jc w:val="center"/>
              <w:rPr>
                <w:sz w:val="18"/>
                <w:szCs w:val="18"/>
                <w:lang w:eastAsia="en-US"/>
              </w:rPr>
            </w:pPr>
            <w:r>
              <w:rPr>
                <w:sz w:val="18"/>
                <w:szCs w:val="18"/>
                <w:lang w:eastAsia="en-US"/>
              </w:rPr>
              <w:t>19525</w:t>
            </w:r>
          </w:p>
          <w:p w14:paraId="6BFD36A0" w14:textId="77777777" w:rsidR="007B434C" w:rsidRDefault="00AF7DB6">
            <w:pPr>
              <w:jc w:val="center"/>
              <w:rPr>
                <w:sz w:val="18"/>
                <w:szCs w:val="18"/>
                <w:lang w:eastAsia="en-US"/>
              </w:rPr>
            </w:pPr>
            <w:r>
              <w:rPr>
                <w:sz w:val="18"/>
                <w:szCs w:val="18"/>
                <w:lang w:eastAsia="en-US"/>
              </w:rPr>
              <w:t>12937</w:t>
            </w:r>
          </w:p>
          <w:p w14:paraId="6C2590D5" w14:textId="77777777" w:rsidR="007B434C" w:rsidRDefault="00AF7DB6">
            <w:pPr>
              <w:jc w:val="center"/>
              <w:rPr>
                <w:sz w:val="18"/>
                <w:szCs w:val="18"/>
                <w:lang w:eastAsia="en-US"/>
              </w:rPr>
            </w:pPr>
            <w:r>
              <w:rPr>
                <w:sz w:val="18"/>
                <w:szCs w:val="18"/>
                <w:lang w:eastAsia="en-US"/>
              </w:rPr>
              <w:t>6588</w:t>
            </w:r>
          </w:p>
        </w:tc>
        <w:tc>
          <w:tcPr>
            <w:tcW w:w="663" w:type="dxa"/>
            <w:tcBorders>
              <w:top w:val="single" w:sz="4" w:space="0" w:color="000000"/>
              <w:left w:val="single" w:sz="4" w:space="0" w:color="000000"/>
              <w:bottom w:val="single" w:sz="4" w:space="0" w:color="000000"/>
              <w:right w:val="single" w:sz="4" w:space="0" w:color="000000"/>
            </w:tcBorders>
          </w:tcPr>
          <w:p w14:paraId="78322D31" w14:textId="77777777" w:rsidR="007B434C" w:rsidRDefault="00AF7DB6">
            <w:pPr>
              <w:jc w:val="center"/>
              <w:rPr>
                <w:sz w:val="18"/>
                <w:szCs w:val="18"/>
                <w:lang w:eastAsia="en-US"/>
              </w:rPr>
            </w:pPr>
            <w:r>
              <w:rPr>
                <w:sz w:val="18"/>
                <w:szCs w:val="18"/>
                <w:lang w:eastAsia="en-US"/>
              </w:rPr>
              <w:t>1777</w:t>
            </w:r>
          </w:p>
          <w:p w14:paraId="37FCADB5" w14:textId="77777777" w:rsidR="007B434C" w:rsidRDefault="00AF7DB6">
            <w:pPr>
              <w:jc w:val="center"/>
              <w:rPr>
                <w:sz w:val="18"/>
                <w:szCs w:val="18"/>
                <w:lang w:eastAsia="en-US"/>
              </w:rPr>
            </w:pPr>
            <w:r>
              <w:rPr>
                <w:sz w:val="18"/>
                <w:szCs w:val="18"/>
                <w:lang w:eastAsia="en-US"/>
              </w:rPr>
              <w:t>1186</w:t>
            </w:r>
          </w:p>
          <w:p w14:paraId="73A0CACC" w14:textId="77777777" w:rsidR="007B434C" w:rsidRDefault="00AF7DB6">
            <w:pPr>
              <w:jc w:val="center"/>
              <w:rPr>
                <w:sz w:val="18"/>
                <w:szCs w:val="18"/>
                <w:lang w:eastAsia="en-US"/>
              </w:rPr>
            </w:pPr>
            <w:r>
              <w:rPr>
                <w:sz w:val="18"/>
                <w:szCs w:val="18"/>
                <w:lang w:eastAsia="en-US"/>
              </w:rPr>
              <w:t>591</w:t>
            </w:r>
          </w:p>
        </w:tc>
        <w:tc>
          <w:tcPr>
            <w:tcW w:w="661" w:type="dxa"/>
            <w:tcBorders>
              <w:top w:val="single" w:sz="4" w:space="0" w:color="000000"/>
              <w:left w:val="single" w:sz="4" w:space="0" w:color="000000"/>
              <w:bottom w:val="single" w:sz="4" w:space="0" w:color="000000"/>
              <w:right w:val="single" w:sz="4" w:space="0" w:color="000000"/>
            </w:tcBorders>
          </w:tcPr>
          <w:p w14:paraId="7A90F056" w14:textId="77777777" w:rsidR="007B434C" w:rsidRDefault="00AF7DB6">
            <w:pPr>
              <w:jc w:val="center"/>
              <w:rPr>
                <w:sz w:val="18"/>
                <w:szCs w:val="18"/>
                <w:lang w:eastAsia="en-US"/>
              </w:rPr>
            </w:pPr>
            <w:r>
              <w:rPr>
                <w:sz w:val="18"/>
                <w:szCs w:val="18"/>
                <w:lang w:eastAsia="en-US"/>
              </w:rPr>
              <w:t>1773</w:t>
            </w:r>
          </w:p>
          <w:p w14:paraId="256119BE" w14:textId="77777777" w:rsidR="007B434C" w:rsidRDefault="00AF7DB6">
            <w:pPr>
              <w:jc w:val="center"/>
              <w:rPr>
                <w:sz w:val="18"/>
                <w:szCs w:val="18"/>
                <w:lang w:eastAsia="en-US"/>
              </w:rPr>
            </w:pPr>
            <w:r>
              <w:rPr>
                <w:sz w:val="18"/>
                <w:szCs w:val="18"/>
                <w:lang w:eastAsia="en-US"/>
              </w:rPr>
              <w:t>1176</w:t>
            </w:r>
          </w:p>
          <w:p w14:paraId="1925434D" w14:textId="77777777" w:rsidR="007B434C" w:rsidRDefault="00AF7DB6">
            <w:pPr>
              <w:jc w:val="center"/>
              <w:rPr>
                <w:sz w:val="18"/>
                <w:szCs w:val="18"/>
                <w:lang w:eastAsia="en-US"/>
              </w:rPr>
            </w:pPr>
            <w:r>
              <w:rPr>
                <w:sz w:val="18"/>
                <w:szCs w:val="18"/>
                <w:lang w:eastAsia="en-US"/>
              </w:rPr>
              <w:t>597</w:t>
            </w:r>
          </w:p>
        </w:tc>
        <w:tc>
          <w:tcPr>
            <w:tcW w:w="667" w:type="dxa"/>
            <w:tcBorders>
              <w:top w:val="single" w:sz="4" w:space="0" w:color="000000"/>
              <w:left w:val="single" w:sz="4" w:space="0" w:color="000000"/>
              <w:bottom w:val="single" w:sz="4" w:space="0" w:color="000000"/>
              <w:right w:val="single" w:sz="4" w:space="0" w:color="000000"/>
            </w:tcBorders>
          </w:tcPr>
          <w:p w14:paraId="45939A11" w14:textId="77777777" w:rsidR="007B434C" w:rsidRDefault="00AF7DB6">
            <w:pPr>
              <w:jc w:val="center"/>
              <w:rPr>
                <w:sz w:val="18"/>
                <w:szCs w:val="18"/>
                <w:lang w:eastAsia="en-US"/>
              </w:rPr>
            </w:pPr>
            <w:r>
              <w:rPr>
                <w:sz w:val="18"/>
                <w:szCs w:val="18"/>
                <w:lang w:eastAsia="en-US"/>
              </w:rPr>
              <w:t>1762</w:t>
            </w:r>
          </w:p>
          <w:p w14:paraId="4A8A67C0" w14:textId="77777777" w:rsidR="007B434C" w:rsidRDefault="00AF7DB6">
            <w:pPr>
              <w:jc w:val="center"/>
              <w:rPr>
                <w:sz w:val="18"/>
                <w:szCs w:val="18"/>
                <w:lang w:eastAsia="en-US"/>
              </w:rPr>
            </w:pPr>
            <w:r>
              <w:rPr>
                <w:sz w:val="18"/>
                <w:szCs w:val="18"/>
                <w:lang w:eastAsia="en-US"/>
              </w:rPr>
              <w:t>1163</w:t>
            </w:r>
          </w:p>
          <w:p w14:paraId="3ABB07F8" w14:textId="77777777" w:rsidR="007B434C" w:rsidRDefault="00AF7DB6">
            <w:pPr>
              <w:jc w:val="center"/>
              <w:rPr>
                <w:sz w:val="18"/>
                <w:szCs w:val="18"/>
                <w:lang w:eastAsia="en-US"/>
              </w:rPr>
            </w:pPr>
            <w:r>
              <w:rPr>
                <w:sz w:val="18"/>
                <w:szCs w:val="18"/>
                <w:lang w:eastAsia="en-US"/>
              </w:rPr>
              <w:t>599</w:t>
            </w:r>
          </w:p>
        </w:tc>
        <w:tc>
          <w:tcPr>
            <w:tcW w:w="908" w:type="dxa"/>
            <w:tcBorders>
              <w:top w:val="single" w:sz="4" w:space="0" w:color="000000"/>
              <w:left w:val="single" w:sz="4" w:space="0" w:color="000000"/>
              <w:bottom w:val="single" w:sz="4" w:space="0" w:color="000000"/>
              <w:right w:val="single" w:sz="4" w:space="0" w:color="000000"/>
            </w:tcBorders>
          </w:tcPr>
          <w:p w14:paraId="342D790E" w14:textId="77777777" w:rsidR="007B434C" w:rsidRDefault="00AF7DB6">
            <w:pPr>
              <w:jc w:val="center"/>
              <w:rPr>
                <w:sz w:val="18"/>
                <w:szCs w:val="18"/>
                <w:lang w:eastAsia="en-US"/>
              </w:rPr>
            </w:pPr>
            <w:r>
              <w:rPr>
                <w:sz w:val="18"/>
                <w:szCs w:val="18"/>
                <w:lang w:eastAsia="en-US"/>
              </w:rPr>
              <w:t>1789</w:t>
            </w:r>
          </w:p>
          <w:p w14:paraId="4F89DE42" w14:textId="77777777" w:rsidR="007B434C" w:rsidRDefault="00AF7DB6">
            <w:pPr>
              <w:jc w:val="center"/>
              <w:rPr>
                <w:sz w:val="18"/>
                <w:szCs w:val="18"/>
                <w:lang w:eastAsia="en-US"/>
              </w:rPr>
            </w:pPr>
            <w:r>
              <w:rPr>
                <w:sz w:val="18"/>
                <w:szCs w:val="18"/>
                <w:lang w:eastAsia="en-US"/>
              </w:rPr>
              <w:t>1190</w:t>
            </w:r>
          </w:p>
          <w:p w14:paraId="77207173" w14:textId="77777777" w:rsidR="007B434C" w:rsidRDefault="00AF7DB6">
            <w:pPr>
              <w:jc w:val="center"/>
              <w:rPr>
                <w:sz w:val="18"/>
                <w:szCs w:val="18"/>
                <w:lang w:eastAsia="en-US"/>
              </w:rPr>
            </w:pPr>
            <w:r>
              <w:rPr>
                <w:sz w:val="18"/>
                <w:szCs w:val="18"/>
                <w:lang w:eastAsia="en-US"/>
              </w:rPr>
              <w:t>599</w:t>
            </w:r>
          </w:p>
        </w:tc>
        <w:tc>
          <w:tcPr>
            <w:tcW w:w="1016" w:type="dxa"/>
            <w:tcBorders>
              <w:top w:val="single" w:sz="4" w:space="0" w:color="000000"/>
              <w:left w:val="single" w:sz="4" w:space="0" w:color="000000"/>
              <w:bottom w:val="single" w:sz="4" w:space="0" w:color="000000"/>
              <w:right w:val="single" w:sz="4" w:space="0" w:color="000000"/>
            </w:tcBorders>
          </w:tcPr>
          <w:p w14:paraId="32AD4310" w14:textId="77777777" w:rsidR="007B434C" w:rsidRDefault="00AF7DB6">
            <w:pPr>
              <w:jc w:val="center"/>
              <w:rPr>
                <w:sz w:val="18"/>
                <w:szCs w:val="18"/>
                <w:lang w:eastAsia="en-US"/>
              </w:rPr>
            </w:pPr>
            <w:r>
              <w:rPr>
                <w:sz w:val="18"/>
                <w:szCs w:val="18"/>
                <w:lang w:eastAsia="en-US"/>
              </w:rPr>
              <w:t>1761</w:t>
            </w:r>
          </w:p>
          <w:p w14:paraId="3BF28113" w14:textId="77777777" w:rsidR="007B434C" w:rsidRDefault="00AF7DB6">
            <w:pPr>
              <w:jc w:val="center"/>
              <w:rPr>
                <w:sz w:val="18"/>
                <w:szCs w:val="18"/>
                <w:lang w:eastAsia="en-US"/>
              </w:rPr>
            </w:pPr>
            <w:r>
              <w:rPr>
                <w:sz w:val="18"/>
                <w:szCs w:val="18"/>
                <w:lang w:eastAsia="en-US"/>
              </w:rPr>
              <w:t>1165</w:t>
            </w:r>
          </w:p>
          <w:p w14:paraId="614E7B95" w14:textId="77777777" w:rsidR="007B434C" w:rsidRDefault="00AF7DB6">
            <w:pPr>
              <w:jc w:val="center"/>
              <w:rPr>
                <w:sz w:val="18"/>
                <w:szCs w:val="18"/>
                <w:lang w:eastAsia="en-US"/>
              </w:rPr>
            </w:pPr>
            <w:r>
              <w:rPr>
                <w:sz w:val="18"/>
                <w:szCs w:val="18"/>
                <w:lang w:eastAsia="en-US"/>
              </w:rPr>
              <w:t>596</w:t>
            </w:r>
          </w:p>
        </w:tc>
        <w:tc>
          <w:tcPr>
            <w:tcW w:w="667" w:type="dxa"/>
            <w:tcBorders>
              <w:top w:val="single" w:sz="4" w:space="0" w:color="000000"/>
              <w:left w:val="single" w:sz="4" w:space="0" w:color="000000"/>
              <w:bottom w:val="single" w:sz="4" w:space="0" w:color="000000"/>
              <w:right w:val="single" w:sz="4" w:space="0" w:color="000000"/>
            </w:tcBorders>
          </w:tcPr>
          <w:p w14:paraId="1AE8007D" w14:textId="77777777" w:rsidR="007B434C" w:rsidRDefault="00AF7DB6">
            <w:pPr>
              <w:jc w:val="center"/>
              <w:rPr>
                <w:sz w:val="18"/>
                <w:szCs w:val="18"/>
                <w:lang w:eastAsia="en-US"/>
              </w:rPr>
            </w:pPr>
            <w:r>
              <w:rPr>
                <w:sz w:val="18"/>
                <w:szCs w:val="18"/>
                <w:lang w:eastAsia="en-US"/>
              </w:rPr>
              <w:t>1790</w:t>
            </w:r>
          </w:p>
          <w:p w14:paraId="51676A77" w14:textId="77777777" w:rsidR="007B434C" w:rsidRDefault="00AF7DB6">
            <w:pPr>
              <w:jc w:val="center"/>
              <w:rPr>
                <w:sz w:val="18"/>
                <w:szCs w:val="18"/>
                <w:lang w:eastAsia="en-US"/>
              </w:rPr>
            </w:pPr>
            <w:r>
              <w:rPr>
                <w:sz w:val="18"/>
                <w:szCs w:val="18"/>
                <w:lang w:eastAsia="en-US"/>
              </w:rPr>
              <w:t>1169</w:t>
            </w:r>
          </w:p>
          <w:p w14:paraId="076C33C5" w14:textId="77777777" w:rsidR="007B434C" w:rsidRDefault="00AF7DB6">
            <w:pPr>
              <w:jc w:val="center"/>
              <w:rPr>
                <w:sz w:val="18"/>
                <w:szCs w:val="18"/>
                <w:lang w:eastAsia="en-US"/>
              </w:rPr>
            </w:pPr>
            <w:r>
              <w:rPr>
                <w:sz w:val="18"/>
                <w:szCs w:val="18"/>
                <w:lang w:eastAsia="en-US"/>
              </w:rPr>
              <w:t>621</w:t>
            </w:r>
          </w:p>
        </w:tc>
        <w:tc>
          <w:tcPr>
            <w:tcW w:w="664" w:type="dxa"/>
            <w:tcBorders>
              <w:top w:val="single" w:sz="4" w:space="0" w:color="000000"/>
              <w:left w:val="single" w:sz="4" w:space="0" w:color="000000"/>
              <w:bottom w:val="single" w:sz="4" w:space="0" w:color="000000"/>
              <w:right w:val="single" w:sz="4" w:space="0" w:color="000000"/>
            </w:tcBorders>
          </w:tcPr>
          <w:p w14:paraId="5D0ACC8E" w14:textId="77777777" w:rsidR="007B434C" w:rsidRDefault="00AF7DB6">
            <w:pPr>
              <w:jc w:val="center"/>
              <w:rPr>
                <w:sz w:val="18"/>
                <w:szCs w:val="18"/>
                <w:lang w:eastAsia="en-US"/>
              </w:rPr>
            </w:pPr>
            <w:r>
              <w:rPr>
                <w:sz w:val="18"/>
                <w:szCs w:val="18"/>
                <w:lang w:eastAsia="en-US"/>
              </w:rPr>
              <w:t>1761</w:t>
            </w:r>
          </w:p>
          <w:p w14:paraId="02564213" w14:textId="77777777" w:rsidR="007B434C" w:rsidRDefault="00AF7DB6">
            <w:pPr>
              <w:jc w:val="center"/>
              <w:rPr>
                <w:sz w:val="18"/>
                <w:szCs w:val="18"/>
                <w:lang w:eastAsia="en-US"/>
              </w:rPr>
            </w:pPr>
            <w:r>
              <w:rPr>
                <w:sz w:val="18"/>
                <w:szCs w:val="18"/>
                <w:lang w:eastAsia="en-US"/>
              </w:rPr>
              <w:t>1169</w:t>
            </w:r>
          </w:p>
          <w:p w14:paraId="42318840" w14:textId="77777777" w:rsidR="007B434C" w:rsidRDefault="00AF7DB6">
            <w:pPr>
              <w:jc w:val="center"/>
              <w:rPr>
                <w:sz w:val="18"/>
                <w:szCs w:val="18"/>
                <w:lang w:eastAsia="en-US"/>
              </w:rPr>
            </w:pPr>
            <w:r>
              <w:rPr>
                <w:sz w:val="18"/>
                <w:szCs w:val="18"/>
                <w:lang w:eastAsia="en-US"/>
              </w:rPr>
              <w:t>592</w:t>
            </w:r>
          </w:p>
        </w:tc>
        <w:tc>
          <w:tcPr>
            <w:tcW w:w="936" w:type="dxa"/>
            <w:tcBorders>
              <w:top w:val="single" w:sz="4" w:space="0" w:color="000000"/>
              <w:left w:val="single" w:sz="4" w:space="0" w:color="000000"/>
              <w:bottom w:val="single" w:sz="4" w:space="0" w:color="000000"/>
              <w:right w:val="single" w:sz="4" w:space="0" w:color="000000"/>
            </w:tcBorders>
          </w:tcPr>
          <w:p w14:paraId="0144E5AF" w14:textId="77777777" w:rsidR="007B434C" w:rsidRDefault="00AF7DB6">
            <w:pPr>
              <w:jc w:val="center"/>
              <w:rPr>
                <w:sz w:val="18"/>
                <w:szCs w:val="18"/>
                <w:lang w:eastAsia="en-US"/>
              </w:rPr>
            </w:pPr>
            <w:r>
              <w:rPr>
                <w:sz w:val="18"/>
                <w:szCs w:val="18"/>
                <w:lang w:eastAsia="en-US"/>
              </w:rPr>
              <w:t>1784</w:t>
            </w:r>
          </w:p>
          <w:p w14:paraId="4B2C1A4E" w14:textId="77777777" w:rsidR="007B434C" w:rsidRDefault="00AF7DB6">
            <w:pPr>
              <w:jc w:val="center"/>
              <w:rPr>
                <w:sz w:val="18"/>
                <w:szCs w:val="18"/>
                <w:lang w:eastAsia="en-US"/>
              </w:rPr>
            </w:pPr>
            <w:r>
              <w:rPr>
                <w:sz w:val="18"/>
                <w:szCs w:val="18"/>
                <w:lang w:eastAsia="en-US"/>
              </w:rPr>
              <w:t>1177</w:t>
            </w:r>
          </w:p>
          <w:p w14:paraId="75F9F0DC" w14:textId="77777777" w:rsidR="007B434C" w:rsidRDefault="00AF7DB6">
            <w:pPr>
              <w:jc w:val="center"/>
              <w:rPr>
                <w:sz w:val="18"/>
                <w:szCs w:val="18"/>
                <w:lang w:eastAsia="en-US"/>
              </w:rPr>
            </w:pPr>
            <w:r>
              <w:rPr>
                <w:sz w:val="18"/>
                <w:szCs w:val="18"/>
                <w:lang w:eastAsia="en-US"/>
              </w:rPr>
              <w:t>607</w:t>
            </w:r>
          </w:p>
        </w:tc>
        <w:tc>
          <w:tcPr>
            <w:tcW w:w="757" w:type="dxa"/>
            <w:tcBorders>
              <w:top w:val="single" w:sz="4" w:space="0" w:color="000000"/>
              <w:left w:val="single" w:sz="4" w:space="0" w:color="000000"/>
              <w:bottom w:val="single" w:sz="4" w:space="0" w:color="000000"/>
              <w:right w:val="single" w:sz="4" w:space="0" w:color="000000"/>
            </w:tcBorders>
          </w:tcPr>
          <w:p w14:paraId="109A1B04" w14:textId="77777777" w:rsidR="007B434C" w:rsidRDefault="00AF7DB6">
            <w:pPr>
              <w:jc w:val="center"/>
              <w:rPr>
                <w:sz w:val="18"/>
                <w:szCs w:val="18"/>
                <w:lang w:eastAsia="en-US"/>
              </w:rPr>
            </w:pPr>
            <w:r>
              <w:rPr>
                <w:sz w:val="18"/>
                <w:szCs w:val="18"/>
                <w:lang w:eastAsia="en-US"/>
              </w:rPr>
              <w:t>1750</w:t>
            </w:r>
          </w:p>
          <w:p w14:paraId="030B1BEF" w14:textId="77777777" w:rsidR="007B434C" w:rsidRDefault="00AF7DB6">
            <w:pPr>
              <w:jc w:val="center"/>
              <w:rPr>
                <w:sz w:val="18"/>
                <w:szCs w:val="18"/>
                <w:lang w:eastAsia="en-US"/>
              </w:rPr>
            </w:pPr>
            <w:r>
              <w:rPr>
                <w:sz w:val="18"/>
                <w:szCs w:val="18"/>
                <w:lang w:eastAsia="en-US"/>
              </w:rPr>
              <w:t>1157</w:t>
            </w:r>
          </w:p>
          <w:p w14:paraId="5C3B4B22" w14:textId="77777777" w:rsidR="007B434C" w:rsidRDefault="00AF7DB6">
            <w:pPr>
              <w:jc w:val="center"/>
              <w:rPr>
                <w:sz w:val="18"/>
                <w:szCs w:val="18"/>
                <w:lang w:eastAsia="en-US"/>
              </w:rPr>
            </w:pPr>
            <w:r>
              <w:rPr>
                <w:sz w:val="18"/>
                <w:szCs w:val="18"/>
                <w:lang w:eastAsia="en-US"/>
              </w:rPr>
              <w:t>593</w:t>
            </w:r>
          </w:p>
        </w:tc>
        <w:tc>
          <w:tcPr>
            <w:tcW w:w="668" w:type="dxa"/>
            <w:tcBorders>
              <w:top w:val="single" w:sz="4" w:space="0" w:color="000000"/>
              <w:left w:val="single" w:sz="4" w:space="0" w:color="000000"/>
              <w:bottom w:val="single" w:sz="4" w:space="0" w:color="000000"/>
              <w:right w:val="single" w:sz="4" w:space="0" w:color="000000"/>
            </w:tcBorders>
          </w:tcPr>
          <w:p w14:paraId="69BE30BE" w14:textId="77777777" w:rsidR="007B434C" w:rsidRDefault="00AF7DB6">
            <w:pPr>
              <w:jc w:val="center"/>
              <w:rPr>
                <w:sz w:val="18"/>
                <w:szCs w:val="18"/>
                <w:lang w:eastAsia="en-US"/>
              </w:rPr>
            </w:pPr>
            <w:r>
              <w:rPr>
                <w:sz w:val="18"/>
                <w:szCs w:val="18"/>
                <w:lang w:eastAsia="en-US"/>
              </w:rPr>
              <w:t>1787</w:t>
            </w:r>
          </w:p>
          <w:p w14:paraId="4060CE40" w14:textId="77777777" w:rsidR="007B434C" w:rsidRDefault="00AF7DB6">
            <w:pPr>
              <w:jc w:val="center"/>
              <w:rPr>
                <w:sz w:val="18"/>
                <w:szCs w:val="18"/>
                <w:lang w:eastAsia="en-US"/>
              </w:rPr>
            </w:pPr>
            <w:r>
              <w:rPr>
                <w:sz w:val="18"/>
                <w:szCs w:val="18"/>
                <w:lang w:eastAsia="en-US"/>
              </w:rPr>
              <w:t>1195</w:t>
            </w:r>
          </w:p>
          <w:p w14:paraId="5CD5564C" w14:textId="77777777" w:rsidR="007B434C" w:rsidRDefault="00AF7DB6">
            <w:pPr>
              <w:jc w:val="center"/>
              <w:rPr>
                <w:sz w:val="18"/>
                <w:szCs w:val="18"/>
                <w:lang w:eastAsia="en-US"/>
              </w:rPr>
            </w:pPr>
            <w:r>
              <w:rPr>
                <w:sz w:val="18"/>
                <w:szCs w:val="18"/>
                <w:lang w:eastAsia="en-US"/>
              </w:rPr>
              <w:t>592</w:t>
            </w:r>
          </w:p>
        </w:tc>
        <w:tc>
          <w:tcPr>
            <w:tcW w:w="686" w:type="dxa"/>
            <w:tcBorders>
              <w:top w:val="single" w:sz="4" w:space="0" w:color="000000"/>
              <w:left w:val="single" w:sz="4" w:space="0" w:color="000000"/>
              <w:bottom w:val="single" w:sz="4" w:space="0" w:color="000000"/>
              <w:right w:val="single" w:sz="4" w:space="0" w:color="000000"/>
            </w:tcBorders>
          </w:tcPr>
          <w:p w14:paraId="7F5C94C5" w14:textId="77777777" w:rsidR="007B434C" w:rsidRDefault="00AF7DB6">
            <w:pPr>
              <w:jc w:val="center"/>
              <w:rPr>
                <w:sz w:val="18"/>
                <w:szCs w:val="18"/>
                <w:lang w:eastAsia="en-US"/>
              </w:rPr>
            </w:pPr>
            <w:r>
              <w:rPr>
                <w:sz w:val="18"/>
                <w:szCs w:val="18"/>
                <w:lang w:eastAsia="en-US"/>
              </w:rPr>
              <w:t>1791</w:t>
            </w:r>
          </w:p>
          <w:p w14:paraId="1DC450BD" w14:textId="77777777" w:rsidR="007B434C" w:rsidRDefault="00AF7DB6">
            <w:pPr>
              <w:jc w:val="center"/>
              <w:rPr>
                <w:sz w:val="18"/>
                <w:szCs w:val="18"/>
                <w:lang w:eastAsia="en-US"/>
              </w:rPr>
            </w:pPr>
            <w:r>
              <w:rPr>
                <w:sz w:val="18"/>
                <w:szCs w:val="18"/>
                <w:lang w:eastAsia="en-US"/>
              </w:rPr>
              <w:t>1190</w:t>
            </w:r>
          </w:p>
          <w:p w14:paraId="0F5A3037" w14:textId="77777777" w:rsidR="007B434C" w:rsidRDefault="00AF7DB6">
            <w:pPr>
              <w:jc w:val="center"/>
              <w:rPr>
                <w:sz w:val="18"/>
                <w:szCs w:val="18"/>
                <w:lang w:eastAsia="en-US"/>
              </w:rPr>
            </w:pPr>
            <w:r>
              <w:rPr>
                <w:sz w:val="18"/>
                <w:szCs w:val="18"/>
                <w:lang w:eastAsia="en-US"/>
              </w:rPr>
              <w:t>601</w:t>
            </w:r>
          </w:p>
        </w:tc>
        <w:tc>
          <w:tcPr>
            <w:tcW w:w="1122" w:type="dxa"/>
            <w:tcBorders>
              <w:top w:val="single" w:sz="4" w:space="0" w:color="000000"/>
              <w:left w:val="single" w:sz="4" w:space="0" w:color="000000"/>
              <w:bottom w:val="single" w:sz="4" w:space="0" w:color="000000"/>
              <w:right w:val="single" w:sz="4" w:space="0" w:color="000000"/>
            </w:tcBorders>
          </w:tcPr>
          <w:p w14:paraId="11F86162" w14:textId="77777777" w:rsidR="007B434C" w:rsidRDefault="00AF7DB6">
            <w:pPr>
              <w:jc w:val="center"/>
              <w:rPr>
                <w:sz w:val="18"/>
                <w:szCs w:val="18"/>
                <w:lang w:eastAsia="en-US"/>
              </w:rPr>
            </w:pPr>
            <w:r>
              <w:rPr>
                <w:sz w:val="18"/>
                <w:szCs w:val="18"/>
                <w:lang w:eastAsia="en-US"/>
              </w:rPr>
              <w:t>01/02/2022 até 08/02/2022 00:00 às 23:55</w:t>
            </w:r>
          </w:p>
        </w:tc>
      </w:tr>
      <w:tr w:rsidR="007B434C" w14:paraId="05B90C5F" w14:textId="77777777" w:rsidTr="000158E2">
        <w:trPr>
          <w:trHeight w:val="1313"/>
        </w:trPr>
        <w:tc>
          <w:tcPr>
            <w:tcW w:w="997" w:type="dxa"/>
            <w:tcBorders>
              <w:top w:val="single" w:sz="4" w:space="0" w:color="000000"/>
              <w:left w:val="single" w:sz="4" w:space="0" w:color="000000"/>
              <w:bottom w:val="single" w:sz="4" w:space="0" w:color="000000"/>
              <w:right w:val="single" w:sz="4" w:space="0" w:color="000000"/>
            </w:tcBorders>
          </w:tcPr>
          <w:p w14:paraId="62D108D8" w14:textId="77777777" w:rsidR="007B434C" w:rsidRDefault="00AF7DB6">
            <w:pPr>
              <w:jc w:val="center"/>
              <w:rPr>
                <w:sz w:val="18"/>
                <w:szCs w:val="18"/>
                <w:lang w:eastAsia="en-US"/>
              </w:rPr>
            </w:pPr>
            <w:r>
              <w:rPr>
                <w:sz w:val="18"/>
                <w:szCs w:val="18"/>
                <w:lang w:eastAsia="en-US"/>
              </w:rPr>
              <w:t>Março</w:t>
            </w:r>
          </w:p>
          <w:p w14:paraId="084D3AB0" w14:textId="77777777" w:rsidR="007B434C" w:rsidRDefault="00AF7DB6">
            <w:pPr>
              <w:jc w:val="center"/>
              <w:rPr>
                <w:b/>
                <w:bCs/>
                <w:sz w:val="18"/>
                <w:szCs w:val="18"/>
                <w:lang w:eastAsia="en-US"/>
              </w:rPr>
            </w:pPr>
            <w:r>
              <w:rPr>
                <w:b/>
                <w:bCs/>
                <w:sz w:val="18"/>
                <w:szCs w:val="18"/>
                <w:lang w:eastAsia="en-US"/>
              </w:rPr>
              <w:t>*(5min)</w:t>
            </w:r>
          </w:p>
          <w:p w14:paraId="15D12651" w14:textId="77777777" w:rsidR="007B434C" w:rsidRDefault="00AF7DB6">
            <w:pPr>
              <w:jc w:val="center"/>
              <w:rPr>
                <w:b/>
                <w:bCs/>
                <w:sz w:val="18"/>
                <w:szCs w:val="18"/>
                <w:lang w:eastAsia="en-US"/>
              </w:rPr>
            </w:pPr>
            <w:r>
              <w:rPr>
                <w:b/>
                <w:bCs/>
                <w:sz w:val="18"/>
                <w:szCs w:val="18"/>
                <w:lang w:eastAsia="en-US"/>
              </w:rPr>
              <w:t>**(15min)</w:t>
            </w:r>
          </w:p>
        </w:tc>
        <w:tc>
          <w:tcPr>
            <w:tcW w:w="991" w:type="dxa"/>
            <w:tcBorders>
              <w:top w:val="single" w:sz="4" w:space="0" w:color="000000"/>
              <w:left w:val="single" w:sz="4" w:space="0" w:color="000000"/>
              <w:bottom w:val="single" w:sz="4" w:space="0" w:color="000000"/>
              <w:right w:val="single" w:sz="4" w:space="0" w:color="000000"/>
            </w:tcBorders>
          </w:tcPr>
          <w:p w14:paraId="13B7A3A1" w14:textId="77777777" w:rsidR="007B434C" w:rsidRDefault="00AF7DB6">
            <w:pPr>
              <w:jc w:val="center"/>
              <w:rPr>
                <w:sz w:val="18"/>
                <w:szCs w:val="18"/>
                <w:lang w:eastAsia="en-US"/>
              </w:rPr>
            </w:pPr>
            <w:r>
              <w:rPr>
                <w:sz w:val="18"/>
                <w:szCs w:val="18"/>
                <w:lang w:eastAsia="en-US"/>
              </w:rPr>
              <w:t>42163</w:t>
            </w:r>
          </w:p>
          <w:p w14:paraId="070D25CB" w14:textId="77777777" w:rsidR="007B434C" w:rsidRDefault="00AF7DB6">
            <w:pPr>
              <w:jc w:val="center"/>
              <w:rPr>
                <w:sz w:val="18"/>
                <w:szCs w:val="18"/>
                <w:lang w:eastAsia="en-US"/>
              </w:rPr>
            </w:pPr>
            <w:r>
              <w:rPr>
                <w:sz w:val="18"/>
                <w:szCs w:val="18"/>
                <w:lang w:eastAsia="en-US"/>
              </w:rPr>
              <w:t>28166</w:t>
            </w:r>
          </w:p>
          <w:p w14:paraId="1E6F891B" w14:textId="77777777" w:rsidR="007B434C" w:rsidRDefault="00AF7DB6">
            <w:pPr>
              <w:jc w:val="center"/>
              <w:rPr>
                <w:sz w:val="18"/>
                <w:szCs w:val="18"/>
                <w:lang w:eastAsia="en-US"/>
              </w:rPr>
            </w:pPr>
            <w:r>
              <w:rPr>
                <w:sz w:val="18"/>
                <w:szCs w:val="18"/>
                <w:lang w:eastAsia="en-US"/>
              </w:rPr>
              <w:t>13997</w:t>
            </w:r>
          </w:p>
        </w:tc>
        <w:tc>
          <w:tcPr>
            <w:tcW w:w="663" w:type="dxa"/>
            <w:tcBorders>
              <w:top w:val="single" w:sz="4" w:space="0" w:color="000000"/>
              <w:left w:val="single" w:sz="4" w:space="0" w:color="000000"/>
              <w:bottom w:val="single" w:sz="4" w:space="0" w:color="000000"/>
              <w:right w:val="single" w:sz="4" w:space="0" w:color="000000"/>
            </w:tcBorders>
          </w:tcPr>
          <w:p w14:paraId="37EB98AA" w14:textId="77777777" w:rsidR="007B434C" w:rsidRDefault="00AF7DB6">
            <w:pPr>
              <w:jc w:val="center"/>
              <w:rPr>
                <w:sz w:val="18"/>
                <w:szCs w:val="18"/>
                <w:lang w:eastAsia="en-US"/>
              </w:rPr>
            </w:pPr>
            <w:r>
              <w:rPr>
                <w:sz w:val="18"/>
                <w:szCs w:val="18"/>
                <w:lang w:eastAsia="en-US"/>
              </w:rPr>
              <w:t>3826</w:t>
            </w:r>
          </w:p>
          <w:p w14:paraId="644C9303" w14:textId="77777777" w:rsidR="007B434C" w:rsidRDefault="00AF7DB6">
            <w:pPr>
              <w:jc w:val="center"/>
              <w:rPr>
                <w:sz w:val="18"/>
                <w:szCs w:val="18"/>
                <w:lang w:eastAsia="en-US"/>
              </w:rPr>
            </w:pPr>
            <w:r>
              <w:rPr>
                <w:sz w:val="18"/>
                <w:szCs w:val="18"/>
                <w:lang w:eastAsia="en-US"/>
              </w:rPr>
              <w:t>2568</w:t>
            </w:r>
          </w:p>
          <w:p w14:paraId="68B0D173" w14:textId="77777777" w:rsidR="007B434C" w:rsidRDefault="00AF7DB6">
            <w:pPr>
              <w:jc w:val="center"/>
              <w:rPr>
                <w:sz w:val="18"/>
                <w:szCs w:val="18"/>
                <w:lang w:eastAsia="en-US"/>
              </w:rPr>
            </w:pPr>
            <w:r>
              <w:rPr>
                <w:sz w:val="18"/>
                <w:szCs w:val="18"/>
                <w:lang w:eastAsia="en-US"/>
              </w:rPr>
              <w:t>1258</w:t>
            </w:r>
          </w:p>
        </w:tc>
        <w:tc>
          <w:tcPr>
            <w:tcW w:w="661" w:type="dxa"/>
            <w:tcBorders>
              <w:top w:val="single" w:sz="4" w:space="0" w:color="000000"/>
              <w:left w:val="single" w:sz="4" w:space="0" w:color="000000"/>
              <w:bottom w:val="single" w:sz="4" w:space="0" w:color="000000"/>
              <w:right w:val="single" w:sz="4" w:space="0" w:color="000000"/>
            </w:tcBorders>
          </w:tcPr>
          <w:p w14:paraId="6260102D" w14:textId="77777777" w:rsidR="007B434C" w:rsidRDefault="00AF7DB6">
            <w:pPr>
              <w:jc w:val="center"/>
              <w:rPr>
                <w:sz w:val="18"/>
                <w:szCs w:val="18"/>
                <w:lang w:eastAsia="en-US"/>
              </w:rPr>
            </w:pPr>
            <w:r>
              <w:rPr>
                <w:sz w:val="18"/>
                <w:szCs w:val="18"/>
                <w:lang w:eastAsia="en-US"/>
              </w:rPr>
              <w:t>3844</w:t>
            </w:r>
          </w:p>
          <w:p w14:paraId="1A5981AA" w14:textId="77777777" w:rsidR="007B434C" w:rsidRDefault="00AF7DB6">
            <w:pPr>
              <w:jc w:val="center"/>
              <w:rPr>
                <w:sz w:val="18"/>
                <w:szCs w:val="18"/>
                <w:lang w:eastAsia="en-US"/>
              </w:rPr>
            </w:pPr>
            <w:r>
              <w:rPr>
                <w:sz w:val="18"/>
                <w:szCs w:val="18"/>
                <w:lang w:eastAsia="en-US"/>
              </w:rPr>
              <w:t>2567</w:t>
            </w:r>
          </w:p>
          <w:p w14:paraId="76D01F23" w14:textId="77777777" w:rsidR="007B434C" w:rsidRDefault="00AF7DB6">
            <w:pPr>
              <w:jc w:val="center"/>
              <w:rPr>
                <w:sz w:val="18"/>
                <w:szCs w:val="18"/>
                <w:lang w:eastAsia="en-US"/>
              </w:rPr>
            </w:pPr>
            <w:r>
              <w:rPr>
                <w:sz w:val="18"/>
                <w:szCs w:val="18"/>
                <w:lang w:eastAsia="en-US"/>
              </w:rPr>
              <w:t>1277</w:t>
            </w:r>
          </w:p>
        </w:tc>
        <w:tc>
          <w:tcPr>
            <w:tcW w:w="667" w:type="dxa"/>
            <w:tcBorders>
              <w:top w:val="single" w:sz="4" w:space="0" w:color="000000"/>
              <w:left w:val="single" w:sz="4" w:space="0" w:color="000000"/>
              <w:bottom w:val="single" w:sz="4" w:space="0" w:color="000000"/>
              <w:right w:val="single" w:sz="4" w:space="0" w:color="000000"/>
            </w:tcBorders>
          </w:tcPr>
          <w:p w14:paraId="29476D63" w14:textId="77777777" w:rsidR="007B434C" w:rsidRDefault="00AF7DB6">
            <w:pPr>
              <w:jc w:val="center"/>
              <w:rPr>
                <w:sz w:val="18"/>
                <w:szCs w:val="18"/>
                <w:lang w:eastAsia="en-US"/>
              </w:rPr>
            </w:pPr>
            <w:r>
              <w:rPr>
                <w:sz w:val="18"/>
                <w:szCs w:val="18"/>
                <w:lang w:eastAsia="en-US"/>
              </w:rPr>
              <w:t>3802</w:t>
            </w:r>
          </w:p>
          <w:p w14:paraId="343C498E" w14:textId="77777777" w:rsidR="007B434C" w:rsidRDefault="00AF7DB6">
            <w:pPr>
              <w:jc w:val="center"/>
              <w:rPr>
                <w:sz w:val="18"/>
                <w:szCs w:val="18"/>
                <w:lang w:eastAsia="en-US"/>
              </w:rPr>
            </w:pPr>
            <w:r>
              <w:rPr>
                <w:sz w:val="18"/>
                <w:szCs w:val="18"/>
                <w:lang w:eastAsia="en-US"/>
              </w:rPr>
              <w:t>2561</w:t>
            </w:r>
          </w:p>
          <w:p w14:paraId="07DE9738" w14:textId="77777777" w:rsidR="007B434C" w:rsidRDefault="00AF7DB6">
            <w:pPr>
              <w:jc w:val="center"/>
              <w:rPr>
                <w:sz w:val="18"/>
                <w:szCs w:val="18"/>
                <w:lang w:eastAsia="en-US"/>
              </w:rPr>
            </w:pPr>
            <w:r>
              <w:rPr>
                <w:sz w:val="18"/>
                <w:szCs w:val="18"/>
                <w:lang w:eastAsia="en-US"/>
              </w:rPr>
              <w:t>1241</w:t>
            </w:r>
          </w:p>
        </w:tc>
        <w:tc>
          <w:tcPr>
            <w:tcW w:w="908" w:type="dxa"/>
            <w:tcBorders>
              <w:top w:val="single" w:sz="4" w:space="0" w:color="000000"/>
              <w:left w:val="single" w:sz="4" w:space="0" w:color="000000"/>
              <w:bottom w:val="single" w:sz="4" w:space="0" w:color="000000"/>
              <w:right w:val="single" w:sz="4" w:space="0" w:color="000000"/>
            </w:tcBorders>
          </w:tcPr>
          <w:p w14:paraId="015BEF87" w14:textId="77777777" w:rsidR="007B434C" w:rsidRDefault="00AF7DB6">
            <w:pPr>
              <w:jc w:val="center"/>
              <w:rPr>
                <w:sz w:val="18"/>
                <w:szCs w:val="18"/>
                <w:lang w:eastAsia="en-US"/>
              </w:rPr>
            </w:pPr>
            <w:r>
              <w:rPr>
                <w:sz w:val="18"/>
                <w:szCs w:val="18"/>
                <w:lang w:eastAsia="en-US"/>
              </w:rPr>
              <w:t>3849</w:t>
            </w:r>
          </w:p>
          <w:p w14:paraId="3F00B9A7" w14:textId="77777777" w:rsidR="007B434C" w:rsidRDefault="00AF7DB6">
            <w:pPr>
              <w:jc w:val="center"/>
              <w:rPr>
                <w:sz w:val="18"/>
                <w:szCs w:val="18"/>
                <w:lang w:eastAsia="en-US"/>
              </w:rPr>
            </w:pPr>
            <w:r>
              <w:rPr>
                <w:sz w:val="18"/>
                <w:szCs w:val="18"/>
                <w:lang w:eastAsia="en-US"/>
              </w:rPr>
              <w:t>2548</w:t>
            </w:r>
          </w:p>
          <w:p w14:paraId="19DF0A92" w14:textId="77777777" w:rsidR="007B434C" w:rsidRDefault="00AF7DB6">
            <w:pPr>
              <w:jc w:val="center"/>
              <w:rPr>
                <w:sz w:val="18"/>
                <w:szCs w:val="18"/>
                <w:lang w:eastAsia="en-US"/>
              </w:rPr>
            </w:pPr>
            <w:r>
              <w:rPr>
                <w:sz w:val="18"/>
                <w:szCs w:val="18"/>
                <w:lang w:eastAsia="en-US"/>
              </w:rPr>
              <w:t>1301</w:t>
            </w:r>
          </w:p>
        </w:tc>
        <w:tc>
          <w:tcPr>
            <w:tcW w:w="1016" w:type="dxa"/>
            <w:tcBorders>
              <w:top w:val="single" w:sz="4" w:space="0" w:color="000000"/>
              <w:left w:val="single" w:sz="4" w:space="0" w:color="000000"/>
              <w:bottom w:val="single" w:sz="4" w:space="0" w:color="000000"/>
              <w:right w:val="single" w:sz="4" w:space="0" w:color="000000"/>
            </w:tcBorders>
          </w:tcPr>
          <w:p w14:paraId="1CA54C3F" w14:textId="77777777" w:rsidR="007B434C" w:rsidRDefault="00AF7DB6">
            <w:pPr>
              <w:jc w:val="center"/>
              <w:rPr>
                <w:sz w:val="18"/>
                <w:szCs w:val="18"/>
                <w:lang w:eastAsia="en-US"/>
              </w:rPr>
            </w:pPr>
            <w:r>
              <w:rPr>
                <w:sz w:val="18"/>
                <w:szCs w:val="18"/>
                <w:lang w:eastAsia="en-US"/>
              </w:rPr>
              <w:t>3845</w:t>
            </w:r>
          </w:p>
          <w:p w14:paraId="0C6AD220" w14:textId="77777777" w:rsidR="007B434C" w:rsidRDefault="00AF7DB6">
            <w:pPr>
              <w:jc w:val="center"/>
              <w:rPr>
                <w:sz w:val="18"/>
                <w:szCs w:val="18"/>
                <w:lang w:eastAsia="en-US"/>
              </w:rPr>
            </w:pPr>
            <w:r>
              <w:rPr>
                <w:sz w:val="18"/>
                <w:szCs w:val="18"/>
                <w:lang w:eastAsia="en-US"/>
              </w:rPr>
              <w:t>2553</w:t>
            </w:r>
          </w:p>
          <w:p w14:paraId="790BC2CE" w14:textId="77777777" w:rsidR="007B434C" w:rsidRDefault="00AF7DB6">
            <w:pPr>
              <w:jc w:val="center"/>
              <w:rPr>
                <w:sz w:val="18"/>
                <w:szCs w:val="18"/>
                <w:lang w:eastAsia="en-US"/>
              </w:rPr>
            </w:pPr>
            <w:r>
              <w:rPr>
                <w:sz w:val="18"/>
                <w:szCs w:val="18"/>
                <w:lang w:eastAsia="en-US"/>
              </w:rPr>
              <w:t>1292</w:t>
            </w:r>
          </w:p>
        </w:tc>
        <w:tc>
          <w:tcPr>
            <w:tcW w:w="667" w:type="dxa"/>
            <w:tcBorders>
              <w:top w:val="single" w:sz="4" w:space="0" w:color="000000"/>
              <w:left w:val="single" w:sz="4" w:space="0" w:color="000000"/>
              <w:bottom w:val="single" w:sz="4" w:space="0" w:color="000000"/>
              <w:right w:val="single" w:sz="4" w:space="0" w:color="000000"/>
            </w:tcBorders>
          </w:tcPr>
          <w:p w14:paraId="533D46FB" w14:textId="77777777" w:rsidR="007B434C" w:rsidRDefault="00AF7DB6">
            <w:pPr>
              <w:jc w:val="center"/>
              <w:rPr>
                <w:sz w:val="18"/>
                <w:szCs w:val="18"/>
                <w:lang w:eastAsia="en-US"/>
              </w:rPr>
            </w:pPr>
            <w:r>
              <w:rPr>
                <w:sz w:val="18"/>
                <w:szCs w:val="18"/>
                <w:lang w:eastAsia="en-US"/>
              </w:rPr>
              <w:t>3867</w:t>
            </w:r>
          </w:p>
          <w:p w14:paraId="70D8E59F" w14:textId="77777777" w:rsidR="007B434C" w:rsidRDefault="00AF7DB6">
            <w:pPr>
              <w:jc w:val="center"/>
              <w:rPr>
                <w:sz w:val="18"/>
                <w:szCs w:val="18"/>
                <w:lang w:eastAsia="en-US"/>
              </w:rPr>
            </w:pPr>
            <w:r>
              <w:rPr>
                <w:sz w:val="18"/>
                <w:szCs w:val="18"/>
                <w:lang w:eastAsia="en-US"/>
              </w:rPr>
              <w:t>2567</w:t>
            </w:r>
          </w:p>
          <w:p w14:paraId="4BEDE7D1" w14:textId="77777777" w:rsidR="007B434C" w:rsidRDefault="00AF7DB6">
            <w:pPr>
              <w:jc w:val="center"/>
              <w:rPr>
                <w:sz w:val="18"/>
                <w:szCs w:val="18"/>
                <w:lang w:eastAsia="en-US"/>
              </w:rPr>
            </w:pPr>
            <w:r>
              <w:rPr>
                <w:sz w:val="18"/>
                <w:szCs w:val="18"/>
                <w:lang w:eastAsia="en-US"/>
              </w:rPr>
              <w:t>1300</w:t>
            </w:r>
          </w:p>
        </w:tc>
        <w:tc>
          <w:tcPr>
            <w:tcW w:w="664" w:type="dxa"/>
            <w:tcBorders>
              <w:top w:val="single" w:sz="4" w:space="0" w:color="000000"/>
              <w:left w:val="single" w:sz="4" w:space="0" w:color="000000"/>
              <w:bottom w:val="single" w:sz="4" w:space="0" w:color="000000"/>
              <w:right w:val="single" w:sz="4" w:space="0" w:color="000000"/>
            </w:tcBorders>
          </w:tcPr>
          <w:p w14:paraId="00E31BDD" w14:textId="77777777" w:rsidR="007B434C" w:rsidRDefault="00AF7DB6">
            <w:pPr>
              <w:jc w:val="center"/>
              <w:rPr>
                <w:sz w:val="18"/>
                <w:szCs w:val="18"/>
                <w:lang w:eastAsia="en-US"/>
              </w:rPr>
            </w:pPr>
            <w:r>
              <w:rPr>
                <w:sz w:val="18"/>
                <w:szCs w:val="18"/>
                <w:lang w:eastAsia="en-US"/>
              </w:rPr>
              <w:t>3888</w:t>
            </w:r>
          </w:p>
          <w:p w14:paraId="23B0A615" w14:textId="77777777" w:rsidR="007B434C" w:rsidRDefault="00AF7DB6">
            <w:pPr>
              <w:jc w:val="center"/>
              <w:rPr>
                <w:sz w:val="18"/>
                <w:szCs w:val="18"/>
                <w:lang w:eastAsia="en-US"/>
              </w:rPr>
            </w:pPr>
            <w:r>
              <w:rPr>
                <w:sz w:val="18"/>
                <w:szCs w:val="18"/>
                <w:lang w:eastAsia="en-US"/>
              </w:rPr>
              <w:t>2603</w:t>
            </w:r>
          </w:p>
          <w:p w14:paraId="4AE04155" w14:textId="77777777" w:rsidR="007B434C" w:rsidRDefault="00AF7DB6">
            <w:pPr>
              <w:jc w:val="center"/>
              <w:rPr>
                <w:sz w:val="18"/>
                <w:szCs w:val="18"/>
                <w:lang w:eastAsia="en-US"/>
              </w:rPr>
            </w:pPr>
            <w:r>
              <w:rPr>
                <w:sz w:val="18"/>
                <w:szCs w:val="18"/>
                <w:lang w:eastAsia="en-US"/>
              </w:rPr>
              <w:t>1285</w:t>
            </w:r>
          </w:p>
        </w:tc>
        <w:tc>
          <w:tcPr>
            <w:tcW w:w="936" w:type="dxa"/>
            <w:tcBorders>
              <w:top w:val="single" w:sz="4" w:space="0" w:color="000000"/>
              <w:left w:val="single" w:sz="4" w:space="0" w:color="000000"/>
              <w:bottom w:val="single" w:sz="4" w:space="0" w:color="000000"/>
              <w:right w:val="single" w:sz="4" w:space="0" w:color="000000"/>
            </w:tcBorders>
          </w:tcPr>
          <w:p w14:paraId="183726B8" w14:textId="77777777" w:rsidR="007B434C" w:rsidRDefault="00AF7DB6">
            <w:pPr>
              <w:jc w:val="center"/>
              <w:rPr>
                <w:sz w:val="18"/>
                <w:szCs w:val="18"/>
                <w:lang w:eastAsia="en-US"/>
              </w:rPr>
            </w:pPr>
            <w:r>
              <w:rPr>
                <w:sz w:val="18"/>
                <w:szCs w:val="18"/>
                <w:lang w:eastAsia="en-US"/>
              </w:rPr>
              <w:t>3796</w:t>
            </w:r>
          </w:p>
          <w:p w14:paraId="16D531EB" w14:textId="77777777" w:rsidR="007B434C" w:rsidRDefault="00AF7DB6">
            <w:pPr>
              <w:jc w:val="center"/>
              <w:rPr>
                <w:sz w:val="18"/>
                <w:szCs w:val="18"/>
                <w:lang w:eastAsia="en-US"/>
              </w:rPr>
            </w:pPr>
            <w:r>
              <w:rPr>
                <w:sz w:val="18"/>
                <w:szCs w:val="18"/>
                <w:lang w:eastAsia="en-US"/>
              </w:rPr>
              <w:t>2495</w:t>
            </w:r>
          </w:p>
          <w:p w14:paraId="0BE8CC61" w14:textId="77777777" w:rsidR="007B434C" w:rsidRDefault="00AF7DB6">
            <w:pPr>
              <w:jc w:val="center"/>
              <w:rPr>
                <w:sz w:val="18"/>
                <w:szCs w:val="18"/>
                <w:lang w:eastAsia="en-US"/>
              </w:rPr>
            </w:pPr>
            <w:r>
              <w:rPr>
                <w:sz w:val="18"/>
                <w:szCs w:val="18"/>
                <w:lang w:eastAsia="en-US"/>
              </w:rPr>
              <w:t>1301</w:t>
            </w:r>
          </w:p>
        </w:tc>
        <w:tc>
          <w:tcPr>
            <w:tcW w:w="757" w:type="dxa"/>
            <w:tcBorders>
              <w:top w:val="single" w:sz="4" w:space="0" w:color="000000"/>
              <w:left w:val="single" w:sz="4" w:space="0" w:color="000000"/>
              <w:bottom w:val="single" w:sz="4" w:space="0" w:color="000000"/>
              <w:right w:val="single" w:sz="4" w:space="0" w:color="000000"/>
            </w:tcBorders>
          </w:tcPr>
          <w:p w14:paraId="7CF56E11" w14:textId="77777777" w:rsidR="007B434C" w:rsidRDefault="00AF7DB6">
            <w:pPr>
              <w:jc w:val="center"/>
              <w:rPr>
                <w:sz w:val="18"/>
                <w:szCs w:val="18"/>
                <w:lang w:eastAsia="en-US"/>
              </w:rPr>
            </w:pPr>
            <w:r>
              <w:rPr>
                <w:sz w:val="18"/>
                <w:szCs w:val="18"/>
                <w:lang w:eastAsia="en-US"/>
              </w:rPr>
              <w:t>3812</w:t>
            </w:r>
          </w:p>
          <w:p w14:paraId="6E8C714B" w14:textId="77777777" w:rsidR="007B434C" w:rsidRDefault="00AF7DB6">
            <w:pPr>
              <w:jc w:val="center"/>
              <w:rPr>
                <w:sz w:val="18"/>
                <w:szCs w:val="18"/>
                <w:lang w:eastAsia="en-US"/>
              </w:rPr>
            </w:pPr>
            <w:r>
              <w:rPr>
                <w:sz w:val="18"/>
                <w:szCs w:val="18"/>
                <w:lang w:eastAsia="en-US"/>
              </w:rPr>
              <w:t>2573</w:t>
            </w:r>
          </w:p>
          <w:p w14:paraId="1CE33279" w14:textId="77777777" w:rsidR="007B434C" w:rsidRDefault="00AF7DB6">
            <w:pPr>
              <w:jc w:val="center"/>
              <w:rPr>
                <w:sz w:val="18"/>
                <w:szCs w:val="18"/>
                <w:lang w:eastAsia="en-US"/>
              </w:rPr>
            </w:pPr>
            <w:r>
              <w:rPr>
                <w:sz w:val="18"/>
                <w:szCs w:val="18"/>
                <w:lang w:eastAsia="en-US"/>
              </w:rPr>
              <w:t>1239</w:t>
            </w:r>
          </w:p>
        </w:tc>
        <w:tc>
          <w:tcPr>
            <w:tcW w:w="668" w:type="dxa"/>
            <w:tcBorders>
              <w:top w:val="single" w:sz="4" w:space="0" w:color="000000"/>
              <w:left w:val="single" w:sz="4" w:space="0" w:color="000000"/>
              <w:bottom w:val="single" w:sz="4" w:space="0" w:color="000000"/>
              <w:right w:val="single" w:sz="4" w:space="0" w:color="000000"/>
            </w:tcBorders>
          </w:tcPr>
          <w:p w14:paraId="531418E8" w14:textId="77777777" w:rsidR="007B434C" w:rsidRDefault="00AF7DB6">
            <w:pPr>
              <w:jc w:val="center"/>
              <w:rPr>
                <w:sz w:val="18"/>
                <w:szCs w:val="18"/>
                <w:lang w:eastAsia="en-US"/>
              </w:rPr>
            </w:pPr>
            <w:r>
              <w:rPr>
                <w:sz w:val="18"/>
                <w:szCs w:val="18"/>
                <w:lang w:eastAsia="en-US"/>
              </w:rPr>
              <w:t>3833</w:t>
            </w:r>
          </w:p>
          <w:p w14:paraId="450C6B06" w14:textId="77777777" w:rsidR="007B434C" w:rsidRDefault="00AF7DB6">
            <w:pPr>
              <w:jc w:val="center"/>
              <w:rPr>
                <w:sz w:val="18"/>
                <w:szCs w:val="18"/>
                <w:lang w:eastAsia="en-US"/>
              </w:rPr>
            </w:pPr>
            <w:r>
              <w:rPr>
                <w:sz w:val="18"/>
                <w:szCs w:val="18"/>
                <w:lang w:eastAsia="en-US"/>
              </w:rPr>
              <w:t>2572</w:t>
            </w:r>
          </w:p>
          <w:p w14:paraId="0872B0DB" w14:textId="77777777" w:rsidR="007B434C" w:rsidRDefault="00AF7DB6">
            <w:pPr>
              <w:jc w:val="center"/>
              <w:rPr>
                <w:sz w:val="18"/>
                <w:szCs w:val="18"/>
                <w:lang w:eastAsia="en-US"/>
              </w:rPr>
            </w:pPr>
            <w:r>
              <w:rPr>
                <w:sz w:val="18"/>
                <w:szCs w:val="18"/>
                <w:lang w:eastAsia="en-US"/>
              </w:rPr>
              <w:t>1261</w:t>
            </w:r>
          </w:p>
        </w:tc>
        <w:tc>
          <w:tcPr>
            <w:tcW w:w="686" w:type="dxa"/>
            <w:tcBorders>
              <w:top w:val="single" w:sz="4" w:space="0" w:color="000000"/>
              <w:left w:val="single" w:sz="4" w:space="0" w:color="000000"/>
              <w:bottom w:val="single" w:sz="4" w:space="0" w:color="000000"/>
              <w:right w:val="single" w:sz="4" w:space="0" w:color="000000"/>
            </w:tcBorders>
          </w:tcPr>
          <w:p w14:paraId="32F775B6" w14:textId="77777777" w:rsidR="007B434C" w:rsidRDefault="00AF7DB6">
            <w:pPr>
              <w:jc w:val="center"/>
              <w:rPr>
                <w:sz w:val="18"/>
                <w:szCs w:val="18"/>
                <w:lang w:eastAsia="en-US"/>
              </w:rPr>
            </w:pPr>
            <w:r>
              <w:rPr>
                <w:sz w:val="18"/>
                <w:szCs w:val="18"/>
                <w:lang w:eastAsia="en-US"/>
              </w:rPr>
              <w:t>3801</w:t>
            </w:r>
          </w:p>
          <w:p w14:paraId="5A6B8AC7" w14:textId="77777777" w:rsidR="007B434C" w:rsidRDefault="00AF7DB6">
            <w:pPr>
              <w:jc w:val="center"/>
              <w:rPr>
                <w:sz w:val="18"/>
                <w:szCs w:val="18"/>
                <w:lang w:eastAsia="en-US"/>
              </w:rPr>
            </w:pPr>
            <w:r>
              <w:rPr>
                <w:sz w:val="18"/>
                <w:szCs w:val="18"/>
                <w:lang w:eastAsia="en-US"/>
              </w:rPr>
              <w:t>2559</w:t>
            </w:r>
          </w:p>
          <w:p w14:paraId="6AB7CEF4" w14:textId="77777777" w:rsidR="007B434C" w:rsidRDefault="00AF7DB6">
            <w:pPr>
              <w:jc w:val="center"/>
              <w:rPr>
                <w:sz w:val="18"/>
                <w:szCs w:val="18"/>
                <w:lang w:eastAsia="en-US"/>
              </w:rPr>
            </w:pPr>
            <w:r>
              <w:rPr>
                <w:sz w:val="18"/>
                <w:szCs w:val="18"/>
                <w:lang w:eastAsia="en-US"/>
              </w:rPr>
              <w:t>1242</w:t>
            </w:r>
          </w:p>
        </w:tc>
        <w:tc>
          <w:tcPr>
            <w:tcW w:w="1122" w:type="dxa"/>
            <w:tcBorders>
              <w:top w:val="single" w:sz="4" w:space="0" w:color="000000"/>
              <w:left w:val="single" w:sz="4" w:space="0" w:color="000000"/>
              <w:bottom w:val="single" w:sz="4" w:space="0" w:color="000000"/>
              <w:right w:val="single" w:sz="4" w:space="0" w:color="000000"/>
            </w:tcBorders>
          </w:tcPr>
          <w:p w14:paraId="288B5E9A" w14:textId="77777777" w:rsidR="007B434C" w:rsidRDefault="00AF7DB6">
            <w:pPr>
              <w:jc w:val="center"/>
              <w:rPr>
                <w:sz w:val="18"/>
                <w:szCs w:val="18"/>
                <w:lang w:eastAsia="en-US"/>
              </w:rPr>
            </w:pPr>
            <w:r>
              <w:rPr>
                <w:sz w:val="18"/>
                <w:szCs w:val="18"/>
                <w:lang w:eastAsia="en-US"/>
              </w:rPr>
              <w:t>18/03/2022 10:45 até 31/02/2022 00:00 às 23:55</w:t>
            </w:r>
          </w:p>
        </w:tc>
      </w:tr>
      <w:tr w:rsidR="007B434C" w14:paraId="4E743D03" w14:textId="77777777" w:rsidTr="000158E2">
        <w:trPr>
          <w:trHeight w:val="1237"/>
        </w:trPr>
        <w:tc>
          <w:tcPr>
            <w:tcW w:w="997" w:type="dxa"/>
            <w:tcBorders>
              <w:top w:val="single" w:sz="4" w:space="0" w:color="000000"/>
              <w:left w:val="single" w:sz="4" w:space="0" w:color="000000"/>
              <w:bottom w:val="single" w:sz="4" w:space="0" w:color="000000"/>
              <w:right w:val="single" w:sz="4" w:space="0" w:color="000000"/>
            </w:tcBorders>
          </w:tcPr>
          <w:p w14:paraId="271C447F" w14:textId="77777777" w:rsidR="007B434C" w:rsidRDefault="00AF7DB6">
            <w:pPr>
              <w:jc w:val="center"/>
              <w:rPr>
                <w:sz w:val="18"/>
                <w:szCs w:val="18"/>
                <w:lang w:eastAsia="en-US"/>
              </w:rPr>
            </w:pPr>
            <w:r>
              <w:rPr>
                <w:sz w:val="18"/>
                <w:szCs w:val="18"/>
                <w:lang w:eastAsia="en-US"/>
              </w:rPr>
              <w:t>Abril</w:t>
            </w:r>
          </w:p>
          <w:p w14:paraId="027C8785" w14:textId="77777777" w:rsidR="007B434C" w:rsidRDefault="00AF7DB6">
            <w:pPr>
              <w:jc w:val="center"/>
              <w:rPr>
                <w:b/>
                <w:bCs/>
                <w:sz w:val="18"/>
                <w:szCs w:val="18"/>
                <w:lang w:eastAsia="en-US"/>
              </w:rPr>
            </w:pPr>
            <w:r>
              <w:rPr>
                <w:b/>
                <w:bCs/>
                <w:sz w:val="18"/>
                <w:szCs w:val="18"/>
                <w:lang w:eastAsia="en-US"/>
              </w:rPr>
              <w:t>*(5min)</w:t>
            </w:r>
          </w:p>
          <w:p w14:paraId="7E67A273" w14:textId="77777777" w:rsidR="007B434C" w:rsidRDefault="00AF7DB6">
            <w:pPr>
              <w:jc w:val="center"/>
              <w:rPr>
                <w:b/>
                <w:bCs/>
                <w:sz w:val="18"/>
                <w:szCs w:val="18"/>
                <w:lang w:eastAsia="en-US"/>
              </w:rPr>
            </w:pPr>
            <w:r>
              <w:rPr>
                <w:b/>
                <w:bCs/>
                <w:sz w:val="18"/>
                <w:szCs w:val="18"/>
                <w:lang w:eastAsia="en-US"/>
              </w:rPr>
              <w:t>**(15min)</w:t>
            </w:r>
          </w:p>
        </w:tc>
        <w:tc>
          <w:tcPr>
            <w:tcW w:w="991" w:type="dxa"/>
            <w:tcBorders>
              <w:top w:val="single" w:sz="4" w:space="0" w:color="000000"/>
              <w:left w:val="single" w:sz="4" w:space="0" w:color="000000"/>
              <w:bottom w:val="single" w:sz="4" w:space="0" w:color="000000"/>
              <w:right w:val="single" w:sz="4" w:space="0" w:color="000000"/>
            </w:tcBorders>
          </w:tcPr>
          <w:p w14:paraId="68D00B44" w14:textId="77777777" w:rsidR="007B434C" w:rsidRDefault="00AF7DB6">
            <w:pPr>
              <w:jc w:val="center"/>
              <w:rPr>
                <w:sz w:val="18"/>
                <w:szCs w:val="18"/>
                <w:lang w:eastAsia="en-US"/>
              </w:rPr>
            </w:pPr>
            <w:r>
              <w:rPr>
                <w:sz w:val="18"/>
                <w:szCs w:val="18"/>
                <w:lang w:eastAsia="en-US"/>
              </w:rPr>
              <w:t>31328</w:t>
            </w:r>
          </w:p>
          <w:p w14:paraId="104D196E" w14:textId="77777777" w:rsidR="007B434C" w:rsidRDefault="00AF7DB6">
            <w:pPr>
              <w:jc w:val="center"/>
              <w:rPr>
                <w:sz w:val="18"/>
                <w:szCs w:val="18"/>
                <w:lang w:eastAsia="en-US"/>
              </w:rPr>
            </w:pPr>
            <w:r>
              <w:rPr>
                <w:sz w:val="18"/>
                <w:szCs w:val="18"/>
                <w:lang w:eastAsia="en-US"/>
              </w:rPr>
              <w:t>-</w:t>
            </w:r>
          </w:p>
          <w:p w14:paraId="78D54FBF" w14:textId="77777777" w:rsidR="007B434C" w:rsidRDefault="00AF7DB6">
            <w:pPr>
              <w:jc w:val="center"/>
              <w:rPr>
                <w:sz w:val="18"/>
                <w:szCs w:val="18"/>
                <w:lang w:eastAsia="en-US"/>
              </w:rPr>
            </w:pPr>
            <w:r>
              <w:rPr>
                <w:sz w:val="18"/>
                <w:szCs w:val="18"/>
                <w:lang w:eastAsia="en-US"/>
              </w:rPr>
              <w:t>31328</w:t>
            </w:r>
          </w:p>
        </w:tc>
        <w:tc>
          <w:tcPr>
            <w:tcW w:w="663" w:type="dxa"/>
            <w:tcBorders>
              <w:top w:val="single" w:sz="4" w:space="0" w:color="000000"/>
              <w:left w:val="single" w:sz="4" w:space="0" w:color="000000"/>
              <w:bottom w:val="single" w:sz="4" w:space="0" w:color="000000"/>
              <w:right w:val="single" w:sz="4" w:space="0" w:color="000000"/>
            </w:tcBorders>
          </w:tcPr>
          <w:p w14:paraId="2A615AD5" w14:textId="77777777" w:rsidR="007B434C" w:rsidRDefault="00AF7DB6">
            <w:pPr>
              <w:jc w:val="center"/>
              <w:rPr>
                <w:sz w:val="18"/>
                <w:szCs w:val="18"/>
                <w:lang w:eastAsia="en-US"/>
              </w:rPr>
            </w:pPr>
            <w:r>
              <w:rPr>
                <w:sz w:val="18"/>
                <w:szCs w:val="18"/>
                <w:lang w:eastAsia="en-US"/>
              </w:rPr>
              <w:t>2848</w:t>
            </w:r>
          </w:p>
          <w:p w14:paraId="73E66E60" w14:textId="77777777" w:rsidR="007B434C" w:rsidRDefault="00AF7DB6">
            <w:pPr>
              <w:jc w:val="center"/>
              <w:rPr>
                <w:sz w:val="18"/>
                <w:szCs w:val="18"/>
                <w:lang w:eastAsia="en-US"/>
              </w:rPr>
            </w:pPr>
            <w:r>
              <w:rPr>
                <w:sz w:val="18"/>
                <w:szCs w:val="18"/>
                <w:lang w:eastAsia="en-US"/>
              </w:rPr>
              <w:t>-</w:t>
            </w:r>
          </w:p>
          <w:p w14:paraId="6A254046" w14:textId="77777777" w:rsidR="007B434C" w:rsidRDefault="00AF7DB6">
            <w:pPr>
              <w:jc w:val="center"/>
              <w:rPr>
                <w:sz w:val="18"/>
                <w:szCs w:val="18"/>
                <w:lang w:eastAsia="en-US"/>
              </w:rPr>
            </w:pPr>
            <w:r>
              <w:rPr>
                <w:sz w:val="18"/>
                <w:szCs w:val="18"/>
                <w:lang w:eastAsia="en-US"/>
              </w:rPr>
              <w:t>2848</w:t>
            </w:r>
          </w:p>
        </w:tc>
        <w:tc>
          <w:tcPr>
            <w:tcW w:w="661" w:type="dxa"/>
            <w:tcBorders>
              <w:top w:val="single" w:sz="4" w:space="0" w:color="000000"/>
              <w:left w:val="single" w:sz="4" w:space="0" w:color="000000"/>
              <w:bottom w:val="single" w:sz="4" w:space="0" w:color="000000"/>
              <w:right w:val="single" w:sz="4" w:space="0" w:color="000000"/>
            </w:tcBorders>
          </w:tcPr>
          <w:p w14:paraId="321FB0BF" w14:textId="77777777" w:rsidR="007B434C" w:rsidRDefault="00AF7DB6">
            <w:pPr>
              <w:jc w:val="center"/>
              <w:rPr>
                <w:sz w:val="18"/>
                <w:szCs w:val="18"/>
                <w:lang w:eastAsia="en-US"/>
              </w:rPr>
            </w:pPr>
            <w:r>
              <w:rPr>
                <w:sz w:val="18"/>
                <w:szCs w:val="18"/>
                <w:lang w:eastAsia="en-US"/>
              </w:rPr>
              <w:t>2848</w:t>
            </w:r>
          </w:p>
          <w:p w14:paraId="04CC57C5" w14:textId="77777777" w:rsidR="007B434C" w:rsidRDefault="00AF7DB6">
            <w:pPr>
              <w:jc w:val="center"/>
              <w:rPr>
                <w:sz w:val="18"/>
                <w:szCs w:val="18"/>
                <w:lang w:eastAsia="en-US"/>
              </w:rPr>
            </w:pPr>
            <w:r>
              <w:rPr>
                <w:sz w:val="18"/>
                <w:szCs w:val="18"/>
                <w:lang w:eastAsia="en-US"/>
              </w:rPr>
              <w:t>-</w:t>
            </w:r>
          </w:p>
          <w:p w14:paraId="2E4FE5E0" w14:textId="77777777" w:rsidR="007B434C" w:rsidRDefault="00AF7DB6">
            <w:pPr>
              <w:jc w:val="center"/>
              <w:rPr>
                <w:sz w:val="18"/>
                <w:szCs w:val="18"/>
                <w:lang w:eastAsia="en-US"/>
              </w:rPr>
            </w:pPr>
            <w:r>
              <w:rPr>
                <w:sz w:val="18"/>
                <w:szCs w:val="18"/>
                <w:lang w:eastAsia="en-US"/>
              </w:rPr>
              <w:t>2848</w:t>
            </w:r>
          </w:p>
        </w:tc>
        <w:tc>
          <w:tcPr>
            <w:tcW w:w="667" w:type="dxa"/>
            <w:tcBorders>
              <w:top w:val="single" w:sz="4" w:space="0" w:color="000000"/>
              <w:left w:val="single" w:sz="4" w:space="0" w:color="000000"/>
              <w:bottom w:val="single" w:sz="4" w:space="0" w:color="000000"/>
              <w:right w:val="single" w:sz="4" w:space="0" w:color="000000"/>
            </w:tcBorders>
          </w:tcPr>
          <w:p w14:paraId="4A329CE3" w14:textId="77777777" w:rsidR="007B434C" w:rsidRDefault="00AF7DB6">
            <w:pPr>
              <w:jc w:val="center"/>
              <w:rPr>
                <w:sz w:val="18"/>
                <w:szCs w:val="18"/>
                <w:lang w:eastAsia="en-US"/>
              </w:rPr>
            </w:pPr>
            <w:r>
              <w:rPr>
                <w:sz w:val="18"/>
                <w:szCs w:val="18"/>
                <w:lang w:eastAsia="en-US"/>
              </w:rPr>
              <w:t>2848</w:t>
            </w:r>
          </w:p>
          <w:p w14:paraId="12B99A7E" w14:textId="77777777" w:rsidR="007B434C" w:rsidRDefault="00AF7DB6">
            <w:pPr>
              <w:jc w:val="center"/>
              <w:rPr>
                <w:sz w:val="18"/>
                <w:szCs w:val="18"/>
                <w:lang w:eastAsia="en-US"/>
              </w:rPr>
            </w:pPr>
            <w:r>
              <w:rPr>
                <w:sz w:val="18"/>
                <w:szCs w:val="18"/>
                <w:lang w:eastAsia="en-US"/>
              </w:rPr>
              <w:t>-</w:t>
            </w:r>
          </w:p>
          <w:p w14:paraId="75688812" w14:textId="77777777" w:rsidR="007B434C" w:rsidRDefault="00AF7DB6">
            <w:pPr>
              <w:jc w:val="center"/>
              <w:rPr>
                <w:sz w:val="18"/>
                <w:szCs w:val="18"/>
                <w:lang w:eastAsia="en-US"/>
              </w:rPr>
            </w:pPr>
            <w:r>
              <w:rPr>
                <w:sz w:val="18"/>
                <w:szCs w:val="18"/>
                <w:lang w:eastAsia="en-US"/>
              </w:rPr>
              <w:t>2848</w:t>
            </w:r>
          </w:p>
        </w:tc>
        <w:tc>
          <w:tcPr>
            <w:tcW w:w="908" w:type="dxa"/>
            <w:tcBorders>
              <w:top w:val="single" w:sz="4" w:space="0" w:color="000000"/>
              <w:left w:val="single" w:sz="4" w:space="0" w:color="000000"/>
              <w:bottom w:val="single" w:sz="4" w:space="0" w:color="000000"/>
              <w:right w:val="single" w:sz="4" w:space="0" w:color="000000"/>
            </w:tcBorders>
          </w:tcPr>
          <w:p w14:paraId="46391280" w14:textId="77777777" w:rsidR="007B434C" w:rsidRDefault="00AF7DB6">
            <w:pPr>
              <w:jc w:val="center"/>
              <w:rPr>
                <w:sz w:val="18"/>
                <w:szCs w:val="18"/>
                <w:lang w:eastAsia="en-US"/>
              </w:rPr>
            </w:pPr>
            <w:r>
              <w:rPr>
                <w:sz w:val="18"/>
                <w:szCs w:val="18"/>
                <w:lang w:eastAsia="en-US"/>
              </w:rPr>
              <w:t>2848</w:t>
            </w:r>
          </w:p>
          <w:p w14:paraId="16878B00" w14:textId="77777777" w:rsidR="007B434C" w:rsidRDefault="00AF7DB6">
            <w:pPr>
              <w:jc w:val="center"/>
              <w:rPr>
                <w:sz w:val="18"/>
                <w:szCs w:val="18"/>
                <w:lang w:eastAsia="en-US"/>
              </w:rPr>
            </w:pPr>
            <w:r>
              <w:rPr>
                <w:sz w:val="18"/>
                <w:szCs w:val="18"/>
                <w:lang w:eastAsia="en-US"/>
              </w:rPr>
              <w:t>-</w:t>
            </w:r>
          </w:p>
          <w:p w14:paraId="68EC31F3" w14:textId="77777777" w:rsidR="007B434C" w:rsidRDefault="00AF7DB6">
            <w:pPr>
              <w:jc w:val="center"/>
              <w:rPr>
                <w:sz w:val="18"/>
                <w:szCs w:val="18"/>
                <w:lang w:eastAsia="en-US"/>
              </w:rPr>
            </w:pPr>
            <w:r>
              <w:rPr>
                <w:sz w:val="18"/>
                <w:szCs w:val="18"/>
                <w:lang w:eastAsia="en-US"/>
              </w:rPr>
              <w:t>2848</w:t>
            </w:r>
          </w:p>
        </w:tc>
        <w:tc>
          <w:tcPr>
            <w:tcW w:w="1016" w:type="dxa"/>
            <w:tcBorders>
              <w:top w:val="single" w:sz="4" w:space="0" w:color="000000"/>
              <w:left w:val="single" w:sz="4" w:space="0" w:color="000000"/>
              <w:bottom w:val="single" w:sz="4" w:space="0" w:color="000000"/>
              <w:right w:val="single" w:sz="4" w:space="0" w:color="000000"/>
            </w:tcBorders>
          </w:tcPr>
          <w:p w14:paraId="484524E6" w14:textId="77777777" w:rsidR="007B434C" w:rsidRDefault="00AF7DB6">
            <w:pPr>
              <w:jc w:val="center"/>
              <w:rPr>
                <w:sz w:val="18"/>
                <w:szCs w:val="18"/>
                <w:lang w:eastAsia="en-US"/>
              </w:rPr>
            </w:pPr>
            <w:r>
              <w:rPr>
                <w:sz w:val="18"/>
                <w:szCs w:val="18"/>
                <w:lang w:eastAsia="en-US"/>
              </w:rPr>
              <w:t>2848</w:t>
            </w:r>
          </w:p>
          <w:p w14:paraId="1FA55B6E" w14:textId="77777777" w:rsidR="007B434C" w:rsidRDefault="00AF7DB6">
            <w:pPr>
              <w:jc w:val="center"/>
              <w:rPr>
                <w:sz w:val="18"/>
                <w:szCs w:val="18"/>
                <w:lang w:eastAsia="en-US"/>
              </w:rPr>
            </w:pPr>
            <w:r>
              <w:rPr>
                <w:sz w:val="18"/>
                <w:szCs w:val="18"/>
                <w:lang w:eastAsia="en-US"/>
              </w:rPr>
              <w:t>-</w:t>
            </w:r>
          </w:p>
          <w:p w14:paraId="25B15691" w14:textId="77777777" w:rsidR="007B434C" w:rsidRDefault="00AF7DB6">
            <w:pPr>
              <w:jc w:val="center"/>
              <w:rPr>
                <w:sz w:val="18"/>
                <w:szCs w:val="18"/>
                <w:lang w:eastAsia="en-US"/>
              </w:rPr>
            </w:pPr>
            <w:r>
              <w:rPr>
                <w:sz w:val="18"/>
                <w:szCs w:val="18"/>
                <w:lang w:eastAsia="en-US"/>
              </w:rPr>
              <w:t>2848</w:t>
            </w:r>
          </w:p>
        </w:tc>
        <w:tc>
          <w:tcPr>
            <w:tcW w:w="667" w:type="dxa"/>
            <w:tcBorders>
              <w:top w:val="single" w:sz="4" w:space="0" w:color="000000"/>
              <w:left w:val="single" w:sz="4" w:space="0" w:color="000000"/>
              <w:bottom w:val="single" w:sz="4" w:space="0" w:color="000000"/>
              <w:right w:val="single" w:sz="4" w:space="0" w:color="000000"/>
            </w:tcBorders>
          </w:tcPr>
          <w:p w14:paraId="1F52B6B8" w14:textId="77777777" w:rsidR="007B434C" w:rsidRDefault="00AF7DB6">
            <w:pPr>
              <w:jc w:val="center"/>
              <w:rPr>
                <w:sz w:val="18"/>
                <w:szCs w:val="18"/>
                <w:lang w:eastAsia="en-US"/>
              </w:rPr>
            </w:pPr>
            <w:r>
              <w:rPr>
                <w:sz w:val="18"/>
                <w:szCs w:val="18"/>
                <w:lang w:eastAsia="en-US"/>
              </w:rPr>
              <w:t>2848</w:t>
            </w:r>
          </w:p>
          <w:p w14:paraId="4338739B" w14:textId="77777777" w:rsidR="007B434C" w:rsidRDefault="00AF7DB6">
            <w:pPr>
              <w:jc w:val="center"/>
              <w:rPr>
                <w:sz w:val="18"/>
                <w:szCs w:val="18"/>
                <w:lang w:eastAsia="en-US"/>
              </w:rPr>
            </w:pPr>
            <w:r>
              <w:rPr>
                <w:sz w:val="18"/>
                <w:szCs w:val="18"/>
                <w:lang w:eastAsia="en-US"/>
              </w:rPr>
              <w:t>-</w:t>
            </w:r>
          </w:p>
          <w:p w14:paraId="67B7D514" w14:textId="77777777" w:rsidR="007B434C" w:rsidRDefault="00AF7DB6">
            <w:pPr>
              <w:jc w:val="center"/>
              <w:rPr>
                <w:sz w:val="18"/>
                <w:szCs w:val="18"/>
                <w:lang w:eastAsia="en-US"/>
              </w:rPr>
            </w:pPr>
            <w:r>
              <w:rPr>
                <w:sz w:val="18"/>
                <w:szCs w:val="18"/>
                <w:lang w:eastAsia="en-US"/>
              </w:rPr>
              <w:t>2848</w:t>
            </w:r>
          </w:p>
        </w:tc>
        <w:tc>
          <w:tcPr>
            <w:tcW w:w="664" w:type="dxa"/>
            <w:tcBorders>
              <w:top w:val="single" w:sz="4" w:space="0" w:color="000000"/>
              <w:left w:val="single" w:sz="4" w:space="0" w:color="000000"/>
              <w:bottom w:val="single" w:sz="4" w:space="0" w:color="000000"/>
              <w:right w:val="single" w:sz="4" w:space="0" w:color="000000"/>
            </w:tcBorders>
          </w:tcPr>
          <w:p w14:paraId="12763CF4" w14:textId="77777777" w:rsidR="007B434C" w:rsidRDefault="00AF7DB6">
            <w:pPr>
              <w:jc w:val="center"/>
              <w:rPr>
                <w:sz w:val="18"/>
                <w:szCs w:val="18"/>
                <w:lang w:eastAsia="en-US"/>
              </w:rPr>
            </w:pPr>
            <w:r>
              <w:rPr>
                <w:sz w:val="18"/>
                <w:szCs w:val="18"/>
                <w:lang w:eastAsia="en-US"/>
              </w:rPr>
              <w:t>2848</w:t>
            </w:r>
          </w:p>
          <w:p w14:paraId="5D0D2A91" w14:textId="77777777" w:rsidR="007B434C" w:rsidRDefault="00AF7DB6">
            <w:pPr>
              <w:jc w:val="center"/>
              <w:rPr>
                <w:sz w:val="18"/>
                <w:szCs w:val="18"/>
                <w:lang w:eastAsia="en-US"/>
              </w:rPr>
            </w:pPr>
            <w:r>
              <w:rPr>
                <w:sz w:val="18"/>
                <w:szCs w:val="18"/>
                <w:lang w:eastAsia="en-US"/>
              </w:rPr>
              <w:t>-</w:t>
            </w:r>
          </w:p>
          <w:p w14:paraId="5D26D2EB" w14:textId="77777777" w:rsidR="007B434C" w:rsidRDefault="00AF7DB6">
            <w:pPr>
              <w:jc w:val="center"/>
              <w:rPr>
                <w:sz w:val="18"/>
                <w:szCs w:val="18"/>
                <w:lang w:eastAsia="en-US"/>
              </w:rPr>
            </w:pPr>
            <w:r>
              <w:rPr>
                <w:sz w:val="18"/>
                <w:szCs w:val="18"/>
                <w:lang w:eastAsia="en-US"/>
              </w:rPr>
              <w:t>2848</w:t>
            </w:r>
          </w:p>
        </w:tc>
        <w:tc>
          <w:tcPr>
            <w:tcW w:w="936" w:type="dxa"/>
            <w:tcBorders>
              <w:top w:val="single" w:sz="4" w:space="0" w:color="000000"/>
              <w:left w:val="single" w:sz="4" w:space="0" w:color="000000"/>
              <w:bottom w:val="single" w:sz="4" w:space="0" w:color="000000"/>
              <w:right w:val="single" w:sz="4" w:space="0" w:color="000000"/>
            </w:tcBorders>
          </w:tcPr>
          <w:p w14:paraId="35765DD5" w14:textId="77777777" w:rsidR="007B434C" w:rsidRDefault="00AF7DB6">
            <w:pPr>
              <w:jc w:val="center"/>
              <w:rPr>
                <w:sz w:val="18"/>
                <w:szCs w:val="18"/>
                <w:lang w:eastAsia="en-US"/>
              </w:rPr>
            </w:pPr>
            <w:r>
              <w:rPr>
                <w:sz w:val="18"/>
                <w:szCs w:val="18"/>
                <w:lang w:eastAsia="en-US"/>
              </w:rPr>
              <w:t>2848</w:t>
            </w:r>
          </w:p>
          <w:p w14:paraId="18FA93C4" w14:textId="77777777" w:rsidR="007B434C" w:rsidRDefault="00AF7DB6">
            <w:pPr>
              <w:jc w:val="center"/>
              <w:rPr>
                <w:sz w:val="18"/>
                <w:szCs w:val="18"/>
                <w:lang w:eastAsia="en-US"/>
              </w:rPr>
            </w:pPr>
            <w:r>
              <w:rPr>
                <w:sz w:val="18"/>
                <w:szCs w:val="18"/>
                <w:lang w:eastAsia="en-US"/>
              </w:rPr>
              <w:t>-</w:t>
            </w:r>
          </w:p>
          <w:p w14:paraId="60038272" w14:textId="77777777" w:rsidR="007B434C" w:rsidRDefault="00AF7DB6">
            <w:pPr>
              <w:jc w:val="center"/>
              <w:rPr>
                <w:sz w:val="18"/>
                <w:szCs w:val="18"/>
                <w:lang w:eastAsia="en-US"/>
              </w:rPr>
            </w:pPr>
            <w:r>
              <w:rPr>
                <w:sz w:val="18"/>
                <w:szCs w:val="18"/>
                <w:lang w:eastAsia="en-US"/>
              </w:rPr>
              <w:t>2848</w:t>
            </w:r>
          </w:p>
        </w:tc>
        <w:tc>
          <w:tcPr>
            <w:tcW w:w="757" w:type="dxa"/>
            <w:tcBorders>
              <w:top w:val="single" w:sz="4" w:space="0" w:color="000000"/>
              <w:left w:val="single" w:sz="4" w:space="0" w:color="000000"/>
              <w:bottom w:val="single" w:sz="4" w:space="0" w:color="000000"/>
              <w:right w:val="single" w:sz="4" w:space="0" w:color="000000"/>
            </w:tcBorders>
          </w:tcPr>
          <w:p w14:paraId="01B02AC1" w14:textId="77777777" w:rsidR="007B434C" w:rsidRDefault="00AF7DB6">
            <w:pPr>
              <w:jc w:val="center"/>
              <w:rPr>
                <w:sz w:val="18"/>
                <w:szCs w:val="18"/>
                <w:lang w:eastAsia="en-US"/>
              </w:rPr>
            </w:pPr>
            <w:r>
              <w:rPr>
                <w:sz w:val="18"/>
                <w:szCs w:val="18"/>
                <w:lang w:eastAsia="en-US"/>
              </w:rPr>
              <w:t>2848</w:t>
            </w:r>
          </w:p>
          <w:p w14:paraId="5E64F1B2" w14:textId="77777777" w:rsidR="007B434C" w:rsidRDefault="00AF7DB6">
            <w:pPr>
              <w:jc w:val="center"/>
              <w:rPr>
                <w:sz w:val="18"/>
                <w:szCs w:val="18"/>
                <w:lang w:eastAsia="en-US"/>
              </w:rPr>
            </w:pPr>
            <w:r>
              <w:rPr>
                <w:sz w:val="18"/>
                <w:szCs w:val="18"/>
                <w:lang w:eastAsia="en-US"/>
              </w:rPr>
              <w:t>-</w:t>
            </w:r>
          </w:p>
          <w:p w14:paraId="619933B9" w14:textId="77777777" w:rsidR="007B434C" w:rsidRDefault="00AF7DB6">
            <w:pPr>
              <w:jc w:val="center"/>
              <w:rPr>
                <w:sz w:val="18"/>
                <w:szCs w:val="18"/>
                <w:lang w:eastAsia="en-US"/>
              </w:rPr>
            </w:pPr>
            <w:r>
              <w:rPr>
                <w:sz w:val="18"/>
                <w:szCs w:val="18"/>
                <w:lang w:eastAsia="en-US"/>
              </w:rPr>
              <w:t>2848</w:t>
            </w:r>
          </w:p>
        </w:tc>
        <w:tc>
          <w:tcPr>
            <w:tcW w:w="668" w:type="dxa"/>
            <w:tcBorders>
              <w:top w:val="single" w:sz="4" w:space="0" w:color="000000"/>
              <w:left w:val="single" w:sz="4" w:space="0" w:color="000000"/>
              <w:bottom w:val="single" w:sz="4" w:space="0" w:color="000000"/>
              <w:right w:val="single" w:sz="4" w:space="0" w:color="000000"/>
            </w:tcBorders>
          </w:tcPr>
          <w:p w14:paraId="4D622CED" w14:textId="77777777" w:rsidR="007B434C" w:rsidRDefault="00AF7DB6">
            <w:pPr>
              <w:jc w:val="center"/>
              <w:rPr>
                <w:sz w:val="18"/>
                <w:szCs w:val="18"/>
                <w:lang w:eastAsia="en-US"/>
              </w:rPr>
            </w:pPr>
            <w:r>
              <w:rPr>
                <w:sz w:val="18"/>
                <w:szCs w:val="18"/>
                <w:lang w:eastAsia="en-US"/>
              </w:rPr>
              <w:t>2848</w:t>
            </w:r>
          </w:p>
          <w:p w14:paraId="4A626F71" w14:textId="77777777" w:rsidR="007B434C" w:rsidRDefault="00AF7DB6">
            <w:pPr>
              <w:jc w:val="center"/>
              <w:rPr>
                <w:sz w:val="18"/>
                <w:szCs w:val="18"/>
                <w:lang w:eastAsia="en-US"/>
              </w:rPr>
            </w:pPr>
            <w:r>
              <w:rPr>
                <w:sz w:val="18"/>
                <w:szCs w:val="18"/>
                <w:lang w:eastAsia="en-US"/>
              </w:rPr>
              <w:t>-</w:t>
            </w:r>
          </w:p>
          <w:p w14:paraId="3D5A18BE" w14:textId="77777777" w:rsidR="007B434C" w:rsidRDefault="00AF7DB6">
            <w:pPr>
              <w:jc w:val="center"/>
              <w:rPr>
                <w:sz w:val="18"/>
                <w:szCs w:val="18"/>
                <w:lang w:eastAsia="en-US"/>
              </w:rPr>
            </w:pPr>
            <w:r>
              <w:rPr>
                <w:sz w:val="18"/>
                <w:szCs w:val="18"/>
                <w:lang w:eastAsia="en-US"/>
              </w:rPr>
              <w:t>2848</w:t>
            </w:r>
          </w:p>
        </w:tc>
        <w:tc>
          <w:tcPr>
            <w:tcW w:w="686" w:type="dxa"/>
            <w:tcBorders>
              <w:top w:val="single" w:sz="4" w:space="0" w:color="000000"/>
              <w:left w:val="single" w:sz="4" w:space="0" w:color="000000"/>
              <w:bottom w:val="single" w:sz="4" w:space="0" w:color="000000"/>
              <w:right w:val="single" w:sz="4" w:space="0" w:color="000000"/>
            </w:tcBorders>
          </w:tcPr>
          <w:p w14:paraId="447410EF" w14:textId="77777777" w:rsidR="007B434C" w:rsidRDefault="00AF7DB6">
            <w:pPr>
              <w:jc w:val="center"/>
              <w:rPr>
                <w:sz w:val="18"/>
                <w:szCs w:val="18"/>
                <w:lang w:eastAsia="en-US"/>
              </w:rPr>
            </w:pPr>
            <w:r>
              <w:rPr>
                <w:sz w:val="18"/>
                <w:szCs w:val="18"/>
                <w:lang w:eastAsia="en-US"/>
              </w:rPr>
              <w:t>2848</w:t>
            </w:r>
          </w:p>
          <w:p w14:paraId="33BA677C" w14:textId="77777777" w:rsidR="007B434C" w:rsidRDefault="00AF7DB6">
            <w:pPr>
              <w:jc w:val="center"/>
              <w:rPr>
                <w:sz w:val="18"/>
                <w:szCs w:val="18"/>
                <w:lang w:eastAsia="en-US"/>
              </w:rPr>
            </w:pPr>
            <w:r>
              <w:rPr>
                <w:sz w:val="18"/>
                <w:szCs w:val="18"/>
                <w:lang w:eastAsia="en-US"/>
              </w:rPr>
              <w:t>-</w:t>
            </w:r>
          </w:p>
          <w:p w14:paraId="1120BE8A" w14:textId="77777777" w:rsidR="007B434C" w:rsidRDefault="00AF7DB6">
            <w:pPr>
              <w:jc w:val="center"/>
              <w:rPr>
                <w:sz w:val="18"/>
                <w:szCs w:val="18"/>
                <w:lang w:eastAsia="en-US"/>
              </w:rPr>
            </w:pPr>
            <w:r>
              <w:rPr>
                <w:sz w:val="18"/>
                <w:szCs w:val="18"/>
                <w:lang w:eastAsia="en-US"/>
              </w:rPr>
              <w:t>2848</w:t>
            </w:r>
          </w:p>
        </w:tc>
        <w:tc>
          <w:tcPr>
            <w:tcW w:w="1122" w:type="dxa"/>
            <w:tcBorders>
              <w:top w:val="single" w:sz="4" w:space="0" w:color="000000"/>
              <w:left w:val="single" w:sz="4" w:space="0" w:color="000000"/>
              <w:bottom w:val="single" w:sz="4" w:space="0" w:color="000000"/>
              <w:right w:val="single" w:sz="4" w:space="0" w:color="000000"/>
            </w:tcBorders>
          </w:tcPr>
          <w:p w14:paraId="303A7A58" w14:textId="77777777" w:rsidR="007B434C" w:rsidRDefault="00AF7DB6">
            <w:pPr>
              <w:jc w:val="center"/>
              <w:rPr>
                <w:sz w:val="18"/>
                <w:szCs w:val="18"/>
                <w:lang w:eastAsia="en-US"/>
              </w:rPr>
            </w:pPr>
            <w:r>
              <w:rPr>
                <w:sz w:val="18"/>
                <w:szCs w:val="18"/>
                <w:lang w:eastAsia="en-US"/>
              </w:rPr>
              <w:t>01/04/2022 até 30/04/2022 00:00 às 23:55</w:t>
            </w:r>
          </w:p>
        </w:tc>
      </w:tr>
      <w:tr w:rsidR="007B434C" w14:paraId="788239D3" w14:textId="77777777" w:rsidTr="000158E2">
        <w:trPr>
          <w:trHeight w:val="1237"/>
        </w:trPr>
        <w:tc>
          <w:tcPr>
            <w:tcW w:w="997" w:type="dxa"/>
            <w:tcBorders>
              <w:top w:val="single" w:sz="4" w:space="0" w:color="000000"/>
              <w:left w:val="single" w:sz="4" w:space="0" w:color="000000"/>
              <w:bottom w:val="single" w:sz="4" w:space="0" w:color="000000"/>
              <w:right w:val="single" w:sz="4" w:space="0" w:color="000000"/>
            </w:tcBorders>
          </w:tcPr>
          <w:p w14:paraId="5C557B06" w14:textId="77777777" w:rsidR="007B434C" w:rsidRDefault="00AF7DB6">
            <w:pPr>
              <w:jc w:val="center"/>
              <w:rPr>
                <w:sz w:val="18"/>
                <w:szCs w:val="18"/>
                <w:lang w:eastAsia="en-US"/>
              </w:rPr>
            </w:pPr>
            <w:r>
              <w:rPr>
                <w:sz w:val="18"/>
                <w:szCs w:val="18"/>
                <w:lang w:eastAsia="en-US"/>
              </w:rPr>
              <w:t>Maio</w:t>
            </w:r>
          </w:p>
          <w:p w14:paraId="565D7456" w14:textId="77777777" w:rsidR="007B434C" w:rsidRDefault="00AF7DB6">
            <w:pPr>
              <w:jc w:val="center"/>
              <w:rPr>
                <w:b/>
                <w:bCs/>
                <w:sz w:val="18"/>
                <w:szCs w:val="18"/>
                <w:lang w:eastAsia="en-US"/>
              </w:rPr>
            </w:pPr>
            <w:r>
              <w:rPr>
                <w:b/>
                <w:bCs/>
                <w:sz w:val="18"/>
                <w:szCs w:val="18"/>
                <w:lang w:eastAsia="en-US"/>
              </w:rPr>
              <w:t>*(5min)</w:t>
            </w:r>
          </w:p>
          <w:p w14:paraId="5A44FB4E" w14:textId="77777777" w:rsidR="007B434C" w:rsidRDefault="00AF7DB6">
            <w:pPr>
              <w:jc w:val="center"/>
              <w:rPr>
                <w:b/>
                <w:bCs/>
                <w:sz w:val="18"/>
                <w:szCs w:val="18"/>
                <w:lang w:eastAsia="en-US"/>
              </w:rPr>
            </w:pPr>
            <w:r>
              <w:rPr>
                <w:b/>
                <w:bCs/>
                <w:sz w:val="18"/>
                <w:szCs w:val="18"/>
                <w:lang w:eastAsia="en-US"/>
              </w:rPr>
              <w:t>**(15min)</w:t>
            </w:r>
          </w:p>
        </w:tc>
        <w:tc>
          <w:tcPr>
            <w:tcW w:w="991" w:type="dxa"/>
            <w:tcBorders>
              <w:top w:val="single" w:sz="4" w:space="0" w:color="000000"/>
              <w:left w:val="single" w:sz="4" w:space="0" w:color="000000"/>
              <w:bottom w:val="single" w:sz="4" w:space="0" w:color="000000"/>
              <w:right w:val="single" w:sz="4" w:space="0" w:color="000000"/>
            </w:tcBorders>
          </w:tcPr>
          <w:p w14:paraId="2369C70A" w14:textId="77777777" w:rsidR="007B434C" w:rsidRDefault="00AF7DB6">
            <w:pPr>
              <w:jc w:val="center"/>
              <w:rPr>
                <w:sz w:val="18"/>
                <w:szCs w:val="18"/>
                <w:lang w:eastAsia="en-US"/>
              </w:rPr>
            </w:pPr>
            <w:r>
              <w:rPr>
                <w:sz w:val="18"/>
                <w:szCs w:val="18"/>
                <w:lang w:eastAsia="en-US"/>
              </w:rPr>
              <w:t>31713</w:t>
            </w:r>
          </w:p>
          <w:p w14:paraId="2C058D19" w14:textId="77777777" w:rsidR="007B434C" w:rsidRDefault="00AF7DB6">
            <w:pPr>
              <w:jc w:val="center"/>
              <w:rPr>
                <w:sz w:val="18"/>
                <w:szCs w:val="18"/>
                <w:lang w:eastAsia="en-US"/>
              </w:rPr>
            </w:pPr>
            <w:r>
              <w:rPr>
                <w:sz w:val="18"/>
                <w:szCs w:val="18"/>
                <w:lang w:eastAsia="en-US"/>
              </w:rPr>
              <w:t>-</w:t>
            </w:r>
          </w:p>
          <w:p w14:paraId="6C02AFFA" w14:textId="77777777" w:rsidR="007B434C" w:rsidRDefault="00AF7DB6">
            <w:pPr>
              <w:jc w:val="center"/>
              <w:rPr>
                <w:sz w:val="18"/>
                <w:szCs w:val="18"/>
                <w:lang w:eastAsia="en-US"/>
              </w:rPr>
            </w:pPr>
            <w:r>
              <w:rPr>
                <w:sz w:val="18"/>
                <w:szCs w:val="18"/>
                <w:lang w:eastAsia="en-US"/>
              </w:rPr>
              <w:t>31713</w:t>
            </w:r>
          </w:p>
        </w:tc>
        <w:tc>
          <w:tcPr>
            <w:tcW w:w="663" w:type="dxa"/>
            <w:tcBorders>
              <w:top w:val="single" w:sz="4" w:space="0" w:color="000000"/>
              <w:left w:val="single" w:sz="4" w:space="0" w:color="000000"/>
              <w:bottom w:val="single" w:sz="4" w:space="0" w:color="000000"/>
              <w:right w:val="single" w:sz="4" w:space="0" w:color="000000"/>
            </w:tcBorders>
          </w:tcPr>
          <w:p w14:paraId="3E25F6FE" w14:textId="77777777" w:rsidR="007B434C" w:rsidRDefault="00AF7DB6">
            <w:pPr>
              <w:jc w:val="center"/>
              <w:rPr>
                <w:sz w:val="18"/>
                <w:szCs w:val="18"/>
                <w:lang w:eastAsia="en-US"/>
              </w:rPr>
            </w:pPr>
            <w:r>
              <w:rPr>
                <w:sz w:val="18"/>
                <w:szCs w:val="18"/>
                <w:lang w:eastAsia="en-US"/>
              </w:rPr>
              <w:t>2883</w:t>
            </w:r>
          </w:p>
          <w:p w14:paraId="51813AC6" w14:textId="77777777" w:rsidR="007B434C" w:rsidRDefault="00AF7DB6">
            <w:pPr>
              <w:jc w:val="center"/>
              <w:rPr>
                <w:sz w:val="18"/>
                <w:szCs w:val="18"/>
                <w:lang w:eastAsia="en-US"/>
              </w:rPr>
            </w:pPr>
            <w:r>
              <w:rPr>
                <w:sz w:val="18"/>
                <w:szCs w:val="18"/>
                <w:lang w:eastAsia="en-US"/>
              </w:rPr>
              <w:t>-</w:t>
            </w:r>
          </w:p>
          <w:p w14:paraId="65B8A93A" w14:textId="77777777" w:rsidR="007B434C" w:rsidRDefault="00AF7DB6">
            <w:pPr>
              <w:jc w:val="center"/>
              <w:rPr>
                <w:sz w:val="18"/>
                <w:szCs w:val="18"/>
                <w:lang w:eastAsia="en-US"/>
              </w:rPr>
            </w:pPr>
            <w:r>
              <w:rPr>
                <w:sz w:val="18"/>
                <w:szCs w:val="18"/>
                <w:lang w:eastAsia="en-US"/>
              </w:rPr>
              <w:t>2883</w:t>
            </w:r>
          </w:p>
        </w:tc>
        <w:tc>
          <w:tcPr>
            <w:tcW w:w="661" w:type="dxa"/>
            <w:tcBorders>
              <w:top w:val="single" w:sz="4" w:space="0" w:color="000000"/>
              <w:left w:val="single" w:sz="4" w:space="0" w:color="000000"/>
              <w:bottom w:val="single" w:sz="4" w:space="0" w:color="000000"/>
              <w:right w:val="single" w:sz="4" w:space="0" w:color="000000"/>
            </w:tcBorders>
          </w:tcPr>
          <w:p w14:paraId="7840F41A" w14:textId="77777777" w:rsidR="007B434C" w:rsidRDefault="00AF7DB6">
            <w:pPr>
              <w:jc w:val="center"/>
              <w:rPr>
                <w:sz w:val="18"/>
                <w:szCs w:val="18"/>
                <w:lang w:eastAsia="en-US"/>
              </w:rPr>
            </w:pPr>
            <w:r>
              <w:rPr>
                <w:sz w:val="18"/>
                <w:szCs w:val="18"/>
                <w:lang w:eastAsia="en-US"/>
              </w:rPr>
              <w:t>2883</w:t>
            </w:r>
          </w:p>
          <w:p w14:paraId="6EE18812" w14:textId="77777777" w:rsidR="007B434C" w:rsidRDefault="00AF7DB6">
            <w:pPr>
              <w:jc w:val="center"/>
              <w:rPr>
                <w:sz w:val="18"/>
                <w:szCs w:val="18"/>
                <w:lang w:eastAsia="en-US"/>
              </w:rPr>
            </w:pPr>
            <w:r>
              <w:rPr>
                <w:sz w:val="18"/>
                <w:szCs w:val="18"/>
                <w:lang w:eastAsia="en-US"/>
              </w:rPr>
              <w:t>-</w:t>
            </w:r>
          </w:p>
          <w:p w14:paraId="5D2E19D7" w14:textId="77777777" w:rsidR="007B434C" w:rsidRDefault="00AF7DB6">
            <w:pPr>
              <w:jc w:val="center"/>
              <w:rPr>
                <w:sz w:val="18"/>
                <w:szCs w:val="18"/>
                <w:lang w:eastAsia="en-US"/>
              </w:rPr>
            </w:pPr>
            <w:r>
              <w:rPr>
                <w:sz w:val="18"/>
                <w:szCs w:val="18"/>
                <w:lang w:eastAsia="en-US"/>
              </w:rPr>
              <w:t>2883</w:t>
            </w:r>
          </w:p>
        </w:tc>
        <w:tc>
          <w:tcPr>
            <w:tcW w:w="667" w:type="dxa"/>
            <w:tcBorders>
              <w:top w:val="single" w:sz="4" w:space="0" w:color="000000"/>
              <w:left w:val="single" w:sz="4" w:space="0" w:color="000000"/>
              <w:bottom w:val="single" w:sz="4" w:space="0" w:color="000000"/>
              <w:right w:val="single" w:sz="4" w:space="0" w:color="000000"/>
            </w:tcBorders>
          </w:tcPr>
          <w:p w14:paraId="4CA23E52" w14:textId="77777777" w:rsidR="007B434C" w:rsidRDefault="00AF7DB6">
            <w:pPr>
              <w:jc w:val="center"/>
              <w:rPr>
                <w:sz w:val="18"/>
                <w:szCs w:val="18"/>
                <w:lang w:eastAsia="en-US"/>
              </w:rPr>
            </w:pPr>
            <w:r>
              <w:rPr>
                <w:sz w:val="18"/>
                <w:szCs w:val="18"/>
                <w:lang w:eastAsia="en-US"/>
              </w:rPr>
              <w:t>2883</w:t>
            </w:r>
          </w:p>
          <w:p w14:paraId="073DBB3D" w14:textId="77777777" w:rsidR="007B434C" w:rsidRDefault="00AF7DB6">
            <w:pPr>
              <w:jc w:val="center"/>
              <w:rPr>
                <w:sz w:val="18"/>
                <w:szCs w:val="18"/>
                <w:lang w:eastAsia="en-US"/>
              </w:rPr>
            </w:pPr>
            <w:r>
              <w:rPr>
                <w:sz w:val="18"/>
                <w:szCs w:val="18"/>
                <w:lang w:eastAsia="en-US"/>
              </w:rPr>
              <w:t>-</w:t>
            </w:r>
          </w:p>
          <w:p w14:paraId="6644D8C4" w14:textId="77777777" w:rsidR="007B434C" w:rsidRDefault="00AF7DB6">
            <w:pPr>
              <w:jc w:val="center"/>
              <w:rPr>
                <w:sz w:val="18"/>
                <w:szCs w:val="18"/>
                <w:lang w:eastAsia="en-US"/>
              </w:rPr>
            </w:pPr>
            <w:r>
              <w:rPr>
                <w:sz w:val="18"/>
                <w:szCs w:val="18"/>
                <w:lang w:eastAsia="en-US"/>
              </w:rPr>
              <w:t>2883</w:t>
            </w:r>
          </w:p>
        </w:tc>
        <w:tc>
          <w:tcPr>
            <w:tcW w:w="908" w:type="dxa"/>
            <w:tcBorders>
              <w:top w:val="single" w:sz="4" w:space="0" w:color="000000"/>
              <w:left w:val="single" w:sz="4" w:space="0" w:color="000000"/>
              <w:bottom w:val="single" w:sz="4" w:space="0" w:color="000000"/>
              <w:right w:val="single" w:sz="4" w:space="0" w:color="000000"/>
            </w:tcBorders>
          </w:tcPr>
          <w:p w14:paraId="7A3CCD96" w14:textId="77777777" w:rsidR="007B434C" w:rsidRDefault="00AF7DB6">
            <w:pPr>
              <w:jc w:val="center"/>
              <w:rPr>
                <w:sz w:val="18"/>
                <w:szCs w:val="18"/>
                <w:lang w:eastAsia="en-US"/>
              </w:rPr>
            </w:pPr>
            <w:r>
              <w:rPr>
                <w:sz w:val="18"/>
                <w:szCs w:val="18"/>
                <w:lang w:eastAsia="en-US"/>
              </w:rPr>
              <w:t>2883</w:t>
            </w:r>
          </w:p>
          <w:p w14:paraId="09A7F366" w14:textId="77777777" w:rsidR="007B434C" w:rsidRDefault="00AF7DB6">
            <w:pPr>
              <w:jc w:val="center"/>
              <w:rPr>
                <w:sz w:val="18"/>
                <w:szCs w:val="18"/>
                <w:lang w:eastAsia="en-US"/>
              </w:rPr>
            </w:pPr>
            <w:r>
              <w:rPr>
                <w:sz w:val="18"/>
                <w:szCs w:val="18"/>
                <w:lang w:eastAsia="en-US"/>
              </w:rPr>
              <w:t>-</w:t>
            </w:r>
          </w:p>
          <w:p w14:paraId="0B3145EF" w14:textId="77777777" w:rsidR="007B434C" w:rsidRDefault="00AF7DB6">
            <w:pPr>
              <w:jc w:val="center"/>
              <w:rPr>
                <w:sz w:val="18"/>
                <w:szCs w:val="18"/>
                <w:lang w:eastAsia="en-US"/>
              </w:rPr>
            </w:pPr>
            <w:r>
              <w:rPr>
                <w:sz w:val="18"/>
                <w:szCs w:val="18"/>
                <w:lang w:eastAsia="en-US"/>
              </w:rPr>
              <w:t>2883</w:t>
            </w:r>
          </w:p>
        </w:tc>
        <w:tc>
          <w:tcPr>
            <w:tcW w:w="1016" w:type="dxa"/>
            <w:tcBorders>
              <w:top w:val="single" w:sz="4" w:space="0" w:color="000000"/>
              <w:left w:val="single" w:sz="4" w:space="0" w:color="000000"/>
              <w:bottom w:val="single" w:sz="4" w:space="0" w:color="000000"/>
              <w:right w:val="single" w:sz="4" w:space="0" w:color="000000"/>
            </w:tcBorders>
          </w:tcPr>
          <w:p w14:paraId="7C5485F0" w14:textId="77777777" w:rsidR="007B434C" w:rsidRDefault="00AF7DB6">
            <w:pPr>
              <w:jc w:val="center"/>
              <w:rPr>
                <w:sz w:val="18"/>
                <w:szCs w:val="18"/>
                <w:lang w:eastAsia="en-US"/>
              </w:rPr>
            </w:pPr>
            <w:r>
              <w:rPr>
                <w:sz w:val="18"/>
                <w:szCs w:val="18"/>
                <w:lang w:eastAsia="en-US"/>
              </w:rPr>
              <w:t>2883</w:t>
            </w:r>
          </w:p>
          <w:p w14:paraId="51A33728" w14:textId="77777777" w:rsidR="007B434C" w:rsidRDefault="00AF7DB6">
            <w:pPr>
              <w:jc w:val="center"/>
              <w:rPr>
                <w:sz w:val="18"/>
                <w:szCs w:val="18"/>
                <w:lang w:eastAsia="en-US"/>
              </w:rPr>
            </w:pPr>
            <w:r>
              <w:rPr>
                <w:sz w:val="18"/>
                <w:szCs w:val="18"/>
                <w:lang w:eastAsia="en-US"/>
              </w:rPr>
              <w:t>-</w:t>
            </w:r>
          </w:p>
          <w:p w14:paraId="7D87D3D1" w14:textId="77777777" w:rsidR="007B434C" w:rsidRDefault="00AF7DB6">
            <w:pPr>
              <w:jc w:val="center"/>
              <w:rPr>
                <w:sz w:val="18"/>
                <w:szCs w:val="18"/>
                <w:lang w:eastAsia="en-US"/>
              </w:rPr>
            </w:pPr>
            <w:r>
              <w:rPr>
                <w:sz w:val="18"/>
                <w:szCs w:val="18"/>
                <w:lang w:eastAsia="en-US"/>
              </w:rPr>
              <w:t>2883</w:t>
            </w:r>
          </w:p>
        </w:tc>
        <w:tc>
          <w:tcPr>
            <w:tcW w:w="667" w:type="dxa"/>
            <w:tcBorders>
              <w:top w:val="single" w:sz="4" w:space="0" w:color="000000"/>
              <w:left w:val="single" w:sz="4" w:space="0" w:color="000000"/>
              <w:bottom w:val="single" w:sz="4" w:space="0" w:color="000000"/>
              <w:right w:val="single" w:sz="4" w:space="0" w:color="000000"/>
            </w:tcBorders>
          </w:tcPr>
          <w:p w14:paraId="5ED5F468" w14:textId="77777777" w:rsidR="007B434C" w:rsidRDefault="00AF7DB6">
            <w:pPr>
              <w:jc w:val="center"/>
              <w:rPr>
                <w:sz w:val="18"/>
                <w:szCs w:val="18"/>
                <w:lang w:eastAsia="en-US"/>
              </w:rPr>
            </w:pPr>
            <w:r>
              <w:rPr>
                <w:sz w:val="18"/>
                <w:szCs w:val="18"/>
                <w:lang w:eastAsia="en-US"/>
              </w:rPr>
              <w:t>2883</w:t>
            </w:r>
          </w:p>
          <w:p w14:paraId="510E20CF" w14:textId="77777777" w:rsidR="007B434C" w:rsidRDefault="00AF7DB6">
            <w:pPr>
              <w:jc w:val="center"/>
              <w:rPr>
                <w:sz w:val="18"/>
                <w:szCs w:val="18"/>
                <w:lang w:eastAsia="en-US"/>
              </w:rPr>
            </w:pPr>
            <w:r>
              <w:rPr>
                <w:sz w:val="18"/>
                <w:szCs w:val="18"/>
                <w:lang w:eastAsia="en-US"/>
              </w:rPr>
              <w:t>-</w:t>
            </w:r>
          </w:p>
          <w:p w14:paraId="260D75AD" w14:textId="77777777" w:rsidR="007B434C" w:rsidRDefault="00AF7DB6">
            <w:pPr>
              <w:jc w:val="center"/>
              <w:rPr>
                <w:sz w:val="18"/>
                <w:szCs w:val="18"/>
                <w:lang w:eastAsia="en-US"/>
              </w:rPr>
            </w:pPr>
            <w:r>
              <w:rPr>
                <w:sz w:val="18"/>
                <w:szCs w:val="18"/>
                <w:lang w:eastAsia="en-US"/>
              </w:rPr>
              <w:t>2883</w:t>
            </w:r>
          </w:p>
        </w:tc>
        <w:tc>
          <w:tcPr>
            <w:tcW w:w="664" w:type="dxa"/>
            <w:tcBorders>
              <w:top w:val="single" w:sz="4" w:space="0" w:color="000000"/>
              <w:left w:val="single" w:sz="4" w:space="0" w:color="000000"/>
              <w:bottom w:val="single" w:sz="4" w:space="0" w:color="000000"/>
              <w:right w:val="single" w:sz="4" w:space="0" w:color="000000"/>
            </w:tcBorders>
          </w:tcPr>
          <w:p w14:paraId="6D682478" w14:textId="77777777" w:rsidR="007B434C" w:rsidRDefault="00AF7DB6">
            <w:pPr>
              <w:jc w:val="center"/>
              <w:rPr>
                <w:sz w:val="18"/>
                <w:szCs w:val="18"/>
                <w:lang w:eastAsia="en-US"/>
              </w:rPr>
            </w:pPr>
            <w:r>
              <w:rPr>
                <w:sz w:val="18"/>
                <w:szCs w:val="18"/>
                <w:lang w:eastAsia="en-US"/>
              </w:rPr>
              <w:t>2883</w:t>
            </w:r>
          </w:p>
          <w:p w14:paraId="4F4BF964" w14:textId="77777777" w:rsidR="007B434C" w:rsidRDefault="00AF7DB6">
            <w:pPr>
              <w:jc w:val="center"/>
              <w:rPr>
                <w:sz w:val="18"/>
                <w:szCs w:val="18"/>
                <w:lang w:eastAsia="en-US"/>
              </w:rPr>
            </w:pPr>
            <w:r>
              <w:rPr>
                <w:sz w:val="18"/>
                <w:szCs w:val="18"/>
                <w:lang w:eastAsia="en-US"/>
              </w:rPr>
              <w:t>-</w:t>
            </w:r>
          </w:p>
          <w:p w14:paraId="30AB5D73" w14:textId="77777777" w:rsidR="007B434C" w:rsidRDefault="00AF7DB6">
            <w:pPr>
              <w:jc w:val="center"/>
              <w:rPr>
                <w:sz w:val="18"/>
                <w:szCs w:val="18"/>
                <w:lang w:eastAsia="en-US"/>
              </w:rPr>
            </w:pPr>
            <w:r>
              <w:rPr>
                <w:sz w:val="18"/>
                <w:szCs w:val="18"/>
                <w:lang w:eastAsia="en-US"/>
              </w:rPr>
              <w:t>2883</w:t>
            </w:r>
          </w:p>
        </w:tc>
        <w:tc>
          <w:tcPr>
            <w:tcW w:w="936" w:type="dxa"/>
            <w:tcBorders>
              <w:top w:val="single" w:sz="4" w:space="0" w:color="000000"/>
              <w:left w:val="single" w:sz="4" w:space="0" w:color="000000"/>
              <w:bottom w:val="single" w:sz="4" w:space="0" w:color="000000"/>
              <w:right w:val="single" w:sz="4" w:space="0" w:color="000000"/>
            </w:tcBorders>
          </w:tcPr>
          <w:p w14:paraId="392CE2BD" w14:textId="77777777" w:rsidR="007B434C" w:rsidRDefault="00AF7DB6">
            <w:pPr>
              <w:jc w:val="center"/>
              <w:rPr>
                <w:sz w:val="18"/>
                <w:szCs w:val="18"/>
                <w:lang w:eastAsia="en-US"/>
              </w:rPr>
            </w:pPr>
            <w:r>
              <w:rPr>
                <w:sz w:val="18"/>
                <w:szCs w:val="18"/>
                <w:lang w:eastAsia="en-US"/>
              </w:rPr>
              <w:t>2883</w:t>
            </w:r>
          </w:p>
          <w:p w14:paraId="0A033DF6" w14:textId="77777777" w:rsidR="007B434C" w:rsidRDefault="00AF7DB6">
            <w:pPr>
              <w:jc w:val="center"/>
              <w:rPr>
                <w:sz w:val="18"/>
                <w:szCs w:val="18"/>
                <w:lang w:eastAsia="en-US"/>
              </w:rPr>
            </w:pPr>
            <w:r>
              <w:rPr>
                <w:sz w:val="18"/>
                <w:szCs w:val="18"/>
                <w:lang w:eastAsia="en-US"/>
              </w:rPr>
              <w:t>-</w:t>
            </w:r>
          </w:p>
          <w:p w14:paraId="396CBCEA" w14:textId="77777777" w:rsidR="007B434C" w:rsidRDefault="00AF7DB6">
            <w:pPr>
              <w:jc w:val="center"/>
              <w:rPr>
                <w:sz w:val="18"/>
                <w:szCs w:val="18"/>
                <w:lang w:eastAsia="en-US"/>
              </w:rPr>
            </w:pPr>
            <w:r>
              <w:rPr>
                <w:sz w:val="18"/>
                <w:szCs w:val="18"/>
                <w:lang w:eastAsia="en-US"/>
              </w:rPr>
              <w:t>2883</w:t>
            </w:r>
          </w:p>
        </w:tc>
        <w:tc>
          <w:tcPr>
            <w:tcW w:w="757" w:type="dxa"/>
            <w:tcBorders>
              <w:top w:val="single" w:sz="4" w:space="0" w:color="000000"/>
              <w:left w:val="single" w:sz="4" w:space="0" w:color="000000"/>
              <w:bottom w:val="single" w:sz="4" w:space="0" w:color="000000"/>
              <w:right w:val="single" w:sz="4" w:space="0" w:color="000000"/>
            </w:tcBorders>
          </w:tcPr>
          <w:p w14:paraId="1B983FD7" w14:textId="77777777" w:rsidR="007B434C" w:rsidRDefault="00AF7DB6">
            <w:pPr>
              <w:jc w:val="center"/>
              <w:rPr>
                <w:sz w:val="18"/>
                <w:szCs w:val="18"/>
                <w:lang w:eastAsia="en-US"/>
              </w:rPr>
            </w:pPr>
            <w:r>
              <w:rPr>
                <w:sz w:val="18"/>
                <w:szCs w:val="18"/>
                <w:lang w:eastAsia="en-US"/>
              </w:rPr>
              <w:t>2883</w:t>
            </w:r>
          </w:p>
          <w:p w14:paraId="3AD5E4FC" w14:textId="77777777" w:rsidR="007B434C" w:rsidRDefault="00AF7DB6">
            <w:pPr>
              <w:jc w:val="center"/>
              <w:rPr>
                <w:sz w:val="18"/>
                <w:szCs w:val="18"/>
                <w:lang w:eastAsia="en-US"/>
              </w:rPr>
            </w:pPr>
            <w:r>
              <w:rPr>
                <w:sz w:val="18"/>
                <w:szCs w:val="18"/>
                <w:lang w:eastAsia="en-US"/>
              </w:rPr>
              <w:t>-</w:t>
            </w:r>
          </w:p>
          <w:p w14:paraId="3ABE7522" w14:textId="77777777" w:rsidR="007B434C" w:rsidRDefault="00AF7DB6">
            <w:pPr>
              <w:jc w:val="center"/>
              <w:rPr>
                <w:sz w:val="18"/>
                <w:szCs w:val="18"/>
                <w:lang w:eastAsia="en-US"/>
              </w:rPr>
            </w:pPr>
            <w:r>
              <w:rPr>
                <w:sz w:val="18"/>
                <w:szCs w:val="18"/>
                <w:lang w:eastAsia="en-US"/>
              </w:rPr>
              <w:t>2883</w:t>
            </w:r>
          </w:p>
        </w:tc>
        <w:tc>
          <w:tcPr>
            <w:tcW w:w="668" w:type="dxa"/>
            <w:tcBorders>
              <w:top w:val="single" w:sz="4" w:space="0" w:color="000000"/>
              <w:left w:val="single" w:sz="4" w:space="0" w:color="000000"/>
              <w:bottom w:val="single" w:sz="4" w:space="0" w:color="000000"/>
              <w:right w:val="single" w:sz="4" w:space="0" w:color="000000"/>
            </w:tcBorders>
          </w:tcPr>
          <w:p w14:paraId="37A06E2C" w14:textId="77777777" w:rsidR="007B434C" w:rsidRDefault="00AF7DB6">
            <w:pPr>
              <w:jc w:val="center"/>
              <w:rPr>
                <w:sz w:val="18"/>
                <w:szCs w:val="18"/>
                <w:lang w:eastAsia="en-US"/>
              </w:rPr>
            </w:pPr>
            <w:r>
              <w:rPr>
                <w:sz w:val="18"/>
                <w:szCs w:val="18"/>
                <w:lang w:eastAsia="en-US"/>
              </w:rPr>
              <w:t>2883</w:t>
            </w:r>
          </w:p>
          <w:p w14:paraId="20AF5924" w14:textId="77777777" w:rsidR="007B434C" w:rsidRDefault="00AF7DB6">
            <w:pPr>
              <w:jc w:val="center"/>
              <w:rPr>
                <w:sz w:val="18"/>
                <w:szCs w:val="18"/>
                <w:lang w:eastAsia="en-US"/>
              </w:rPr>
            </w:pPr>
            <w:r>
              <w:rPr>
                <w:sz w:val="18"/>
                <w:szCs w:val="18"/>
                <w:lang w:eastAsia="en-US"/>
              </w:rPr>
              <w:t>-</w:t>
            </w:r>
          </w:p>
          <w:p w14:paraId="01FB74AD" w14:textId="77777777" w:rsidR="007B434C" w:rsidRDefault="00AF7DB6">
            <w:pPr>
              <w:jc w:val="center"/>
              <w:rPr>
                <w:sz w:val="18"/>
                <w:szCs w:val="18"/>
                <w:lang w:eastAsia="en-US"/>
              </w:rPr>
            </w:pPr>
            <w:r>
              <w:rPr>
                <w:sz w:val="18"/>
                <w:szCs w:val="18"/>
                <w:lang w:eastAsia="en-US"/>
              </w:rPr>
              <w:t>2883</w:t>
            </w:r>
          </w:p>
        </w:tc>
        <w:tc>
          <w:tcPr>
            <w:tcW w:w="686" w:type="dxa"/>
            <w:tcBorders>
              <w:top w:val="single" w:sz="4" w:space="0" w:color="000000"/>
              <w:left w:val="single" w:sz="4" w:space="0" w:color="000000"/>
              <w:bottom w:val="single" w:sz="4" w:space="0" w:color="000000"/>
              <w:right w:val="single" w:sz="4" w:space="0" w:color="000000"/>
            </w:tcBorders>
          </w:tcPr>
          <w:p w14:paraId="26B7C5F9" w14:textId="77777777" w:rsidR="007B434C" w:rsidRDefault="00AF7DB6">
            <w:pPr>
              <w:jc w:val="center"/>
              <w:rPr>
                <w:sz w:val="18"/>
                <w:szCs w:val="18"/>
                <w:lang w:eastAsia="en-US"/>
              </w:rPr>
            </w:pPr>
            <w:r>
              <w:rPr>
                <w:sz w:val="18"/>
                <w:szCs w:val="18"/>
                <w:lang w:eastAsia="en-US"/>
              </w:rPr>
              <w:t>2883</w:t>
            </w:r>
          </w:p>
          <w:p w14:paraId="7332B2FB" w14:textId="77777777" w:rsidR="007B434C" w:rsidRDefault="00AF7DB6">
            <w:pPr>
              <w:jc w:val="center"/>
              <w:rPr>
                <w:sz w:val="18"/>
                <w:szCs w:val="18"/>
                <w:lang w:eastAsia="en-US"/>
              </w:rPr>
            </w:pPr>
            <w:r>
              <w:rPr>
                <w:sz w:val="18"/>
                <w:szCs w:val="18"/>
                <w:lang w:eastAsia="en-US"/>
              </w:rPr>
              <w:t>-</w:t>
            </w:r>
          </w:p>
          <w:p w14:paraId="7B0929A3" w14:textId="77777777" w:rsidR="007B434C" w:rsidRDefault="00AF7DB6">
            <w:pPr>
              <w:jc w:val="center"/>
              <w:rPr>
                <w:sz w:val="18"/>
                <w:szCs w:val="18"/>
                <w:lang w:eastAsia="en-US"/>
              </w:rPr>
            </w:pPr>
            <w:r>
              <w:rPr>
                <w:sz w:val="18"/>
                <w:szCs w:val="18"/>
                <w:lang w:eastAsia="en-US"/>
              </w:rPr>
              <w:t>2883</w:t>
            </w:r>
          </w:p>
        </w:tc>
        <w:tc>
          <w:tcPr>
            <w:tcW w:w="1122" w:type="dxa"/>
            <w:tcBorders>
              <w:top w:val="single" w:sz="4" w:space="0" w:color="000000"/>
              <w:left w:val="single" w:sz="4" w:space="0" w:color="000000"/>
              <w:bottom w:val="single" w:sz="4" w:space="0" w:color="000000"/>
              <w:right w:val="single" w:sz="4" w:space="0" w:color="000000"/>
            </w:tcBorders>
          </w:tcPr>
          <w:p w14:paraId="298F4621" w14:textId="77777777" w:rsidR="007B434C" w:rsidRDefault="00AF7DB6">
            <w:pPr>
              <w:jc w:val="center"/>
              <w:rPr>
                <w:sz w:val="18"/>
                <w:szCs w:val="18"/>
                <w:lang w:eastAsia="en-US"/>
              </w:rPr>
            </w:pPr>
            <w:r>
              <w:rPr>
                <w:sz w:val="18"/>
                <w:szCs w:val="18"/>
                <w:lang w:eastAsia="en-US"/>
              </w:rPr>
              <w:t>01/05/2022 até 31/05/2022 00:00 às 23:55</w:t>
            </w:r>
          </w:p>
        </w:tc>
      </w:tr>
      <w:tr w:rsidR="007B434C" w14:paraId="5A6A8CD1" w14:textId="77777777" w:rsidTr="000158E2">
        <w:trPr>
          <w:trHeight w:val="937"/>
        </w:trPr>
        <w:tc>
          <w:tcPr>
            <w:tcW w:w="997" w:type="dxa"/>
            <w:tcBorders>
              <w:top w:val="single" w:sz="4" w:space="0" w:color="000000"/>
              <w:left w:val="single" w:sz="4" w:space="0" w:color="000000"/>
              <w:bottom w:val="single" w:sz="4" w:space="0" w:color="000000"/>
              <w:right w:val="single" w:sz="4" w:space="0" w:color="000000"/>
            </w:tcBorders>
          </w:tcPr>
          <w:p w14:paraId="36F14BB0" w14:textId="77777777" w:rsidR="007B434C" w:rsidRDefault="00AF7DB6">
            <w:pPr>
              <w:jc w:val="center"/>
              <w:rPr>
                <w:sz w:val="18"/>
                <w:szCs w:val="18"/>
                <w:lang w:eastAsia="en-US"/>
              </w:rPr>
            </w:pPr>
            <w:r>
              <w:rPr>
                <w:sz w:val="18"/>
                <w:szCs w:val="18"/>
                <w:lang w:eastAsia="en-US"/>
              </w:rPr>
              <w:t>Junho</w:t>
            </w:r>
          </w:p>
          <w:p w14:paraId="61F1787A" w14:textId="77777777" w:rsidR="007B434C" w:rsidRDefault="00AF7DB6">
            <w:pPr>
              <w:jc w:val="center"/>
              <w:rPr>
                <w:b/>
                <w:bCs/>
                <w:sz w:val="18"/>
                <w:szCs w:val="18"/>
                <w:lang w:eastAsia="en-US"/>
              </w:rPr>
            </w:pPr>
            <w:r>
              <w:rPr>
                <w:b/>
                <w:bCs/>
                <w:sz w:val="18"/>
                <w:szCs w:val="18"/>
                <w:lang w:eastAsia="en-US"/>
              </w:rPr>
              <w:t>*(5min)</w:t>
            </w:r>
          </w:p>
          <w:p w14:paraId="07A7BC7C" w14:textId="77777777" w:rsidR="007B434C" w:rsidRDefault="00AF7DB6">
            <w:pPr>
              <w:jc w:val="center"/>
              <w:rPr>
                <w:b/>
                <w:bCs/>
                <w:sz w:val="18"/>
                <w:szCs w:val="18"/>
                <w:lang w:eastAsia="en-US"/>
              </w:rPr>
            </w:pPr>
            <w:r>
              <w:rPr>
                <w:b/>
                <w:bCs/>
                <w:sz w:val="18"/>
                <w:szCs w:val="18"/>
                <w:lang w:eastAsia="en-US"/>
              </w:rPr>
              <w:lastRenderedPageBreak/>
              <w:t>**(15min)</w:t>
            </w:r>
          </w:p>
        </w:tc>
        <w:tc>
          <w:tcPr>
            <w:tcW w:w="991" w:type="dxa"/>
            <w:tcBorders>
              <w:top w:val="single" w:sz="4" w:space="0" w:color="000000"/>
              <w:left w:val="single" w:sz="4" w:space="0" w:color="000000"/>
              <w:bottom w:val="single" w:sz="4" w:space="0" w:color="000000"/>
              <w:right w:val="single" w:sz="4" w:space="0" w:color="000000"/>
            </w:tcBorders>
          </w:tcPr>
          <w:p w14:paraId="48F6A48F" w14:textId="77777777" w:rsidR="007B434C" w:rsidRDefault="00AF7DB6">
            <w:pPr>
              <w:jc w:val="center"/>
              <w:rPr>
                <w:sz w:val="18"/>
                <w:szCs w:val="18"/>
                <w:lang w:eastAsia="en-US"/>
              </w:rPr>
            </w:pPr>
            <w:r>
              <w:rPr>
                <w:sz w:val="18"/>
                <w:szCs w:val="18"/>
                <w:lang w:eastAsia="en-US"/>
              </w:rPr>
              <w:lastRenderedPageBreak/>
              <w:t>31680</w:t>
            </w:r>
          </w:p>
          <w:p w14:paraId="3913CEAD" w14:textId="77777777" w:rsidR="007B434C" w:rsidRDefault="00AF7DB6">
            <w:pPr>
              <w:jc w:val="center"/>
              <w:rPr>
                <w:sz w:val="18"/>
                <w:szCs w:val="18"/>
                <w:lang w:eastAsia="en-US"/>
              </w:rPr>
            </w:pPr>
            <w:r>
              <w:rPr>
                <w:sz w:val="18"/>
                <w:szCs w:val="18"/>
                <w:lang w:eastAsia="en-US"/>
              </w:rPr>
              <w:t>-</w:t>
            </w:r>
          </w:p>
          <w:p w14:paraId="47EC9CB0" w14:textId="77777777" w:rsidR="007B434C" w:rsidRDefault="00AF7DB6">
            <w:pPr>
              <w:jc w:val="center"/>
              <w:rPr>
                <w:sz w:val="18"/>
                <w:szCs w:val="18"/>
                <w:lang w:eastAsia="en-US"/>
              </w:rPr>
            </w:pPr>
            <w:r>
              <w:rPr>
                <w:sz w:val="18"/>
                <w:szCs w:val="18"/>
                <w:lang w:eastAsia="en-US"/>
              </w:rPr>
              <w:lastRenderedPageBreak/>
              <w:t>31680</w:t>
            </w:r>
          </w:p>
        </w:tc>
        <w:tc>
          <w:tcPr>
            <w:tcW w:w="663" w:type="dxa"/>
            <w:tcBorders>
              <w:top w:val="single" w:sz="4" w:space="0" w:color="000000"/>
              <w:left w:val="single" w:sz="4" w:space="0" w:color="000000"/>
              <w:bottom w:val="single" w:sz="4" w:space="0" w:color="000000"/>
              <w:right w:val="single" w:sz="4" w:space="0" w:color="000000"/>
            </w:tcBorders>
          </w:tcPr>
          <w:p w14:paraId="5B43DD9C" w14:textId="77777777" w:rsidR="007B434C" w:rsidRDefault="00AF7DB6">
            <w:pPr>
              <w:jc w:val="center"/>
              <w:rPr>
                <w:sz w:val="18"/>
                <w:szCs w:val="18"/>
                <w:lang w:eastAsia="en-US"/>
              </w:rPr>
            </w:pPr>
            <w:r>
              <w:rPr>
                <w:sz w:val="18"/>
                <w:szCs w:val="18"/>
                <w:lang w:eastAsia="en-US"/>
              </w:rPr>
              <w:lastRenderedPageBreak/>
              <w:t>2880</w:t>
            </w:r>
          </w:p>
          <w:p w14:paraId="5599830F" w14:textId="77777777" w:rsidR="007B434C" w:rsidRDefault="00AF7DB6">
            <w:pPr>
              <w:jc w:val="center"/>
              <w:rPr>
                <w:sz w:val="18"/>
                <w:szCs w:val="18"/>
                <w:lang w:eastAsia="en-US"/>
              </w:rPr>
            </w:pPr>
            <w:r>
              <w:rPr>
                <w:sz w:val="18"/>
                <w:szCs w:val="18"/>
                <w:lang w:eastAsia="en-US"/>
              </w:rPr>
              <w:t>-</w:t>
            </w:r>
          </w:p>
          <w:p w14:paraId="7D45CB09" w14:textId="77777777" w:rsidR="007B434C" w:rsidRDefault="00AF7DB6">
            <w:pPr>
              <w:jc w:val="center"/>
              <w:rPr>
                <w:sz w:val="18"/>
                <w:szCs w:val="18"/>
                <w:lang w:eastAsia="en-US"/>
              </w:rPr>
            </w:pPr>
            <w:r>
              <w:rPr>
                <w:sz w:val="18"/>
                <w:szCs w:val="18"/>
                <w:lang w:eastAsia="en-US"/>
              </w:rPr>
              <w:lastRenderedPageBreak/>
              <w:t>2880</w:t>
            </w:r>
          </w:p>
        </w:tc>
        <w:tc>
          <w:tcPr>
            <w:tcW w:w="661" w:type="dxa"/>
            <w:tcBorders>
              <w:top w:val="single" w:sz="4" w:space="0" w:color="000000"/>
              <w:left w:val="single" w:sz="4" w:space="0" w:color="000000"/>
              <w:bottom w:val="single" w:sz="4" w:space="0" w:color="000000"/>
              <w:right w:val="single" w:sz="4" w:space="0" w:color="000000"/>
            </w:tcBorders>
          </w:tcPr>
          <w:p w14:paraId="798B0A62" w14:textId="77777777" w:rsidR="007B434C" w:rsidRDefault="00AF7DB6">
            <w:pPr>
              <w:jc w:val="center"/>
              <w:rPr>
                <w:sz w:val="18"/>
                <w:szCs w:val="18"/>
                <w:lang w:eastAsia="en-US"/>
              </w:rPr>
            </w:pPr>
            <w:r>
              <w:rPr>
                <w:sz w:val="18"/>
                <w:szCs w:val="18"/>
                <w:lang w:eastAsia="en-US"/>
              </w:rPr>
              <w:lastRenderedPageBreak/>
              <w:t>2880</w:t>
            </w:r>
          </w:p>
          <w:p w14:paraId="661A4404" w14:textId="77777777" w:rsidR="007B434C" w:rsidRDefault="00AF7DB6">
            <w:pPr>
              <w:jc w:val="center"/>
              <w:rPr>
                <w:sz w:val="18"/>
                <w:szCs w:val="18"/>
                <w:lang w:eastAsia="en-US"/>
              </w:rPr>
            </w:pPr>
            <w:r>
              <w:rPr>
                <w:sz w:val="18"/>
                <w:szCs w:val="18"/>
                <w:lang w:eastAsia="en-US"/>
              </w:rPr>
              <w:t>-</w:t>
            </w:r>
          </w:p>
          <w:p w14:paraId="18B03562" w14:textId="77777777" w:rsidR="007B434C" w:rsidRDefault="00AF7DB6">
            <w:pPr>
              <w:jc w:val="center"/>
              <w:rPr>
                <w:sz w:val="18"/>
                <w:szCs w:val="18"/>
                <w:lang w:eastAsia="en-US"/>
              </w:rPr>
            </w:pPr>
            <w:r>
              <w:rPr>
                <w:sz w:val="18"/>
                <w:szCs w:val="18"/>
                <w:lang w:eastAsia="en-US"/>
              </w:rPr>
              <w:lastRenderedPageBreak/>
              <w:t>2880</w:t>
            </w:r>
          </w:p>
        </w:tc>
        <w:tc>
          <w:tcPr>
            <w:tcW w:w="667" w:type="dxa"/>
            <w:tcBorders>
              <w:top w:val="single" w:sz="4" w:space="0" w:color="000000"/>
              <w:left w:val="single" w:sz="4" w:space="0" w:color="000000"/>
              <w:bottom w:val="single" w:sz="4" w:space="0" w:color="000000"/>
              <w:right w:val="single" w:sz="4" w:space="0" w:color="000000"/>
            </w:tcBorders>
          </w:tcPr>
          <w:p w14:paraId="3AFCA19B" w14:textId="77777777" w:rsidR="007B434C" w:rsidRDefault="00AF7DB6">
            <w:pPr>
              <w:jc w:val="center"/>
              <w:rPr>
                <w:sz w:val="18"/>
                <w:szCs w:val="18"/>
                <w:lang w:eastAsia="en-US"/>
              </w:rPr>
            </w:pPr>
            <w:r>
              <w:rPr>
                <w:sz w:val="18"/>
                <w:szCs w:val="18"/>
                <w:lang w:eastAsia="en-US"/>
              </w:rPr>
              <w:lastRenderedPageBreak/>
              <w:t>2880</w:t>
            </w:r>
          </w:p>
          <w:p w14:paraId="08D08935" w14:textId="77777777" w:rsidR="007B434C" w:rsidRDefault="00AF7DB6">
            <w:pPr>
              <w:jc w:val="center"/>
              <w:rPr>
                <w:sz w:val="18"/>
                <w:szCs w:val="18"/>
                <w:lang w:eastAsia="en-US"/>
              </w:rPr>
            </w:pPr>
            <w:r>
              <w:rPr>
                <w:sz w:val="18"/>
                <w:szCs w:val="18"/>
                <w:lang w:eastAsia="en-US"/>
              </w:rPr>
              <w:t>-</w:t>
            </w:r>
          </w:p>
          <w:p w14:paraId="432C7E2F" w14:textId="77777777" w:rsidR="007B434C" w:rsidRDefault="00AF7DB6">
            <w:pPr>
              <w:jc w:val="center"/>
              <w:rPr>
                <w:sz w:val="18"/>
                <w:szCs w:val="18"/>
                <w:lang w:eastAsia="en-US"/>
              </w:rPr>
            </w:pPr>
            <w:r>
              <w:rPr>
                <w:sz w:val="18"/>
                <w:szCs w:val="18"/>
                <w:lang w:eastAsia="en-US"/>
              </w:rPr>
              <w:lastRenderedPageBreak/>
              <w:t>2880</w:t>
            </w:r>
          </w:p>
        </w:tc>
        <w:tc>
          <w:tcPr>
            <w:tcW w:w="908" w:type="dxa"/>
            <w:tcBorders>
              <w:top w:val="single" w:sz="4" w:space="0" w:color="000000"/>
              <w:left w:val="single" w:sz="4" w:space="0" w:color="000000"/>
              <w:bottom w:val="single" w:sz="4" w:space="0" w:color="000000"/>
              <w:right w:val="single" w:sz="4" w:space="0" w:color="000000"/>
            </w:tcBorders>
          </w:tcPr>
          <w:p w14:paraId="1CF1B94D" w14:textId="77777777" w:rsidR="007B434C" w:rsidRDefault="00AF7DB6">
            <w:pPr>
              <w:jc w:val="center"/>
              <w:rPr>
                <w:sz w:val="18"/>
                <w:szCs w:val="18"/>
                <w:lang w:eastAsia="en-US"/>
              </w:rPr>
            </w:pPr>
            <w:r>
              <w:rPr>
                <w:sz w:val="18"/>
                <w:szCs w:val="18"/>
                <w:lang w:eastAsia="en-US"/>
              </w:rPr>
              <w:lastRenderedPageBreak/>
              <w:t>2880</w:t>
            </w:r>
          </w:p>
          <w:p w14:paraId="005E8BDA" w14:textId="77777777" w:rsidR="007B434C" w:rsidRDefault="00AF7DB6">
            <w:pPr>
              <w:jc w:val="center"/>
              <w:rPr>
                <w:sz w:val="18"/>
                <w:szCs w:val="18"/>
                <w:lang w:eastAsia="en-US"/>
              </w:rPr>
            </w:pPr>
            <w:r>
              <w:rPr>
                <w:sz w:val="18"/>
                <w:szCs w:val="18"/>
                <w:lang w:eastAsia="en-US"/>
              </w:rPr>
              <w:t>-</w:t>
            </w:r>
          </w:p>
          <w:p w14:paraId="4627EB9C" w14:textId="77777777" w:rsidR="007B434C" w:rsidRDefault="00AF7DB6">
            <w:pPr>
              <w:jc w:val="center"/>
              <w:rPr>
                <w:sz w:val="18"/>
                <w:szCs w:val="18"/>
                <w:lang w:eastAsia="en-US"/>
              </w:rPr>
            </w:pPr>
            <w:r>
              <w:rPr>
                <w:sz w:val="18"/>
                <w:szCs w:val="18"/>
                <w:lang w:eastAsia="en-US"/>
              </w:rPr>
              <w:lastRenderedPageBreak/>
              <w:t>2880</w:t>
            </w:r>
          </w:p>
        </w:tc>
        <w:tc>
          <w:tcPr>
            <w:tcW w:w="1016" w:type="dxa"/>
            <w:tcBorders>
              <w:top w:val="single" w:sz="4" w:space="0" w:color="000000"/>
              <w:left w:val="single" w:sz="4" w:space="0" w:color="000000"/>
              <w:bottom w:val="single" w:sz="4" w:space="0" w:color="000000"/>
              <w:right w:val="single" w:sz="4" w:space="0" w:color="000000"/>
            </w:tcBorders>
          </w:tcPr>
          <w:p w14:paraId="0486891B" w14:textId="77777777" w:rsidR="007B434C" w:rsidRDefault="00AF7DB6">
            <w:pPr>
              <w:jc w:val="center"/>
              <w:rPr>
                <w:sz w:val="18"/>
                <w:szCs w:val="18"/>
                <w:lang w:eastAsia="en-US"/>
              </w:rPr>
            </w:pPr>
            <w:r>
              <w:rPr>
                <w:sz w:val="18"/>
                <w:szCs w:val="18"/>
                <w:lang w:eastAsia="en-US"/>
              </w:rPr>
              <w:lastRenderedPageBreak/>
              <w:t>2880</w:t>
            </w:r>
          </w:p>
          <w:p w14:paraId="384692F9" w14:textId="77777777" w:rsidR="007B434C" w:rsidRDefault="00AF7DB6">
            <w:pPr>
              <w:jc w:val="center"/>
              <w:rPr>
                <w:sz w:val="18"/>
                <w:szCs w:val="18"/>
                <w:lang w:eastAsia="en-US"/>
              </w:rPr>
            </w:pPr>
            <w:r>
              <w:rPr>
                <w:sz w:val="18"/>
                <w:szCs w:val="18"/>
                <w:lang w:eastAsia="en-US"/>
              </w:rPr>
              <w:t>-</w:t>
            </w:r>
          </w:p>
          <w:p w14:paraId="06811CD9" w14:textId="77777777" w:rsidR="007B434C" w:rsidRDefault="00AF7DB6">
            <w:pPr>
              <w:jc w:val="center"/>
              <w:rPr>
                <w:sz w:val="18"/>
                <w:szCs w:val="18"/>
                <w:lang w:eastAsia="en-US"/>
              </w:rPr>
            </w:pPr>
            <w:r>
              <w:rPr>
                <w:sz w:val="18"/>
                <w:szCs w:val="18"/>
                <w:lang w:eastAsia="en-US"/>
              </w:rPr>
              <w:lastRenderedPageBreak/>
              <w:t>2880</w:t>
            </w:r>
          </w:p>
        </w:tc>
        <w:tc>
          <w:tcPr>
            <w:tcW w:w="667" w:type="dxa"/>
            <w:tcBorders>
              <w:top w:val="single" w:sz="4" w:space="0" w:color="000000"/>
              <w:left w:val="single" w:sz="4" w:space="0" w:color="000000"/>
              <w:bottom w:val="single" w:sz="4" w:space="0" w:color="000000"/>
              <w:right w:val="single" w:sz="4" w:space="0" w:color="000000"/>
            </w:tcBorders>
          </w:tcPr>
          <w:p w14:paraId="223C61C3" w14:textId="77777777" w:rsidR="007B434C" w:rsidRDefault="00AF7DB6">
            <w:pPr>
              <w:jc w:val="center"/>
              <w:rPr>
                <w:sz w:val="18"/>
                <w:szCs w:val="18"/>
                <w:lang w:eastAsia="en-US"/>
              </w:rPr>
            </w:pPr>
            <w:r>
              <w:rPr>
                <w:sz w:val="18"/>
                <w:szCs w:val="18"/>
                <w:lang w:eastAsia="en-US"/>
              </w:rPr>
              <w:lastRenderedPageBreak/>
              <w:t>2880</w:t>
            </w:r>
          </w:p>
          <w:p w14:paraId="017F40C6" w14:textId="77777777" w:rsidR="007B434C" w:rsidRDefault="00AF7DB6">
            <w:pPr>
              <w:jc w:val="center"/>
              <w:rPr>
                <w:sz w:val="18"/>
                <w:szCs w:val="18"/>
                <w:lang w:eastAsia="en-US"/>
              </w:rPr>
            </w:pPr>
            <w:r>
              <w:rPr>
                <w:sz w:val="18"/>
                <w:szCs w:val="18"/>
                <w:lang w:eastAsia="en-US"/>
              </w:rPr>
              <w:t>-</w:t>
            </w:r>
          </w:p>
          <w:p w14:paraId="09E4919F" w14:textId="77777777" w:rsidR="007B434C" w:rsidRDefault="00AF7DB6">
            <w:pPr>
              <w:jc w:val="center"/>
              <w:rPr>
                <w:sz w:val="18"/>
                <w:szCs w:val="18"/>
                <w:lang w:eastAsia="en-US"/>
              </w:rPr>
            </w:pPr>
            <w:r>
              <w:rPr>
                <w:sz w:val="18"/>
                <w:szCs w:val="18"/>
                <w:lang w:eastAsia="en-US"/>
              </w:rPr>
              <w:lastRenderedPageBreak/>
              <w:t>2880</w:t>
            </w:r>
          </w:p>
        </w:tc>
        <w:tc>
          <w:tcPr>
            <w:tcW w:w="664" w:type="dxa"/>
            <w:tcBorders>
              <w:top w:val="single" w:sz="4" w:space="0" w:color="000000"/>
              <w:left w:val="single" w:sz="4" w:space="0" w:color="000000"/>
              <w:bottom w:val="single" w:sz="4" w:space="0" w:color="000000"/>
              <w:right w:val="single" w:sz="4" w:space="0" w:color="000000"/>
            </w:tcBorders>
          </w:tcPr>
          <w:p w14:paraId="20B34241" w14:textId="77777777" w:rsidR="007B434C" w:rsidRDefault="00AF7DB6">
            <w:pPr>
              <w:jc w:val="center"/>
              <w:rPr>
                <w:sz w:val="18"/>
                <w:szCs w:val="18"/>
                <w:lang w:eastAsia="en-US"/>
              </w:rPr>
            </w:pPr>
            <w:r>
              <w:rPr>
                <w:sz w:val="18"/>
                <w:szCs w:val="18"/>
                <w:lang w:eastAsia="en-US"/>
              </w:rPr>
              <w:lastRenderedPageBreak/>
              <w:t>2880</w:t>
            </w:r>
          </w:p>
          <w:p w14:paraId="18016D27" w14:textId="77777777" w:rsidR="007B434C" w:rsidRDefault="00AF7DB6">
            <w:pPr>
              <w:jc w:val="center"/>
              <w:rPr>
                <w:sz w:val="18"/>
                <w:szCs w:val="18"/>
                <w:lang w:eastAsia="en-US"/>
              </w:rPr>
            </w:pPr>
            <w:r>
              <w:rPr>
                <w:sz w:val="18"/>
                <w:szCs w:val="18"/>
                <w:lang w:eastAsia="en-US"/>
              </w:rPr>
              <w:t>-</w:t>
            </w:r>
          </w:p>
          <w:p w14:paraId="09C52F79" w14:textId="77777777" w:rsidR="007B434C" w:rsidRDefault="00AF7DB6">
            <w:pPr>
              <w:jc w:val="center"/>
              <w:rPr>
                <w:sz w:val="18"/>
                <w:szCs w:val="18"/>
                <w:lang w:eastAsia="en-US"/>
              </w:rPr>
            </w:pPr>
            <w:r>
              <w:rPr>
                <w:sz w:val="18"/>
                <w:szCs w:val="18"/>
                <w:lang w:eastAsia="en-US"/>
              </w:rPr>
              <w:lastRenderedPageBreak/>
              <w:t>2880</w:t>
            </w:r>
          </w:p>
        </w:tc>
        <w:tc>
          <w:tcPr>
            <w:tcW w:w="936" w:type="dxa"/>
            <w:tcBorders>
              <w:top w:val="single" w:sz="4" w:space="0" w:color="000000"/>
              <w:left w:val="single" w:sz="4" w:space="0" w:color="000000"/>
              <w:bottom w:val="single" w:sz="4" w:space="0" w:color="000000"/>
              <w:right w:val="single" w:sz="4" w:space="0" w:color="000000"/>
            </w:tcBorders>
          </w:tcPr>
          <w:p w14:paraId="6CBAFCEC" w14:textId="77777777" w:rsidR="007B434C" w:rsidRDefault="00AF7DB6">
            <w:pPr>
              <w:jc w:val="center"/>
              <w:rPr>
                <w:sz w:val="18"/>
                <w:szCs w:val="18"/>
                <w:lang w:eastAsia="en-US"/>
              </w:rPr>
            </w:pPr>
            <w:r>
              <w:rPr>
                <w:sz w:val="18"/>
                <w:szCs w:val="18"/>
                <w:lang w:eastAsia="en-US"/>
              </w:rPr>
              <w:lastRenderedPageBreak/>
              <w:t>2880</w:t>
            </w:r>
          </w:p>
          <w:p w14:paraId="5C85E8A0" w14:textId="77777777" w:rsidR="007B434C" w:rsidRDefault="00AF7DB6">
            <w:pPr>
              <w:jc w:val="center"/>
              <w:rPr>
                <w:sz w:val="18"/>
                <w:szCs w:val="18"/>
                <w:lang w:eastAsia="en-US"/>
              </w:rPr>
            </w:pPr>
            <w:r>
              <w:rPr>
                <w:sz w:val="18"/>
                <w:szCs w:val="18"/>
                <w:lang w:eastAsia="en-US"/>
              </w:rPr>
              <w:t>-</w:t>
            </w:r>
          </w:p>
          <w:p w14:paraId="183A202A" w14:textId="77777777" w:rsidR="007B434C" w:rsidRDefault="00AF7DB6">
            <w:pPr>
              <w:jc w:val="center"/>
              <w:rPr>
                <w:sz w:val="18"/>
                <w:szCs w:val="18"/>
                <w:lang w:eastAsia="en-US"/>
              </w:rPr>
            </w:pPr>
            <w:r>
              <w:rPr>
                <w:sz w:val="18"/>
                <w:szCs w:val="18"/>
                <w:lang w:eastAsia="en-US"/>
              </w:rPr>
              <w:lastRenderedPageBreak/>
              <w:t>2880</w:t>
            </w:r>
          </w:p>
        </w:tc>
        <w:tc>
          <w:tcPr>
            <w:tcW w:w="757" w:type="dxa"/>
            <w:tcBorders>
              <w:top w:val="single" w:sz="4" w:space="0" w:color="000000"/>
              <w:left w:val="single" w:sz="4" w:space="0" w:color="000000"/>
              <w:bottom w:val="single" w:sz="4" w:space="0" w:color="000000"/>
              <w:right w:val="single" w:sz="4" w:space="0" w:color="000000"/>
            </w:tcBorders>
          </w:tcPr>
          <w:p w14:paraId="08F09D2A" w14:textId="77777777" w:rsidR="007B434C" w:rsidRDefault="00AF7DB6">
            <w:pPr>
              <w:jc w:val="center"/>
              <w:rPr>
                <w:sz w:val="18"/>
                <w:szCs w:val="18"/>
                <w:lang w:eastAsia="en-US"/>
              </w:rPr>
            </w:pPr>
            <w:r>
              <w:rPr>
                <w:sz w:val="18"/>
                <w:szCs w:val="18"/>
                <w:lang w:eastAsia="en-US"/>
              </w:rPr>
              <w:lastRenderedPageBreak/>
              <w:t>2880</w:t>
            </w:r>
          </w:p>
          <w:p w14:paraId="11CA06B0" w14:textId="77777777" w:rsidR="007B434C" w:rsidRDefault="00AF7DB6">
            <w:pPr>
              <w:jc w:val="center"/>
              <w:rPr>
                <w:sz w:val="18"/>
                <w:szCs w:val="18"/>
                <w:lang w:eastAsia="en-US"/>
              </w:rPr>
            </w:pPr>
            <w:r>
              <w:rPr>
                <w:sz w:val="18"/>
                <w:szCs w:val="18"/>
                <w:lang w:eastAsia="en-US"/>
              </w:rPr>
              <w:t>-</w:t>
            </w:r>
          </w:p>
          <w:p w14:paraId="0E6F4AC8" w14:textId="77777777" w:rsidR="007B434C" w:rsidRDefault="00AF7DB6">
            <w:pPr>
              <w:jc w:val="center"/>
              <w:rPr>
                <w:sz w:val="18"/>
                <w:szCs w:val="18"/>
                <w:lang w:eastAsia="en-US"/>
              </w:rPr>
            </w:pPr>
            <w:r>
              <w:rPr>
                <w:sz w:val="18"/>
                <w:szCs w:val="18"/>
                <w:lang w:eastAsia="en-US"/>
              </w:rPr>
              <w:lastRenderedPageBreak/>
              <w:t>2880</w:t>
            </w:r>
          </w:p>
        </w:tc>
        <w:tc>
          <w:tcPr>
            <w:tcW w:w="668" w:type="dxa"/>
            <w:tcBorders>
              <w:top w:val="single" w:sz="4" w:space="0" w:color="000000"/>
              <w:left w:val="single" w:sz="4" w:space="0" w:color="000000"/>
              <w:bottom w:val="single" w:sz="4" w:space="0" w:color="000000"/>
              <w:right w:val="single" w:sz="4" w:space="0" w:color="000000"/>
            </w:tcBorders>
          </w:tcPr>
          <w:p w14:paraId="5E94A103" w14:textId="77777777" w:rsidR="007B434C" w:rsidRDefault="00AF7DB6">
            <w:pPr>
              <w:jc w:val="center"/>
              <w:rPr>
                <w:sz w:val="18"/>
                <w:szCs w:val="18"/>
                <w:lang w:eastAsia="en-US"/>
              </w:rPr>
            </w:pPr>
            <w:r>
              <w:rPr>
                <w:sz w:val="18"/>
                <w:szCs w:val="18"/>
                <w:lang w:eastAsia="en-US"/>
              </w:rPr>
              <w:lastRenderedPageBreak/>
              <w:t>2880</w:t>
            </w:r>
          </w:p>
          <w:p w14:paraId="06F1DF70" w14:textId="77777777" w:rsidR="007B434C" w:rsidRDefault="00AF7DB6">
            <w:pPr>
              <w:jc w:val="center"/>
              <w:rPr>
                <w:sz w:val="18"/>
                <w:szCs w:val="18"/>
                <w:lang w:eastAsia="en-US"/>
              </w:rPr>
            </w:pPr>
            <w:r>
              <w:rPr>
                <w:sz w:val="18"/>
                <w:szCs w:val="18"/>
                <w:lang w:eastAsia="en-US"/>
              </w:rPr>
              <w:t>-</w:t>
            </w:r>
          </w:p>
          <w:p w14:paraId="08157C05" w14:textId="77777777" w:rsidR="007B434C" w:rsidRDefault="00AF7DB6">
            <w:pPr>
              <w:jc w:val="center"/>
              <w:rPr>
                <w:sz w:val="18"/>
                <w:szCs w:val="18"/>
                <w:lang w:eastAsia="en-US"/>
              </w:rPr>
            </w:pPr>
            <w:r>
              <w:rPr>
                <w:sz w:val="18"/>
                <w:szCs w:val="18"/>
                <w:lang w:eastAsia="en-US"/>
              </w:rPr>
              <w:lastRenderedPageBreak/>
              <w:t>2880</w:t>
            </w:r>
          </w:p>
        </w:tc>
        <w:tc>
          <w:tcPr>
            <w:tcW w:w="686" w:type="dxa"/>
            <w:tcBorders>
              <w:top w:val="single" w:sz="4" w:space="0" w:color="000000"/>
              <w:left w:val="single" w:sz="4" w:space="0" w:color="000000"/>
              <w:bottom w:val="single" w:sz="4" w:space="0" w:color="000000"/>
              <w:right w:val="single" w:sz="4" w:space="0" w:color="000000"/>
            </w:tcBorders>
          </w:tcPr>
          <w:p w14:paraId="3B43855D" w14:textId="77777777" w:rsidR="007B434C" w:rsidRDefault="00AF7DB6">
            <w:pPr>
              <w:jc w:val="center"/>
              <w:rPr>
                <w:sz w:val="18"/>
                <w:szCs w:val="18"/>
                <w:lang w:eastAsia="en-US"/>
              </w:rPr>
            </w:pPr>
            <w:r>
              <w:rPr>
                <w:sz w:val="18"/>
                <w:szCs w:val="18"/>
                <w:lang w:eastAsia="en-US"/>
              </w:rPr>
              <w:lastRenderedPageBreak/>
              <w:t>2880</w:t>
            </w:r>
          </w:p>
          <w:p w14:paraId="28600772" w14:textId="77777777" w:rsidR="007B434C" w:rsidRDefault="00AF7DB6">
            <w:pPr>
              <w:jc w:val="center"/>
              <w:rPr>
                <w:sz w:val="18"/>
                <w:szCs w:val="18"/>
                <w:lang w:eastAsia="en-US"/>
              </w:rPr>
            </w:pPr>
            <w:r>
              <w:rPr>
                <w:sz w:val="18"/>
                <w:szCs w:val="18"/>
                <w:lang w:eastAsia="en-US"/>
              </w:rPr>
              <w:t>-</w:t>
            </w:r>
          </w:p>
          <w:p w14:paraId="070A5EE8" w14:textId="77777777" w:rsidR="007B434C" w:rsidRDefault="00AF7DB6">
            <w:pPr>
              <w:jc w:val="center"/>
              <w:rPr>
                <w:sz w:val="18"/>
                <w:szCs w:val="18"/>
                <w:lang w:eastAsia="en-US"/>
              </w:rPr>
            </w:pPr>
            <w:r>
              <w:rPr>
                <w:sz w:val="18"/>
                <w:szCs w:val="18"/>
                <w:lang w:eastAsia="en-US"/>
              </w:rPr>
              <w:lastRenderedPageBreak/>
              <w:t>2880</w:t>
            </w:r>
          </w:p>
        </w:tc>
        <w:tc>
          <w:tcPr>
            <w:tcW w:w="1122" w:type="dxa"/>
            <w:tcBorders>
              <w:top w:val="single" w:sz="4" w:space="0" w:color="000000"/>
              <w:left w:val="single" w:sz="4" w:space="0" w:color="000000"/>
              <w:bottom w:val="single" w:sz="4" w:space="0" w:color="000000"/>
              <w:right w:val="single" w:sz="4" w:space="0" w:color="000000"/>
            </w:tcBorders>
          </w:tcPr>
          <w:p w14:paraId="33E7B07D" w14:textId="77777777" w:rsidR="007B434C" w:rsidRDefault="00AF7DB6">
            <w:pPr>
              <w:jc w:val="center"/>
              <w:rPr>
                <w:sz w:val="18"/>
                <w:szCs w:val="18"/>
                <w:lang w:eastAsia="en-US"/>
              </w:rPr>
            </w:pPr>
            <w:r>
              <w:rPr>
                <w:sz w:val="18"/>
                <w:szCs w:val="18"/>
                <w:lang w:eastAsia="en-US"/>
              </w:rPr>
              <w:lastRenderedPageBreak/>
              <w:t xml:space="preserve">01/06/2022 até 30/06/2022 00:00 às </w:t>
            </w:r>
            <w:r>
              <w:rPr>
                <w:sz w:val="18"/>
                <w:szCs w:val="18"/>
                <w:lang w:eastAsia="en-US"/>
              </w:rPr>
              <w:lastRenderedPageBreak/>
              <w:t>23:55</w:t>
            </w:r>
          </w:p>
        </w:tc>
      </w:tr>
      <w:tr w:rsidR="007B434C" w14:paraId="30990386" w14:textId="77777777" w:rsidTr="000158E2">
        <w:trPr>
          <w:trHeight w:val="928"/>
        </w:trPr>
        <w:tc>
          <w:tcPr>
            <w:tcW w:w="997" w:type="dxa"/>
            <w:tcBorders>
              <w:top w:val="single" w:sz="4" w:space="0" w:color="000000"/>
              <w:left w:val="single" w:sz="4" w:space="0" w:color="000000"/>
              <w:bottom w:val="single" w:sz="4" w:space="0" w:color="000000"/>
              <w:right w:val="single" w:sz="4" w:space="0" w:color="000000"/>
            </w:tcBorders>
          </w:tcPr>
          <w:p w14:paraId="44A90CDC" w14:textId="77777777" w:rsidR="007B434C" w:rsidRDefault="00AF7DB6">
            <w:pPr>
              <w:jc w:val="center"/>
              <w:rPr>
                <w:sz w:val="18"/>
                <w:szCs w:val="18"/>
                <w:lang w:eastAsia="en-US"/>
              </w:rPr>
            </w:pPr>
            <w:r>
              <w:rPr>
                <w:sz w:val="18"/>
                <w:szCs w:val="18"/>
                <w:lang w:eastAsia="en-US"/>
              </w:rPr>
              <w:lastRenderedPageBreak/>
              <w:t>Julho</w:t>
            </w:r>
          </w:p>
          <w:p w14:paraId="245F3315" w14:textId="77777777" w:rsidR="007B434C" w:rsidRDefault="00AF7DB6">
            <w:pPr>
              <w:jc w:val="center"/>
              <w:rPr>
                <w:b/>
                <w:bCs/>
                <w:sz w:val="18"/>
                <w:szCs w:val="18"/>
                <w:lang w:eastAsia="en-US"/>
              </w:rPr>
            </w:pPr>
            <w:r>
              <w:rPr>
                <w:b/>
                <w:bCs/>
                <w:sz w:val="18"/>
                <w:szCs w:val="18"/>
                <w:lang w:eastAsia="en-US"/>
              </w:rPr>
              <w:t>*(5min)</w:t>
            </w:r>
          </w:p>
          <w:p w14:paraId="73377A54" w14:textId="77777777" w:rsidR="007B434C" w:rsidRDefault="00AF7DB6">
            <w:pPr>
              <w:jc w:val="center"/>
              <w:rPr>
                <w:b/>
                <w:bCs/>
                <w:sz w:val="18"/>
                <w:szCs w:val="18"/>
                <w:lang w:eastAsia="en-US"/>
              </w:rPr>
            </w:pPr>
            <w:r>
              <w:rPr>
                <w:b/>
                <w:bCs/>
                <w:sz w:val="18"/>
                <w:szCs w:val="18"/>
                <w:lang w:eastAsia="en-US"/>
              </w:rPr>
              <w:t>**(15min)</w:t>
            </w:r>
          </w:p>
        </w:tc>
        <w:tc>
          <w:tcPr>
            <w:tcW w:w="991" w:type="dxa"/>
            <w:tcBorders>
              <w:top w:val="single" w:sz="4" w:space="0" w:color="000000"/>
              <w:left w:val="single" w:sz="4" w:space="0" w:color="000000"/>
              <w:bottom w:val="single" w:sz="4" w:space="0" w:color="000000"/>
              <w:right w:val="single" w:sz="4" w:space="0" w:color="000000"/>
            </w:tcBorders>
          </w:tcPr>
          <w:p w14:paraId="325CD038" w14:textId="77777777" w:rsidR="007B434C" w:rsidRDefault="00AF7DB6">
            <w:pPr>
              <w:jc w:val="center"/>
              <w:rPr>
                <w:sz w:val="18"/>
                <w:szCs w:val="18"/>
                <w:lang w:eastAsia="en-US"/>
              </w:rPr>
            </w:pPr>
            <w:r>
              <w:rPr>
                <w:sz w:val="18"/>
                <w:szCs w:val="18"/>
                <w:lang w:eastAsia="en-US"/>
              </w:rPr>
              <w:t>32736</w:t>
            </w:r>
          </w:p>
          <w:p w14:paraId="2DACB6CE" w14:textId="77777777" w:rsidR="007B434C" w:rsidRDefault="00AF7DB6">
            <w:pPr>
              <w:jc w:val="center"/>
              <w:rPr>
                <w:sz w:val="18"/>
                <w:szCs w:val="18"/>
                <w:lang w:eastAsia="en-US"/>
              </w:rPr>
            </w:pPr>
            <w:r>
              <w:rPr>
                <w:sz w:val="18"/>
                <w:szCs w:val="18"/>
                <w:lang w:eastAsia="en-US"/>
              </w:rPr>
              <w:t>-</w:t>
            </w:r>
          </w:p>
          <w:p w14:paraId="55EDDB18" w14:textId="77777777" w:rsidR="007B434C" w:rsidRDefault="00AF7DB6">
            <w:pPr>
              <w:jc w:val="center"/>
              <w:rPr>
                <w:sz w:val="18"/>
                <w:szCs w:val="18"/>
                <w:lang w:eastAsia="en-US"/>
              </w:rPr>
            </w:pPr>
            <w:r>
              <w:rPr>
                <w:sz w:val="18"/>
                <w:szCs w:val="18"/>
                <w:lang w:eastAsia="en-US"/>
              </w:rPr>
              <w:t>32736</w:t>
            </w:r>
          </w:p>
        </w:tc>
        <w:tc>
          <w:tcPr>
            <w:tcW w:w="663" w:type="dxa"/>
            <w:tcBorders>
              <w:top w:val="single" w:sz="4" w:space="0" w:color="000000"/>
              <w:left w:val="single" w:sz="4" w:space="0" w:color="000000"/>
              <w:bottom w:val="single" w:sz="4" w:space="0" w:color="000000"/>
              <w:right w:val="single" w:sz="4" w:space="0" w:color="000000"/>
            </w:tcBorders>
          </w:tcPr>
          <w:p w14:paraId="20FB14E4" w14:textId="77777777" w:rsidR="007B434C" w:rsidRDefault="00AF7DB6">
            <w:pPr>
              <w:jc w:val="center"/>
              <w:rPr>
                <w:sz w:val="18"/>
                <w:szCs w:val="18"/>
                <w:lang w:eastAsia="en-US"/>
              </w:rPr>
            </w:pPr>
            <w:r>
              <w:rPr>
                <w:sz w:val="18"/>
                <w:szCs w:val="18"/>
                <w:lang w:eastAsia="en-US"/>
              </w:rPr>
              <w:t>2976</w:t>
            </w:r>
          </w:p>
          <w:p w14:paraId="5B5D3B41" w14:textId="77777777" w:rsidR="007B434C" w:rsidRDefault="00AF7DB6">
            <w:pPr>
              <w:jc w:val="center"/>
              <w:rPr>
                <w:sz w:val="18"/>
                <w:szCs w:val="18"/>
                <w:lang w:eastAsia="en-US"/>
              </w:rPr>
            </w:pPr>
            <w:r>
              <w:rPr>
                <w:sz w:val="18"/>
                <w:szCs w:val="18"/>
                <w:lang w:eastAsia="en-US"/>
              </w:rPr>
              <w:t>-</w:t>
            </w:r>
          </w:p>
          <w:p w14:paraId="22B710F2" w14:textId="77777777" w:rsidR="007B434C" w:rsidRDefault="00AF7DB6">
            <w:pPr>
              <w:jc w:val="center"/>
              <w:rPr>
                <w:sz w:val="18"/>
                <w:szCs w:val="18"/>
                <w:lang w:eastAsia="en-US"/>
              </w:rPr>
            </w:pPr>
            <w:r>
              <w:rPr>
                <w:sz w:val="18"/>
                <w:szCs w:val="18"/>
                <w:lang w:eastAsia="en-US"/>
              </w:rPr>
              <w:t>2976</w:t>
            </w:r>
          </w:p>
        </w:tc>
        <w:tc>
          <w:tcPr>
            <w:tcW w:w="661" w:type="dxa"/>
            <w:tcBorders>
              <w:top w:val="single" w:sz="4" w:space="0" w:color="000000"/>
              <w:left w:val="single" w:sz="4" w:space="0" w:color="000000"/>
              <w:bottom w:val="single" w:sz="4" w:space="0" w:color="000000"/>
              <w:right w:val="single" w:sz="4" w:space="0" w:color="000000"/>
            </w:tcBorders>
          </w:tcPr>
          <w:p w14:paraId="6411CFB4" w14:textId="77777777" w:rsidR="007B434C" w:rsidRDefault="00AF7DB6">
            <w:pPr>
              <w:jc w:val="center"/>
              <w:rPr>
                <w:sz w:val="18"/>
                <w:szCs w:val="18"/>
                <w:lang w:eastAsia="en-US"/>
              </w:rPr>
            </w:pPr>
            <w:r>
              <w:rPr>
                <w:sz w:val="18"/>
                <w:szCs w:val="18"/>
                <w:lang w:eastAsia="en-US"/>
              </w:rPr>
              <w:t>2976</w:t>
            </w:r>
          </w:p>
          <w:p w14:paraId="1A5A2AA6" w14:textId="77777777" w:rsidR="007B434C" w:rsidRDefault="00AF7DB6">
            <w:pPr>
              <w:jc w:val="center"/>
              <w:rPr>
                <w:sz w:val="18"/>
                <w:szCs w:val="18"/>
                <w:lang w:eastAsia="en-US"/>
              </w:rPr>
            </w:pPr>
            <w:r>
              <w:rPr>
                <w:sz w:val="18"/>
                <w:szCs w:val="18"/>
                <w:lang w:eastAsia="en-US"/>
              </w:rPr>
              <w:t>-</w:t>
            </w:r>
          </w:p>
          <w:p w14:paraId="1022D842" w14:textId="77777777" w:rsidR="007B434C" w:rsidRDefault="00AF7DB6">
            <w:pPr>
              <w:jc w:val="center"/>
              <w:rPr>
                <w:sz w:val="18"/>
                <w:szCs w:val="18"/>
                <w:lang w:eastAsia="en-US"/>
              </w:rPr>
            </w:pPr>
            <w:r>
              <w:rPr>
                <w:sz w:val="18"/>
                <w:szCs w:val="18"/>
                <w:lang w:eastAsia="en-US"/>
              </w:rPr>
              <w:t>2976</w:t>
            </w:r>
          </w:p>
        </w:tc>
        <w:tc>
          <w:tcPr>
            <w:tcW w:w="667" w:type="dxa"/>
            <w:tcBorders>
              <w:top w:val="single" w:sz="4" w:space="0" w:color="000000"/>
              <w:left w:val="single" w:sz="4" w:space="0" w:color="000000"/>
              <w:bottom w:val="single" w:sz="4" w:space="0" w:color="000000"/>
              <w:right w:val="single" w:sz="4" w:space="0" w:color="000000"/>
            </w:tcBorders>
          </w:tcPr>
          <w:p w14:paraId="23CF0710" w14:textId="77777777" w:rsidR="007B434C" w:rsidRDefault="00AF7DB6">
            <w:pPr>
              <w:jc w:val="center"/>
              <w:rPr>
                <w:sz w:val="18"/>
                <w:szCs w:val="18"/>
                <w:lang w:eastAsia="en-US"/>
              </w:rPr>
            </w:pPr>
            <w:r>
              <w:rPr>
                <w:sz w:val="18"/>
                <w:szCs w:val="18"/>
                <w:lang w:eastAsia="en-US"/>
              </w:rPr>
              <w:t>2976</w:t>
            </w:r>
          </w:p>
          <w:p w14:paraId="584EB54C" w14:textId="77777777" w:rsidR="007B434C" w:rsidRDefault="00AF7DB6">
            <w:pPr>
              <w:jc w:val="center"/>
              <w:rPr>
                <w:sz w:val="18"/>
                <w:szCs w:val="18"/>
                <w:lang w:eastAsia="en-US"/>
              </w:rPr>
            </w:pPr>
            <w:r>
              <w:rPr>
                <w:sz w:val="18"/>
                <w:szCs w:val="18"/>
                <w:lang w:eastAsia="en-US"/>
              </w:rPr>
              <w:t>-</w:t>
            </w:r>
          </w:p>
          <w:p w14:paraId="5E8DFF32" w14:textId="77777777" w:rsidR="007B434C" w:rsidRDefault="00AF7DB6">
            <w:pPr>
              <w:jc w:val="center"/>
              <w:rPr>
                <w:sz w:val="18"/>
                <w:szCs w:val="18"/>
                <w:lang w:eastAsia="en-US"/>
              </w:rPr>
            </w:pPr>
            <w:r>
              <w:rPr>
                <w:sz w:val="18"/>
                <w:szCs w:val="18"/>
                <w:lang w:eastAsia="en-US"/>
              </w:rPr>
              <w:t>2976</w:t>
            </w:r>
          </w:p>
        </w:tc>
        <w:tc>
          <w:tcPr>
            <w:tcW w:w="908" w:type="dxa"/>
            <w:tcBorders>
              <w:top w:val="single" w:sz="4" w:space="0" w:color="000000"/>
              <w:left w:val="single" w:sz="4" w:space="0" w:color="000000"/>
              <w:bottom w:val="single" w:sz="4" w:space="0" w:color="000000"/>
              <w:right w:val="single" w:sz="4" w:space="0" w:color="000000"/>
            </w:tcBorders>
          </w:tcPr>
          <w:p w14:paraId="08841229" w14:textId="77777777" w:rsidR="007B434C" w:rsidRDefault="00AF7DB6">
            <w:pPr>
              <w:jc w:val="center"/>
              <w:rPr>
                <w:sz w:val="18"/>
                <w:szCs w:val="18"/>
                <w:lang w:eastAsia="en-US"/>
              </w:rPr>
            </w:pPr>
            <w:r>
              <w:rPr>
                <w:sz w:val="18"/>
                <w:szCs w:val="18"/>
                <w:lang w:eastAsia="en-US"/>
              </w:rPr>
              <w:t>2976</w:t>
            </w:r>
          </w:p>
          <w:p w14:paraId="4DB95F13" w14:textId="77777777" w:rsidR="007B434C" w:rsidRDefault="00AF7DB6">
            <w:pPr>
              <w:jc w:val="center"/>
              <w:rPr>
                <w:sz w:val="18"/>
                <w:szCs w:val="18"/>
                <w:lang w:eastAsia="en-US"/>
              </w:rPr>
            </w:pPr>
            <w:r>
              <w:rPr>
                <w:sz w:val="18"/>
                <w:szCs w:val="18"/>
                <w:lang w:eastAsia="en-US"/>
              </w:rPr>
              <w:t>-</w:t>
            </w:r>
          </w:p>
          <w:p w14:paraId="5B812DDF" w14:textId="77777777" w:rsidR="007B434C" w:rsidRDefault="00AF7DB6">
            <w:pPr>
              <w:jc w:val="center"/>
              <w:rPr>
                <w:sz w:val="18"/>
                <w:szCs w:val="18"/>
                <w:lang w:eastAsia="en-US"/>
              </w:rPr>
            </w:pPr>
            <w:r>
              <w:rPr>
                <w:sz w:val="18"/>
                <w:szCs w:val="18"/>
                <w:lang w:eastAsia="en-US"/>
              </w:rPr>
              <w:t>2976</w:t>
            </w:r>
          </w:p>
        </w:tc>
        <w:tc>
          <w:tcPr>
            <w:tcW w:w="1016" w:type="dxa"/>
            <w:tcBorders>
              <w:top w:val="single" w:sz="4" w:space="0" w:color="000000"/>
              <w:left w:val="single" w:sz="4" w:space="0" w:color="000000"/>
              <w:bottom w:val="single" w:sz="4" w:space="0" w:color="000000"/>
              <w:right w:val="single" w:sz="4" w:space="0" w:color="000000"/>
            </w:tcBorders>
          </w:tcPr>
          <w:p w14:paraId="05C9B947" w14:textId="77777777" w:rsidR="007B434C" w:rsidRDefault="00AF7DB6">
            <w:pPr>
              <w:jc w:val="center"/>
              <w:rPr>
                <w:sz w:val="18"/>
                <w:szCs w:val="18"/>
                <w:lang w:eastAsia="en-US"/>
              </w:rPr>
            </w:pPr>
            <w:r>
              <w:rPr>
                <w:sz w:val="18"/>
                <w:szCs w:val="18"/>
                <w:lang w:eastAsia="en-US"/>
              </w:rPr>
              <w:t>2976</w:t>
            </w:r>
          </w:p>
          <w:p w14:paraId="26D59689" w14:textId="77777777" w:rsidR="007B434C" w:rsidRDefault="00AF7DB6">
            <w:pPr>
              <w:jc w:val="center"/>
              <w:rPr>
                <w:sz w:val="18"/>
                <w:szCs w:val="18"/>
                <w:lang w:eastAsia="en-US"/>
              </w:rPr>
            </w:pPr>
            <w:r>
              <w:rPr>
                <w:sz w:val="18"/>
                <w:szCs w:val="18"/>
                <w:lang w:eastAsia="en-US"/>
              </w:rPr>
              <w:t>-</w:t>
            </w:r>
          </w:p>
          <w:p w14:paraId="6AFCD305" w14:textId="77777777" w:rsidR="007B434C" w:rsidRDefault="00AF7DB6">
            <w:pPr>
              <w:jc w:val="center"/>
              <w:rPr>
                <w:sz w:val="18"/>
                <w:szCs w:val="18"/>
                <w:lang w:eastAsia="en-US"/>
              </w:rPr>
            </w:pPr>
            <w:r>
              <w:rPr>
                <w:sz w:val="18"/>
                <w:szCs w:val="18"/>
                <w:lang w:eastAsia="en-US"/>
              </w:rPr>
              <w:t>2976</w:t>
            </w:r>
          </w:p>
        </w:tc>
        <w:tc>
          <w:tcPr>
            <w:tcW w:w="667" w:type="dxa"/>
            <w:tcBorders>
              <w:top w:val="single" w:sz="4" w:space="0" w:color="000000"/>
              <w:left w:val="single" w:sz="4" w:space="0" w:color="000000"/>
              <w:bottom w:val="single" w:sz="4" w:space="0" w:color="000000"/>
              <w:right w:val="single" w:sz="4" w:space="0" w:color="000000"/>
            </w:tcBorders>
          </w:tcPr>
          <w:p w14:paraId="00384B13" w14:textId="77777777" w:rsidR="007B434C" w:rsidRDefault="00AF7DB6">
            <w:pPr>
              <w:jc w:val="center"/>
              <w:rPr>
                <w:sz w:val="18"/>
                <w:szCs w:val="18"/>
                <w:lang w:eastAsia="en-US"/>
              </w:rPr>
            </w:pPr>
            <w:r>
              <w:rPr>
                <w:sz w:val="18"/>
                <w:szCs w:val="18"/>
                <w:lang w:eastAsia="en-US"/>
              </w:rPr>
              <w:t>2976</w:t>
            </w:r>
          </w:p>
          <w:p w14:paraId="0AA4CCE1" w14:textId="77777777" w:rsidR="007B434C" w:rsidRDefault="00AF7DB6">
            <w:pPr>
              <w:jc w:val="center"/>
              <w:rPr>
                <w:sz w:val="18"/>
                <w:szCs w:val="18"/>
                <w:lang w:eastAsia="en-US"/>
              </w:rPr>
            </w:pPr>
            <w:r>
              <w:rPr>
                <w:sz w:val="18"/>
                <w:szCs w:val="18"/>
                <w:lang w:eastAsia="en-US"/>
              </w:rPr>
              <w:t>-</w:t>
            </w:r>
          </w:p>
          <w:p w14:paraId="6F549753" w14:textId="77777777" w:rsidR="007B434C" w:rsidRDefault="00AF7DB6">
            <w:pPr>
              <w:jc w:val="center"/>
              <w:rPr>
                <w:sz w:val="18"/>
                <w:szCs w:val="18"/>
                <w:lang w:eastAsia="en-US"/>
              </w:rPr>
            </w:pPr>
            <w:r>
              <w:rPr>
                <w:sz w:val="18"/>
                <w:szCs w:val="18"/>
                <w:lang w:eastAsia="en-US"/>
              </w:rPr>
              <w:t>2976</w:t>
            </w:r>
          </w:p>
        </w:tc>
        <w:tc>
          <w:tcPr>
            <w:tcW w:w="664" w:type="dxa"/>
            <w:tcBorders>
              <w:top w:val="single" w:sz="4" w:space="0" w:color="000000"/>
              <w:left w:val="single" w:sz="4" w:space="0" w:color="000000"/>
              <w:bottom w:val="single" w:sz="4" w:space="0" w:color="000000"/>
              <w:right w:val="single" w:sz="4" w:space="0" w:color="000000"/>
            </w:tcBorders>
          </w:tcPr>
          <w:p w14:paraId="1B3E2D3A" w14:textId="77777777" w:rsidR="007B434C" w:rsidRDefault="00AF7DB6">
            <w:pPr>
              <w:jc w:val="center"/>
              <w:rPr>
                <w:sz w:val="18"/>
                <w:szCs w:val="18"/>
                <w:lang w:eastAsia="en-US"/>
              </w:rPr>
            </w:pPr>
            <w:r>
              <w:rPr>
                <w:sz w:val="18"/>
                <w:szCs w:val="18"/>
                <w:lang w:eastAsia="en-US"/>
              </w:rPr>
              <w:t>2976</w:t>
            </w:r>
          </w:p>
          <w:p w14:paraId="3B59CBC8" w14:textId="77777777" w:rsidR="007B434C" w:rsidRDefault="00AF7DB6">
            <w:pPr>
              <w:jc w:val="center"/>
              <w:rPr>
                <w:sz w:val="18"/>
                <w:szCs w:val="18"/>
                <w:lang w:eastAsia="en-US"/>
              </w:rPr>
            </w:pPr>
            <w:r>
              <w:rPr>
                <w:sz w:val="18"/>
                <w:szCs w:val="18"/>
                <w:lang w:eastAsia="en-US"/>
              </w:rPr>
              <w:t>-</w:t>
            </w:r>
          </w:p>
          <w:p w14:paraId="7EEB9CF5" w14:textId="77777777" w:rsidR="007B434C" w:rsidRDefault="00AF7DB6">
            <w:pPr>
              <w:jc w:val="center"/>
              <w:rPr>
                <w:sz w:val="18"/>
                <w:szCs w:val="18"/>
                <w:lang w:eastAsia="en-US"/>
              </w:rPr>
            </w:pPr>
            <w:r>
              <w:rPr>
                <w:sz w:val="18"/>
                <w:szCs w:val="18"/>
                <w:lang w:eastAsia="en-US"/>
              </w:rPr>
              <w:t>2976</w:t>
            </w:r>
          </w:p>
        </w:tc>
        <w:tc>
          <w:tcPr>
            <w:tcW w:w="936" w:type="dxa"/>
            <w:tcBorders>
              <w:top w:val="single" w:sz="4" w:space="0" w:color="000000"/>
              <w:left w:val="single" w:sz="4" w:space="0" w:color="000000"/>
              <w:bottom w:val="single" w:sz="4" w:space="0" w:color="000000"/>
              <w:right w:val="single" w:sz="4" w:space="0" w:color="000000"/>
            </w:tcBorders>
          </w:tcPr>
          <w:p w14:paraId="2FF15306" w14:textId="77777777" w:rsidR="007B434C" w:rsidRDefault="00AF7DB6">
            <w:pPr>
              <w:jc w:val="center"/>
              <w:rPr>
                <w:sz w:val="18"/>
                <w:szCs w:val="18"/>
                <w:lang w:eastAsia="en-US"/>
              </w:rPr>
            </w:pPr>
            <w:r>
              <w:rPr>
                <w:sz w:val="18"/>
                <w:szCs w:val="18"/>
                <w:lang w:eastAsia="en-US"/>
              </w:rPr>
              <w:t>2976</w:t>
            </w:r>
          </w:p>
          <w:p w14:paraId="580AD5EF" w14:textId="77777777" w:rsidR="007B434C" w:rsidRDefault="00AF7DB6">
            <w:pPr>
              <w:jc w:val="center"/>
              <w:rPr>
                <w:sz w:val="18"/>
                <w:szCs w:val="18"/>
                <w:lang w:eastAsia="en-US"/>
              </w:rPr>
            </w:pPr>
            <w:r>
              <w:rPr>
                <w:sz w:val="18"/>
                <w:szCs w:val="18"/>
                <w:lang w:eastAsia="en-US"/>
              </w:rPr>
              <w:t>-</w:t>
            </w:r>
          </w:p>
          <w:p w14:paraId="32BE19FA" w14:textId="77777777" w:rsidR="007B434C" w:rsidRDefault="00AF7DB6">
            <w:pPr>
              <w:jc w:val="center"/>
              <w:rPr>
                <w:sz w:val="18"/>
                <w:szCs w:val="18"/>
                <w:lang w:eastAsia="en-US"/>
              </w:rPr>
            </w:pPr>
            <w:r>
              <w:rPr>
                <w:sz w:val="18"/>
                <w:szCs w:val="18"/>
                <w:lang w:eastAsia="en-US"/>
              </w:rPr>
              <w:t>2976</w:t>
            </w:r>
          </w:p>
        </w:tc>
        <w:tc>
          <w:tcPr>
            <w:tcW w:w="757" w:type="dxa"/>
            <w:tcBorders>
              <w:top w:val="single" w:sz="4" w:space="0" w:color="000000"/>
              <w:left w:val="single" w:sz="4" w:space="0" w:color="000000"/>
              <w:bottom w:val="single" w:sz="4" w:space="0" w:color="000000"/>
              <w:right w:val="single" w:sz="4" w:space="0" w:color="000000"/>
            </w:tcBorders>
          </w:tcPr>
          <w:p w14:paraId="41F751BB" w14:textId="77777777" w:rsidR="007B434C" w:rsidRDefault="00AF7DB6">
            <w:pPr>
              <w:jc w:val="center"/>
              <w:rPr>
                <w:sz w:val="18"/>
                <w:szCs w:val="18"/>
                <w:lang w:eastAsia="en-US"/>
              </w:rPr>
            </w:pPr>
            <w:r>
              <w:rPr>
                <w:sz w:val="18"/>
                <w:szCs w:val="18"/>
                <w:lang w:eastAsia="en-US"/>
              </w:rPr>
              <w:t>2976</w:t>
            </w:r>
          </w:p>
          <w:p w14:paraId="48073878" w14:textId="77777777" w:rsidR="007B434C" w:rsidRDefault="00AF7DB6">
            <w:pPr>
              <w:jc w:val="center"/>
              <w:rPr>
                <w:sz w:val="18"/>
                <w:szCs w:val="18"/>
                <w:lang w:eastAsia="en-US"/>
              </w:rPr>
            </w:pPr>
            <w:r>
              <w:rPr>
                <w:sz w:val="18"/>
                <w:szCs w:val="18"/>
                <w:lang w:eastAsia="en-US"/>
              </w:rPr>
              <w:t>-</w:t>
            </w:r>
          </w:p>
          <w:p w14:paraId="580E1CA6" w14:textId="77777777" w:rsidR="007B434C" w:rsidRDefault="00AF7DB6">
            <w:pPr>
              <w:jc w:val="center"/>
              <w:rPr>
                <w:sz w:val="18"/>
                <w:szCs w:val="18"/>
                <w:lang w:eastAsia="en-US"/>
              </w:rPr>
            </w:pPr>
            <w:r>
              <w:rPr>
                <w:sz w:val="18"/>
                <w:szCs w:val="18"/>
                <w:lang w:eastAsia="en-US"/>
              </w:rPr>
              <w:t>2976</w:t>
            </w:r>
          </w:p>
        </w:tc>
        <w:tc>
          <w:tcPr>
            <w:tcW w:w="668" w:type="dxa"/>
            <w:tcBorders>
              <w:top w:val="single" w:sz="4" w:space="0" w:color="000000"/>
              <w:left w:val="single" w:sz="4" w:space="0" w:color="000000"/>
              <w:bottom w:val="single" w:sz="4" w:space="0" w:color="000000"/>
              <w:right w:val="single" w:sz="4" w:space="0" w:color="000000"/>
            </w:tcBorders>
          </w:tcPr>
          <w:p w14:paraId="306DE9F7" w14:textId="77777777" w:rsidR="007B434C" w:rsidRDefault="00AF7DB6">
            <w:pPr>
              <w:jc w:val="center"/>
              <w:rPr>
                <w:sz w:val="18"/>
                <w:szCs w:val="18"/>
                <w:lang w:eastAsia="en-US"/>
              </w:rPr>
            </w:pPr>
            <w:r>
              <w:rPr>
                <w:sz w:val="18"/>
                <w:szCs w:val="18"/>
                <w:lang w:eastAsia="en-US"/>
              </w:rPr>
              <w:t>2976</w:t>
            </w:r>
          </w:p>
          <w:p w14:paraId="03B58486" w14:textId="77777777" w:rsidR="007B434C" w:rsidRDefault="00AF7DB6">
            <w:pPr>
              <w:jc w:val="center"/>
              <w:rPr>
                <w:sz w:val="18"/>
                <w:szCs w:val="18"/>
                <w:lang w:eastAsia="en-US"/>
              </w:rPr>
            </w:pPr>
            <w:r>
              <w:rPr>
                <w:sz w:val="18"/>
                <w:szCs w:val="18"/>
                <w:lang w:eastAsia="en-US"/>
              </w:rPr>
              <w:t>-</w:t>
            </w:r>
          </w:p>
          <w:p w14:paraId="65A9A959" w14:textId="77777777" w:rsidR="007B434C" w:rsidRDefault="00AF7DB6">
            <w:pPr>
              <w:jc w:val="center"/>
              <w:rPr>
                <w:sz w:val="18"/>
                <w:szCs w:val="18"/>
                <w:lang w:eastAsia="en-US"/>
              </w:rPr>
            </w:pPr>
            <w:r>
              <w:rPr>
                <w:sz w:val="18"/>
                <w:szCs w:val="18"/>
                <w:lang w:eastAsia="en-US"/>
              </w:rPr>
              <w:t>2976</w:t>
            </w:r>
          </w:p>
        </w:tc>
        <w:tc>
          <w:tcPr>
            <w:tcW w:w="686" w:type="dxa"/>
            <w:tcBorders>
              <w:top w:val="single" w:sz="4" w:space="0" w:color="000000"/>
              <w:left w:val="single" w:sz="4" w:space="0" w:color="000000"/>
              <w:bottom w:val="single" w:sz="4" w:space="0" w:color="000000"/>
              <w:right w:val="single" w:sz="4" w:space="0" w:color="000000"/>
            </w:tcBorders>
          </w:tcPr>
          <w:p w14:paraId="38D29CAA" w14:textId="77777777" w:rsidR="007B434C" w:rsidRDefault="00AF7DB6">
            <w:pPr>
              <w:jc w:val="center"/>
              <w:rPr>
                <w:sz w:val="18"/>
                <w:szCs w:val="18"/>
                <w:lang w:eastAsia="en-US"/>
              </w:rPr>
            </w:pPr>
            <w:r>
              <w:rPr>
                <w:sz w:val="18"/>
                <w:szCs w:val="18"/>
                <w:lang w:eastAsia="en-US"/>
              </w:rPr>
              <w:t>2976</w:t>
            </w:r>
          </w:p>
          <w:p w14:paraId="02D0FDBA" w14:textId="77777777" w:rsidR="007B434C" w:rsidRDefault="00AF7DB6">
            <w:pPr>
              <w:jc w:val="center"/>
              <w:rPr>
                <w:sz w:val="18"/>
                <w:szCs w:val="18"/>
                <w:lang w:eastAsia="en-US"/>
              </w:rPr>
            </w:pPr>
            <w:r>
              <w:rPr>
                <w:sz w:val="18"/>
                <w:szCs w:val="18"/>
                <w:lang w:eastAsia="en-US"/>
              </w:rPr>
              <w:t>-</w:t>
            </w:r>
          </w:p>
          <w:p w14:paraId="26A2857D" w14:textId="77777777" w:rsidR="007B434C" w:rsidRDefault="00AF7DB6">
            <w:pPr>
              <w:jc w:val="center"/>
              <w:rPr>
                <w:sz w:val="18"/>
                <w:szCs w:val="18"/>
                <w:lang w:eastAsia="en-US"/>
              </w:rPr>
            </w:pPr>
            <w:r>
              <w:rPr>
                <w:sz w:val="18"/>
                <w:szCs w:val="18"/>
                <w:lang w:eastAsia="en-US"/>
              </w:rPr>
              <w:t>2976</w:t>
            </w:r>
          </w:p>
        </w:tc>
        <w:tc>
          <w:tcPr>
            <w:tcW w:w="1122" w:type="dxa"/>
            <w:tcBorders>
              <w:top w:val="single" w:sz="4" w:space="0" w:color="000000"/>
              <w:left w:val="single" w:sz="4" w:space="0" w:color="000000"/>
              <w:bottom w:val="single" w:sz="4" w:space="0" w:color="000000"/>
              <w:right w:val="single" w:sz="4" w:space="0" w:color="000000"/>
            </w:tcBorders>
          </w:tcPr>
          <w:p w14:paraId="43E7D9BD" w14:textId="77777777" w:rsidR="007B434C" w:rsidRDefault="00AF7DB6">
            <w:pPr>
              <w:jc w:val="center"/>
              <w:rPr>
                <w:sz w:val="18"/>
                <w:szCs w:val="18"/>
                <w:lang w:eastAsia="en-US"/>
              </w:rPr>
            </w:pPr>
            <w:r>
              <w:rPr>
                <w:sz w:val="18"/>
                <w:szCs w:val="18"/>
                <w:lang w:eastAsia="en-US"/>
              </w:rPr>
              <w:t>01/07/2022 até 31/07/2022 00:00 às 23:55</w:t>
            </w:r>
          </w:p>
        </w:tc>
      </w:tr>
      <w:tr w:rsidR="007B434C" w14:paraId="6E3B1484" w14:textId="77777777" w:rsidTr="000158E2">
        <w:trPr>
          <w:trHeight w:val="1189"/>
        </w:trPr>
        <w:tc>
          <w:tcPr>
            <w:tcW w:w="997" w:type="dxa"/>
            <w:tcBorders>
              <w:top w:val="single" w:sz="4" w:space="0" w:color="000000"/>
              <w:left w:val="single" w:sz="4" w:space="0" w:color="000000"/>
              <w:bottom w:val="single" w:sz="4" w:space="0" w:color="000000"/>
              <w:right w:val="single" w:sz="4" w:space="0" w:color="000000"/>
            </w:tcBorders>
          </w:tcPr>
          <w:p w14:paraId="7928F9AD" w14:textId="77777777" w:rsidR="007B434C" w:rsidRDefault="00AF7DB6">
            <w:pPr>
              <w:jc w:val="center"/>
              <w:rPr>
                <w:sz w:val="18"/>
                <w:szCs w:val="18"/>
                <w:lang w:eastAsia="en-US"/>
              </w:rPr>
            </w:pPr>
            <w:r>
              <w:rPr>
                <w:sz w:val="18"/>
                <w:szCs w:val="18"/>
                <w:lang w:eastAsia="en-US"/>
              </w:rPr>
              <w:t>Agosto</w:t>
            </w:r>
          </w:p>
          <w:p w14:paraId="33FF656C" w14:textId="77777777" w:rsidR="007B434C" w:rsidRDefault="00AF7DB6">
            <w:pPr>
              <w:jc w:val="center"/>
              <w:rPr>
                <w:b/>
                <w:bCs/>
                <w:sz w:val="18"/>
                <w:szCs w:val="18"/>
                <w:lang w:eastAsia="en-US"/>
              </w:rPr>
            </w:pPr>
            <w:r>
              <w:rPr>
                <w:b/>
                <w:bCs/>
                <w:sz w:val="18"/>
                <w:szCs w:val="18"/>
                <w:lang w:eastAsia="en-US"/>
              </w:rPr>
              <w:t>*(5min)</w:t>
            </w:r>
          </w:p>
          <w:p w14:paraId="67E2B893" w14:textId="77777777" w:rsidR="007B434C" w:rsidRDefault="00AF7DB6">
            <w:pPr>
              <w:jc w:val="center"/>
              <w:rPr>
                <w:b/>
                <w:bCs/>
                <w:sz w:val="18"/>
                <w:szCs w:val="18"/>
                <w:lang w:eastAsia="en-US"/>
              </w:rPr>
            </w:pPr>
            <w:r>
              <w:rPr>
                <w:b/>
                <w:bCs/>
                <w:sz w:val="18"/>
                <w:szCs w:val="18"/>
                <w:lang w:eastAsia="en-US"/>
              </w:rPr>
              <w:t>**(15min)</w:t>
            </w:r>
          </w:p>
        </w:tc>
        <w:tc>
          <w:tcPr>
            <w:tcW w:w="991" w:type="dxa"/>
            <w:tcBorders>
              <w:top w:val="single" w:sz="4" w:space="0" w:color="000000"/>
              <w:left w:val="single" w:sz="4" w:space="0" w:color="000000"/>
              <w:bottom w:val="single" w:sz="4" w:space="0" w:color="000000"/>
              <w:right w:val="single" w:sz="4" w:space="0" w:color="000000"/>
            </w:tcBorders>
          </w:tcPr>
          <w:p w14:paraId="7FCFBF28" w14:textId="77777777" w:rsidR="007B434C" w:rsidRDefault="00AF7DB6">
            <w:pPr>
              <w:jc w:val="center"/>
              <w:rPr>
                <w:sz w:val="18"/>
                <w:szCs w:val="18"/>
                <w:lang w:eastAsia="en-US"/>
              </w:rPr>
            </w:pPr>
            <w:r>
              <w:rPr>
                <w:sz w:val="18"/>
                <w:szCs w:val="18"/>
                <w:lang w:eastAsia="en-US"/>
              </w:rPr>
              <w:t>32736</w:t>
            </w:r>
          </w:p>
          <w:p w14:paraId="5FE566FA" w14:textId="77777777" w:rsidR="007B434C" w:rsidRDefault="00AF7DB6">
            <w:pPr>
              <w:jc w:val="center"/>
              <w:rPr>
                <w:sz w:val="18"/>
                <w:szCs w:val="18"/>
                <w:lang w:eastAsia="en-US"/>
              </w:rPr>
            </w:pPr>
            <w:r>
              <w:rPr>
                <w:sz w:val="18"/>
                <w:szCs w:val="18"/>
                <w:lang w:eastAsia="en-US"/>
              </w:rPr>
              <w:t>-</w:t>
            </w:r>
          </w:p>
          <w:p w14:paraId="7EAC71FD" w14:textId="77777777" w:rsidR="007B434C" w:rsidRDefault="00AF7DB6">
            <w:pPr>
              <w:jc w:val="center"/>
              <w:rPr>
                <w:sz w:val="18"/>
                <w:szCs w:val="18"/>
                <w:lang w:eastAsia="en-US"/>
              </w:rPr>
            </w:pPr>
            <w:r>
              <w:rPr>
                <w:sz w:val="18"/>
                <w:szCs w:val="18"/>
                <w:lang w:eastAsia="en-US"/>
              </w:rPr>
              <w:t>32736</w:t>
            </w:r>
          </w:p>
        </w:tc>
        <w:tc>
          <w:tcPr>
            <w:tcW w:w="663" w:type="dxa"/>
            <w:tcBorders>
              <w:top w:val="single" w:sz="4" w:space="0" w:color="000000"/>
              <w:left w:val="single" w:sz="4" w:space="0" w:color="000000"/>
              <w:bottom w:val="single" w:sz="4" w:space="0" w:color="000000"/>
              <w:right w:val="single" w:sz="4" w:space="0" w:color="000000"/>
            </w:tcBorders>
          </w:tcPr>
          <w:p w14:paraId="389DE9B3" w14:textId="77777777" w:rsidR="007B434C" w:rsidRDefault="00AF7DB6">
            <w:pPr>
              <w:jc w:val="center"/>
              <w:rPr>
                <w:sz w:val="18"/>
                <w:szCs w:val="18"/>
                <w:lang w:eastAsia="en-US"/>
              </w:rPr>
            </w:pPr>
            <w:r>
              <w:rPr>
                <w:sz w:val="18"/>
                <w:szCs w:val="18"/>
                <w:lang w:eastAsia="en-US"/>
              </w:rPr>
              <w:t>2976</w:t>
            </w:r>
          </w:p>
          <w:p w14:paraId="1D1B5C5C" w14:textId="77777777" w:rsidR="007B434C" w:rsidRDefault="00AF7DB6">
            <w:pPr>
              <w:jc w:val="center"/>
              <w:rPr>
                <w:sz w:val="18"/>
                <w:szCs w:val="18"/>
                <w:lang w:eastAsia="en-US"/>
              </w:rPr>
            </w:pPr>
            <w:r>
              <w:rPr>
                <w:sz w:val="18"/>
                <w:szCs w:val="18"/>
                <w:lang w:eastAsia="en-US"/>
              </w:rPr>
              <w:t>-</w:t>
            </w:r>
          </w:p>
          <w:p w14:paraId="3DB2F137" w14:textId="77777777" w:rsidR="007B434C" w:rsidRDefault="00AF7DB6">
            <w:pPr>
              <w:jc w:val="center"/>
              <w:rPr>
                <w:sz w:val="18"/>
                <w:szCs w:val="18"/>
                <w:lang w:eastAsia="en-US"/>
              </w:rPr>
            </w:pPr>
            <w:r>
              <w:rPr>
                <w:sz w:val="18"/>
                <w:szCs w:val="18"/>
                <w:lang w:eastAsia="en-US"/>
              </w:rPr>
              <w:t>2976</w:t>
            </w:r>
          </w:p>
        </w:tc>
        <w:tc>
          <w:tcPr>
            <w:tcW w:w="661" w:type="dxa"/>
            <w:tcBorders>
              <w:top w:val="single" w:sz="4" w:space="0" w:color="000000"/>
              <w:left w:val="single" w:sz="4" w:space="0" w:color="000000"/>
              <w:bottom w:val="single" w:sz="4" w:space="0" w:color="000000"/>
              <w:right w:val="single" w:sz="4" w:space="0" w:color="000000"/>
            </w:tcBorders>
          </w:tcPr>
          <w:p w14:paraId="14DCA2E0" w14:textId="77777777" w:rsidR="007B434C" w:rsidRDefault="00AF7DB6">
            <w:pPr>
              <w:jc w:val="center"/>
              <w:rPr>
                <w:sz w:val="18"/>
                <w:szCs w:val="18"/>
                <w:lang w:eastAsia="en-US"/>
              </w:rPr>
            </w:pPr>
            <w:r>
              <w:rPr>
                <w:sz w:val="18"/>
                <w:szCs w:val="18"/>
                <w:lang w:eastAsia="en-US"/>
              </w:rPr>
              <w:t>2976</w:t>
            </w:r>
          </w:p>
          <w:p w14:paraId="6F612152" w14:textId="77777777" w:rsidR="007B434C" w:rsidRDefault="00AF7DB6">
            <w:pPr>
              <w:jc w:val="center"/>
              <w:rPr>
                <w:sz w:val="18"/>
                <w:szCs w:val="18"/>
                <w:lang w:eastAsia="en-US"/>
              </w:rPr>
            </w:pPr>
            <w:r>
              <w:rPr>
                <w:sz w:val="18"/>
                <w:szCs w:val="18"/>
                <w:lang w:eastAsia="en-US"/>
              </w:rPr>
              <w:t>-</w:t>
            </w:r>
          </w:p>
          <w:p w14:paraId="7C483E99" w14:textId="77777777" w:rsidR="007B434C" w:rsidRDefault="00AF7DB6">
            <w:pPr>
              <w:jc w:val="center"/>
              <w:rPr>
                <w:sz w:val="18"/>
                <w:szCs w:val="18"/>
                <w:lang w:eastAsia="en-US"/>
              </w:rPr>
            </w:pPr>
            <w:r>
              <w:rPr>
                <w:sz w:val="18"/>
                <w:szCs w:val="18"/>
                <w:lang w:eastAsia="en-US"/>
              </w:rPr>
              <w:t>2976</w:t>
            </w:r>
          </w:p>
        </w:tc>
        <w:tc>
          <w:tcPr>
            <w:tcW w:w="667" w:type="dxa"/>
            <w:tcBorders>
              <w:top w:val="single" w:sz="4" w:space="0" w:color="000000"/>
              <w:left w:val="single" w:sz="4" w:space="0" w:color="000000"/>
              <w:bottom w:val="single" w:sz="4" w:space="0" w:color="000000"/>
              <w:right w:val="single" w:sz="4" w:space="0" w:color="000000"/>
            </w:tcBorders>
          </w:tcPr>
          <w:p w14:paraId="7A965E80" w14:textId="77777777" w:rsidR="007B434C" w:rsidRDefault="00AF7DB6">
            <w:pPr>
              <w:jc w:val="center"/>
              <w:rPr>
                <w:sz w:val="18"/>
                <w:szCs w:val="18"/>
                <w:lang w:eastAsia="en-US"/>
              </w:rPr>
            </w:pPr>
            <w:r>
              <w:rPr>
                <w:sz w:val="18"/>
                <w:szCs w:val="18"/>
                <w:lang w:eastAsia="en-US"/>
              </w:rPr>
              <w:t>2976</w:t>
            </w:r>
          </w:p>
          <w:p w14:paraId="75B45C7E" w14:textId="77777777" w:rsidR="007B434C" w:rsidRDefault="00AF7DB6">
            <w:pPr>
              <w:jc w:val="center"/>
              <w:rPr>
                <w:sz w:val="18"/>
                <w:szCs w:val="18"/>
                <w:lang w:eastAsia="en-US"/>
              </w:rPr>
            </w:pPr>
            <w:r>
              <w:rPr>
                <w:sz w:val="18"/>
                <w:szCs w:val="18"/>
                <w:lang w:eastAsia="en-US"/>
              </w:rPr>
              <w:t>-</w:t>
            </w:r>
          </w:p>
          <w:p w14:paraId="234D41B1" w14:textId="77777777" w:rsidR="007B434C" w:rsidRDefault="00AF7DB6">
            <w:pPr>
              <w:jc w:val="center"/>
              <w:rPr>
                <w:sz w:val="18"/>
                <w:szCs w:val="18"/>
                <w:lang w:eastAsia="en-US"/>
              </w:rPr>
            </w:pPr>
            <w:r>
              <w:rPr>
                <w:sz w:val="18"/>
                <w:szCs w:val="18"/>
                <w:lang w:eastAsia="en-US"/>
              </w:rPr>
              <w:t>2976</w:t>
            </w:r>
          </w:p>
        </w:tc>
        <w:tc>
          <w:tcPr>
            <w:tcW w:w="908" w:type="dxa"/>
            <w:tcBorders>
              <w:top w:val="single" w:sz="4" w:space="0" w:color="000000"/>
              <w:left w:val="single" w:sz="4" w:space="0" w:color="000000"/>
              <w:bottom w:val="single" w:sz="4" w:space="0" w:color="000000"/>
              <w:right w:val="single" w:sz="4" w:space="0" w:color="000000"/>
            </w:tcBorders>
          </w:tcPr>
          <w:p w14:paraId="65DDD6C6" w14:textId="77777777" w:rsidR="007B434C" w:rsidRDefault="00AF7DB6">
            <w:pPr>
              <w:jc w:val="center"/>
              <w:rPr>
                <w:sz w:val="18"/>
                <w:szCs w:val="18"/>
                <w:lang w:eastAsia="en-US"/>
              </w:rPr>
            </w:pPr>
            <w:r>
              <w:rPr>
                <w:sz w:val="18"/>
                <w:szCs w:val="18"/>
                <w:lang w:eastAsia="en-US"/>
              </w:rPr>
              <w:t>2976</w:t>
            </w:r>
          </w:p>
          <w:p w14:paraId="0A8561F8" w14:textId="77777777" w:rsidR="007B434C" w:rsidRDefault="00AF7DB6">
            <w:pPr>
              <w:jc w:val="center"/>
              <w:rPr>
                <w:sz w:val="18"/>
                <w:szCs w:val="18"/>
                <w:lang w:eastAsia="en-US"/>
              </w:rPr>
            </w:pPr>
            <w:r>
              <w:rPr>
                <w:sz w:val="18"/>
                <w:szCs w:val="18"/>
                <w:lang w:eastAsia="en-US"/>
              </w:rPr>
              <w:t>-</w:t>
            </w:r>
          </w:p>
          <w:p w14:paraId="3A0C1A1F" w14:textId="77777777" w:rsidR="007B434C" w:rsidRDefault="00AF7DB6">
            <w:pPr>
              <w:jc w:val="center"/>
              <w:rPr>
                <w:sz w:val="18"/>
                <w:szCs w:val="18"/>
                <w:lang w:eastAsia="en-US"/>
              </w:rPr>
            </w:pPr>
            <w:r>
              <w:rPr>
                <w:sz w:val="18"/>
                <w:szCs w:val="18"/>
                <w:lang w:eastAsia="en-US"/>
              </w:rPr>
              <w:t>2976</w:t>
            </w:r>
          </w:p>
        </w:tc>
        <w:tc>
          <w:tcPr>
            <w:tcW w:w="1016" w:type="dxa"/>
            <w:tcBorders>
              <w:top w:val="single" w:sz="4" w:space="0" w:color="000000"/>
              <w:left w:val="single" w:sz="4" w:space="0" w:color="000000"/>
              <w:bottom w:val="single" w:sz="4" w:space="0" w:color="000000"/>
              <w:right w:val="single" w:sz="4" w:space="0" w:color="000000"/>
            </w:tcBorders>
          </w:tcPr>
          <w:p w14:paraId="7D52E57C" w14:textId="77777777" w:rsidR="007B434C" w:rsidRDefault="00AF7DB6">
            <w:pPr>
              <w:jc w:val="center"/>
              <w:rPr>
                <w:sz w:val="18"/>
                <w:szCs w:val="18"/>
                <w:lang w:eastAsia="en-US"/>
              </w:rPr>
            </w:pPr>
            <w:r>
              <w:rPr>
                <w:sz w:val="18"/>
                <w:szCs w:val="18"/>
                <w:lang w:eastAsia="en-US"/>
              </w:rPr>
              <w:t>2976</w:t>
            </w:r>
          </w:p>
          <w:p w14:paraId="703AB829" w14:textId="77777777" w:rsidR="007B434C" w:rsidRDefault="00AF7DB6">
            <w:pPr>
              <w:jc w:val="center"/>
              <w:rPr>
                <w:sz w:val="18"/>
                <w:szCs w:val="18"/>
                <w:lang w:eastAsia="en-US"/>
              </w:rPr>
            </w:pPr>
            <w:r>
              <w:rPr>
                <w:sz w:val="18"/>
                <w:szCs w:val="18"/>
                <w:lang w:eastAsia="en-US"/>
              </w:rPr>
              <w:t>-</w:t>
            </w:r>
          </w:p>
          <w:p w14:paraId="17B7EF50" w14:textId="77777777" w:rsidR="007B434C" w:rsidRDefault="00AF7DB6">
            <w:pPr>
              <w:jc w:val="center"/>
              <w:rPr>
                <w:sz w:val="18"/>
                <w:szCs w:val="18"/>
                <w:lang w:eastAsia="en-US"/>
              </w:rPr>
            </w:pPr>
            <w:r>
              <w:rPr>
                <w:sz w:val="18"/>
                <w:szCs w:val="18"/>
                <w:lang w:eastAsia="en-US"/>
              </w:rPr>
              <w:t>2976</w:t>
            </w:r>
          </w:p>
        </w:tc>
        <w:tc>
          <w:tcPr>
            <w:tcW w:w="667" w:type="dxa"/>
            <w:tcBorders>
              <w:top w:val="single" w:sz="4" w:space="0" w:color="000000"/>
              <w:left w:val="single" w:sz="4" w:space="0" w:color="000000"/>
              <w:bottom w:val="single" w:sz="4" w:space="0" w:color="000000"/>
              <w:right w:val="single" w:sz="4" w:space="0" w:color="000000"/>
            </w:tcBorders>
          </w:tcPr>
          <w:p w14:paraId="066491A1" w14:textId="77777777" w:rsidR="007B434C" w:rsidRDefault="00AF7DB6">
            <w:pPr>
              <w:jc w:val="center"/>
              <w:rPr>
                <w:sz w:val="18"/>
                <w:szCs w:val="18"/>
                <w:lang w:eastAsia="en-US"/>
              </w:rPr>
            </w:pPr>
            <w:r>
              <w:rPr>
                <w:sz w:val="18"/>
                <w:szCs w:val="18"/>
                <w:lang w:eastAsia="en-US"/>
              </w:rPr>
              <w:t>2976</w:t>
            </w:r>
          </w:p>
          <w:p w14:paraId="5B337E7D" w14:textId="77777777" w:rsidR="007B434C" w:rsidRDefault="00AF7DB6">
            <w:pPr>
              <w:jc w:val="center"/>
              <w:rPr>
                <w:sz w:val="18"/>
                <w:szCs w:val="18"/>
                <w:lang w:eastAsia="en-US"/>
              </w:rPr>
            </w:pPr>
            <w:r>
              <w:rPr>
                <w:sz w:val="18"/>
                <w:szCs w:val="18"/>
                <w:lang w:eastAsia="en-US"/>
              </w:rPr>
              <w:t>-</w:t>
            </w:r>
          </w:p>
          <w:p w14:paraId="618879AB" w14:textId="77777777" w:rsidR="007B434C" w:rsidRDefault="00AF7DB6">
            <w:pPr>
              <w:jc w:val="center"/>
              <w:rPr>
                <w:sz w:val="18"/>
                <w:szCs w:val="18"/>
                <w:lang w:eastAsia="en-US"/>
              </w:rPr>
            </w:pPr>
            <w:r>
              <w:rPr>
                <w:sz w:val="18"/>
                <w:szCs w:val="18"/>
                <w:lang w:eastAsia="en-US"/>
              </w:rPr>
              <w:t>2976</w:t>
            </w:r>
          </w:p>
        </w:tc>
        <w:tc>
          <w:tcPr>
            <w:tcW w:w="664" w:type="dxa"/>
            <w:tcBorders>
              <w:top w:val="single" w:sz="4" w:space="0" w:color="000000"/>
              <w:left w:val="single" w:sz="4" w:space="0" w:color="000000"/>
              <w:bottom w:val="single" w:sz="4" w:space="0" w:color="000000"/>
              <w:right w:val="single" w:sz="4" w:space="0" w:color="000000"/>
            </w:tcBorders>
          </w:tcPr>
          <w:p w14:paraId="4BB0836A" w14:textId="77777777" w:rsidR="007B434C" w:rsidRDefault="00AF7DB6">
            <w:pPr>
              <w:jc w:val="center"/>
              <w:rPr>
                <w:sz w:val="18"/>
                <w:szCs w:val="18"/>
                <w:lang w:eastAsia="en-US"/>
              </w:rPr>
            </w:pPr>
            <w:r>
              <w:rPr>
                <w:sz w:val="18"/>
                <w:szCs w:val="18"/>
                <w:lang w:eastAsia="en-US"/>
              </w:rPr>
              <w:t>2976</w:t>
            </w:r>
          </w:p>
          <w:p w14:paraId="4DAE61BC" w14:textId="77777777" w:rsidR="007B434C" w:rsidRDefault="00AF7DB6">
            <w:pPr>
              <w:jc w:val="center"/>
              <w:rPr>
                <w:sz w:val="18"/>
                <w:szCs w:val="18"/>
                <w:lang w:eastAsia="en-US"/>
              </w:rPr>
            </w:pPr>
            <w:r>
              <w:rPr>
                <w:sz w:val="18"/>
                <w:szCs w:val="18"/>
                <w:lang w:eastAsia="en-US"/>
              </w:rPr>
              <w:t>-</w:t>
            </w:r>
          </w:p>
          <w:p w14:paraId="35E8362D" w14:textId="77777777" w:rsidR="007B434C" w:rsidRDefault="00AF7DB6">
            <w:pPr>
              <w:jc w:val="center"/>
              <w:rPr>
                <w:sz w:val="18"/>
                <w:szCs w:val="18"/>
                <w:lang w:eastAsia="en-US"/>
              </w:rPr>
            </w:pPr>
            <w:r>
              <w:rPr>
                <w:sz w:val="18"/>
                <w:szCs w:val="18"/>
                <w:lang w:eastAsia="en-US"/>
              </w:rPr>
              <w:t>2976</w:t>
            </w:r>
          </w:p>
        </w:tc>
        <w:tc>
          <w:tcPr>
            <w:tcW w:w="936" w:type="dxa"/>
            <w:tcBorders>
              <w:top w:val="single" w:sz="4" w:space="0" w:color="000000"/>
              <w:left w:val="single" w:sz="4" w:space="0" w:color="000000"/>
              <w:bottom w:val="single" w:sz="4" w:space="0" w:color="000000"/>
              <w:right w:val="single" w:sz="4" w:space="0" w:color="000000"/>
            </w:tcBorders>
          </w:tcPr>
          <w:p w14:paraId="28731DC3" w14:textId="77777777" w:rsidR="007B434C" w:rsidRDefault="00AF7DB6">
            <w:pPr>
              <w:jc w:val="center"/>
              <w:rPr>
                <w:sz w:val="18"/>
                <w:szCs w:val="18"/>
                <w:lang w:eastAsia="en-US"/>
              </w:rPr>
            </w:pPr>
            <w:r>
              <w:rPr>
                <w:sz w:val="18"/>
                <w:szCs w:val="18"/>
                <w:lang w:eastAsia="en-US"/>
              </w:rPr>
              <w:t>2976</w:t>
            </w:r>
          </w:p>
          <w:p w14:paraId="63498B45" w14:textId="77777777" w:rsidR="007B434C" w:rsidRDefault="00AF7DB6">
            <w:pPr>
              <w:jc w:val="center"/>
              <w:rPr>
                <w:sz w:val="18"/>
                <w:szCs w:val="18"/>
                <w:lang w:eastAsia="en-US"/>
              </w:rPr>
            </w:pPr>
            <w:r>
              <w:rPr>
                <w:sz w:val="18"/>
                <w:szCs w:val="18"/>
                <w:lang w:eastAsia="en-US"/>
              </w:rPr>
              <w:t>-</w:t>
            </w:r>
          </w:p>
          <w:p w14:paraId="1770B035" w14:textId="77777777" w:rsidR="007B434C" w:rsidRDefault="00AF7DB6">
            <w:pPr>
              <w:jc w:val="center"/>
              <w:rPr>
                <w:sz w:val="18"/>
                <w:szCs w:val="18"/>
                <w:lang w:eastAsia="en-US"/>
              </w:rPr>
            </w:pPr>
            <w:r>
              <w:rPr>
                <w:sz w:val="18"/>
                <w:szCs w:val="18"/>
                <w:lang w:eastAsia="en-US"/>
              </w:rPr>
              <w:t>2976</w:t>
            </w:r>
          </w:p>
        </w:tc>
        <w:tc>
          <w:tcPr>
            <w:tcW w:w="757" w:type="dxa"/>
            <w:tcBorders>
              <w:top w:val="single" w:sz="4" w:space="0" w:color="000000"/>
              <w:left w:val="single" w:sz="4" w:space="0" w:color="000000"/>
              <w:bottom w:val="single" w:sz="4" w:space="0" w:color="000000"/>
              <w:right w:val="single" w:sz="4" w:space="0" w:color="000000"/>
            </w:tcBorders>
          </w:tcPr>
          <w:p w14:paraId="5924A86F" w14:textId="77777777" w:rsidR="007B434C" w:rsidRDefault="00AF7DB6">
            <w:pPr>
              <w:jc w:val="center"/>
              <w:rPr>
                <w:sz w:val="18"/>
                <w:szCs w:val="18"/>
                <w:lang w:eastAsia="en-US"/>
              </w:rPr>
            </w:pPr>
            <w:r>
              <w:rPr>
                <w:sz w:val="18"/>
                <w:szCs w:val="18"/>
                <w:lang w:eastAsia="en-US"/>
              </w:rPr>
              <w:t>2976</w:t>
            </w:r>
          </w:p>
          <w:p w14:paraId="6E5E9997" w14:textId="77777777" w:rsidR="007B434C" w:rsidRDefault="00AF7DB6">
            <w:pPr>
              <w:jc w:val="center"/>
              <w:rPr>
                <w:sz w:val="18"/>
                <w:szCs w:val="18"/>
                <w:lang w:eastAsia="en-US"/>
              </w:rPr>
            </w:pPr>
            <w:r>
              <w:rPr>
                <w:sz w:val="18"/>
                <w:szCs w:val="18"/>
                <w:lang w:eastAsia="en-US"/>
              </w:rPr>
              <w:t>-</w:t>
            </w:r>
          </w:p>
          <w:p w14:paraId="3E372BF1" w14:textId="77777777" w:rsidR="007B434C" w:rsidRDefault="00AF7DB6">
            <w:pPr>
              <w:jc w:val="center"/>
              <w:rPr>
                <w:sz w:val="18"/>
                <w:szCs w:val="18"/>
                <w:lang w:eastAsia="en-US"/>
              </w:rPr>
            </w:pPr>
            <w:r>
              <w:rPr>
                <w:sz w:val="18"/>
                <w:szCs w:val="18"/>
                <w:lang w:eastAsia="en-US"/>
              </w:rPr>
              <w:t>2976</w:t>
            </w:r>
          </w:p>
        </w:tc>
        <w:tc>
          <w:tcPr>
            <w:tcW w:w="668" w:type="dxa"/>
            <w:tcBorders>
              <w:top w:val="single" w:sz="4" w:space="0" w:color="000000"/>
              <w:left w:val="single" w:sz="4" w:space="0" w:color="000000"/>
              <w:bottom w:val="single" w:sz="4" w:space="0" w:color="000000"/>
              <w:right w:val="single" w:sz="4" w:space="0" w:color="000000"/>
            </w:tcBorders>
          </w:tcPr>
          <w:p w14:paraId="659DA094" w14:textId="77777777" w:rsidR="007B434C" w:rsidRDefault="00AF7DB6">
            <w:pPr>
              <w:jc w:val="center"/>
              <w:rPr>
                <w:sz w:val="18"/>
                <w:szCs w:val="18"/>
                <w:lang w:eastAsia="en-US"/>
              </w:rPr>
            </w:pPr>
            <w:r>
              <w:rPr>
                <w:sz w:val="18"/>
                <w:szCs w:val="18"/>
                <w:lang w:eastAsia="en-US"/>
              </w:rPr>
              <w:t>2976</w:t>
            </w:r>
          </w:p>
          <w:p w14:paraId="6B263A69" w14:textId="77777777" w:rsidR="007B434C" w:rsidRDefault="00AF7DB6">
            <w:pPr>
              <w:jc w:val="center"/>
              <w:rPr>
                <w:sz w:val="18"/>
                <w:szCs w:val="18"/>
                <w:lang w:eastAsia="en-US"/>
              </w:rPr>
            </w:pPr>
            <w:r>
              <w:rPr>
                <w:sz w:val="18"/>
                <w:szCs w:val="18"/>
                <w:lang w:eastAsia="en-US"/>
              </w:rPr>
              <w:t>-</w:t>
            </w:r>
          </w:p>
          <w:p w14:paraId="349BB685" w14:textId="77777777" w:rsidR="007B434C" w:rsidRDefault="00AF7DB6">
            <w:pPr>
              <w:jc w:val="center"/>
              <w:rPr>
                <w:sz w:val="18"/>
                <w:szCs w:val="18"/>
                <w:lang w:eastAsia="en-US"/>
              </w:rPr>
            </w:pPr>
            <w:r>
              <w:rPr>
                <w:sz w:val="18"/>
                <w:szCs w:val="18"/>
                <w:lang w:eastAsia="en-US"/>
              </w:rPr>
              <w:t>2976</w:t>
            </w:r>
          </w:p>
        </w:tc>
        <w:tc>
          <w:tcPr>
            <w:tcW w:w="686" w:type="dxa"/>
            <w:tcBorders>
              <w:top w:val="single" w:sz="4" w:space="0" w:color="000000"/>
              <w:left w:val="single" w:sz="4" w:space="0" w:color="000000"/>
              <w:bottom w:val="single" w:sz="4" w:space="0" w:color="000000"/>
              <w:right w:val="single" w:sz="4" w:space="0" w:color="000000"/>
            </w:tcBorders>
          </w:tcPr>
          <w:p w14:paraId="54B5E734" w14:textId="77777777" w:rsidR="007B434C" w:rsidRDefault="00AF7DB6">
            <w:pPr>
              <w:jc w:val="center"/>
              <w:rPr>
                <w:sz w:val="18"/>
                <w:szCs w:val="18"/>
                <w:lang w:eastAsia="en-US"/>
              </w:rPr>
            </w:pPr>
            <w:r>
              <w:rPr>
                <w:sz w:val="18"/>
                <w:szCs w:val="18"/>
                <w:lang w:eastAsia="en-US"/>
              </w:rPr>
              <w:t>2976</w:t>
            </w:r>
          </w:p>
          <w:p w14:paraId="61739C64" w14:textId="77777777" w:rsidR="007B434C" w:rsidRDefault="00AF7DB6">
            <w:pPr>
              <w:jc w:val="center"/>
              <w:rPr>
                <w:sz w:val="18"/>
                <w:szCs w:val="18"/>
                <w:lang w:eastAsia="en-US"/>
              </w:rPr>
            </w:pPr>
            <w:r>
              <w:rPr>
                <w:sz w:val="18"/>
                <w:szCs w:val="18"/>
                <w:lang w:eastAsia="en-US"/>
              </w:rPr>
              <w:t>-</w:t>
            </w:r>
          </w:p>
          <w:p w14:paraId="2B4394C0" w14:textId="77777777" w:rsidR="007B434C" w:rsidRDefault="00AF7DB6">
            <w:pPr>
              <w:jc w:val="center"/>
              <w:rPr>
                <w:sz w:val="18"/>
                <w:szCs w:val="18"/>
                <w:lang w:eastAsia="en-US"/>
              </w:rPr>
            </w:pPr>
            <w:r>
              <w:rPr>
                <w:sz w:val="18"/>
                <w:szCs w:val="18"/>
                <w:lang w:eastAsia="en-US"/>
              </w:rPr>
              <w:t>2976</w:t>
            </w:r>
          </w:p>
        </w:tc>
        <w:tc>
          <w:tcPr>
            <w:tcW w:w="1122" w:type="dxa"/>
            <w:tcBorders>
              <w:top w:val="single" w:sz="4" w:space="0" w:color="000000"/>
              <w:left w:val="single" w:sz="4" w:space="0" w:color="000000"/>
              <w:bottom w:val="single" w:sz="4" w:space="0" w:color="000000"/>
              <w:right w:val="single" w:sz="4" w:space="0" w:color="000000"/>
            </w:tcBorders>
          </w:tcPr>
          <w:p w14:paraId="5AAE5D38" w14:textId="77777777" w:rsidR="007B434C" w:rsidRDefault="00AF7DB6">
            <w:pPr>
              <w:jc w:val="center"/>
              <w:rPr>
                <w:sz w:val="18"/>
                <w:szCs w:val="18"/>
                <w:lang w:eastAsia="en-US"/>
              </w:rPr>
            </w:pPr>
            <w:r>
              <w:rPr>
                <w:sz w:val="18"/>
                <w:szCs w:val="18"/>
                <w:lang w:eastAsia="en-US"/>
              </w:rPr>
              <w:t>01/08/2022 até 31/08/2022 00:00 às 23:55</w:t>
            </w:r>
          </w:p>
        </w:tc>
      </w:tr>
      <w:tr w:rsidR="007B434C" w14:paraId="0D120EC0" w14:textId="77777777" w:rsidTr="000158E2">
        <w:trPr>
          <w:trHeight w:val="1182"/>
        </w:trPr>
        <w:tc>
          <w:tcPr>
            <w:tcW w:w="997" w:type="dxa"/>
            <w:tcBorders>
              <w:top w:val="single" w:sz="4" w:space="0" w:color="000000"/>
              <w:left w:val="single" w:sz="4" w:space="0" w:color="000000"/>
              <w:bottom w:val="single" w:sz="4" w:space="0" w:color="000000"/>
              <w:right w:val="single" w:sz="4" w:space="0" w:color="000000"/>
            </w:tcBorders>
          </w:tcPr>
          <w:p w14:paraId="6B8F10B9" w14:textId="77777777" w:rsidR="007B434C" w:rsidRDefault="00AF7DB6">
            <w:pPr>
              <w:jc w:val="center"/>
              <w:rPr>
                <w:sz w:val="18"/>
                <w:szCs w:val="18"/>
                <w:lang w:eastAsia="en-US"/>
              </w:rPr>
            </w:pPr>
            <w:r>
              <w:rPr>
                <w:sz w:val="18"/>
                <w:szCs w:val="18"/>
                <w:lang w:eastAsia="en-US"/>
              </w:rPr>
              <w:t>Setembro</w:t>
            </w:r>
          </w:p>
          <w:p w14:paraId="6A818450" w14:textId="77777777" w:rsidR="007B434C" w:rsidRDefault="00AF7DB6">
            <w:pPr>
              <w:jc w:val="center"/>
              <w:rPr>
                <w:b/>
                <w:bCs/>
                <w:sz w:val="18"/>
                <w:szCs w:val="18"/>
                <w:lang w:eastAsia="en-US"/>
              </w:rPr>
            </w:pPr>
            <w:r>
              <w:rPr>
                <w:b/>
                <w:bCs/>
                <w:sz w:val="18"/>
                <w:szCs w:val="18"/>
                <w:lang w:eastAsia="en-US"/>
              </w:rPr>
              <w:t>*(5min)</w:t>
            </w:r>
          </w:p>
          <w:p w14:paraId="05BDDBB0" w14:textId="77777777" w:rsidR="007B434C" w:rsidRDefault="00AF7DB6">
            <w:pPr>
              <w:jc w:val="center"/>
              <w:rPr>
                <w:b/>
                <w:bCs/>
                <w:sz w:val="18"/>
                <w:szCs w:val="18"/>
                <w:lang w:eastAsia="en-US"/>
              </w:rPr>
            </w:pPr>
            <w:r>
              <w:rPr>
                <w:b/>
                <w:bCs/>
                <w:sz w:val="18"/>
                <w:szCs w:val="18"/>
                <w:lang w:eastAsia="en-US"/>
              </w:rPr>
              <w:t>**(15min)</w:t>
            </w:r>
          </w:p>
        </w:tc>
        <w:tc>
          <w:tcPr>
            <w:tcW w:w="991" w:type="dxa"/>
            <w:tcBorders>
              <w:top w:val="single" w:sz="4" w:space="0" w:color="000000"/>
              <w:left w:val="single" w:sz="4" w:space="0" w:color="000000"/>
              <w:bottom w:val="single" w:sz="4" w:space="0" w:color="000000"/>
              <w:right w:val="single" w:sz="4" w:space="0" w:color="000000"/>
            </w:tcBorders>
          </w:tcPr>
          <w:p w14:paraId="5FA1B49F" w14:textId="77777777" w:rsidR="007B434C" w:rsidRDefault="00AF7DB6">
            <w:pPr>
              <w:jc w:val="center"/>
              <w:rPr>
                <w:sz w:val="18"/>
                <w:szCs w:val="18"/>
                <w:lang w:eastAsia="en-US"/>
              </w:rPr>
            </w:pPr>
            <w:r>
              <w:rPr>
                <w:sz w:val="18"/>
                <w:szCs w:val="18"/>
                <w:lang w:eastAsia="en-US"/>
              </w:rPr>
              <w:t>31152</w:t>
            </w:r>
          </w:p>
          <w:p w14:paraId="599B0EC1" w14:textId="77777777" w:rsidR="007B434C" w:rsidRDefault="00AF7DB6">
            <w:pPr>
              <w:jc w:val="center"/>
              <w:rPr>
                <w:sz w:val="18"/>
                <w:szCs w:val="18"/>
                <w:lang w:eastAsia="en-US"/>
              </w:rPr>
            </w:pPr>
            <w:r>
              <w:rPr>
                <w:sz w:val="18"/>
                <w:szCs w:val="18"/>
                <w:lang w:eastAsia="en-US"/>
              </w:rPr>
              <w:t>-</w:t>
            </w:r>
          </w:p>
          <w:p w14:paraId="2C91D788" w14:textId="77777777" w:rsidR="007B434C" w:rsidRDefault="00AF7DB6">
            <w:pPr>
              <w:jc w:val="center"/>
              <w:rPr>
                <w:sz w:val="18"/>
                <w:szCs w:val="18"/>
                <w:lang w:eastAsia="en-US"/>
              </w:rPr>
            </w:pPr>
            <w:r>
              <w:rPr>
                <w:sz w:val="18"/>
                <w:szCs w:val="18"/>
                <w:lang w:eastAsia="en-US"/>
              </w:rPr>
              <w:t>31152</w:t>
            </w:r>
          </w:p>
        </w:tc>
        <w:tc>
          <w:tcPr>
            <w:tcW w:w="663" w:type="dxa"/>
            <w:tcBorders>
              <w:top w:val="single" w:sz="4" w:space="0" w:color="000000"/>
              <w:left w:val="single" w:sz="4" w:space="0" w:color="000000"/>
              <w:bottom w:val="single" w:sz="4" w:space="0" w:color="000000"/>
              <w:right w:val="single" w:sz="4" w:space="0" w:color="000000"/>
            </w:tcBorders>
          </w:tcPr>
          <w:p w14:paraId="720658F1" w14:textId="77777777" w:rsidR="007B434C" w:rsidRDefault="00AF7DB6">
            <w:pPr>
              <w:jc w:val="center"/>
              <w:rPr>
                <w:sz w:val="18"/>
                <w:szCs w:val="18"/>
                <w:lang w:eastAsia="en-US"/>
              </w:rPr>
            </w:pPr>
            <w:r>
              <w:rPr>
                <w:sz w:val="18"/>
                <w:szCs w:val="18"/>
                <w:lang w:eastAsia="en-US"/>
              </w:rPr>
              <w:t>2832</w:t>
            </w:r>
          </w:p>
          <w:p w14:paraId="788EFBE6" w14:textId="77777777" w:rsidR="007B434C" w:rsidRDefault="00AF7DB6">
            <w:pPr>
              <w:jc w:val="center"/>
              <w:rPr>
                <w:sz w:val="18"/>
                <w:szCs w:val="18"/>
                <w:lang w:eastAsia="en-US"/>
              </w:rPr>
            </w:pPr>
            <w:r>
              <w:rPr>
                <w:sz w:val="18"/>
                <w:szCs w:val="18"/>
                <w:lang w:eastAsia="en-US"/>
              </w:rPr>
              <w:t>-</w:t>
            </w:r>
          </w:p>
          <w:p w14:paraId="2062AB8E" w14:textId="77777777" w:rsidR="007B434C" w:rsidRDefault="00AF7DB6">
            <w:pPr>
              <w:jc w:val="center"/>
              <w:rPr>
                <w:sz w:val="18"/>
                <w:szCs w:val="18"/>
                <w:lang w:eastAsia="en-US"/>
              </w:rPr>
            </w:pPr>
            <w:r>
              <w:rPr>
                <w:sz w:val="18"/>
                <w:szCs w:val="18"/>
                <w:lang w:eastAsia="en-US"/>
              </w:rPr>
              <w:t>2832</w:t>
            </w:r>
          </w:p>
        </w:tc>
        <w:tc>
          <w:tcPr>
            <w:tcW w:w="661" w:type="dxa"/>
            <w:tcBorders>
              <w:top w:val="single" w:sz="4" w:space="0" w:color="000000"/>
              <w:left w:val="single" w:sz="4" w:space="0" w:color="000000"/>
              <w:bottom w:val="single" w:sz="4" w:space="0" w:color="000000"/>
              <w:right w:val="single" w:sz="4" w:space="0" w:color="000000"/>
            </w:tcBorders>
          </w:tcPr>
          <w:p w14:paraId="045C29F3" w14:textId="77777777" w:rsidR="007B434C" w:rsidRDefault="00AF7DB6">
            <w:pPr>
              <w:jc w:val="center"/>
              <w:rPr>
                <w:sz w:val="18"/>
                <w:szCs w:val="18"/>
                <w:lang w:eastAsia="en-US"/>
              </w:rPr>
            </w:pPr>
            <w:r>
              <w:rPr>
                <w:sz w:val="18"/>
                <w:szCs w:val="18"/>
                <w:lang w:eastAsia="en-US"/>
              </w:rPr>
              <w:t>2832</w:t>
            </w:r>
          </w:p>
          <w:p w14:paraId="5EC20E11" w14:textId="77777777" w:rsidR="007B434C" w:rsidRDefault="00AF7DB6">
            <w:pPr>
              <w:jc w:val="center"/>
              <w:rPr>
                <w:sz w:val="18"/>
                <w:szCs w:val="18"/>
                <w:lang w:eastAsia="en-US"/>
              </w:rPr>
            </w:pPr>
            <w:r>
              <w:rPr>
                <w:sz w:val="18"/>
                <w:szCs w:val="18"/>
                <w:lang w:eastAsia="en-US"/>
              </w:rPr>
              <w:t>-</w:t>
            </w:r>
          </w:p>
          <w:p w14:paraId="55A28442" w14:textId="77777777" w:rsidR="007B434C" w:rsidRDefault="00AF7DB6">
            <w:pPr>
              <w:jc w:val="center"/>
              <w:rPr>
                <w:sz w:val="18"/>
                <w:szCs w:val="18"/>
                <w:lang w:eastAsia="en-US"/>
              </w:rPr>
            </w:pPr>
            <w:r>
              <w:rPr>
                <w:sz w:val="18"/>
                <w:szCs w:val="18"/>
                <w:lang w:eastAsia="en-US"/>
              </w:rPr>
              <w:t>2832</w:t>
            </w:r>
          </w:p>
        </w:tc>
        <w:tc>
          <w:tcPr>
            <w:tcW w:w="667" w:type="dxa"/>
            <w:tcBorders>
              <w:top w:val="single" w:sz="4" w:space="0" w:color="000000"/>
              <w:left w:val="single" w:sz="4" w:space="0" w:color="000000"/>
              <w:bottom w:val="single" w:sz="4" w:space="0" w:color="000000"/>
              <w:right w:val="single" w:sz="4" w:space="0" w:color="000000"/>
            </w:tcBorders>
          </w:tcPr>
          <w:p w14:paraId="56B8A8E6" w14:textId="77777777" w:rsidR="007B434C" w:rsidRDefault="00AF7DB6">
            <w:pPr>
              <w:jc w:val="center"/>
              <w:rPr>
                <w:sz w:val="18"/>
                <w:szCs w:val="18"/>
                <w:lang w:eastAsia="en-US"/>
              </w:rPr>
            </w:pPr>
            <w:r>
              <w:rPr>
                <w:sz w:val="18"/>
                <w:szCs w:val="18"/>
                <w:lang w:eastAsia="en-US"/>
              </w:rPr>
              <w:t>2832</w:t>
            </w:r>
          </w:p>
          <w:p w14:paraId="05345FFE" w14:textId="77777777" w:rsidR="007B434C" w:rsidRDefault="00AF7DB6">
            <w:pPr>
              <w:jc w:val="center"/>
              <w:rPr>
                <w:sz w:val="18"/>
                <w:szCs w:val="18"/>
                <w:lang w:eastAsia="en-US"/>
              </w:rPr>
            </w:pPr>
            <w:r>
              <w:rPr>
                <w:sz w:val="18"/>
                <w:szCs w:val="18"/>
                <w:lang w:eastAsia="en-US"/>
              </w:rPr>
              <w:t>-</w:t>
            </w:r>
          </w:p>
          <w:p w14:paraId="45533DFC" w14:textId="77777777" w:rsidR="007B434C" w:rsidRDefault="00AF7DB6">
            <w:pPr>
              <w:jc w:val="center"/>
              <w:rPr>
                <w:sz w:val="18"/>
                <w:szCs w:val="18"/>
                <w:lang w:eastAsia="en-US"/>
              </w:rPr>
            </w:pPr>
            <w:r>
              <w:rPr>
                <w:sz w:val="18"/>
                <w:szCs w:val="18"/>
                <w:lang w:eastAsia="en-US"/>
              </w:rPr>
              <w:t>2832</w:t>
            </w:r>
          </w:p>
        </w:tc>
        <w:tc>
          <w:tcPr>
            <w:tcW w:w="908" w:type="dxa"/>
            <w:tcBorders>
              <w:top w:val="single" w:sz="4" w:space="0" w:color="000000"/>
              <w:left w:val="single" w:sz="4" w:space="0" w:color="000000"/>
              <w:bottom w:val="single" w:sz="4" w:space="0" w:color="000000"/>
              <w:right w:val="single" w:sz="4" w:space="0" w:color="000000"/>
            </w:tcBorders>
          </w:tcPr>
          <w:p w14:paraId="257DB48E" w14:textId="77777777" w:rsidR="007B434C" w:rsidRDefault="00AF7DB6">
            <w:pPr>
              <w:jc w:val="center"/>
              <w:rPr>
                <w:sz w:val="18"/>
                <w:szCs w:val="18"/>
                <w:lang w:eastAsia="en-US"/>
              </w:rPr>
            </w:pPr>
            <w:r>
              <w:rPr>
                <w:sz w:val="18"/>
                <w:szCs w:val="18"/>
                <w:lang w:eastAsia="en-US"/>
              </w:rPr>
              <w:t>2832</w:t>
            </w:r>
          </w:p>
          <w:p w14:paraId="6284746A" w14:textId="77777777" w:rsidR="007B434C" w:rsidRDefault="00AF7DB6">
            <w:pPr>
              <w:jc w:val="center"/>
              <w:rPr>
                <w:sz w:val="18"/>
                <w:szCs w:val="18"/>
                <w:lang w:eastAsia="en-US"/>
              </w:rPr>
            </w:pPr>
            <w:r>
              <w:rPr>
                <w:sz w:val="18"/>
                <w:szCs w:val="18"/>
                <w:lang w:eastAsia="en-US"/>
              </w:rPr>
              <w:t>-</w:t>
            </w:r>
          </w:p>
          <w:p w14:paraId="0E72F5A1" w14:textId="77777777" w:rsidR="007B434C" w:rsidRDefault="00AF7DB6">
            <w:pPr>
              <w:jc w:val="center"/>
              <w:rPr>
                <w:sz w:val="18"/>
                <w:szCs w:val="18"/>
                <w:lang w:eastAsia="en-US"/>
              </w:rPr>
            </w:pPr>
            <w:r>
              <w:rPr>
                <w:sz w:val="18"/>
                <w:szCs w:val="18"/>
                <w:lang w:eastAsia="en-US"/>
              </w:rPr>
              <w:t>2832</w:t>
            </w:r>
          </w:p>
        </w:tc>
        <w:tc>
          <w:tcPr>
            <w:tcW w:w="1016" w:type="dxa"/>
            <w:tcBorders>
              <w:top w:val="single" w:sz="4" w:space="0" w:color="000000"/>
              <w:left w:val="single" w:sz="4" w:space="0" w:color="000000"/>
              <w:bottom w:val="single" w:sz="4" w:space="0" w:color="000000"/>
              <w:right w:val="single" w:sz="4" w:space="0" w:color="000000"/>
            </w:tcBorders>
          </w:tcPr>
          <w:p w14:paraId="6B45E346" w14:textId="77777777" w:rsidR="007B434C" w:rsidRDefault="00AF7DB6">
            <w:pPr>
              <w:jc w:val="center"/>
              <w:rPr>
                <w:sz w:val="18"/>
                <w:szCs w:val="18"/>
                <w:lang w:eastAsia="en-US"/>
              </w:rPr>
            </w:pPr>
            <w:r>
              <w:rPr>
                <w:sz w:val="18"/>
                <w:szCs w:val="18"/>
                <w:lang w:eastAsia="en-US"/>
              </w:rPr>
              <w:t>2832</w:t>
            </w:r>
          </w:p>
          <w:p w14:paraId="732CE0B3" w14:textId="77777777" w:rsidR="007B434C" w:rsidRDefault="00AF7DB6">
            <w:pPr>
              <w:jc w:val="center"/>
              <w:rPr>
                <w:sz w:val="18"/>
                <w:szCs w:val="18"/>
                <w:lang w:eastAsia="en-US"/>
              </w:rPr>
            </w:pPr>
            <w:r>
              <w:rPr>
                <w:sz w:val="18"/>
                <w:szCs w:val="18"/>
                <w:lang w:eastAsia="en-US"/>
              </w:rPr>
              <w:t>-</w:t>
            </w:r>
          </w:p>
          <w:p w14:paraId="1BB51F00" w14:textId="77777777" w:rsidR="007B434C" w:rsidRDefault="00AF7DB6">
            <w:pPr>
              <w:jc w:val="center"/>
              <w:rPr>
                <w:sz w:val="18"/>
                <w:szCs w:val="18"/>
                <w:lang w:eastAsia="en-US"/>
              </w:rPr>
            </w:pPr>
            <w:r>
              <w:rPr>
                <w:sz w:val="18"/>
                <w:szCs w:val="18"/>
                <w:lang w:eastAsia="en-US"/>
              </w:rPr>
              <w:t>2832</w:t>
            </w:r>
          </w:p>
        </w:tc>
        <w:tc>
          <w:tcPr>
            <w:tcW w:w="667" w:type="dxa"/>
            <w:tcBorders>
              <w:top w:val="single" w:sz="4" w:space="0" w:color="000000"/>
              <w:left w:val="single" w:sz="4" w:space="0" w:color="000000"/>
              <w:bottom w:val="single" w:sz="4" w:space="0" w:color="000000"/>
              <w:right w:val="single" w:sz="4" w:space="0" w:color="000000"/>
            </w:tcBorders>
          </w:tcPr>
          <w:p w14:paraId="0E73131A" w14:textId="77777777" w:rsidR="007B434C" w:rsidRDefault="00AF7DB6">
            <w:pPr>
              <w:jc w:val="center"/>
              <w:rPr>
                <w:sz w:val="18"/>
                <w:szCs w:val="18"/>
                <w:lang w:eastAsia="en-US"/>
              </w:rPr>
            </w:pPr>
            <w:r>
              <w:rPr>
                <w:sz w:val="18"/>
                <w:szCs w:val="18"/>
                <w:lang w:eastAsia="en-US"/>
              </w:rPr>
              <w:t>2832</w:t>
            </w:r>
          </w:p>
          <w:p w14:paraId="6FB08696" w14:textId="77777777" w:rsidR="007B434C" w:rsidRDefault="00AF7DB6">
            <w:pPr>
              <w:jc w:val="center"/>
              <w:rPr>
                <w:sz w:val="18"/>
                <w:szCs w:val="18"/>
                <w:lang w:eastAsia="en-US"/>
              </w:rPr>
            </w:pPr>
            <w:r>
              <w:rPr>
                <w:sz w:val="18"/>
                <w:szCs w:val="18"/>
                <w:lang w:eastAsia="en-US"/>
              </w:rPr>
              <w:t>-</w:t>
            </w:r>
          </w:p>
          <w:p w14:paraId="622826E5" w14:textId="77777777" w:rsidR="007B434C" w:rsidRDefault="00AF7DB6">
            <w:pPr>
              <w:jc w:val="center"/>
              <w:rPr>
                <w:sz w:val="18"/>
                <w:szCs w:val="18"/>
                <w:lang w:eastAsia="en-US"/>
              </w:rPr>
            </w:pPr>
            <w:r>
              <w:rPr>
                <w:sz w:val="18"/>
                <w:szCs w:val="18"/>
                <w:lang w:eastAsia="en-US"/>
              </w:rPr>
              <w:t>2832</w:t>
            </w:r>
          </w:p>
        </w:tc>
        <w:tc>
          <w:tcPr>
            <w:tcW w:w="664" w:type="dxa"/>
            <w:tcBorders>
              <w:top w:val="single" w:sz="4" w:space="0" w:color="000000"/>
              <w:left w:val="single" w:sz="4" w:space="0" w:color="000000"/>
              <w:bottom w:val="single" w:sz="4" w:space="0" w:color="000000"/>
              <w:right w:val="single" w:sz="4" w:space="0" w:color="000000"/>
            </w:tcBorders>
          </w:tcPr>
          <w:p w14:paraId="39690984" w14:textId="77777777" w:rsidR="007B434C" w:rsidRDefault="00AF7DB6">
            <w:pPr>
              <w:jc w:val="center"/>
              <w:rPr>
                <w:sz w:val="18"/>
                <w:szCs w:val="18"/>
                <w:lang w:eastAsia="en-US"/>
              </w:rPr>
            </w:pPr>
            <w:r>
              <w:rPr>
                <w:sz w:val="18"/>
                <w:szCs w:val="18"/>
                <w:lang w:eastAsia="en-US"/>
              </w:rPr>
              <w:t>2832</w:t>
            </w:r>
          </w:p>
          <w:p w14:paraId="0D9EDD21" w14:textId="77777777" w:rsidR="007B434C" w:rsidRDefault="00AF7DB6">
            <w:pPr>
              <w:jc w:val="center"/>
              <w:rPr>
                <w:sz w:val="18"/>
                <w:szCs w:val="18"/>
                <w:lang w:eastAsia="en-US"/>
              </w:rPr>
            </w:pPr>
            <w:r>
              <w:rPr>
                <w:sz w:val="18"/>
                <w:szCs w:val="18"/>
                <w:lang w:eastAsia="en-US"/>
              </w:rPr>
              <w:t>-</w:t>
            </w:r>
          </w:p>
          <w:p w14:paraId="2295FC1A" w14:textId="77777777" w:rsidR="007B434C" w:rsidRDefault="00AF7DB6">
            <w:pPr>
              <w:jc w:val="center"/>
              <w:rPr>
                <w:sz w:val="18"/>
                <w:szCs w:val="18"/>
                <w:lang w:eastAsia="en-US"/>
              </w:rPr>
            </w:pPr>
            <w:r>
              <w:rPr>
                <w:sz w:val="18"/>
                <w:szCs w:val="18"/>
                <w:lang w:eastAsia="en-US"/>
              </w:rPr>
              <w:t>2832</w:t>
            </w:r>
          </w:p>
        </w:tc>
        <w:tc>
          <w:tcPr>
            <w:tcW w:w="936" w:type="dxa"/>
            <w:tcBorders>
              <w:top w:val="single" w:sz="4" w:space="0" w:color="000000"/>
              <w:left w:val="single" w:sz="4" w:space="0" w:color="000000"/>
              <w:bottom w:val="single" w:sz="4" w:space="0" w:color="000000"/>
              <w:right w:val="single" w:sz="4" w:space="0" w:color="000000"/>
            </w:tcBorders>
          </w:tcPr>
          <w:p w14:paraId="6EF5455D" w14:textId="77777777" w:rsidR="007B434C" w:rsidRDefault="00AF7DB6">
            <w:pPr>
              <w:jc w:val="center"/>
              <w:rPr>
                <w:sz w:val="18"/>
                <w:szCs w:val="18"/>
                <w:lang w:eastAsia="en-US"/>
              </w:rPr>
            </w:pPr>
            <w:r>
              <w:rPr>
                <w:sz w:val="18"/>
                <w:szCs w:val="18"/>
                <w:lang w:eastAsia="en-US"/>
              </w:rPr>
              <w:t>2832</w:t>
            </w:r>
          </w:p>
          <w:p w14:paraId="5272EB68" w14:textId="77777777" w:rsidR="007B434C" w:rsidRDefault="00AF7DB6">
            <w:pPr>
              <w:jc w:val="center"/>
              <w:rPr>
                <w:sz w:val="18"/>
                <w:szCs w:val="18"/>
                <w:lang w:eastAsia="en-US"/>
              </w:rPr>
            </w:pPr>
            <w:r>
              <w:rPr>
                <w:sz w:val="18"/>
                <w:szCs w:val="18"/>
                <w:lang w:eastAsia="en-US"/>
              </w:rPr>
              <w:t>-</w:t>
            </w:r>
          </w:p>
          <w:p w14:paraId="1DBDE0E8" w14:textId="77777777" w:rsidR="007B434C" w:rsidRDefault="00AF7DB6">
            <w:pPr>
              <w:jc w:val="center"/>
              <w:rPr>
                <w:sz w:val="18"/>
                <w:szCs w:val="18"/>
                <w:lang w:eastAsia="en-US"/>
              </w:rPr>
            </w:pPr>
            <w:r>
              <w:rPr>
                <w:sz w:val="18"/>
                <w:szCs w:val="18"/>
                <w:lang w:eastAsia="en-US"/>
              </w:rPr>
              <w:t>2832</w:t>
            </w:r>
          </w:p>
        </w:tc>
        <w:tc>
          <w:tcPr>
            <w:tcW w:w="757" w:type="dxa"/>
            <w:tcBorders>
              <w:top w:val="single" w:sz="4" w:space="0" w:color="000000"/>
              <w:left w:val="single" w:sz="4" w:space="0" w:color="000000"/>
              <w:bottom w:val="single" w:sz="4" w:space="0" w:color="000000"/>
              <w:right w:val="single" w:sz="4" w:space="0" w:color="000000"/>
            </w:tcBorders>
          </w:tcPr>
          <w:p w14:paraId="1869DBE1" w14:textId="77777777" w:rsidR="007B434C" w:rsidRDefault="00AF7DB6">
            <w:pPr>
              <w:jc w:val="center"/>
              <w:rPr>
                <w:sz w:val="18"/>
                <w:szCs w:val="18"/>
                <w:lang w:eastAsia="en-US"/>
              </w:rPr>
            </w:pPr>
            <w:r>
              <w:rPr>
                <w:sz w:val="18"/>
                <w:szCs w:val="18"/>
                <w:lang w:eastAsia="en-US"/>
              </w:rPr>
              <w:t>2832</w:t>
            </w:r>
          </w:p>
          <w:p w14:paraId="30251809" w14:textId="77777777" w:rsidR="007B434C" w:rsidRDefault="00AF7DB6">
            <w:pPr>
              <w:jc w:val="center"/>
              <w:rPr>
                <w:sz w:val="18"/>
                <w:szCs w:val="18"/>
                <w:lang w:eastAsia="en-US"/>
              </w:rPr>
            </w:pPr>
            <w:r>
              <w:rPr>
                <w:sz w:val="18"/>
                <w:szCs w:val="18"/>
                <w:lang w:eastAsia="en-US"/>
              </w:rPr>
              <w:t>-</w:t>
            </w:r>
          </w:p>
          <w:p w14:paraId="1A17EE2F" w14:textId="77777777" w:rsidR="007B434C" w:rsidRDefault="00AF7DB6">
            <w:pPr>
              <w:jc w:val="center"/>
              <w:rPr>
                <w:sz w:val="18"/>
                <w:szCs w:val="18"/>
                <w:lang w:eastAsia="en-US"/>
              </w:rPr>
            </w:pPr>
            <w:r>
              <w:rPr>
                <w:sz w:val="18"/>
                <w:szCs w:val="18"/>
                <w:lang w:eastAsia="en-US"/>
              </w:rPr>
              <w:t>2832</w:t>
            </w:r>
          </w:p>
        </w:tc>
        <w:tc>
          <w:tcPr>
            <w:tcW w:w="668" w:type="dxa"/>
            <w:tcBorders>
              <w:top w:val="single" w:sz="4" w:space="0" w:color="000000"/>
              <w:left w:val="single" w:sz="4" w:space="0" w:color="000000"/>
              <w:bottom w:val="single" w:sz="4" w:space="0" w:color="000000"/>
              <w:right w:val="single" w:sz="4" w:space="0" w:color="000000"/>
            </w:tcBorders>
          </w:tcPr>
          <w:p w14:paraId="23193D8B" w14:textId="77777777" w:rsidR="007B434C" w:rsidRDefault="00AF7DB6">
            <w:pPr>
              <w:jc w:val="center"/>
              <w:rPr>
                <w:sz w:val="18"/>
                <w:szCs w:val="18"/>
                <w:lang w:eastAsia="en-US"/>
              </w:rPr>
            </w:pPr>
            <w:r>
              <w:rPr>
                <w:sz w:val="18"/>
                <w:szCs w:val="18"/>
                <w:lang w:eastAsia="en-US"/>
              </w:rPr>
              <w:t>2832</w:t>
            </w:r>
          </w:p>
          <w:p w14:paraId="1A5AC761" w14:textId="77777777" w:rsidR="007B434C" w:rsidRDefault="00AF7DB6">
            <w:pPr>
              <w:jc w:val="center"/>
              <w:rPr>
                <w:sz w:val="18"/>
                <w:szCs w:val="18"/>
                <w:lang w:eastAsia="en-US"/>
              </w:rPr>
            </w:pPr>
            <w:r>
              <w:rPr>
                <w:sz w:val="18"/>
                <w:szCs w:val="18"/>
                <w:lang w:eastAsia="en-US"/>
              </w:rPr>
              <w:t>-</w:t>
            </w:r>
          </w:p>
          <w:p w14:paraId="279F8B76" w14:textId="77777777" w:rsidR="007B434C" w:rsidRDefault="00AF7DB6">
            <w:pPr>
              <w:jc w:val="center"/>
              <w:rPr>
                <w:sz w:val="18"/>
                <w:szCs w:val="18"/>
                <w:lang w:eastAsia="en-US"/>
              </w:rPr>
            </w:pPr>
            <w:r>
              <w:rPr>
                <w:sz w:val="18"/>
                <w:szCs w:val="18"/>
                <w:lang w:eastAsia="en-US"/>
              </w:rPr>
              <w:t>2832</w:t>
            </w:r>
          </w:p>
        </w:tc>
        <w:tc>
          <w:tcPr>
            <w:tcW w:w="686" w:type="dxa"/>
            <w:tcBorders>
              <w:top w:val="single" w:sz="4" w:space="0" w:color="000000"/>
              <w:left w:val="single" w:sz="4" w:space="0" w:color="000000"/>
              <w:bottom w:val="single" w:sz="4" w:space="0" w:color="000000"/>
              <w:right w:val="single" w:sz="4" w:space="0" w:color="000000"/>
            </w:tcBorders>
          </w:tcPr>
          <w:p w14:paraId="2EB602B0" w14:textId="77777777" w:rsidR="007B434C" w:rsidRDefault="00AF7DB6">
            <w:pPr>
              <w:jc w:val="center"/>
              <w:rPr>
                <w:sz w:val="18"/>
                <w:szCs w:val="18"/>
                <w:lang w:eastAsia="en-US"/>
              </w:rPr>
            </w:pPr>
            <w:r>
              <w:rPr>
                <w:sz w:val="18"/>
                <w:szCs w:val="18"/>
                <w:lang w:eastAsia="en-US"/>
              </w:rPr>
              <w:t>2832</w:t>
            </w:r>
          </w:p>
          <w:p w14:paraId="1791E518" w14:textId="77777777" w:rsidR="007B434C" w:rsidRDefault="00AF7DB6">
            <w:pPr>
              <w:jc w:val="center"/>
              <w:rPr>
                <w:sz w:val="18"/>
                <w:szCs w:val="18"/>
                <w:lang w:eastAsia="en-US"/>
              </w:rPr>
            </w:pPr>
            <w:r>
              <w:rPr>
                <w:sz w:val="18"/>
                <w:szCs w:val="18"/>
                <w:lang w:eastAsia="en-US"/>
              </w:rPr>
              <w:t>-</w:t>
            </w:r>
          </w:p>
          <w:p w14:paraId="530E8450" w14:textId="77777777" w:rsidR="007B434C" w:rsidRDefault="00AF7DB6">
            <w:pPr>
              <w:jc w:val="center"/>
              <w:rPr>
                <w:sz w:val="18"/>
                <w:szCs w:val="18"/>
                <w:lang w:eastAsia="en-US"/>
              </w:rPr>
            </w:pPr>
            <w:r>
              <w:rPr>
                <w:sz w:val="18"/>
                <w:szCs w:val="18"/>
                <w:lang w:eastAsia="en-US"/>
              </w:rPr>
              <w:t>2832</w:t>
            </w:r>
          </w:p>
        </w:tc>
        <w:tc>
          <w:tcPr>
            <w:tcW w:w="1122" w:type="dxa"/>
            <w:tcBorders>
              <w:top w:val="single" w:sz="4" w:space="0" w:color="000000"/>
              <w:left w:val="single" w:sz="4" w:space="0" w:color="000000"/>
              <w:bottom w:val="single" w:sz="4" w:space="0" w:color="000000"/>
              <w:right w:val="single" w:sz="4" w:space="0" w:color="000000"/>
            </w:tcBorders>
          </w:tcPr>
          <w:p w14:paraId="6EF6CC8C" w14:textId="77777777" w:rsidR="007B434C" w:rsidRDefault="00AF7DB6">
            <w:pPr>
              <w:jc w:val="center"/>
              <w:rPr>
                <w:szCs w:val="22"/>
                <w:lang w:eastAsia="en-US"/>
              </w:rPr>
            </w:pPr>
            <w:r>
              <w:rPr>
                <w:sz w:val="18"/>
                <w:szCs w:val="18"/>
                <w:lang w:eastAsia="en-US"/>
              </w:rPr>
              <w:t>01/09/2022 até 30/09/2022 00:00 às 23:55</w:t>
            </w:r>
          </w:p>
        </w:tc>
      </w:tr>
      <w:tr w:rsidR="007B434C" w14:paraId="72B79027" w14:textId="77777777" w:rsidTr="000158E2">
        <w:trPr>
          <w:trHeight w:val="892"/>
        </w:trPr>
        <w:tc>
          <w:tcPr>
            <w:tcW w:w="997" w:type="dxa"/>
            <w:tcBorders>
              <w:top w:val="single" w:sz="4" w:space="0" w:color="000000"/>
              <w:left w:val="single" w:sz="4" w:space="0" w:color="000000"/>
              <w:bottom w:val="single" w:sz="4" w:space="0" w:color="000000"/>
              <w:right w:val="single" w:sz="4" w:space="0" w:color="000000"/>
            </w:tcBorders>
          </w:tcPr>
          <w:p w14:paraId="08CC80D8" w14:textId="77777777" w:rsidR="007B434C" w:rsidRDefault="00AF7DB6">
            <w:pPr>
              <w:jc w:val="center"/>
              <w:rPr>
                <w:sz w:val="18"/>
                <w:szCs w:val="18"/>
                <w:lang w:eastAsia="en-US"/>
              </w:rPr>
            </w:pPr>
            <w:r>
              <w:rPr>
                <w:sz w:val="18"/>
                <w:szCs w:val="18"/>
                <w:lang w:eastAsia="en-US"/>
              </w:rPr>
              <w:t>Outubro</w:t>
            </w:r>
          </w:p>
          <w:p w14:paraId="28778E93" w14:textId="77777777" w:rsidR="007B434C" w:rsidRDefault="00AF7DB6">
            <w:pPr>
              <w:jc w:val="center"/>
              <w:rPr>
                <w:b/>
                <w:bCs/>
                <w:sz w:val="18"/>
                <w:szCs w:val="18"/>
                <w:lang w:eastAsia="en-US"/>
              </w:rPr>
            </w:pPr>
            <w:r>
              <w:rPr>
                <w:b/>
                <w:bCs/>
                <w:sz w:val="18"/>
                <w:szCs w:val="18"/>
                <w:lang w:eastAsia="en-US"/>
              </w:rPr>
              <w:t>*(5min)</w:t>
            </w:r>
          </w:p>
          <w:p w14:paraId="0DA56869" w14:textId="77777777" w:rsidR="007B434C" w:rsidRDefault="00AF7DB6">
            <w:pPr>
              <w:jc w:val="center"/>
              <w:rPr>
                <w:b/>
                <w:bCs/>
                <w:sz w:val="18"/>
                <w:szCs w:val="18"/>
                <w:lang w:eastAsia="en-US"/>
              </w:rPr>
            </w:pPr>
            <w:r>
              <w:rPr>
                <w:b/>
                <w:bCs/>
                <w:sz w:val="18"/>
                <w:szCs w:val="18"/>
                <w:lang w:eastAsia="en-US"/>
              </w:rPr>
              <w:t>**(15min)</w:t>
            </w:r>
          </w:p>
        </w:tc>
        <w:tc>
          <w:tcPr>
            <w:tcW w:w="991" w:type="dxa"/>
            <w:tcBorders>
              <w:top w:val="single" w:sz="4" w:space="0" w:color="000000"/>
              <w:left w:val="single" w:sz="4" w:space="0" w:color="000000"/>
              <w:bottom w:val="single" w:sz="4" w:space="0" w:color="000000"/>
              <w:right w:val="single" w:sz="4" w:space="0" w:color="000000"/>
            </w:tcBorders>
          </w:tcPr>
          <w:p w14:paraId="1DA330CE" w14:textId="77777777" w:rsidR="007B434C" w:rsidRDefault="00AF7DB6">
            <w:pPr>
              <w:jc w:val="center"/>
              <w:rPr>
                <w:sz w:val="18"/>
                <w:szCs w:val="18"/>
                <w:lang w:eastAsia="en-US"/>
              </w:rPr>
            </w:pPr>
            <w:r>
              <w:rPr>
                <w:sz w:val="18"/>
                <w:szCs w:val="18"/>
                <w:lang w:eastAsia="en-US"/>
              </w:rPr>
              <w:t>29579</w:t>
            </w:r>
          </w:p>
          <w:p w14:paraId="18940C34" w14:textId="77777777" w:rsidR="007B434C" w:rsidRDefault="00AF7DB6">
            <w:pPr>
              <w:jc w:val="center"/>
              <w:rPr>
                <w:sz w:val="18"/>
                <w:szCs w:val="18"/>
                <w:lang w:eastAsia="en-US"/>
              </w:rPr>
            </w:pPr>
            <w:r>
              <w:rPr>
                <w:sz w:val="18"/>
                <w:szCs w:val="18"/>
                <w:lang w:eastAsia="en-US"/>
              </w:rPr>
              <w:t>-</w:t>
            </w:r>
          </w:p>
          <w:p w14:paraId="02A4F7AB" w14:textId="77777777" w:rsidR="007B434C" w:rsidRDefault="00AF7DB6">
            <w:pPr>
              <w:jc w:val="center"/>
              <w:rPr>
                <w:sz w:val="18"/>
                <w:szCs w:val="18"/>
                <w:lang w:eastAsia="en-US"/>
              </w:rPr>
            </w:pPr>
            <w:r>
              <w:rPr>
                <w:sz w:val="18"/>
                <w:szCs w:val="18"/>
                <w:lang w:eastAsia="en-US"/>
              </w:rPr>
              <w:t>29579</w:t>
            </w:r>
          </w:p>
        </w:tc>
        <w:tc>
          <w:tcPr>
            <w:tcW w:w="663" w:type="dxa"/>
            <w:tcBorders>
              <w:top w:val="single" w:sz="4" w:space="0" w:color="000000"/>
              <w:left w:val="single" w:sz="4" w:space="0" w:color="000000"/>
              <w:bottom w:val="single" w:sz="4" w:space="0" w:color="000000"/>
              <w:right w:val="single" w:sz="4" w:space="0" w:color="000000"/>
            </w:tcBorders>
          </w:tcPr>
          <w:p w14:paraId="0DBE0742" w14:textId="77777777" w:rsidR="007B434C" w:rsidRDefault="00AF7DB6">
            <w:pPr>
              <w:jc w:val="center"/>
              <w:rPr>
                <w:sz w:val="18"/>
                <w:szCs w:val="18"/>
                <w:lang w:eastAsia="en-US"/>
              </w:rPr>
            </w:pPr>
            <w:r>
              <w:rPr>
                <w:sz w:val="18"/>
                <w:szCs w:val="18"/>
                <w:lang w:eastAsia="en-US"/>
              </w:rPr>
              <w:t>2689</w:t>
            </w:r>
          </w:p>
          <w:p w14:paraId="4E2921EE" w14:textId="77777777" w:rsidR="007B434C" w:rsidRDefault="00AF7DB6">
            <w:pPr>
              <w:jc w:val="center"/>
              <w:rPr>
                <w:sz w:val="18"/>
                <w:szCs w:val="18"/>
                <w:lang w:eastAsia="en-US"/>
              </w:rPr>
            </w:pPr>
            <w:r>
              <w:rPr>
                <w:sz w:val="18"/>
                <w:szCs w:val="18"/>
                <w:lang w:eastAsia="en-US"/>
              </w:rPr>
              <w:t>-</w:t>
            </w:r>
          </w:p>
          <w:p w14:paraId="1B0785B9" w14:textId="77777777" w:rsidR="007B434C" w:rsidRDefault="00AF7DB6">
            <w:pPr>
              <w:jc w:val="center"/>
              <w:rPr>
                <w:sz w:val="18"/>
                <w:szCs w:val="18"/>
                <w:lang w:eastAsia="en-US"/>
              </w:rPr>
            </w:pPr>
            <w:r>
              <w:rPr>
                <w:sz w:val="18"/>
                <w:szCs w:val="18"/>
                <w:lang w:eastAsia="en-US"/>
              </w:rPr>
              <w:t>2689</w:t>
            </w:r>
          </w:p>
        </w:tc>
        <w:tc>
          <w:tcPr>
            <w:tcW w:w="661" w:type="dxa"/>
            <w:tcBorders>
              <w:top w:val="single" w:sz="4" w:space="0" w:color="000000"/>
              <w:left w:val="single" w:sz="4" w:space="0" w:color="000000"/>
              <w:bottom w:val="single" w:sz="4" w:space="0" w:color="000000"/>
              <w:right w:val="single" w:sz="4" w:space="0" w:color="000000"/>
            </w:tcBorders>
          </w:tcPr>
          <w:p w14:paraId="0AA1D105" w14:textId="77777777" w:rsidR="007B434C" w:rsidRDefault="00AF7DB6">
            <w:pPr>
              <w:jc w:val="center"/>
              <w:rPr>
                <w:sz w:val="18"/>
                <w:szCs w:val="18"/>
                <w:lang w:eastAsia="en-US"/>
              </w:rPr>
            </w:pPr>
            <w:r>
              <w:rPr>
                <w:sz w:val="18"/>
                <w:szCs w:val="18"/>
                <w:lang w:eastAsia="en-US"/>
              </w:rPr>
              <w:t>2689</w:t>
            </w:r>
          </w:p>
          <w:p w14:paraId="7CDC52E0" w14:textId="77777777" w:rsidR="007B434C" w:rsidRDefault="00AF7DB6">
            <w:pPr>
              <w:jc w:val="center"/>
              <w:rPr>
                <w:sz w:val="18"/>
                <w:szCs w:val="18"/>
                <w:lang w:eastAsia="en-US"/>
              </w:rPr>
            </w:pPr>
            <w:r>
              <w:rPr>
                <w:sz w:val="18"/>
                <w:szCs w:val="18"/>
                <w:lang w:eastAsia="en-US"/>
              </w:rPr>
              <w:t>-</w:t>
            </w:r>
          </w:p>
          <w:p w14:paraId="2B646612" w14:textId="77777777" w:rsidR="007B434C" w:rsidRDefault="00AF7DB6">
            <w:pPr>
              <w:jc w:val="center"/>
              <w:rPr>
                <w:sz w:val="18"/>
                <w:szCs w:val="18"/>
                <w:lang w:eastAsia="en-US"/>
              </w:rPr>
            </w:pPr>
            <w:r>
              <w:rPr>
                <w:sz w:val="18"/>
                <w:szCs w:val="18"/>
                <w:lang w:eastAsia="en-US"/>
              </w:rPr>
              <w:t>2689</w:t>
            </w:r>
          </w:p>
        </w:tc>
        <w:tc>
          <w:tcPr>
            <w:tcW w:w="667" w:type="dxa"/>
            <w:tcBorders>
              <w:top w:val="single" w:sz="4" w:space="0" w:color="000000"/>
              <w:left w:val="single" w:sz="4" w:space="0" w:color="000000"/>
              <w:bottom w:val="single" w:sz="4" w:space="0" w:color="000000"/>
              <w:right w:val="single" w:sz="4" w:space="0" w:color="000000"/>
            </w:tcBorders>
          </w:tcPr>
          <w:p w14:paraId="45AC7C68" w14:textId="77777777" w:rsidR="007B434C" w:rsidRDefault="00AF7DB6">
            <w:pPr>
              <w:jc w:val="center"/>
              <w:rPr>
                <w:sz w:val="18"/>
                <w:szCs w:val="18"/>
                <w:lang w:eastAsia="en-US"/>
              </w:rPr>
            </w:pPr>
            <w:r>
              <w:rPr>
                <w:sz w:val="18"/>
                <w:szCs w:val="18"/>
                <w:lang w:eastAsia="en-US"/>
              </w:rPr>
              <w:t>2689</w:t>
            </w:r>
          </w:p>
          <w:p w14:paraId="052D80A5" w14:textId="77777777" w:rsidR="007B434C" w:rsidRDefault="00AF7DB6">
            <w:pPr>
              <w:jc w:val="center"/>
              <w:rPr>
                <w:sz w:val="18"/>
                <w:szCs w:val="18"/>
                <w:lang w:eastAsia="en-US"/>
              </w:rPr>
            </w:pPr>
            <w:r>
              <w:rPr>
                <w:sz w:val="18"/>
                <w:szCs w:val="18"/>
                <w:lang w:eastAsia="en-US"/>
              </w:rPr>
              <w:t>-</w:t>
            </w:r>
          </w:p>
          <w:p w14:paraId="3DACEBC5" w14:textId="77777777" w:rsidR="007B434C" w:rsidRDefault="00AF7DB6">
            <w:pPr>
              <w:jc w:val="center"/>
              <w:rPr>
                <w:sz w:val="18"/>
                <w:szCs w:val="18"/>
                <w:lang w:eastAsia="en-US"/>
              </w:rPr>
            </w:pPr>
            <w:r>
              <w:rPr>
                <w:sz w:val="18"/>
                <w:szCs w:val="18"/>
                <w:lang w:eastAsia="en-US"/>
              </w:rPr>
              <w:t>2689</w:t>
            </w:r>
          </w:p>
        </w:tc>
        <w:tc>
          <w:tcPr>
            <w:tcW w:w="908" w:type="dxa"/>
            <w:tcBorders>
              <w:top w:val="single" w:sz="4" w:space="0" w:color="000000"/>
              <w:left w:val="single" w:sz="4" w:space="0" w:color="000000"/>
              <w:bottom w:val="single" w:sz="4" w:space="0" w:color="000000"/>
              <w:right w:val="single" w:sz="4" w:space="0" w:color="000000"/>
            </w:tcBorders>
          </w:tcPr>
          <w:p w14:paraId="2DDDB664" w14:textId="77777777" w:rsidR="007B434C" w:rsidRDefault="00AF7DB6">
            <w:pPr>
              <w:jc w:val="center"/>
              <w:rPr>
                <w:sz w:val="18"/>
                <w:szCs w:val="18"/>
                <w:lang w:eastAsia="en-US"/>
              </w:rPr>
            </w:pPr>
            <w:r>
              <w:rPr>
                <w:sz w:val="18"/>
                <w:szCs w:val="18"/>
                <w:lang w:eastAsia="en-US"/>
              </w:rPr>
              <w:t>2689</w:t>
            </w:r>
          </w:p>
          <w:p w14:paraId="2DAADB4B" w14:textId="77777777" w:rsidR="007B434C" w:rsidRDefault="00AF7DB6">
            <w:pPr>
              <w:jc w:val="center"/>
              <w:rPr>
                <w:sz w:val="18"/>
                <w:szCs w:val="18"/>
                <w:lang w:eastAsia="en-US"/>
              </w:rPr>
            </w:pPr>
            <w:r>
              <w:rPr>
                <w:sz w:val="18"/>
                <w:szCs w:val="18"/>
                <w:lang w:eastAsia="en-US"/>
              </w:rPr>
              <w:t>-</w:t>
            </w:r>
          </w:p>
          <w:p w14:paraId="0EAB923C" w14:textId="77777777" w:rsidR="007B434C" w:rsidRDefault="00AF7DB6">
            <w:pPr>
              <w:jc w:val="center"/>
              <w:rPr>
                <w:sz w:val="18"/>
                <w:szCs w:val="18"/>
                <w:lang w:eastAsia="en-US"/>
              </w:rPr>
            </w:pPr>
            <w:r>
              <w:rPr>
                <w:sz w:val="18"/>
                <w:szCs w:val="18"/>
                <w:lang w:eastAsia="en-US"/>
              </w:rPr>
              <w:t>2689</w:t>
            </w:r>
          </w:p>
        </w:tc>
        <w:tc>
          <w:tcPr>
            <w:tcW w:w="1016" w:type="dxa"/>
            <w:tcBorders>
              <w:top w:val="single" w:sz="4" w:space="0" w:color="000000"/>
              <w:left w:val="single" w:sz="4" w:space="0" w:color="000000"/>
              <w:bottom w:val="single" w:sz="4" w:space="0" w:color="000000"/>
              <w:right w:val="single" w:sz="4" w:space="0" w:color="000000"/>
            </w:tcBorders>
          </w:tcPr>
          <w:p w14:paraId="6715ADEF" w14:textId="77777777" w:rsidR="007B434C" w:rsidRDefault="00AF7DB6">
            <w:pPr>
              <w:jc w:val="center"/>
              <w:rPr>
                <w:sz w:val="18"/>
                <w:szCs w:val="18"/>
                <w:lang w:eastAsia="en-US"/>
              </w:rPr>
            </w:pPr>
            <w:r>
              <w:rPr>
                <w:sz w:val="18"/>
                <w:szCs w:val="18"/>
                <w:lang w:eastAsia="en-US"/>
              </w:rPr>
              <w:t>2689</w:t>
            </w:r>
          </w:p>
          <w:p w14:paraId="45BE951F" w14:textId="77777777" w:rsidR="007B434C" w:rsidRDefault="00AF7DB6">
            <w:pPr>
              <w:jc w:val="center"/>
              <w:rPr>
                <w:sz w:val="18"/>
                <w:szCs w:val="18"/>
                <w:lang w:eastAsia="en-US"/>
              </w:rPr>
            </w:pPr>
            <w:r>
              <w:rPr>
                <w:sz w:val="18"/>
                <w:szCs w:val="18"/>
                <w:lang w:eastAsia="en-US"/>
              </w:rPr>
              <w:t>-</w:t>
            </w:r>
          </w:p>
          <w:p w14:paraId="3B6BA44C" w14:textId="77777777" w:rsidR="007B434C" w:rsidRDefault="00AF7DB6">
            <w:pPr>
              <w:jc w:val="center"/>
              <w:rPr>
                <w:sz w:val="18"/>
                <w:szCs w:val="18"/>
                <w:lang w:eastAsia="en-US"/>
              </w:rPr>
            </w:pPr>
            <w:r>
              <w:rPr>
                <w:sz w:val="18"/>
                <w:szCs w:val="18"/>
                <w:lang w:eastAsia="en-US"/>
              </w:rPr>
              <w:t>2689</w:t>
            </w:r>
          </w:p>
        </w:tc>
        <w:tc>
          <w:tcPr>
            <w:tcW w:w="667" w:type="dxa"/>
            <w:tcBorders>
              <w:top w:val="single" w:sz="4" w:space="0" w:color="000000"/>
              <w:left w:val="single" w:sz="4" w:space="0" w:color="000000"/>
              <w:bottom w:val="single" w:sz="4" w:space="0" w:color="000000"/>
              <w:right w:val="single" w:sz="4" w:space="0" w:color="000000"/>
            </w:tcBorders>
          </w:tcPr>
          <w:p w14:paraId="2B8ACFE0" w14:textId="77777777" w:rsidR="007B434C" w:rsidRDefault="00AF7DB6">
            <w:pPr>
              <w:jc w:val="center"/>
              <w:rPr>
                <w:sz w:val="18"/>
                <w:szCs w:val="18"/>
                <w:lang w:eastAsia="en-US"/>
              </w:rPr>
            </w:pPr>
            <w:r>
              <w:rPr>
                <w:sz w:val="18"/>
                <w:szCs w:val="18"/>
                <w:lang w:eastAsia="en-US"/>
              </w:rPr>
              <w:t>2689</w:t>
            </w:r>
          </w:p>
          <w:p w14:paraId="07559D2B" w14:textId="77777777" w:rsidR="007B434C" w:rsidRDefault="00AF7DB6">
            <w:pPr>
              <w:jc w:val="center"/>
              <w:rPr>
                <w:sz w:val="18"/>
                <w:szCs w:val="18"/>
                <w:lang w:eastAsia="en-US"/>
              </w:rPr>
            </w:pPr>
            <w:r>
              <w:rPr>
                <w:sz w:val="18"/>
                <w:szCs w:val="18"/>
                <w:lang w:eastAsia="en-US"/>
              </w:rPr>
              <w:t>-</w:t>
            </w:r>
          </w:p>
          <w:p w14:paraId="7A7B3776" w14:textId="77777777" w:rsidR="007B434C" w:rsidRDefault="00AF7DB6">
            <w:pPr>
              <w:jc w:val="center"/>
              <w:rPr>
                <w:sz w:val="18"/>
                <w:szCs w:val="18"/>
                <w:lang w:eastAsia="en-US"/>
              </w:rPr>
            </w:pPr>
            <w:r>
              <w:rPr>
                <w:sz w:val="18"/>
                <w:szCs w:val="18"/>
                <w:lang w:eastAsia="en-US"/>
              </w:rPr>
              <w:t>2689</w:t>
            </w:r>
          </w:p>
        </w:tc>
        <w:tc>
          <w:tcPr>
            <w:tcW w:w="664" w:type="dxa"/>
            <w:tcBorders>
              <w:top w:val="single" w:sz="4" w:space="0" w:color="000000"/>
              <w:left w:val="single" w:sz="4" w:space="0" w:color="000000"/>
              <w:bottom w:val="single" w:sz="4" w:space="0" w:color="000000"/>
              <w:right w:val="single" w:sz="4" w:space="0" w:color="000000"/>
            </w:tcBorders>
          </w:tcPr>
          <w:p w14:paraId="640B9696" w14:textId="77777777" w:rsidR="007B434C" w:rsidRDefault="00AF7DB6">
            <w:pPr>
              <w:jc w:val="center"/>
              <w:rPr>
                <w:sz w:val="18"/>
                <w:szCs w:val="18"/>
                <w:lang w:eastAsia="en-US"/>
              </w:rPr>
            </w:pPr>
            <w:r>
              <w:rPr>
                <w:sz w:val="18"/>
                <w:szCs w:val="18"/>
                <w:lang w:eastAsia="en-US"/>
              </w:rPr>
              <w:t>2689</w:t>
            </w:r>
          </w:p>
          <w:p w14:paraId="2B9CE7EA" w14:textId="77777777" w:rsidR="007B434C" w:rsidRDefault="00AF7DB6">
            <w:pPr>
              <w:jc w:val="center"/>
              <w:rPr>
                <w:sz w:val="18"/>
                <w:szCs w:val="18"/>
                <w:lang w:eastAsia="en-US"/>
              </w:rPr>
            </w:pPr>
            <w:r>
              <w:rPr>
                <w:sz w:val="18"/>
                <w:szCs w:val="18"/>
                <w:lang w:eastAsia="en-US"/>
              </w:rPr>
              <w:t>-</w:t>
            </w:r>
          </w:p>
          <w:p w14:paraId="3D79B34E" w14:textId="77777777" w:rsidR="007B434C" w:rsidRDefault="00AF7DB6">
            <w:pPr>
              <w:jc w:val="center"/>
              <w:rPr>
                <w:sz w:val="18"/>
                <w:szCs w:val="18"/>
                <w:lang w:eastAsia="en-US"/>
              </w:rPr>
            </w:pPr>
            <w:r>
              <w:rPr>
                <w:sz w:val="18"/>
                <w:szCs w:val="18"/>
                <w:lang w:eastAsia="en-US"/>
              </w:rPr>
              <w:t>2689</w:t>
            </w:r>
          </w:p>
        </w:tc>
        <w:tc>
          <w:tcPr>
            <w:tcW w:w="936" w:type="dxa"/>
            <w:tcBorders>
              <w:top w:val="single" w:sz="4" w:space="0" w:color="000000"/>
              <w:left w:val="single" w:sz="4" w:space="0" w:color="000000"/>
              <w:bottom w:val="single" w:sz="4" w:space="0" w:color="000000"/>
              <w:right w:val="single" w:sz="4" w:space="0" w:color="000000"/>
            </w:tcBorders>
          </w:tcPr>
          <w:p w14:paraId="00E09321" w14:textId="77777777" w:rsidR="007B434C" w:rsidRDefault="00AF7DB6">
            <w:pPr>
              <w:jc w:val="center"/>
              <w:rPr>
                <w:sz w:val="18"/>
                <w:szCs w:val="18"/>
                <w:lang w:eastAsia="en-US"/>
              </w:rPr>
            </w:pPr>
            <w:r>
              <w:rPr>
                <w:sz w:val="18"/>
                <w:szCs w:val="18"/>
                <w:lang w:eastAsia="en-US"/>
              </w:rPr>
              <w:t>2689</w:t>
            </w:r>
          </w:p>
          <w:p w14:paraId="4278F9A8" w14:textId="77777777" w:rsidR="007B434C" w:rsidRDefault="00AF7DB6">
            <w:pPr>
              <w:jc w:val="center"/>
              <w:rPr>
                <w:sz w:val="18"/>
                <w:szCs w:val="18"/>
                <w:lang w:eastAsia="en-US"/>
              </w:rPr>
            </w:pPr>
            <w:r>
              <w:rPr>
                <w:sz w:val="18"/>
                <w:szCs w:val="18"/>
                <w:lang w:eastAsia="en-US"/>
              </w:rPr>
              <w:t>-</w:t>
            </w:r>
          </w:p>
          <w:p w14:paraId="360E835D" w14:textId="77777777" w:rsidR="007B434C" w:rsidRDefault="00AF7DB6">
            <w:pPr>
              <w:jc w:val="center"/>
              <w:rPr>
                <w:sz w:val="18"/>
                <w:szCs w:val="18"/>
                <w:lang w:eastAsia="en-US"/>
              </w:rPr>
            </w:pPr>
            <w:r>
              <w:rPr>
                <w:sz w:val="18"/>
                <w:szCs w:val="18"/>
                <w:lang w:eastAsia="en-US"/>
              </w:rPr>
              <w:t>2689</w:t>
            </w:r>
          </w:p>
        </w:tc>
        <w:tc>
          <w:tcPr>
            <w:tcW w:w="757" w:type="dxa"/>
            <w:tcBorders>
              <w:top w:val="single" w:sz="4" w:space="0" w:color="000000"/>
              <w:left w:val="single" w:sz="4" w:space="0" w:color="000000"/>
              <w:bottom w:val="single" w:sz="4" w:space="0" w:color="000000"/>
              <w:right w:val="single" w:sz="4" w:space="0" w:color="000000"/>
            </w:tcBorders>
          </w:tcPr>
          <w:p w14:paraId="65D26A37" w14:textId="77777777" w:rsidR="007B434C" w:rsidRDefault="00AF7DB6">
            <w:pPr>
              <w:jc w:val="center"/>
              <w:rPr>
                <w:sz w:val="18"/>
                <w:szCs w:val="18"/>
                <w:lang w:eastAsia="en-US"/>
              </w:rPr>
            </w:pPr>
            <w:r>
              <w:rPr>
                <w:sz w:val="18"/>
                <w:szCs w:val="18"/>
                <w:lang w:eastAsia="en-US"/>
              </w:rPr>
              <w:t>2689</w:t>
            </w:r>
          </w:p>
          <w:p w14:paraId="54419B3E" w14:textId="77777777" w:rsidR="007B434C" w:rsidRDefault="00AF7DB6">
            <w:pPr>
              <w:jc w:val="center"/>
              <w:rPr>
                <w:sz w:val="18"/>
                <w:szCs w:val="18"/>
                <w:lang w:eastAsia="en-US"/>
              </w:rPr>
            </w:pPr>
            <w:r>
              <w:rPr>
                <w:sz w:val="18"/>
                <w:szCs w:val="18"/>
                <w:lang w:eastAsia="en-US"/>
              </w:rPr>
              <w:t>-</w:t>
            </w:r>
          </w:p>
          <w:p w14:paraId="73ED7C80" w14:textId="77777777" w:rsidR="007B434C" w:rsidRDefault="00AF7DB6">
            <w:pPr>
              <w:jc w:val="center"/>
              <w:rPr>
                <w:sz w:val="18"/>
                <w:szCs w:val="18"/>
                <w:lang w:eastAsia="en-US"/>
              </w:rPr>
            </w:pPr>
            <w:r>
              <w:rPr>
                <w:sz w:val="18"/>
                <w:szCs w:val="18"/>
                <w:lang w:eastAsia="en-US"/>
              </w:rPr>
              <w:t>2689</w:t>
            </w:r>
          </w:p>
        </w:tc>
        <w:tc>
          <w:tcPr>
            <w:tcW w:w="668" w:type="dxa"/>
            <w:tcBorders>
              <w:top w:val="single" w:sz="4" w:space="0" w:color="000000"/>
              <w:left w:val="single" w:sz="4" w:space="0" w:color="000000"/>
              <w:bottom w:val="single" w:sz="4" w:space="0" w:color="000000"/>
              <w:right w:val="single" w:sz="4" w:space="0" w:color="000000"/>
            </w:tcBorders>
          </w:tcPr>
          <w:p w14:paraId="78CE38AD" w14:textId="77777777" w:rsidR="007B434C" w:rsidRDefault="00AF7DB6">
            <w:pPr>
              <w:jc w:val="center"/>
              <w:rPr>
                <w:sz w:val="18"/>
                <w:szCs w:val="18"/>
                <w:lang w:eastAsia="en-US"/>
              </w:rPr>
            </w:pPr>
            <w:r>
              <w:rPr>
                <w:sz w:val="18"/>
                <w:szCs w:val="18"/>
                <w:lang w:eastAsia="en-US"/>
              </w:rPr>
              <w:t>2689</w:t>
            </w:r>
          </w:p>
          <w:p w14:paraId="1A61408F" w14:textId="77777777" w:rsidR="007B434C" w:rsidRDefault="00AF7DB6">
            <w:pPr>
              <w:jc w:val="center"/>
              <w:rPr>
                <w:sz w:val="18"/>
                <w:szCs w:val="18"/>
                <w:lang w:eastAsia="en-US"/>
              </w:rPr>
            </w:pPr>
            <w:r>
              <w:rPr>
                <w:sz w:val="18"/>
                <w:szCs w:val="18"/>
                <w:lang w:eastAsia="en-US"/>
              </w:rPr>
              <w:t>-</w:t>
            </w:r>
          </w:p>
          <w:p w14:paraId="1FF65D3B" w14:textId="77777777" w:rsidR="007B434C" w:rsidRDefault="00AF7DB6">
            <w:pPr>
              <w:jc w:val="center"/>
              <w:rPr>
                <w:sz w:val="18"/>
                <w:szCs w:val="18"/>
                <w:lang w:eastAsia="en-US"/>
              </w:rPr>
            </w:pPr>
            <w:r>
              <w:rPr>
                <w:sz w:val="18"/>
                <w:szCs w:val="18"/>
                <w:lang w:eastAsia="en-US"/>
              </w:rPr>
              <w:t>2689</w:t>
            </w:r>
          </w:p>
        </w:tc>
        <w:tc>
          <w:tcPr>
            <w:tcW w:w="686" w:type="dxa"/>
            <w:tcBorders>
              <w:top w:val="single" w:sz="4" w:space="0" w:color="000000"/>
              <w:left w:val="single" w:sz="4" w:space="0" w:color="000000"/>
              <w:bottom w:val="single" w:sz="4" w:space="0" w:color="000000"/>
              <w:right w:val="single" w:sz="4" w:space="0" w:color="000000"/>
            </w:tcBorders>
          </w:tcPr>
          <w:p w14:paraId="49636B83" w14:textId="77777777" w:rsidR="007B434C" w:rsidRDefault="00AF7DB6">
            <w:pPr>
              <w:jc w:val="center"/>
              <w:rPr>
                <w:sz w:val="18"/>
                <w:szCs w:val="18"/>
                <w:lang w:eastAsia="en-US"/>
              </w:rPr>
            </w:pPr>
            <w:r>
              <w:rPr>
                <w:sz w:val="18"/>
                <w:szCs w:val="18"/>
                <w:lang w:eastAsia="en-US"/>
              </w:rPr>
              <w:t>2689</w:t>
            </w:r>
          </w:p>
          <w:p w14:paraId="06205A95" w14:textId="77777777" w:rsidR="007B434C" w:rsidRDefault="00AF7DB6">
            <w:pPr>
              <w:jc w:val="center"/>
              <w:rPr>
                <w:sz w:val="18"/>
                <w:szCs w:val="18"/>
                <w:lang w:eastAsia="en-US"/>
              </w:rPr>
            </w:pPr>
            <w:r>
              <w:rPr>
                <w:sz w:val="18"/>
                <w:szCs w:val="18"/>
                <w:lang w:eastAsia="en-US"/>
              </w:rPr>
              <w:t>-</w:t>
            </w:r>
          </w:p>
          <w:p w14:paraId="223FBF60" w14:textId="77777777" w:rsidR="007B434C" w:rsidRDefault="00AF7DB6">
            <w:pPr>
              <w:jc w:val="center"/>
              <w:rPr>
                <w:sz w:val="18"/>
                <w:szCs w:val="18"/>
                <w:lang w:eastAsia="en-US"/>
              </w:rPr>
            </w:pPr>
            <w:r>
              <w:rPr>
                <w:sz w:val="18"/>
                <w:szCs w:val="18"/>
                <w:lang w:eastAsia="en-US"/>
              </w:rPr>
              <w:t>2689</w:t>
            </w:r>
          </w:p>
        </w:tc>
        <w:tc>
          <w:tcPr>
            <w:tcW w:w="1122" w:type="dxa"/>
            <w:tcBorders>
              <w:top w:val="single" w:sz="4" w:space="0" w:color="000000"/>
              <w:left w:val="single" w:sz="4" w:space="0" w:color="000000"/>
              <w:bottom w:val="single" w:sz="4" w:space="0" w:color="000000"/>
              <w:right w:val="single" w:sz="4" w:space="0" w:color="000000"/>
            </w:tcBorders>
          </w:tcPr>
          <w:p w14:paraId="029D9707" w14:textId="77777777" w:rsidR="007B434C" w:rsidRDefault="00AF7DB6">
            <w:pPr>
              <w:jc w:val="center"/>
              <w:rPr>
                <w:sz w:val="18"/>
                <w:szCs w:val="18"/>
                <w:lang w:eastAsia="en-US"/>
              </w:rPr>
            </w:pPr>
            <w:r>
              <w:rPr>
                <w:sz w:val="18"/>
                <w:szCs w:val="18"/>
                <w:lang w:eastAsia="en-US"/>
              </w:rPr>
              <w:t>01/10/2022 até 31/10/2022 00:00 às 23:55</w:t>
            </w:r>
          </w:p>
        </w:tc>
      </w:tr>
      <w:tr w:rsidR="007B434C" w14:paraId="730D5C64" w14:textId="77777777" w:rsidTr="000158E2">
        <w:trPr>
          <w:trHeight w:val="742"/>
        </w:trPr>
        <w:tc>
          <w:tcPr>
            <w:tcW w:w="997" w:type="dxa"/>
            <w:tcBorders>
              <w:top w:val="single" w:sz="4" w:space="0" w:color="000000"/>
              <w:left w:val="single" w:sz="4" w:space="0" w:color="000000"/>
              <w:bottom w:val="single" w:sz="4" w:space="0" w:color="000000"/>
              <w:right w:val="single" w:sz="4" w:space="0" w:color="000000"/>
            </w:tcBorders>
          </w:tcPr>
          <w:p w14:paraId="0722133F" w14:textId="77777777" w:rsidR="007B434C" w:rsidRDefault="00AF7DB6">
            <w:pPr>
              <w:jc w:val="center"/>
              <w:rPr>
                <w:sz w:val="18"/>
                <w:szCs w:val="18"/>
                <w:lang w:eastAsia="en-US"/>
              </w:rPr>
            </w:pPr>
            <w:r>
              <w:rPr>
                <w:sz w:val="18"/>
                <w:szCs w:val="18"/>
                <w:lang w:eastAsia="en-US"/>
              </w:rPr>
              <w:t>Novembro</w:t>
            </w:r>
          </w:p>
          <w:p w14:paraId="414911A8" w14:textId="77777777" w:rsidR="007B434C" w:rsidRDefault="00AF7DB6">
            <w:pPr>
              <w:jc w:val="center"/>
              <w:rPr>
                <w:b/>
                <w:bCs/>
                <w:sz w:val="18"/>
                <w:szCs w:val="18"/>
                <w:lang w:eastAsia="en-US"/>
              </w:rPr>
            </w:pPr>
            <w:r>
              <w:rPr>
                <w:b/>
                <w:bCs/>
                <w:sz w:val="18"/>
                <w:szCs w:val="18"/>
                <w:lang w:eastAsia="en-US"/>
              </w:rPr>
              <w:t>*(5min)</w:t>
            </w:r>
          </w:p>
          <w:p w14:paraId="2B373598" w14:textId="77777777" w:rsidR="007B434C" w:rsidRDefault="00AF7DB6">
            <w:pPr>
              <w:jc w:val="center"/>
              <w:rPr>
                <w:b/>
                <w:bCs/>
                <w:sz w:val="18"/>
                <w:szCs w:val="18"/>
                <w:lang w:eastAsia="en-US"/>
              </w:rPr>
            </w:pPr>
            <w:r>
              <w:rPr>
                <w:b/>
                <w:bCs/>
                <w:sz w:val="18"/>
                <w:szCs w:val="18"/>
                <w:lang w:eastAsia="en-US"/>
              </w:rPr>
              <w:t>**(15min)</w:t>
            </w:r>
          </w:p>
        </w:tc>
        <w:tc>
          <w:tcPr>
            <w:tcW w:w="991" w:type="dxa"/>
            <w:tcBorders>
              <w:top w:val="single" w:sz="4" w:space="0" w:color="000000"/>
              <w:left w:val="single" w:sz="4" w:space="0" w:color="000000"/>
              <w:bottom w:val="single" w:sz="4" w:space="0" w:color="000000"/>
              <w:right w:val="single" w:sz="4" w:space="0" w:color="000000"/>
            </w:tcBorders>
          </w:tcPr>
          <w:p w14:paraId="000FE0B7" w14:textId="77777777" w:rsidR="007B434C" w:rsidRDefault="00AF7DB6">
            <w:pPr>
              <w:jc w:val="center"/>
              <w:rPr>
                <w:sz w:val="18"/>
                <w:szCs w:val="18"/>
                <w:lang w:eastAsia="en-US"/>
              </w:rPr>
            </w:pPr>
            <w:r>
              <w:rPr>
                <w:sz w:val="18"/>
                <w:szCs w:val="18"/>
                <w:lang w:eastAsia="en-US"/>
              </w:rPr>
              <w:t>30057</w:t>
            </w:r>
          </w:p>
          <w:p w14:paraId="7C2C6D72" w14:textId="77777777" w:rsidR="007B434C" w:rsidRDefault="00AF7DB6">
            <w:pPr>
              <w:jc w:val="center"/>
              <w:rPr>
                <w:sz w:val="18"/>
                <w:szCs w:val="18"/>
                <w:lang w:eastAsia="en-US"/>
              </w:rPr>
            </w:pPr>
            <w:r>
              <w:rPr>
                <w:sz w:val="18"/>
                <w:szCs w:val="18"/>
                <w:lang w:eastAsia="en-US"/>
              </w:rPr>
              <w:t>-</w:t>
            </w:r>
          </w:p>
          <w:p w14:paraId="4F6FAB9F" w14:textId="77777777" w:rsidR="007B434C" w:rsidRDefault="00AF7DB6">
            <w:pPr>
              <w:jc w:val="center"/>
              <w:rPr>
                <w:sz w:val="18"/>
                <w:szCs w:val="18"/>
                <w:lang w:eastAsia="en-US"/>
              </w:rPr>
            </w:pPr>
            <w:r>
              <w:rPr>
                <w:sz w:val="18"/>
                <w:szCs w:val="18"/>
                <w:lang w:eastAsia="en-US"/>
              </w:rPr>
              <w:t>30057</w:t>
            </w:r>
          </w:p>
        </w:tc>
        <w:tc>
          <w:tcPr>
            <w:tcW w:w="663" w:type="dxa"/>
            <w:tcBorders>
              <w:top w:val="single" w:sz="4" w:space="0" w:color="000000"/>
              <w:left w:val="single" w:sz="4" w:space="0" w:color="000000"/>
              <w:bottom w:val="single" w:sz="4" w:space="0" w:color="000000"/>
              <w:right w:val="single" w:sz="4" w:space="0" w:color="000000"/>
            </w:tcBorders>
          </w:tcPr>
          <w:p w14:paraId="0A17C7F5" w14:textId="77777777" w:rsidR="007B434C" w:rsidRDefault="00AF7DB6">
            <w:pPr>
              <w:jc w:val="center"/>
              <w:rPr>
                <w:sz w:val="18"/>
                <w:szCs w:val="18"/>
                <w:lang w:eastAsia="en-US"/>
              </w:rPr>
            </w:pPr>
            <w:r>
              <w:rPr>
                <w:sz w:val="18"/>
                <w:szCs w:val="18"/>
                <w:lang w:eastAsia="en-US"/>
              </w:rPr>
              <w:t>2732</w:t>
            </w:r>
          </w:p>
          <w:p w14:paraId="4D5EC9A3" w14:textId="77777777" w:rsidR="007B434C" w:rsidRDefault="00AF7DB6">
            <w:pPr>
              <w:jc w:val="center"/>
              <w:rPr>
                <w:sz w:val="18"/>
                <w:szCs w:val="18"/>
                <w:lang w:eastAsia="en-US"/>
              </w:rPr>
            </w:pPr>
            <w:r>
              <w:rPr>
                <w:sz w:val="18"/>
                <w:szCs w:val="18"/>
                <w:lang w:eastAsia="en-US"/>
              </w:rPr>
              <w:t>-</w:t>
            </w:r>
          </w:p>
          <w:p w14:paraId="486A3E91" w14:textId="77777777" w:rsidR="007B434C" w:rsidRDefault="00AF7DB6">
            <w:pPr>
              <w:jc w:val="center"/>
              <w:rPr>
                <w:sz w:val="18"/>
                <w:szCs w:val="18"/>
                <w:lang w:eastAsia="en-US"/>
              </w:rPr>
            </w:pPr>
            <w:r>
              <w:rPr>
                <w:sz w:val="18"/>
                <w:szCs w:val="18"/>
                <w:lang w:eastAsia="en-US"/>
              </w:rPr>
              <w:t>2732</w:t>
            </w:r>
          </w:p>
        </w:tc>
        <w:tc>
          <w:tcPr>
            <w:tcW w:w="661" w:type="dxa"/>
            <w:tcBorders>
              <w:top w:val="single" w:sz="4" w:space="0" w:color="000000"/>
              <w:left w:val="single" w:sz="4" w:space="0" w:color="000000"/>
              <w:bottom w:val="single" w:sz="4" w:space="0" w:color="000000"/>
              <w:right w:val="single" w:sz="4" w:space="0" w:color="000000"/>
            </w:tcBorders>
          </w:tcPr>
          <w:p w14:paraId="2EEF1E0A" w14:textId="77777777" w:rsidR="007B434C" w:rsidRDefault="00AF7DB6">
            <w:pPr>
              <w:jc w:val="center"/>
              <w:rPr>
                <w:sz w:val="18"/>
                <w:szCs w:val="18"/>
                <w:lang w:eastAsia="en-US"/>
              </w:rPr>
            </w:pPr>
            <w:r>
              <w:rPr>
                <w:sz w:val="18"/>
                <w:szCs w:val="18"/>
                <w:lang w:eastAsia="en-US"/>
              </w:rPr>
              <w:t>2733</w:t>
            </w:r>
          </w:p>
          <w:p w14:paraId="2660258C" w14:textId="77777777" w:rsidR="007B434C" w:rsidRDefault="00AF7DB6">
            <w:pPr>
              <w:jc w:val="center"/>
              <w:rPr>
                <w:sz w:val="18"/>
                <w:szCs w:val="18"/>
                <w:lang w:eastAsia="en-US"/>
              </w:rPr>
            </w:pPr>
            <w:r>
              <w:rPr>
                <w:sz w:val="18"/>
                <w:szCs w:val="18"/>
                <w:lang w:eastAsia="en-US"/>
              </w:rPr>
              <w:t>-</w:t>
            </w:r>
          </w:p>
          <w:p w14:paraId="518D4360" w14:textId="77777777" w:rsidR="007B434C" w:rsidRDefault="00AF7DB6">
            <w:pPr>
              <w:jc w:val="center"/>
              <w:rPr>
                <w:sz w:val="18"/>
                <w:szCs w:val="18"/>
                <w:lang w:eastAsia="en-US"/>
              </w:rPr>
            </w:pPr>
            <w:r>
              <w:rPr>
                <w:sz w:val="18"/>
                <w:szCs w:val="18"/>
                <w:lang w:eastAsia="en-US"/>
              </w:rPr>
              <w:t>2733</w:t>
            </w:r>
          </w:p>
        </w:tc>
        <w:tc>
          <w:tcPr>
            <w:tcW w:w="667" w:type="dxa"/>
            <w:tcBorders>
              <w:top w:val="single" w:sz="4" w:space="0" w:color="000000"/>
              <w:left w:val="single" w:sz="4" w:space="0" w:color="000000"/>
              <w:bottom w:val="single" w:sz="4" w:space="0" w:color="000000"/>
              <w:right w:val="single" w:sz="4" w:space="0" w:color="000000"/>
            </w:tcBorders>
          </w:tcPr>
          <w:p w14:paraId="335E99B6" w14:textId="77777777" w:rsidR="007B434C" w:rsidRDefault="00AF7DB6">
            <w:pPr>
              <w:jc w:val="center"/>
              <w:rPr>
                <w:sz w:val="18"/>
                <w:szCs w:val="18"/>
                <w:lang w:eastAsia="en-US"/>
              </w:rPr>
            </w:pPr>
            <w:r>
              <w:rPr>
                <w:sz w:val="18"/>
                <w:szCs w:val="18"/>
                <w:lang w:eastAsia="en-US"/>
              </w:rPr>
              <w:t>2733</w:t>
            </w:r>
          </w:p>
          <w:p w14:paraId="4F3B9ACE" w14:textId="77777777" w:rsidR="007B434C" w:rsidRDefault="00AF7DB6">
            <w:pPr>
              <w:jc w:val="center"/>
              <w:rPr>
                <w:sz w:val="18"/>
                <w:szCs w:val="18"/>
                <w:lang w:eastAsia="en-US"/>
              </w:rPr>
            </w:pPr>
            <w:r>
              <w:rPr>
                <w:sz w:val="18"/>
                <w:szCs w:val="18"/>
                <w:lang w:eastAsia="en-US"/>
              </w:rPr>
              <w:t>-</w:t>
            </w:r>
          </w:p>
          <w:p w14:paraId="3CAEB9D0" w14:textId="77777777" w:rsidR="007B434C" w:rsidRDefault="00AF7DB6">
            <w:pPr>
              <w:jc w:val="center"/>
              <w:rPr>
                <w:sz w:val="18"/>
                <w:szCs w:val="18"/>
                <w:lang w:eastAsia="en-US"/>
              </w:rPr>
            </w:pPr>
            <w:r>
              <w:rPr>
                <w:sz w:val="18"/>
                <w:szCs w:val="18"/>
                <w:lang w:eastAsia="en-US"/>
              </w:rPr>
              <w:t>2733</w:t>
            </w:r>
          </w:p>
        </w:tc>
        <w:tc>
          <w:tcPr>
            <w:tcW w:w="908" w:type="dxa"/>
            <w:tcBorders>
              <w:top w:val="single" w:sz="4" w:space="0" w:color="000000"/>
              <w:left w:val="single" w:sz="4" w:space="0" w:color="000000"/>
              <w:bottom w:val="single" w:sz="4" w:space="0" w:color="000000"/>
              <w:right w:val="single" w:sz="4" w:space="0" w:color="000000"/>
            </w:tcBorders>
          </w:tcPr>
          <w:p w14:paraId="161B2666" w14:textId="77777777" w:rsidR="007B434C" w:rsidRDefault="00AF7DB6">
            <w:pPr>
              <w:jc w:val="center"/>
              <w:rPr>
                <w:sz w:val="18"/>
                <w:szCs w:val="18"/>
                <w:lang w:eastAsia="en-US"/>
              </w:rPr>
            </w:pPr>
            <w:r>
              <w:rPr>
                <w:sz w:val="18"/>
                <w:szCs w:val="18"/>
                <w:lang w:eastAsia="en-US"/>
              </w:rPr>
              <w:t>2732</w:t>
            </w:r>
          </w:p>
          <w:p w14:paraId="2A9CD59F" w14:textId="77777777" w:rsidR="007B434C" w:rsidRDefault="00AF7DB6">
            <w:pPr>
              <w:jc w:val="center"/>
              <w:rPr>
                <w:sz w:val="18"/>
                <w:szCs w:val="18"/>
                <w:lang w:eastAsia="en-US"/>
              </w:rPr>
            </w:pPr>
            <w:r>
              <w:rPr>
                <w:sz w:val="18"/>
                <w:szCs w:val="18"/>
                <w:lang w:eastAsia="en-US"/>
              </w:rPr>
              <w:t>-</w:t>
            </w:r>
          </w:p>
          <w:p w14:paraId="5DBC01F0" w14:textId="77777777" w:rsidR="007B434C" w:rsidRDefault="00AF7DB6">
            <w:pPr>
              <w:jc w:val="center"/>
              <w:rPr>
                <w:sz w:val="18"/>
                <w:szCs w:val="18"/>
                <w:lang w:eastAsia="en-US"/>
              </w:rPr>
            </w:pPr>
            <w:r>
              <w:rPr>
                <w:sz w:val="18"/>
                <w:szCs w:val="18"/>
                <w:lang w:eastAsia="en-US"/>
              </w:rPr>
              <w:t>2732</w:t>
            </w:r>
          </w:p>
        </w:tc>
        <w:tc>
          <w:tcPr>
            <w:tcW w:w="1016" w:type="dxa"/>
            <w:tcBorders>
              <w:top w:val="single" w:sz="4" w:space="0" w:color="000000"/>
              <w:left w:val="single" w:sz="4" w:space="0" w:color="000000"/>
              <w:bottom w:val="single" w:sz="4" w:space="0" w:color="000000"/>
              <w:right w:val="single" w:sz="4" w:space="0" w:color="000000"/>
            </w:tcBorders>
          </w:tcPr>
          <w:p w14:paraId="10A3317A" w14:textId="77777777" w:rsidR="007B434C" w:rsidRDefault="00AF7DB6">
            <w:pPr>
              <w:jc w:val="center"/>
              <w:rPr>
                <w:sz w:val="18"/>
                <w:szCs w:val="18"/>
                <w:lang w:eastAsia="en-US"/>
              </w:rPr>
            </w:pPr>
            <w:r>
              <w:rPr>
                <w:sz w:val="18"/>
                <w:szCs w:val="18"/>
                <w:lang w:eastAsia="en-US"/>
              </w:rPr>
              <w:t>2733</w:t>
            </w:r>
          </w:p>
          <w:p w14:paraId="5FADCE44" w14:textId="77777777" w:rsidR="007B434C" w:rsidRDefault="00AF7DB6">
            <w:pPr>
              <w:jc w:val="center"/>
              <w:rPr>
                <w:sz w:val="18"/>
                <w:szCs w:val="18"/>
                <w:lang w:eastAsia="en-US"/>
              </w:rPr>
            </w:pPr>
            <w:r>
              <w:rPr>
                <w:sz w:val="18"/>
                <w:szCs w:val="18"/>
                <w:lang w:eastAsia="en-US"/>
              </w:rPr>
              <w:t>-</w:t>
            </w:r>
          </w:p>
          <w:p w14:paraId="29CEE258" w14:textId="77777777" w:rsidR="007B434C" w:rsidRDefault="00AF7DB6">
            <w:pPr>
              <w:jc w:val="center"/>
              <w:rPr>
                <w:sz w:val="18"/>
                <w:szCs w:val="18"/>
                <w:lang w:eastAsia="en-US"/>
              </w:rPr>
            </w:pPr>
            <w:r>
              <w:rPr>
                <w:sz w:val="18"/>
                <w:szCs w:val="18"/>
                <w:lang w:eastAsia="en-US"/>
              </w:rPr>
              <w:t>2733</w:t>
            </w:r>
          </w:p>
        </w:tc>
        <w:tc>
          <w:tcPr>
            <w:tcW w:w="667" w:type="dxa"/>
            <w:tcBorders>
              <w:top w:val="single" w:sz="4" w:space="0" w:color="000000"/>
              <w:left w:val="single" w:sz="4" w:space="0" w:color="000000"/>
              <w:bottom w:val="single" w:sz="4" w:space="0" w:color="000000"/>
              <w:right w:val="single" w:sz="4" w:space="0" w:color="000000"/>
            </w:tcBorders>
          </w:tcPr>
          <w:p w14:paraId="00CE0311" w14:textId="77777777" w:rsidR="007B434C" w:rsidRDefault="00AF7DB6">
            <w:pPr>
              <w:jc w:val="center"/>
              <w:rPr>
                <w:sz w:val="18"/>
                <w:szCs w:val="18"/>
                <w:lang w:eastAsia="en-US"/>
              </w:rPr>
            </w:pPr>
            <w:r>
              <w:rPr>
                <w:sz w:val="18"/>
                <w:szCs w:val="18"/>
                <w:lang w:eastAsia="en-US"/>
              </w:rPr>
              <w:t>2732</w:t>
            </w:r>
          </w:p>
          <w:p w14:paraId="7A586662" w14:textId="77777777" w:rsidR="007B434C" w:rsidRDefault="00AF7DB6">
            <w:pPr>
              <w:jc w:val="center"/>
              <w:rPr>
                <w:sz w:val="18"/>
                <w:szCs w:val="18"/>
                <w:lang w:eastAsia="en-US"/>
              </w:rPr>
            </w:pPr>
            <w:r>
              <w:rPr>
                <w:sz w:val="18"/>
                <w:szCs w:val="18"/>
                <w:lang w:eastAsia="en-US"/>
              </w:rPr>
              <w:t>-</w:t>
            </w:r>
          </w:p>
          <w:p w14:paraId="2C5CBB2F" w14:textId="77777777" w:rsidR="007B434C" w:rsidRDefault="00AF7DB6">
            <w:pPr>
              <w:jc w:val="center"/>
              <w:rPr>
                <w:sz w:val="18"/>
                <w:szCs w:val="18"/>
                <w:lang w:eastAsia="en-US"/>
              </w:rPr>
            </w:pPr>
            <w:r>
              <w:rPr>
                <w:sz w:val="18"/>
                <w:szCs w:val="18"/>
                <w:lang w:eastAsia="en-US"/>
              </w:rPr>
              <w:t>2732</w:t>
            </w:r>
          </w:p>
        </w:tc>
        <w:tc>
          <w:tcPr>
            <w:tcW w:w="664" w:type="dxa"/>
            <w:tcBorders>
              <w:top w:val="single" w:sz="4" w:space="0" w:color="000000"/>
              <w:left w:val="single" w:sz="4" w:space="0" w:color="000000"/>
              <w:bottom w:val="single" w:sz="4" w:space="0" w:color="000000"/>
              <w:right w:val="single" w:sz="4" w:space="0" w:color="000000"/>
            </w:tcBorders>
          </w:tcPr>
          <w:p w14:paraId="7C85C992" w14:textId="77777777" w:rsidR="007B434C" w:rsidRDefault="00AF7DB6">
            <w:pPr>
              <w:jc w:val="center"/>
              <w:rPr>
                <w:sz w:val="18"/>
                <w:szCs w:val="18"/>
                <w:lang w:eastAsia="en-US"/>
              </w:rPr>
            </w:pPr>
            <w:r>
              <w:rPr>
                <w:sz w:val="18"/>
                <w:szCs w:val="18"/>
                <w:lang w:eastAsia="en-US"/>
              </w:rPr>
              <w:t>2733</w:t>
            </w:r>
          </w:p>
          <w:p w14:paraId="3392DB87" w14:textId="77777777" w:rsidR="007B434C" w:rsidRDefault="00AF7DB6">
            <w:pPr>
              <w:jc w:val="center"/>
              <w:rPr>
                <w:sz w:val="18"/>
                <w:szCs w:val="18"/>
                <w:lang w:eastAsia="en-US"/>
              </w:rPr>
            </w:pPr>
            <w:r>
              <w:rPr>
                <w:sz w:val="18"/>
                <w:szCs w:val="18"/>
                <w:lang w:eastAsia="en-US"/>
              </w:rPr>
              <w:t>-</w:t>
            </w:r>
          </w:p>
          <w:p w14:paraId="23FC9CB1" w14:textId="77777777" w:rsidR="007B434C" w:rsidRDefault="00AF7DB6">
            <w:pPr>
              <w:jc w:val="center"/>
              <w:rPr>
                <w:sz w:val="18"/>
                <w:szCs w:val="18"/>
                <w:lang w:eastAsia="en-US"/>
              </w:rPr>
            </w:pPr>
            <w:r>
              <w:rPr>
                <w:sz w:val="18"/>
                <w:szCs w:val="18"/>
                <w:lang w:eastAsia="en-US"/>
              </w:rPr>
              <w:t>2733</w:t>
            </w:r>
          </w:p>
        </w:tc>
        <w:tc>
          <w:tcPr>
            <w:tcW w:w="936" w:type="dxa"/>
            <w:tcBorders>
              <w:top w:val="single" w:sz="4" w:space="0" w:color="000000"/>
              <w:left w:val="single" w:sz="4" w:space="0" w:color="000000"/>
              <w:bottom w:val="single" w:sz="4" w:space="0" w:color="000000"/>
              <w:right w:val="single" w:sz="4" w:space="0" w:color="000000"/>
            </w:tcBorders>
          </w:tcPr>
          <w:p w14:paraId="2D13F331" w14:textId="77777777" w:rsidR="007B434C" w:rsidRDefault="00AF7DB6">
            <w:pPr>
              <w:jc w:val="center"/>
              <w:rPr>
                <w:sz w:val="18"/>
                <w:szCs w:val="18"/>
                <w:lang w:eastAsia="en-US"/>
              </w:rPr>
            </w:pPr>
            <w:r>
              <w:rPr>
                <w:sz w:val="18"/>
                <w:szCs w:val="18"/>
                <w:lang w:eastAsia="en-US"/>
              </w:rPr>
              <w:t>2733</w:t>
            </w:r>
          </w:p>
          <w:p w14:paraId="71655DD0" w14:textId="77777777" w:rsidR="007B434C" w:rsidRDefault="00AF7DB6">
            <w:pPr>
              <w:jc w:val="center"/>
              <w:rPr>
                <w:sz w:val="18"/>
                <w:szCs w:val="18"/>
                <w:lang w:eastAsia="en-US"/>
              </w:rPr>
            </w:pPr>
            <w:r>
              <w:rPr>
                <w:sz w:val="18"/>
                <w:szCs w:val="18"/>
                <w:lang w:eastAsia="en-US"/>
              </w:rPr>
              <w:t>-</w:t>
            </w:r>
          </w:p>
          <w:p w14:paraId="58CCEB8C" w14:textId="77777777" w:rsidR="007B434C" w:rsidRDefault="00AF7DB6">
            <w:pPr>
              <w:jc w:val="center"/>
              <w:rPr>
                <w:sz w:val="18"/>
                <w:szCs w:val="18"/>
                <w:lang w:eastAsia="en-US"/>
              </w:rPr>
            </w:pPr>
            <w:r>
              <w:rPr>
                <w:sz w:val="18"/>
                <w:szCs w:val="18"/>
                <w:lang w:eastAsia="en-US"/>
              </w:rPr>
              <w:t>2733</w:t>
            </w:r>
          </w:p>
        </w:tc>
        <w:tc>
          <w:tcPr>
            <w:tcW w:w="757" w:type="dxa"/>
            <w:tcBorders>
              <w:top w:val="single" w:sz="4" w:space="0" w:color="000000"/>
              <w:left w:val="single" w:sz="4" w:space="0" w:color="000000"/>
              <w:bottom w:val="single" w:sz="4" w:space="0" w:color="000000"/>
              <w:right w:val="single" w:sz="4" w:space="0" w:color="000000"/>
            </w:tcBorders>
          </w:tcPr>
          <w:p w14:paraId="487544C8" w14:textId="77777777" w:rsidR="007B434C" w:rsidRDefault="00AF7DB6">
            <w:pPr>
              <w:jc w:val="center"/>
              <w:rPr>
                <w:sz w:val="18"/>
                <w:szCs w:val="18"/>
                <w:lang w:eastAsia="en-US"/>
              </w:rPr>
            </w:pPr>
            <w:r>
              <w:rPr>
                <w:sz w:val="18"/>
                <w:szCs w:val="18"/>
                <w:lang w:eastAsia="en-US"/>
              </w:rPr>
              <w:t>2733</w:t>
            </w:r>
          </w:p>
          <w:p w14:paraId="55DC8E36" w14:textId="77777777" w:rsidR="007B434C" w:rsidRDefault="00AF7DB6">
            <w:pPr>
              <w:jc w:val="center"/>
              <w:rPr>
                <w:sz w:val="18"/>
                <w:szCs w:val="18"/>
                <w:lang w:eastAsia="en-US"/>
              </w:rPr>
            </w:pPr>
            <w:r>
              <w:rPr>
                <w:sz w:val="18"/>
                <w:szCs w:val="18"/>
                <w:lang w:eastAsia="en-US"/>
              </w:rPr>
              <w:t>-</w:t>
            </w:r>
          </w:p>
          <w:p w14:paraId="09489A7E" w14:textId="77777777" w:rsidR="007B434C" w:rsidRDefault="00AF7DB6">
            <w:pPr>
              <w:jc w:val="center"/>
              <w:rPr>
                <w:sz w:val="18"/>
                <w:szCs w:val="18"/>
                <w:lang w:eastAsia="en-US"/>
              </w:rPr>
            </w:pPr>
            <w:r>
              <w:rPr>
                <w:sz w:val="18"/>
                <w:szCs w:val="18"/>
                <w:lang w:eastAsia="en-US"/>
              </w:rPr>
              <w:t>2733</w:t>
            </w:r>
          </w:p>
        </w:tc>
        <w:tc>
          <w:tcPr>
            <w:tcW w:w="668" w:type="dxa"/>
            <w:tcBorders>
              <w:top w:val="single" w:sz="4" w:space="0" w:color="000000"/>
              <w:left w:val="single" w:sz="4" w:space="0" w:color="000000"/>
              <w:bottom w:val="single" w:sz="4" w:space="0" w:color="000000"/>
              <w:right w:val="single" w:sz="4" w:space="0" w:color="000000"/>
            </w:tcBorders>
          </w:tcPr>
          <w:p w14:paraId="415B8454" w14:textId="77777777" w:rsidR="007B434C" w:rsidRDefault="00AF7DB6">
            <w:pPr>
              <w:jc w:val="center"/>
              <w:rPr>
                <w:sz w:val="18"/>
                <w:szCs w:val="18"/>
                <w:lang w:eastAsia="en-US"/>
              </w:rPr>
            </w:pPr>
            <w:r>
              <w:rPr>
                <w:sz w:val="18"/>
                <w:szCs w:val="18"/>
                <w:lang w:eastAsia="en-US"/>
              </w:rPr>
              <w:t>2733</w:t>
            </w:r>
          </w:p>
          <w:p w14:paraId="6EF058F7" w14:textId="77777777" w:rsidR="007B434C" w:rsidRDefault="00AF7DB6">
            <w:pPr>
              <w:jc w:val="center"/>
              <w:rPr>
                <w:sz w:val="18"/>
                <w:szCs w:val="18"/>
                <w:lang w:eastAsia="en-US"/>
              </w:rPr>
            </w:pPr>
            <w:r>
              <w:rPr>
                <w:sz w:val="18"/>
                <w:szCs w:val="18"/>
                <w:lang w:eastAsia="en-US"/>
              </w:rPr>
              <w:t>-</w:t>
            </w:r>
          </w:p>
          <w:p w14:paraId="1591DC64" w14:textId="77777777" w:rsidR="007B434C" w:rsidRDefault="00AF7DB6">
            <w:pPr>
              <w:jc w:val="center"/>
              <w:rPr>
                <w:sz w:val="18"/>
                <w:szCs w:val="18"/>
                <w:lang w:eastAsia="en-US"/>
              </w:rPr>
            </w:pPr>
            <w:r>
              <w:rPr>
                <w:sz w:val="18"/>
                <w:szCs w:val="18"/>
                <w:lang w:eastAsia="en-US"/>
              </w:rPr>
              <w:t>2733</w:t>
            </w:r>
          </w:p>
        </w:tc>
        <w:tc>
          <w:tcPr>
            <w:tcW w:w="686" w:type="dxa"/>
            <w:tcBorders>
              <w:top w:val="single" w:sz="4" w:space="0" w:color="000000"/>
              <w:left w:val="single" w:sz="4" w:space="0" w:color="000000"/>
              <w:bottom w:val="single" w:sz="4" w:space="0" w:color="000000"/>
              <w:right w:val="single" w:sz="4" w:space="0" w:color="000000"/>
            </w:tcBorders>
          </w:tcPr>
          <w:p w14:paraId="17C0A818" w14:textId="77777777" w:rsidR="007B434C" w:rsidRDefault="00AF7DB6">
            <w:pPr>
              <w:jc w:val="center"/>
              <w:rPr>
                <w:sz w:val="18"/>
                <w:szCs w:val="18"/>
                <w:lang w:eastAsia="en-US"/>
              </w:rPr>
            </w:pPr>
            <w:r>
              <w:rPr>
                <w:sz w:val="18"/>
                <w:szCs w:val="18"/>
                <w:lang w:eastAsia="en-US"/>
              </w:rPr>
              <w:t>2733</w:t>
            </w:r>
          </w:p>
          <w:p w14:paraId="54FD6A4C" w14:textId="77777777" w:rsidR="007B434C" w:rsidRDefault="00AF7DB6">
            <w:pPr>
              <w:jc w:val="center"/>
              <w:rPr>
                <w:sz w:val="18"/>
                <w:szCs w:val="18"/>
                <w:lang w:eastAsia="en-US"/>
              </w:rPr>
            </w:pPr>
            <w:r>
              <w:rPr>
                <w:sz w:val="18"/>
                <w:szCs w:val="18"/>
                <w:lang w:eastAsia="en-US"/>
              </w:rPr>
              <w:t>-</w:t>
            </w:r>
          </w:p>
          <w:p w14:paraId="18E3CDB0" w14:textId="77777777" w:rsidR="007B434C" w:rsidRDefault="00AF7DB6">
            <w:pPr>
              <w:jc w:val="center"/>
              <w:rPr>
                <w:sz w:val="18"/>
                <w:szCs w:val="18"/>
                <w:lang w:eastAsia="en-US"/>
              </w:rPr>
            </w:pPr>
            <w:r>
              <w:rPr>
                <w:sz w:val="18"/>
                <w:szCs w:val="18"/>
                <w:lang w:eastAsia="en-US"/>
              </w:rPr>
              <w:t>2733</w:t>
            </w:r>
          </w:p>
        </w:tc>
        <w:tc>
          <w:tcPr>
            <w:tcW w:w="1122" w:type="dxa"/>
            <w:tcBorders>
              <w:top w:val="single" w:sz="4" w:space="0" w:color="000000"/>
              <w:left w:val="single" w:sz="4" w:space="0" w:color="000000"/>
              <w:bottom w:val="single" w:sz="4" w:space="0" w:color="000000"/>
              <w:right w:val="single" w:sz="4" w:space="0" w:color="000000"/>
            </w:tcBorders>
          </w:tcPr>
          <w:p w14:paraId="765697E0" w14:textId="77777777" w:rsidR="007B434C" w:rsidRDefault="00AF7DB6">
            <w:pPr>
              <w:jc w:val="center"/>
              <w:rPr>
                <w:sz w:val="18"/>
                <w:szCs w:val="18"/>
                <w:lang w:eastAsia="en-US"/>
              </w:rPr>
            </w:pPr>
            <w:r>
              <w:rPr>
                <w:sz w:val="18"/>
                <w:szCs w:val="18"/>
                <w:lang w:eastAsia="en-US"/>
              </w:rPr>
              <w:t>01/11/2022 até 30/11/2022 00:00 às 23:55</w:t>
            </w:r>
          </w:p>
        </w:tc>
      </w:tr>
      <w:tr w:rsidR="007B434C" w14:paraId="4127A205" w14:textId="77777777" w:rsidTr="000158E2">
        <w:trPr>
          <w:trHeight w:val="1003"/>
        </w:trPr>
        <w:tc>
          <w:tcPr>
            <w:tcW w:w="997" w:type="dxa"/>
            <w:tcBorders>
              <w:top w:val="single" w:sz="4" w:space="0" w:color="000000"/>
              <w:left w:val="single" w:sz="4" w:space="0" w:color="000000"/>
              <w:bottom w:val="single" w:sz="4" w:space="0" w:color="000000"/>
              <w:right w:val="single" w:sz="4" w:space="0" w:color="000000"/>
            </w:tcBorders>
          </w:tcPr>
          <w:p w14:paraId="629E5772" w14:textId="77777777" w:rsidR="007B434C" w:rsidRDefault="00AF7DB6">
            <w:pPr>
              <w:jc w:val="center"/>
              <w:rPr>
                <w:sz w:val="18"/>
                <w:szCs w:val="18"/>
                <w:lang w:eastAsia="en-US"/>
              </w:rPr>
            </w:pPr>
            <w:r>
              <w:rPr>
                <w:sz w:val="18"/>
                <w:szCs w:val="18"/>
                <w:lang w:eastAsia="en-US"/>
              </w:rPr>
              <w:t>Dezembro</w:t>
            </w:r>
          </w:p>
          <w:p w14:paraId="6F8D98A3" w14:textId="77777777" w:rsidR="007B434C" w:rsidRDefault="00AF7DB6">
            <w:pPr>
              <w:jc w:val="center"/>
              <w:rPr>
                <w:b/>
                <w:bCs/>
                <w:sz w:val="18"/>
                <w:szCs w:val="18"/>
                <w:lang w:eastAsia="en-US"/>
              </w:rPr>
            </w:pPr>
            <w:r>
              <w:rPr>
                <w:b/>
                <w:bCs/>
                <w:sz w:val="18"/>
                <w:szCs w:val="18"/>
                <w:lang w:eastAsia="en-US"/>
              </w:rPr>
              <w:t>*(5min)</w:t>
            </w:r>
          </w:p>
          <w:p w14:paraId="26259875" w14:textId="77777777" w:rsidR="007B434C" w:rsidRDefault="00AF7DB6">
            <w:pPr>
              <w:jc w:val="center"/>
              <w:rPr>
                <w:b/>
                <w:bCs/>
                <w:sz w:val="18"/>
                <w:szCs w:val="18"/>
                <w:lang w:eastAsia="en-US"/>
              </w:rPr>
            </w:pPr>
            <w:r>
              <w:rPr>
                <w:b/>
                <w:bCs/>
                <w:sz w:val="18"/>
                <w:szCs w:val="18"/>
                <w:lang w:eastAsia="en-US"/>
              </w:rPr>
              <w:t>**(15min)</w:t>
            </w:r>
          </w:p>
        </w:tc>
        <w:tc>
          <w:tcPr>
            <w:tcW w:w="991" w:type="dxa"/>
            <w:tcBorders>
              <w:top w:val="single" w:sz="4" w:space="0" w:color="000000"/>
              <w:left w:val="single" w:sz="4" w:space="0" w:color="000000"/>
              <w:bottom w:val="single" w:sz="4" w:space="0" w:color="000000"/>
              <w:right w:val="single" w:sz="4" w:space="0" w:color="000000"/>
            </w:tcBorders>
          </w:tcPr>
          <w:p w14:paraId="0B568212" w14:textId="77777777" w:rsidR="007B434C" w:rsidRDefault="00AF7DB6">
            <w:pPr>
              <w:jc w:val="center"/>
              <w:rPr>
                <w:sz w:val="18"/>
                <w:szCs w:val="18"/>
                <w:lang w:eastAsia="en-US"/>
              </w:rPr>
            </w:pPr>
            <w:r>
              <w:rPr>
                <w:sz w:val="18"/>
                <w:szCs w:val="18"/>
                <w:lang w:eastAsia="en-US"/>
              </w:rPr>
              <w:t>32725</w:t>
            </w:r>
          </w:p>
          <w:p w14:paraId="10C89D8C" w14:textId="77777777" w:rsidR="007B434C" w:rsidRDefault="00AF7DB6">
            <w:pPr>
              <w:jc w:val="center"/>
              <w:rPr>
                <w:sz w:val="18"/>
                <w:szCs w:val="18"/>
                <w:lang w:eastAsia="en-US"/>
              </w:rPr>
            </w:pPr>
            <w:r>
              <w:rPr>
                <w:sz w:val="18"/>
                <w:szCs w:val="18"/>
                <w:lang w:eastAsia="en-US"/>
              </w:rPr>
              <w:t>-</w:t>
            </w:r>
          </w:p>
          <w:p w14:paraId="7B50AF64" w14:textId="77777777" w:rsidR="007B434C" w:rsidRDefault="00AF7DB6">
            <w:pPr>
              <w:jc w:val="center"/>
              <w:rPr>
                <w:sz w:val="18"/>
                <w:szCs w:val="18"/>
                <w:lang w:eastAsia="en-US"/>
              </w:rPr>
            </w:pPr>
            <w:r>
              <w:rPr>
                <w:sz w:val="18"/>
                <w:szCs w:val="18"/>
                <w:lang w:eastAsia="en-US"/>
              </w:rPr>
              <w:t>32725</w:t>
            </w:r>
          </w:p>
        </w:tc>
        <w:tc>
          <w:tcPr>
            <w:tcW w:w="663" w:type="dxa"/>
            <w:tcBorders>
              <w:top w:val="single" w:sz="4" w:space="0" w:color="000000"/>
              <w:left w:val="single" w:sz="4" w:space="0" w:color="000000"/>
              <w:bottom w:val="single" w:sz="4" w:space="0" w:color="000000"/>
              <w:right w:val="single" w:sz="4" w:space="0" w:color="000000"/>
            </w:tcBorders>
          </w:tcPr>
          <w:p w14:paraId="61657D9F" w14:textId="77777777" w:rsidR="007B434C" w:rsidRDefault="00AF7DB6">
            <w:pPr>
              <w:jc w:val="center"/>
              <w:rPr>
                <w:sz w:val="18"/>
                <w:szCs w:val="18"/>
                <w:lang w:eastAsia="en-US"/>
              </w:rPr>
            </w:pPr>
            <w:r>
              <w:rPr>
                <w:sz w:val="18"/>
                <w:szCs w:val="18"/>
                <w:lang w:eastAsia="en-US"/>
              </w:rPr>
              <w:t>2975</w:t>
            </w:r>
          </w:p>
          <w:p w14:paraId="0D9124FE" w14:textId="77777777" w:rsidR="007B434C" w:rsidRDefault="00AF7DB6">
            <w:pPr>
              <w:jc w:val="center"/>
              <w:rPr>
                <w:sz w:val="18"/>
                <w:szCs w:val="18"/>
                <w:lang w:eastAsia="en-US"/>
              </w:rPr>
            </w:pPr>
            <w:r>
              <w:rPr>
                <w:sz w:val="18"/>
                <w:szCs w:val="18"/>
                <w:lang w:eastAsia="en-US"/>
              </w:rPr>
              <w:t>-</w:t>
            </w:r>
          </w:p>
          <w:p w14:paraId="1444CACA" w14:textId="77777777" w:rsidR="007B434C" w:rsidRDefault="00AF7DB6">
            <w:pPr>
              <w:jc w:val="center"/>
              <w:rPr>
                <w:sz w:val="18"/>
                <w:szCs w:val="18"/>
                <w:lang w:eastAsia="en-US"/>
              </w:rPr>
            </w:pPr>
            <w:r>
              <w:rPr>
                <w:sz w:val="18"/>
                <w:szCs w:val="18"/>
                <w:lang w:eastAsia="en-US"/>
              </w:rPr>
              <w:t>2975</w:t>
            </w:r>
          </w:p>
        </w:tc>
        <w:tc>
          <w:tcPr>
            <w:tcW w:w="661" w:type="dxa"/>
            <w:tcBorders>
              <w:top w:val="single" w:sz="4" w:space="0" w:color="000000"/>
              <w:left w:val="single" w:sz="4" w:space="0" w:color="000000"/>
              <w:bottom w:val="single" w:sz="4" w:space="0" w:color="000000"/>
              <w:right w:val="single" w:sz="4" w:space="0" w:color="000000"/>
            </w:tcBorders>
          </w:tcPr>
          <w:p w14:paraId="2E2468CC" w14:textId="77777777" w:rsidR="007B434C" w:rsidRDefault="00AF7DB6">
            <w:pPr>
              <w:jc w:val="center"/>
              <w:rPr>
                <w:sz w:val="18"/>
                <w:szCs w:val="18"/>
                <w:lang w:eastAsia="en-US"/>
              </w:rPr>
            </w:pPr>
            <w:r>
              <w:rPr>
                <w:sz w:val="18"/>
                <w:szCs w:val="18"/>
                <w:lang w:eastAsia="en-US"/>
              </w:rPr>
              <w:t>2975</w:t>
            </w:r>
          </w:p>
          <w:p w14:paraId="45D5238A" w14:textId="77777777" w:rsidR="007B434C" w:rsidRDefault="00AF7DB6">
            <w:pPr>
              <w:jc w:val="center"/>
              <w:rPr>
                <w:sz w:val="18"/>
                <w:szCs w:val="18"/>
                <w:lang w:eastAsia="en-US"/>
              </w:rPr>
            </w:pPr>
            <w:r>
              <w:rPr>
                <w:sz w:val="18"/>
                <w:szCs w:val="18"/>
                <w:lang w:eastAsia="en-US"/>
              </w:rPr>
              <w:t>-</w:t>
            </w:r>
          </w:p>
          <w:p w14:paraId="1CC13F46" w14:textId="77777777" w:rsidR="007B434C" w:rsidRDefault="00AF7DB6">
            <w:pPr>
              <w:jc w:val="center"/>
              <w:rPr>
                <w:sz w:val="18"/>
                <w:szCs w:val="18"/>
                <w:lang w:eastAsia="en-US"/>
              </w:rPr>
            </w:pPr>
            <w:r>
              <w:rPr>
                <w:sz w:val="18"/>
                <w:szCs w:val="18"/>
                <w:lang w:eastAsia="en-US"/>
              </w:rPr>
              <w:t>2975</w:t>
            </w:r>
          </w:p>
        </w:tc>
        <w:tc>
          <w:tcPr>
            <w:tcW w:w="667" w:type="dxa"/>
            <w:tcBorders>
              <w:top w:val="single" w:sz="4" w:space="0" w:color="000000"/>
              <w:left w:val="single" w:sz="4" w:space="0" w:color="000000"/>
              <w:bottom w:val="single" w:sz="4" w:space="0" w:color="000000"/>
              <w:right w:val="single" w:sz="4" w:space="0" w:color="000000"/>
            </w:tcBorders>
          </w:tcPr>
          <w:p w14:paraId="3CA5279D" w14:textId="77777777" w:rsidR="007B434C" w:rsidRDefault="00AF7DB6">
            <w:pPr>
              <w:jc w:val="center"/>
              <w:rPr>
                <w:sz w:val="18"/>
                <w:szCs w:val="18"/>
                <w:lang w:eastAsia="en-US"/>
              </w:rPr>
            </w:pPr>
            <w:r>
              <w:rPr>
                <w:sz w:val="18"/>
                <w:szCs w:val="18"/>
                <w:lang w:eastAsia="en-US"/>
              </w:rPr>
              <w:t>2975</w:t>
            </w:r>
          </w:p>
          <w:p w14:paraId="26ED7AF1" w14:textId="77777777" w:rsidR="007B434C" w:rsidRDefault="00AF7DB6">
            <w:pPr>
              <w:jc w:val="center"/>
              <w:rPr>
                <w:sz w:val="18"/>
                <w:szCs w:val="18"/>
                <w:lang w:eastAsia="en-US"/>
              </w:rPr>
            </w:pPr>
            <w:r>
              <w:rPr>
                <w:sz w:val="18"/>
                <w:szCs w:val="18"/>
                <w:lang w:eastAsia="en-US"/>
              </w:rPr>
              <w:t>-</w:t>
            </w:r>
          </w:p>
          <w:p w14:paraId="7F923F45" w14:textId="77777777" w:rsidR="007B434C" w:rsidRDefault="00AF7DB6">
            <w:pPr>
              <w:jc w:val="center"/>
              <w:rPr>
                <w:sz w:val="18"/>
                <w:szCs w:val="18"/>
                <w:lang w:eastAsia="en-US"/>
              </w:rPr>
            </w:pPr>
            <w:r>
              <w:rPr>
                <w:sz w:val="18"/>
                <w:szCs w:val="18"/>
                <w:lang w:eastAsia="en-US"/>
              </w:rPr>
              <w:t>2975</w:t>
            </w:r>
          </w:p>
        </w:tc>
        <w:tc>
          <w:tcPr>
            <w:tcW w:w="908" w:type="dxa"/>
            <w:tcBorders>
              <w:top w:val="single" w:sz="4" w:space="0" w:color="000000"/>
              <w:left w:val="single" w:sz="4" w:space="0" w:color="000000"/>
              <w:bottom w:val="single" w:sz="4" w:space="0" w:color="000000"/>
              <w:right w:val="single" w:sz="4" w:space="0" w:color="000000"/>
            </w:tcBorders>
          </w:tcPr>
          <w:p w14:paraId="28924476" w14:textId="77777777" w:rsidR="007B434C" w:rsidRDefault="00AF7DB6">
            <w:pPr>
              <w:jc w:val="center"/>
              <w:rPr>
                <w:sz w:val="18"/>
                <w:szCs w:val="18"/>
                <w:lang w:eastAsia="en-US"/>
              </w:rPr>
            </w:pPr>
            <w:r>
              <w:rPr>
                <w:sz w:val="18"/>
                <w:szCs w:val="18"/>
                <w:lang w:eastAsia="en-US"/>
              </w:rPr>
              <w:t>2975</w:t>
            </w:r>
          </w:p>
          <w:p w14:paraId="0E59293A" w14:textId="77777777" w:rsidR="007B434C" w:rsidRDefault="00AF7DB6">
            <w:pPr>
              <w:jc w:val="center"/>
              <w:rPr>
                <w:sz w:val="18"/>
                <w:szCs w:val="18"/>
                <w:lang w:eastAsia="en-US"/>
              </w:rPr>
            </w:pPr>
            <w:r>
              <w:rPr>
                <w:sz w:val="18"/>
                <w:szCs w:val="18"/>
                <w:lang w:eastAsia="en-US"/>
              </w:rPr>
              <w:t>-</w:t>
            </w:r>
          </w:p>
          <w:p w14:paraId="0D8F5F0E" w14:textId="77777777" w:rsidR="007B434C" w:rsidRDefault="00AF7DB6">
            <w:pPr>
              <w:jc w:val="center"/>
              <w:rPr>
                <w:sz w:val="18"/>
                <w:szCs w:val="18"/>
                <w:lang w:eastAsia="en-US"/>
              </w:rPr>
            </w:pPr>
            <w:r>
              <w:rPr>
                <w:sz w:val="18"/>
                <w:szCs w:val="18"/>
                <w:lang w:eastAsia="en-US"/>
              </w:rPr>
              <w:t>2975</w:t>
            </w:r>
          </w:p>
        </w:tc>
        <w:tc>
          <w:tcPr>
            <w:tcW w:w="1016" w:type="dxa"/>
            <w:tcBorders>
              <w:top w:val="single" w:sz="4" w:space="0" w:color="000000"/>
              <w:left w:val="single" w:sz="4" w:space="0" w:color="000000"/>
              <w:bottom w:val="single" w:sz="4" w:space="0" w:color="000000"/>
              <w:right w:val="single" w:sz="4" w:space="0" w:color="000000"/>
            </w:tcBorders>
          </w:tcPr>
          <w:p w14:paraId="503E4C6A" w14:textId="77777777" w:rsidR="007B434C" w:rsidRDefault="00AF7DB6">
            <w:pPr>
              <w:jc w:val="center"/>
              <w:rPr>
                <w:sz w:val="18"/>
                <w:szCs w:val="18"/>
                <w:lang w:eastAsia="en-US"/>
              </w:rPr>
            </w:pPr>
            <w:r>
              <w:rPr>
                <w:sz w:val="18"/>
                <w:szCs w:val="18"/>
                <w:lang w:eastAsia="en-US"/>
              </w:rPr>
              <w:t>2975</w:t>
            </w:r>
          </w:p>
          <w:p w14:paraId="01065E6C" w14:textId="77777777" w:rsidR="007B434C" w:rsidRDefault="00AF7DB6">
            <w:pPr>
              <w:jc w:val="center"/>
              <w:rPr>
                <w:sz w:val="18"/>
                <w:szCs w:val="18"/>
                <w:lang w:eastAsia="en-US"/>
              </w:rPr>
            </w:pPr>
            <w:r>
              <w:rPr>
                <w:sz w:val="18"/>
                <w:szCs w:val="18"/>
                <w:lang w:eastAsia="en-US"/>
              </w:rPr>
              <w:t>-</w:t>
            </w:r>
          </w:p>
          <w:p w14:paraId="6C60F587" w14:textId="77777777" w:rsidR="007B434C" w:rsidRDefault="00AF7DB6">
            <w:pPr>
              <w:jc w:val="center"/>
              <w:rPr>
                <w:sz w:val="18"/>
                <w:szCs w:val="18"/>
                <w:lang w:eastAsia="en-US"/>
              </w:rPr>
            </w:pPr>
            <w:r>
              <w:rPr>
                <w:sz w:val="18"/>
                <w:szCs w:val="18"/>
                <w:lang w:eastAsia="en-US"/>
              </w:rPr>
              <w:t>2975</w:t>
            </w:r>
          </w:p>
        </w:tc>
        <w:tc>
          <w:tcPr>
            <w:tcW w:w="667" w:type="dxa"/>
            <w:tcBorders>
              <w:top w:val="single" w:sz="4" w:space="0" w:color="000000"/>
              <w:left w:val="single" w:sz="4" w:space="0" w:color="000000"/>
              <w:bottom w:val="single" w:sz="4" w:space="0" w:color="000000"/>
              <w:right w:val="single" w:sz="4" w:space="0" w:color="000000"/>
            </w:tcBorders>
          </w:tcPr>
          <w:p w14:paraId="5EB820E5" w14:textId="77777777" w:rsidR="007B434C" w:rsidRDefault="00AF7DB6">
            <w:pPr>
              <w:jc w:val="center"/>
              <w:rPr>
                <w:sz w:val="18"/>
                <w:szCs w:val="18"/>
                <w:lang w:eastAsia="en-US"/>
              </w:rPr>
            </w:pPr>
            <w:r>
              <w:rPr>
                <w:sz w:val="18"/>
                <w:szCs w:val="18"/>
                <w:lang w:eastAsia="en-US"/>
              </w:rPr>
              <w:t>2975</w:t>
            </w:r>
          </w:p>
          <w:p w14:paraId="58D2E94D" w14:textId="77777777" w:rsidR="007B434C" w:rsidRDefault="00AF7DB6">
            <w:pPr>
              <w:jc w:val="center"/>
              <w:rPr>
                <w:sz w:val="18"/>
                <w:szCs w:val="18"/>
                <w:lang w:eastAsia="en-US"/>
              </w:rPr>
            </w:pPr>
            <w:r>
              <w:rPr>
                <w:sz w:val="18"/>
                <w:szCs w:val="18"/>
                <w:lang w:eastAsia="en-US"/>
              </w:rPr>
              <w:t>-</w:t>
            </w:r>
          </w:p>
          <w:p w14:paraId="2E4D0F55" w14:textId="77777777" w:rsidR="007B434C" w:rsidRDefault="00AF7DB6">
            <w:pPr>
              <w:jc w:val="center"/>
              <w:rPr>
                <w:sz w:val="18"/>
                <w:szCs w:val="18"/>
                <w:lang w:eastAsia="en-US"/>
              </w:rPr>
            </w:pPr>
            <w:r>
              <w:rPr>
                <w:sz w:val="18"/>
                <w:szCs w:val="18"/>
                <w:lang w:eastAsia="en-US"/>
              </w:rPr>
              <w:t>2975</w:t>
            </w:r>
          </w:p>
        </w:tc>
        <w:tc>
          <w:tcPr>
            <w:tcW w:w="664" w:type="dxa"/>
            <w:tcBorders>
              <w:top w:val="single" w:sz="4" w:space="0" w:color="000000"/>
              <w:left w:val="single" w:sz="4" w:space="0" w:color="000000"/>
              <w:bottom w:val="single" w:sz="4" w:space="0" w:color="000000"/>
              <w:right w:val="single" w:sz="4" w:space="0" w:color="000000"/>
            </w:tcBorders>
          </w:tcPr>
          <w:p w14:paraId="5D51F9FB" w14:textId="77777777" w:rsidR="007B434C" w:rsidRDefault="00AF7DB6">
            <w:pPr>
              <w:jc w:val="center"/>
              <w:rPr>
                <w:sz w:val="18"/>
                <w:szCs w:val="18"/>
                <w:lang w:eastAsia="en-US"/>
              </w:rPr>
            </w:pPr>
            <w:r>
              <w:rPr>
                <w:sz w:val="18"/>
                <w:szCs w:val="18"/>
                <w:lang w:eastAsia="en-US"/>
              </w:rPr>
              <w:t>2975</w:t>
            </w:r>
          </w:p>
          <w:p w14:paraId="2CF004AD" w14:textId="77777777" w:rsidR="007B434C" w:rsidRDefault="00AF7DB6">
            <w:pPr>
              <w:jc w:val="center"/>
              <w:rPr>
                <w:sz w:val="18"/>
                <w:szCs w:val="18"/>
                <w:lang w:eastAsia="en-US"/>
              </w:rPr>
            </w:pPr>
            <w:r>
              <w:rPr>
                <w:sz w:val="18"/>
                <w:szCs w:val="18"/>
                <w:lang w:eastAsia="en-US"/>
              </w:rPr>
              <w:t>-</w:t>
            </w:r>
          </w:p>
          <w:p w14:paraId="0EF0294E" w14:textId="77777777" w:rsidR="007B434C" w:rsidRDefault="00AF7DB6">
            <w:pPr>
              <w:jc w:val="center"/>
              <w:rPr>
                <w:sz w:val="18"/>
                <w:szCs w:val="18"/>
                <w:lang w:eastAsia="en-US"/>
              </w:rPr>
            </w:pPr>
            <w:r>
              <w:rPr>
                <w:sz w:val="18"/>
                <w:szCs w:val="18"/>
                <w:lang w:eastAsia="en-US"/>
              </w:rPr>
              <w:t>2975</w:t>
            </w:r>
          </w:p>
        </w:tc>
        <w:tc>
          <w:tcPr>
            <w:tcW w:w="936" w:type="dxa"/>
            <w:tcBorders>
              <w:top w:val="single" w:sz="4" w:space="0" w:color="000000"/>
              <w:left w:val="single" w:sz="4" w:space="0" w:color="000000"/>
              <w:bottom w:val="single" w:sz="4" w:space="0" w:color="000000"/>
              <w:right w:val="single" w:sz="4" w:space="0" w:color="000000"/>
            </w:tcBorders>
          </w:tcPr>
          <w:p w14:paraId="2E6D619D" w14:textId="77777777" w:rsidR="007B434C" w:rsidRDefault="00AF7DB6">
            <w:pPr>
              <w:jc w:val="center"/>
              <w:rPr>
                <w:sz w:val="18"/>
                <w:szCs w:val="18"/>
                <w:lang w:eastAsia="en-US"/>
              </w:rPr>
            </w:pPr>
            <w:r>
              <w:rPr>
                <w:sz w:val="18"/>
                <w:szCs w:val="18"/>
                <w:lang w:eastAsia="en-US"/>
              </w:rPr>
              <w:t>2975</w:t>
            </w:r>
          </w:p>
          <w:p w14:paraId="35469A6E" w14:textId="77777777" w:rsidR="007B434C" w:rsidRDefault="00AF7DB6">
            <w:pPr>
              <w:jc w:val="center"/>
              <w:rPr>
                <w:sz w:val="18"/>
                <w:szCs w:val="18"/>
                <w:lang w:eastAsia="en-US"/>
              </w:rPr>
            </w:pPr>
            <w:r>
              <w:rPr>
                <w:sz w:val="18"/>
                <w:szCs w:val="18"/>
                <w:lang w:eastAsia="en-US"/>
              </w:rPr>
              <w:t>-</w:t>
            </w:r>
          </w:p>
          <w:p w14:paraId="709F31FE" w14:textId="77777777" w:rsidR="007B434C" w:rsidRDefault="00AF7DB6">
            <w:pPr>
              <w:jc w:val="center"/>
              <w:rPr>
                <w:sz w:val="18"/>
                <w:szCs w:val="18"/>
                <w:lang w:eastAsia="en-US"/>
              </w:rPr>
            </w:pPr>
            <w:r>
              <w:rPr>
                <w:sz w:val="18"/>
                <w:szCs w:val="18"/>
                <w:lang w:eastAsia="en-US"/>
              </w:rPr>
              <w:t>2975</w:t>
            </w:r>
          </w:p>
        </w:tc>
        <w:tc>
          <w:tcPr>
            <w:tcW w:w="757" w:type="dxa"/>
            <w:tcBorders>
              <w:top w:val="single" w:sz="4" w:space="0" w:color="000000"/>
              <w:left w:val="single" w:sz="4" w:space="0" w:color="000000"/>
              <w:bottom w:val="single" w:sz="4" w:space="0" w:color="000000"/>
              <w:right w:val="single" w:sz="4" w:space="0" w:color="000000"/>
            </w:tcBorders>
          </w:tcPr>
          <w:p w14:paraId="264DDAC8" w14:textId="77777777" w:rsidR="007B434C" w:rsidRDefault="00AF7DB6">
            <w:pPr>
              <w:jc w:val="center"/>
              <w:rPr>
                <w:sz w:val="18"/>
                <w:szCs w:val="18"/>
                <w:lang w:eastAsia="en-US"/>
              </w:rPr>
            </w:pPr>
            <w:r>
              <w:rPr>
                <w:sz w:val="18"/>
                <w:szCs w:val="18"/>
                <w:lang w:eastAsia="en-US"/>
              </w:rPr>
              <w:t>2975</w:t>
            </w:r>
          </w:p>
          <w:p w14:paraId="13CEE7BA" w14:textId="77777777" w:rsidR="007B434C" w:rsidRDefault="00AF7DB6">
            <w:pPr>
              <w:jc w:val="center"/>
              <w:rPr>
                <w:sz w:val="18"/>
                <w:szCs w:val="18"/>
                <w:lang w:eastAsia="en-US"/>
              </w:rPr>
            </w:pPr>
            <w:r>
              <w:rPr>
                <w:sz w:val="18"/>
                <w:szCs w:val="18"/>
                <w:lang w:eastAsia="en-US"/>
              </w:rPr>
              <w:t>-</w:t>
            </w:r>
          </w:p>
          <w:p w14:paraId="039C7F79" w14:textId="77777777" w:rsidR="007B434C" w:rsidRDefault="00AF7DB6">
            <w:pPr>
              <w:jc w:val="center"/>
              <w:rPr>
                <w:sz w:val="18"/>
                <w:szCs w:val="18"/>
                <w:lang w:eastAsia="en-US"/>
              </w:rPr>
            </w:pPr>
            <w:r>
              <w:rPr>
                <w:sz w:val="18"/>
                <w:szCs w:val="18"/>
                <w:lang w:eastAsia="en-US"/>
              </w:rPr>
              <w:t>2975</w:t>
            </w:r>
          </w:p>
        </w:tc>
        <w:tc>
          <w:tcPr>
            <w:tcW w:w="668" w:type="dxa"/>
            <w:tcBorders>
              <w:top w:val="single" w:sz="4" w:space="0" w:color="000000"/>
              <w:left w:val="single" w:sz="4" w:space="0" w:color="000000"/>
              <w:bottom w:val="single" w:sz="4" w:space="0" w:color="000000"/>
              <w:right w:val="single" w:sz="4" w:space="0" w:color="000000"/>
            </w:tcBorders>
          </w:tcPr>
          <w:p w14:paraId="25D30193" w14:textId="77777777" w:rsidR="007B434C" w:rsidRDefault="00AF7DB6">
            <w:pPr>
              <w:jc w:val="center"/>
              <w:rPr>
                <w:sz w:val="18"/>
                <w:szCs w:val="18"/>
                <w:lang w:eastAsia="en-US"/>
              </w:rPr>
            </w:pPr>
            <w:r>
              <w:rPr>
                <w:sz w:val="18"/>
                <w:szCs w:val="18"/>
                <w:lang w:eastAsia="en-US"/>
              </w:rPr>
              <w:t>2975</w:t>
            </w:r>
          </w:p>
          <w:p w14:paraId="2AF03C38" w14:textId="77777777" w:rsidR="007B434C" w:rsidRDefault="00AF7DB6">
            <w:pPr>
              <w:jc w:val="center"/>
              <w:rPr>
                <w:sz w:val="18"/>
                <w:szCs w:val="18"/>
                <w:lang w:eastAsia="en-US"/>
              </w:rPr>
            </w:pPr>
            <w:r>
              <w:rPr>
                <w:sz w:val="18"/>
                <w:szCs w:val="18"/>
                <w:lang w:eastAsia="en-US"/>
              </w:rPr>
              <w:t>-</w:t>
            </w:r>
          </w:p>
          <w:p w14:paraId="5D4305B0" w14:textId="77777777" w:rsidR="007B434C" w:rsidRDefault="00AF7DB6">
            <w:pPr>
              <w:jc w:val="center"/>
              <w:rPr>
                <w:sz w:val="18"/>
                <w:szCs w:val="18"/>
                <w:lang w:eastAsia="en-US"/>
              </w:rPr>
            </w:pPr>
            <w:r>
              <w:rPr>
                <w:sz w:val="18"/>
                <w:szCs w:val="18"/>
                <w:lang w:eastAsia="en-US"/>
              </w:rPr>
              <w:t>2975</w:t>
            </w:r>
          </w:p>
        </w:tc>
        <w:tc>
          <w:tcPr>
            <w:tcW w:w="686" w:type="dxa"/>
            <w:tcBorders>
              <w:top w:val="single" w:sz="4" w:space="0" w:color="000000"/>
              <w:left w:val="single" w:sz="4" w:space="0" w:color="000000"/>
              <w:bottom w:val="single" w:sz="4" w:space="0" w:color="000000"/>
              <w:right w:val="single" w:sz="4" w:space="0" w:color="000000"/>
            </w:tcBorders>
          </w:tcPr>
          <w:p w14:paraId="6F3E0681" w14:textId="77777777" w:rsidR="007B434C" w:rsidRDefault="00AF7DB6">
            <w:pPr>
              <w:jc w:val="center"/>
              <w:rPr>
                <w:sz w:val="18"/>
                <w:szCs w:val="18"/>
                <w:lang w:eastAsia="en-US"/>
              </w:rPr>
            </w:pPr>
            <w:r>
              <w:rPr>
                <w:sz w:val="18"/>
                <w:szCs w:val="18"/>
                <w:lang w:eastAsia="en-US"/>
              </w:rPr>
              <w:t>2975</w:t>
            </w:r>
          </w:p>
          <w:p w14:paraId="398C6D56" w14:textId="77777777" w:rsidR="007B434C" w:rsidRDefault="00AF7DB6">
            <w:pPr>
              <w:jc w:val="center"/>
              <w:rPr>
                <w:sz w:val="18"/>
                <w:szCs w:val="18"/>
                <w:lang w:eastAsia="en-US"/>
              </w:rPr>
            </w:pPr>
            <w:r>
              <w:rPr>
                <w:sz w:val="18"/>
                <w:szCs w:val="18"/>
                <w:lang w:eastAsia="en-US"/>
              </w:rPr>
              <w:t>-</w:t>
            </w:r>
          </w:p>
          <w:p w14:paraId="5B4B5A6D" w14:textId="77777777" w:rsidR="007B434C" w:rsidRDefault="00AF7DB6">
            <w:pPr>
              <w:jc w:val="center"/>
              <w:rPr>
                <w:sz w:val="18"/>
                <w:szCs w:val="18"/>
                <w:lang w:eastAsia="en-US"/>
              </w:rPr>
            </w:pPr>
            <w:r>
              <w:rPr>
                <w:sz w:val="18"/>
                <w:szCs w:val="18"/>
                <w:lang w:eastAsia="en-US"/>
              </w:rPr>
              <w:t>2975</w:t>
            </w:r>
          </w:p>
        </w:tc>
        <w:tc>
          <w:tcPr>
            <w:tcW w:w="1122" w:type="dxa"/>
            <w:tcBorders>
              <w:top w:val="single" w:sz="4" w:space="0" w:color="000000"/>
              <w:left w:val="single" w:sz="4" w:space="0" w:color="000000"/>
              <w:bottom w:val="single" w:sz="4" w:space="0" w:color="000000"/>
              <w:right w:val="single" w:sz="4" w:space="0" w:color="000000"/>
            </w:tcBorders>
          </w:tcPr>
          <w:p w14:paraId="74D8EDCC" w14:textId="77777777" w:rsidR="007B434C" w:rsidRDefault="00AF7DB6">
            <w:pPr>
              <w:jc w:val="center"/>
              <w:rPr>
                <w:sz w:val="18"/>
                <w:szCs w:val="18"/>
                <w:lang w:eastAsia="en-US"/>
              </w:rPr>
            </w:pPr>
            <w:r>
              <w:rPr>
                <w:sz w:val="18"/>
                <w:szCs w:val="18"/>
                <w:lang w:eastAsia="en-US"/>
              </w:rPr>
              <w:t>01/12/2022 até 31/12/2022 00:00 às 23:55</w:t>
            </w:r>
          </w:p>
        </w:tc>
      </w:tr>
    </w:tbl>
    <w:p w14:paraId="287F7DD9" w14:textId="77777777" w:rsidR="007B434C" w:rsidRDefault="007B434C">
      <w:pPr>
        <w:rPr>
          <w:color w:val="000000"/>
        </w:rPr>
      </w:pPr>
    </w:p>
    <w:p w14:paraId="6209A4E9" w14:textId="04C00FBC" w:rsidR="007B434C" w:rsidRDefault="00AF7DB6" w:rsidP="000158E2">
      <w:pPr>
        <w:pStyle w:val="Ttulo2"/>
        <w:numPr>
          <w:ilvl w:val="0"/>
          <w:numId w:val="0"/>
        </w:numPr>
        <w:ind w:left="823"/>
        <w:rPr>
          <w:color w:val="000000"/>
        </w:rPr>
      </w:pPr>
      <w:bookmarkStart w:id="120" w:name="_Toc138324019"/>
      <w:bookmarkStart w:id="121" w:name="_Toc139963563"/>
      <w:r>
        <w:rPr>
          <w:sz w:val="24"/>
          <w:szCs w:val="24"/>
        </w:rPr>
        <w:t>3.5.1.1. Análise de Registos</w:t>
      </w:r>
      <w:bookmarkEnd w:id="120"/>
      <w:bookmarkEnd w:id="121"/>
      <w:r>
        <w:rPr>
          <w:sz w:val="24"/>
          <w:szCs w:val="24"/>
        </w:rPr>
        <w:t xml:space="preserve"> </w:t>
      </w:r>
    </w:p>
    <w:p w14:paraId="06C4B1F3" w14:textId="5A9B21F9" w:rsidR="000158E2" w:rsidRDefault="000158E2" w:rsidP="0046128E">
      <w:pPr>
        <w:pStyle w:val="Legenda"/>
      </w:pPr>
      <w:bookmarkStart w:id="122" w:name="_Toc139964972"/>
      <w:r>
        <w:t xml:space="preserve">Tabela </w:t>
      </w:r>
      <w:fldSimple w:instr=" SEQ Tabela \* ARABIC ">
        <w:r w:rsidR="00A5379D">
          <w:rPr>
            <w:noProof/>
          </w:rPr>
          <w:t>7</w:t>
        </w:r>
      </w:fldSimple>
      <w:r>
        <w:t xml:space="preserve"> - </w:t>
      </w:r>
      <w:r w:rsidRPr="009B01FF">
        <w:t>Registos Esperados vs. Registos Validados (15 min)</w:t>
      </w:r>
      <w:bookmarkEnd w:id="122"/>
    </w:p>
    <w:tbl>
      <w:tblPr>
        <w:tblW w:w="8720" w:type="dxa"/>
        <w:tblLook w:val="04A0" w:firstRow="1" w:lastRow="0" w:firstColumn="1" w:lastColumn="0" w:noHBand="0" w:noVBand="1"/>
      </w:tblPr>
      <w:tblGrid>
        <w:gridCol w:w="2130"/>
        <w:gridCol w:w="1615"/>
        <w:gridCol w:w="1739"/>
        <w:gridCol w:w="1723"/>
        <w:gridCol w:w="1513"/>
      </w:tblGrid>
      <w:tr w:rsidR="007B434C" w14:paraId="065CBD0B" w14:textId="77777777">
        <w:tc>
          <w:tcPr>
            <w:tcW w:w="8720" w:type="dxa"/>
            <w:gridSpan w:val="5"/>
            <w:tcBorders>
              <w:top w:val="single" w:sz="4" w:space="0" w:color="000000"/>
              <w:left w:val="single" w:sz="4" w:space="0" w:color="000000"/>
              <w:bottom w:val="single" w:sz="4" w:space="0" w:color="000000"/>
              <w:right w:val="single" w:sz="4" w:space="0" w:color="000000"/>
            </w:tcBorders>
          </w:tcPr>
          <w:p w14:paraId="27085976" w14:textId="77777777" w:rsidR="007B434C" w:rsidRDefault="00AF7DB6">
            <w:pPr>
              <w:jc w:val="center"/>
              <w:rPr>
                <w:b/>
                <w:bCs/>
                <w:lang w:eastAsia="en-US"/>
              </w:rPr>
            </w:pPr>
            <w:r>
              <w:rPr>
                <w:b/>
                <w:bCs/>
                <w:lang w:eastAsia="en-US"/>
              </w:rPr>
              <w:t>Registos 15 min</w:t>
            </w:r>
          </w:p>
        </w:tc>
      </w:tr>
      <w:tr w:rsidR="007B434C" w14:paraId="0AB97BBB" w14:textId="77777777">
        <w:tc>
          <w:tcPr>
            <w:tcW w:w="2130" w:type="dxa"/>
            <w:tcBorders>
              <w:top w:val="single" w:sz="4" w:space="0" w:color="000000"/>
              <w:left w:val="single" w:sz="4" w:space="0" w:color="000000"/>
              <w:bottom w:val="single" w:sz="4" w:space="0" w:color="000000"/>
              <w:right w:val="single" w:sz="4" w:space="0" w:color="000000"/>
            </w:tcBorders>
          </w:tcPr>
          <w:p w14:paraId="2ECCF2D0" w14:textId="77777777" w:rsidR="007B434C" w:rsidRDefault="00AF7DB6">
            <w:pPr>
              <w:jc w:val="center"/>
              <w:rPr>
                <w:b/>
                <w:bCs/>
                <w:lang w:eastAsia="en-US"/>
              </w:rPr>
            </w:pPr>
            <w:r>
              <w:rPr>
                <w:b/>
                <w:bCs/>
                <w:lang w:eastAsia="en-US"/>
              </w:rPr>
              <w:t>Ano</w:t>
            </w:r>
          </w:p>
        </w:tc>
        <w:tc>
          <w:tcPr>
            <w:tcW w:w="1615" w:type="dxa"/>
            <w:tcBorders>
              <w:top w:val="single" w:sz="4" w:space="0" w:color="000000"/>
              <w:left w:val="single" w:sz="4" w:space="0" w:color="000000"/>
              <w:bottom w:val="single" w:sz="4" w:space="0" w:color="000000"/>
              <w:right w:val="single" w:sz="4" w:space="0" w:color="000000"/>
            </w:tcBorders>
          </w:tcPr>
          <w:p w14:paraId="078BE8A9" w14:textId="77777777" w:rsidR="007B434C" w:rsidRDefault="00AF7DB6">
            <w:pPr>
              <w:jc w:val="center"/>
              <w:rPr>
                <w:b/>
                <w:bCs/>
                <w:lang w:eastAsia="en-US"/>
              </w:rPr>
            </w:pPr>
            <w:r>
              <w:rPr>
                <w:b/>
                <w:bCs/>
                <w:lang w:eastAsia="en-US"/>
              </w:rPr>
              <w:t>Mês</w:t>
            </w:r>
          </w:p>
        </w:tc>
        <w:tc>
          <w:tcPr>
            <w:tcW w:w="1739" w:type="dxa"/>
            <w:tcBorders>
              <w:top w:val="single" w:sz="4" w:space="0" w:color="000000"/>
              <w:left w:val="single" w:sz="4" w:space="0" w:color="000000"/>
              <w:bottom w:val="single" w:sz="4" w:space="0" w:color="000000"/>
              <w:right w:val="single" w:sz="4" w:space="0" w:color="000000"/>
            </w:tcBorders>
          </w:tcPr>
          <w:p w14:paraId="1D695FBB" w14:textId="77777777" w:rsidR="007B434C" w:rsidRDefault="00AF7DB6">
            <w:pPr>
              <w:jc w:val="center"/>
              <w:rPr>
                <w:b/>
                <w:bCs/>
                <w:lang w:eastAsia="en-US"/>
              </w:rPr>
            </w:pPr>
            <w:r>
              <w:rPr>
                <w:b/>
                <w:bCs/>
                <w:lang w:eastAsia="en-US"/>
              </w:rPr>
              <w:t>Esperado</w:t>
            </w:r>
          </w:p>
        </w:tc>
        <w:tc>
          <w:tcPr>
            <w:tcW w:w="1723" w:type="dxa"/>
            <w:tcBorders>
              <w:top w:val="single" w:sz="4" w:space="0" w:color="000000"/>
              <w:left w:val="single" w:sz="4" w:space="0" w:color="000000"/>
              <w:bottom w:val="single" w:sz="4" w:space="0" w:color="000000"/>
              <w:right w:val="single" w:sz="4" w:space="0" w:color="000000"/>
            </w:tcBorders>
          </w:tcPr>
          <w:p w14:paraId="6E8A5595" w14:textId="77777777" w:rsidR="007B434C" w:rsidRDefault="00AF7DB6">
            <w:pPr>
              <w:jc w:val="center"/>
              <w:rPr>
                <w:b/>
                <w:bCs/>
                <w:lang w:eastAsia="en-US"/>
              </w:rPr>
            </w:pPr>
            <w:r>
              <w:rPr>
                <w:b/>
                <w:bCs/>
                <w:lang w:eastAsia="en-US"/>
              </w:rPr>
              <w:t>Validado</w:t>
            </w:r>
          </w:p>
        </w:tc>
        <w:tc>
          <w:tcPr>
            <w:tcW w:w="1513" w:type="dxa"/>
            <w:tcBorders>
              <w:top w:val="single" w:sz="4" w:space="0" w:color="000000"/>
              <w:left w:val="single" w:sz="4" w:space="0" w:color="000000"/>
              <w:bottom w:val="single" w:sz="4" w:space="0" w:color="000000"/>
              <w:right w:val="single" w:sz="4" w:space="0" w:color="000000"/>
            </w:tcBorders>
          </w:tcPr>
          <w:p w14:paraId="4C022E5D" w14:textId="77777777" w:rsidR="007B434C" w:rsidRDefault="00AF7DB6">
            <w:pPr>
              <w:jc w:val="center"/>
              <w:rPr>
                <w:b/>
                <w:bCs/>
                <w:lang w:eastAsia="en-US"/>
              </w:rPr>
            </w:pPr>
            <w:r>
              <w:rPr>
                <w:b/>
                <w:bCs/>
                <w:lang w:eastAsia="en-US"/>
              </w:rPr>
              <w:t>% Omissos</w:t>
            </w:r>
          </w:p>
        </w:tc>
      </w:tr>
      <w:tr w:rsidR="007B434C" w14:paraId="3D8E56C9" w14:textId="77777777">
        <w:tc>
          <w:tcPr>
            <w:tcW w:w="2130" w:type="dxa"/>
            <w:tcBorders>
              <w:top w:val="single" w:sz="4" w:space="0" w:color="000000"/>
              <w:left w:val="single" w:sz="4" w:space="0" w:color="000000"/>
              <w:bottom w:val="single" w:sz="4" w:space="0" w:color="000000"/>
              <w:right w:val="single" w:sz="4" w:space="0" w:color="000000"/>
            </w:tcBorders>
          </w:tcPr>
          <w:p w14:paraId="08CC7587" w14:textId="77777777" w:rsidR="007B434C" w:rsidRDefault="00AF7DB6">
            <w:pPr>
              <w:jc w:val="center"/>
              <w:rPr>
                <w:lang w:eastAsia="en-US"/>
              </w:rPr>
            </w:pPr>
            <w:r>
              <w:rPr>
                <w:lang w:eastAsia="en-US"/>
              </w:rPr>
              <w:t>2021</w:t>
            </w:r>
          </w:p>
        </w:tc>
        <w:tc>
          <w:tcPr>
            <w:tcW w:w="1615" w:type="dxa"/>
            <w:tcBorders>
              <w:top w:val="single" w:sz="4" w:space="0" w:color="000000"/>
              <w:left w:val="single" w:sz="4" w:space="0" w:color="000000"/>
              <w:bottom w:val="single" w:sz="4" w:space="0" w:color="000000"/>
              <w:right w:val="single" w:sz="4" w:space="0" w:color="000000"/>
            </w:tcBorders>
          </w:tcPr>
          <w:p w14:paraId="26C55F30" w14:textId="77777777" w:rsidR="007B434C" w:rsidRDefault="00AF7DB6">
            <w:pPr>
              <w:jc w:val="center"/>
              <w:rPr>
                <w:lang w:eastAsia="en-US"/>
              </w:rPr>
            </w:pPr>
            <w:r>
              <w:rPr>
                <w:lang w:eastAsia="en-US"/>
              </w:rPr>
              <w:t>Setembro</w:t>
            </w:r>
          </w:p>
        </w:tc>
        <w:tc>
          <w:tcPr>
            <w:tcW w:w="1739" w:type="dxa"/>
            <w:tcBorders>
              <w:top w:val="single" w:sz="4" w:space="0" w:color="000000"/>
              <w:left w:val="single" w:sz="4" w:space="0" w:color="000000"/>
              <w:bottom w:val="single" w:sz="4" w:space="0" w:color="000000"/>
              <w:right w:val="single" w:sz="4" w:space="0" w:color="000000"/>
            </w:tcBorders>
          </w:tcPr>
          <w:p w14:paraId="7CE16F2E" w14:textId="77777777" w:rsidR="007B434C" w:rsidRDefault="00AF7DB6">
            <w:pPr>
              <w:jc w:val="center"/>
              <w:rPr>
                <w:lang w:eastAsia="en-US"/>
              </w:rPr>
            </w:pPr>
            <w:r>
              <w:rPr>
                <w:lang w:eastAsia="en-US"/>
              </w:rPr>
              <w:t>31680</w:t>
            </w:r>
          </w:p>
        </w:tc>
        <w:tc>
          <w:tcPr>
            <w:tcW w:w="1723" w:type="dxa"/>
            <w:tcBorders>
              <w:top w:val="single" w:sz="4" w:space="0" w:color="000000"/>
              <w:left w:val="single" w:sz="4" w:space="0" w:color="000000"/>
              <w:bottom w:val="single" w:sz="4" w:space="0" w:color="000000"/>
              <w:right w:val="single" w:sz="4" w:space="0" w:color="000000"/>
            </w:tcBorders>
          </w:tcPr>
          <w:p w14:paraId="6F732122" w14:textId="77777777" w:rsidR="007B434C" w:rsidRDefault="00AF7DB6">
            <w:pPr>
              <w:jc w:val="center"/>
              <w:rPr>
                <w:lang w:eastAsia="en-US"/>
              </w:rPr>
            </w:pPr>
            <w:r>
              <w:rPr>
                <w:lang w:eastAsia="en-US"/>
              </w:rPr>
              <w:t>17669</w:t>
            </w:r>
          </w:p>
        </w:tc>
        <w:tc>
          <w:tcPr>
            <w:tcW w:w="1513" w:type="dxa"/>
            <w:tcBorders>
              <w:top w:val="single" w:sz="4" w:space="0" w:color="000000"/>
              <w:left w:val="single" w:sz="4" w:space="0" w:color="000000"/>
              <w:bottom w:val="single" w:sz="4" w:space="0" w:color="000000"/>
              <w:right w:val="single" w:sz="4" w:space="0" w:color="000000"/>
            </w:tcBorders>
          </w:tcPr>
          <w:p w14:paraId="2ECB0512" w14:textId="77777777" w:rsidR="007B434C" w:rsidRDefault="00AF7DB6">
            <w:pPr>
              <w:jc w:val="center"/>
              <w:rPr>
                <w:lang w:eastAsia="en-US"/>
              </w:rPr>
            </w:pPr>
            <w:r>
              <w:rPr>
                <w:lang w:eastAsia="en-US"/>
              </w:rPr>
              <w:t>44.23</w:t>
            </w:r>
          </w:p>
        </w:tc>
      </w:tr>
      <w:tr w:rsidR="007B434C" w14:paraId="5ADBE920" w14:textId="77777777">
        <w:tc>
          <w:tcPr>
            <w:tcW w:w="2130" w:type="dxa"/>
            <w:tcBorders>
              <w:top w:val="single" w:sz="4" w:space="0" w:color="000000"/>
              <w:left w:val="single" w:sz="4" w:space="0" w:color="000000"/>
              <w:bottom w:val="single" w:sz="4" w:space="0" w:color="000000"/>
              <w:right w:val="single" w:sz="4" w:space="0" w:color="000000"/>
            </w:tcBorders>
          </w:tcPr>
          <w:p w14:paraId="18A42F4B" w14:textId="77777777" w:rsidR="007B434C" w:rsidRDefault="00AF7DB6">
            <w:pPr>
              <w:jc w:val="center"/>
              <w:rPr>
                <w:lang w:eastAsia="en-US"/>
              </w:rPr>
            </w:pPr>
            <w:r>
              <w:rPr>
                <w:lang w:eastAsia="en-US"/>
              </w:rPr>
              <w:t>2021</w:t>
            </w:r>
          </w:p>
        </w:tc>
        <w:tc>
          <w:tcPr>
            <w:tcW w:w="1615" w:type="dxa"/>
            <w:tcBorders>
              <w:top w:val="single" w:sz="4" w:space="0" w:color="000000"/>
              <w:left w:val="single" w:sz="4" w:space="0" w:color="000000"/>
              <w:bottom w:val="single" w:sz="4" w:space="0" w:color="000000"/>
              <w:right w:val="single" w:sz="4" w:space="0" w:color="000000"/>
            </w:tcBorders>
          </w:tcPr>
          <w:p w14:paraId="6DB714A7" w14:textId="77777777" w:rsidR="007B434C" w:rsidRDefault="00AF7DB6">
            <w:pPr>
              <w:jc w:val="center"/>
              <w:rPr>
                <w:lang w:eastAsia="en-US"/>
              </w:rPr>
            </w:pPr>
            <w:r>
              <w:rPr>
                <w:lang w:eastAsia="en-US"/>
              </w:rPr>
              <w:t>Outubro</w:t>
            </w:r>
          </w:p>
        </w:tc>
        <w:tc>
          <w:tcPr>
            <w:tcW w:w="1739" w:type="dxa"/>
            <w:tcBorders>
              <w:top w:val="single" w:sz="4" w:space="0" w:color="000000"/>
              <w:left w:val="single" w:sz="4" w:space="0" w:color="000000"/>
              <w:bottom w:val="single" w:sz="4" w:space="0" w:color="000000"/>
              <w:right w:val="single" w:sz="4" w:space="0" w:color="000000"/>
            </w:tcBorders>
          </w:tcPr>
          <w:p w14:paraId="23A044A7" w14:textId="77777777" w:rsidR="007B434C" w:rsidRDefault="00AF7DB6">
            <w:pPr>
              <w:jc w:val="center"/>
              <w:rPr>
                <w:lang w:eastAsia="en-US"/>
              </w:rPr>
            </w:pPr>
            <w:r>
              <w:rPr>
                <w:lang w:eastAsia="en-US"/>
              </w:rPr>
              <w:t>32736</w:t>
            </w:r>
          </w:p>
        </w:tc>
        <w:tc>
          <w:tcPr>
            <w:tcW w:w="1723" w:type="dxa"/>
            <w:tcBorders>
              <w:top w:val="single" w:sz="4" w:space="0" w:color="000000"/>
              <w:left w:val="single" w:sz="4" w:space="0" w:color="000000"/>
              <w:bottom w:val="single" w:sz="4" w:space="0" w:color="000000"/>
              <w:right w:val="single" w:sz="4" w:space="0" w:color="000000"/>
            </w:tcBorders>
          </w:tcPr>
          <w:p w14:paraId="5676896B" w14:textId="77777777" w:rsidR="007B434C" w:rsidRDefault="00AF7DB6">
            <w:pPr>
              <w:jc w:val="center"/>
              <w:rPr>
                <w:lang w:eastAsia="en-US"/>
              </w:rPr>
            </w:pPr>
            <w:r>
              <w:rPr>
                <w:lang w:eastAsia="en-US"/>
              </w:rPr>
              <w:t>31031</w:t>
            </w:r>
          </w:p>
        </w:tc>
        <w:tc>
          <w:tcPr>
            <w:tcW w:w="1513" w:type="dxa"/>
            <w:tcBorders>
              <w:top w:val="single" w:sz="4" w:space="0" w:color="000000"/>
              <w:left w:val="single" w:sz="4" w:space="0" w:color="000000"/>
              <w:bottom w:val="single" w:sz="4" w:space="0" w:color="000000"/>
              <w:right w:val="single" w:sz="4" w:space="0" w:color="000000"/>
            </w:tcBorders>
          </w:tcPr>
          <w:p w14:paraId="1C82A40B" w14:textId="77777777" w:rsidR="007B434C" w:rsidRDefault="00AF7DB6">
            <w:pPr>
              <w:jc w:val="center"/>
              <w:rPr>
                <w:lang w:eastAsia="en-US"/>
              </w:rPr>
            </w:pPr>
            <w:r>
              <w:rPr>
                <w:lang w:eastAsia="en-US"/>
              </w:rPr>
              <w:t>5.20</w:t>
            </w:r>
          </w:p>
        </w:tc>
      </w:tr>
      <w:tr w:rsidR="007B434C" w14:paraId="2569001B" w14:textId="77777777">
        <w:tc>
          <w:tcPr>
            <w:tcW w:w="2130" w:type="dxa"/>
            <w:tcBorders>
              <w:top w:val="single" w:sz="4" w:space="0" w:color="000000"/>
              <w:left w:val="single" w:sz="4" w:space="0" w:color="000000"/>
              <w:bottom w:val="single" w:sz="4" w:space="0" w:color="000000"/>
              <w:right w:val="single" w:sz="4" w:space="0" w:color="000000"/>
            </w:tcBorders>
          </w:tcPr>
          <w:p w14:paraId="418B5421" w14:textId="77777777" w:rsidR="007B434C" w:rsidRDefault="00AF7DB6">
            <w:pPr>
              <w:jc w:val="center"/>
              <w:rPr>
                <w:lang w:eastAsia="en-US"/>
              </w:rPr>
            </w:pPr>
            <w:r>
              <w:rPr>
                <w:lang w:eastAsia="en-US"/>
              </w:rPr>
              <w:lastRenderedPageBreak/>
              <w:t>2021</w:t>
            </w:r>
          </w:p>
        </w:tc>
        <w:tc>
          <w:tcPr>
            <w:tcW w:w="1615" w:type="dxa"/>
            <w:tcBorders>
              <w:top w:val="single" w:sz="4" w:space="0" w:color="000000"/>
              <w:left w:val="single" w:sz="4" w:space="0" w:color="000000"/>
              <w:bottom w:val="single" w:sz="4" w:space="0" w:color="000000"/>
              <w:right w:val="single" w:sz="4" w:space="0" w:color="000000"/>
            </w:tcBorders>
          </w:tcPr>
          <w:p w14:paraId="19275839" w14:textId="77777777" w:rsidR="007B434C" w:rsidRDefault="00AF7DB6">
            <w:pPr>
              <w:jc w:val="center"/>
              <w:rPr>
                <w:lang w:eastAsia="en-US"/>
              </w:rPr>
            </w:pPr>
            <w:r>
              <w:rPr>
                <w:lang w:eastAsia="en-US"/>
              </w:rPr>
              <w:t>Novembro</w:t>
            </w:r>
          </w:p>
        </w:tc>
        <w:tc>
          <w:tcPr>
            <w:tcW w:w="1739" w:type="dxa"/>
            <w:tcBorders>
              <w:top w:val="single" w:sz="4" w:space="0" w:color="000000"/>
              <w:left w:val="single" w:sz="4" w:space="0" w:color="000000"/>
              <w:bottom w:val="single" w:sz="4" w:space="0" w:color="000000"/>
              <w:right w:val="single" w:sz="4" w:space="0" w:color="000000"/>
            </w:tcBorders>
          </w:tcPr>
          <w:p w14:paraId="15703B35" w14:textId="77777777" w:rsidR="007B434C" w:rsidRDefault="00AF7DB6">
            <w:pPr>
              <w:jc w:val="center"/>
              <w:rPr>
                <w:lang w:eastAsia="en-US"/>
              </w:rPr>
            </w:pPr>
            <w:r>
              <w:rPr>
                <w:lang w:eastAsia="en-US"/>
              </w:rPr>
              <w:t>31680</w:t>
            </w:r>
          </w:p>
        </w:tc>
        <w:tc>
          <w:tcPr>
            <w:tcW w:w="1723" w:type="dxa"/>
            <w:tcBorders>
              <w:top w:val="single" w:sz="4" w:space="0" w:color="000000"/>
              <w:left w:val="single" w:sz="4" w:space="0" w:color="000000"/>
              <w:bottom w:val="single" w:sz="4" w:space="0" w:color="000000"/>
              <w:right w:val="single" w:sz="4" w:space="0" w:color="000000"/>
            </w:tcBorders>
          </w:tcPr>
          <w:p w14:paraId="0D9C1216" w14:textId="77777777" w:rsidR="007B434C" w:rsidRDefault="00AF7DB6">
            <w:pPr>
              <w:jc w:val="center"/>
              <w:rPr>
                <w:lang w:eastAsia="en-US"/>
              </w:rPr>
            </w:pPr>
            <w:r>
              <w:rPr>
                <w:lang w:eastAsia="en-US"/>
              </w:rPr>
              <w:t>25819</w:t>
            </w:r>
          </w:p>
        </w:tc>
        <w:tc>
          <w:tcPr>
            <w:tcW w:w="1513" w:type="dxa"/>
            <w:tcBorders>
              <w:top w:val="single" w:sz="4" w:space="0" w:color="000000"/>
              <w:left w:val="single" w:sz="4" w:space="0" w:color="000000"/>
              <w:bottom w:val="single" w:sz="4" w:space="0" w:color="000000"/>
              <w:right w:val="single" w:sz="4" w:space="0" w:color="000000"/>
            </w:tcBorders>
          </w:tcPr>
          <w:p w14:paraId="376E8174" w14:textId="77777777" w:rsidR="007B434C" w:rsidRDefault="00AF7DB6">
            <w:pPr>
              <w:jc w:val="center"/>
              <w:rPr>
                <w:lang w:eastAsia="en-US"/>
              </w:rPr>
            </w:pPr>
            <w:r>
              <w:rPr>
                <w:lang w:eastAsia="en-US"/>
              </w:rPr>
              <w:t>18.50</w:t>
            </w:r>
          </w:p>
        </w:tc>
      </w:tr>
      <w:tr w:rsidR="007B434C" w14:paraId="16E0357B" w14:textId="77777777">
        <w:tc>
          <w:tcPr>
            <w:tcW w:w="2130" w:type="dxa"/>
            <w:tcBorders>
              <w:top w:val="single" w:sz="4" w:space="0" w:color="000000"/>
              <w:left w:val="single" w:sz="4" w:space="0" w:color="000000"/>
              <w:bottom w:val="single" w:sz="4" w:space="0" w:color="000000"/>
              <w:right w:val="single" w:sz="4" w:space="0" w:color="000000"/>
            </w:tcBorders>
          </w:tcPr>
          <w:p w14:paraId="4835D1CB" w14:textId="77777777" w:rsidR="007B434C" w:rsidRDefault="00AF7DB6">
            <w:pPr>
              <w:jc w:val="center"/>
              <w:rPr>
                <w:lang w:eastAsia="en-US"/>
              </w:rPr>
            </w:pPr>
            <w:r>
              <w:rPr>
                <w:lang w:eastAsia="en-US"/>
              </w:rPr>
              <w:t>2021</w:t>
            </w:r>
          </w:p>
        </w:tc>
        <w:tc>
          <w:tcPr>
            <w:tcW w:w="1615" w:type="dxa"/>
            <w:tcBorders>
              <w:top w:val="single" w:sz="4" w:space="0" w:color="000000"/>
              <w:left w:val="single" w:sz="4" w:space="0" w:color="000000"/>
              <w:bottom w:val="single" w:sz="4" w:space="0" w:color="000000"/>
              <w:right w:val="single" w:sz="4" w:space="0" w:color="000000"/>
            </w:tcBorders>
          </w:tcPr>
          <w:p w14:paraId="53BE253F" w14:textId="77777777" w:rsidR="007B434C" w:rsidRDefault="00AF7DB6">
            <w:pPr>
              <w:jc w:val="center"/>
              <w:rPr>
                <w:lang w:eastAsia="en-US"/>
              </w:rPr>
            </w:pPr>
            <w:r>
              <w:rPr>
                <w:lang w:eastAsia="en-US"/>
              </w:rPr>
              <w:t>Dezembro</w:t>
            </w:r>
          </w:p>
        </w:tc>
        <w:tc>
          <w:tcPr>
            <w:tcW w:w="1739" w:type="dxa"/>
            <w:tcBorders>
              <w:top w:val="single" w:sz="4" w:space="0" w:color="000000"/>
              <w:left w:val="single" w:sz="4" w:space="0" w:color="000000"/>
              <w:bottom w:val="single" w:sz="4" w:space="0" w:color="000000"/>
              <w:right w:val="single" w:sz="4" w:space="0" w:color="000000"/>
            </w:tcBorders>
          </w:tcPr>
          <w:p w14:paraId="40A7CD2F" w14:textId="77777777" w:rsidR="007B434C" w:rsidRDefault="00AF7DB6">
            <w:pPr>
              <w:jc w:val="center"/>
              <w:rPr>
                <w:lang w:eastAsia="en-US"/>
              </w:rPr>
            </w:pPr>
            <w:r>
              <w:rPr>
                <w:lang w:eastAsia="en-US"/>
              </w:rPr>
              <w:t>32736</w:t>
            </w:r>
          </w:p>
        </w:tc>
        <w:tc>
          <w:tcPr>
            <w:tcW w:w="1723" w:type="dxa"/>
            <w:tcBorders>
              <w:top w:val="single" w:sz="4" w:space="0" w:color="000000"/>
              <w:left w:val="single" w:sz="4" w:space="0" w:color="000000"/>
              <w:bottom w:val="single" w:sz="4" w:space="0" w:color="000000"/>
              <w:right w:val="single" w:sz="4" w:space="0" w:color="000000"/>
            </w:tcBorders>
          </w:tcPr>
          <w:p w14:paraId="0077621D" w14:textId="77777777" w:rsidR="007B434C" w:rsidRDefault="00AF7DB6">
            <w:pPr>
              <w:jc w:val="center"/>
              <w:rPr>
                <w:lang w:eastAsia="en-US"/>
              </w:rPr>
            </w:pPr>
            <w:r>
              <w:rPr>
                <w:lang w:eastAsia="en-US"/>
              </w:rPr>
              <w:t>31200</w:t>
            </w:r>
          </w:p>
        </w:tc>
        <w:tc>
          <w:tcPr>
            <w:tcW w:w="1513" w:type="dxa"/>
            <w:tcBorders>
              <w:top w:val="single" w:sz="4" w:space="0" w:color="000000"/>
              <w:left w:val="single" w:sz="4" w:space="0" w:color="000000"/>
              <w:bottom w:val="single" w:sz="4" w:space="0" w:color="000000"/>
              <w:right w:val="single" w:sz="4" w:space="0" w:color="000000"/>
            </w:tcBorders>
          </w:tcPr>
          <w:p w14:paraId="7EFBA46F" w14:textId="77777777" w:rsidR="007B434C" w:rsidRDefault="00AF7DB6">
            <w:pPr>
              <w:jc w:val="center"/>
              <w:rPr>
                <w:lang w:eastAsia="en-US"/>
              </w:rPr>
            </w:pPr>
            <w:r>
              <w:rPr>
                <w:lang w:eastAsia="en-US"/>
              </w:rPr>
              <w:t>4.69</w:t>
            </w:r>
          </w:p>
        </w:tc>
      </w:tr>
      <w:tr w:rsidR="007B434C" w14:paraId="16F10BC5" w14:textId="77777777">
        <w:tc>
          <w:tcPr>
            <w:tcW w:w="2130" w:type="dxa"/>
            <w:tcBorders>
              <w:top w:val="single" w:sz="4" w:space="0" w:color="000000"/>
              <w:left w:val="single" w:sz="4" w:space="0" w:color="000000"/>
              <w:bottom w:val="single" w:sz="4" w:space="0" w:color="000000"/>
              <w:right w:val="single" w:sz="4" w:space="0" w:color="000000"/>
            </w:tcBorders>
          </w:tcPr>
          <w:p w14:paraId="32707824" w14:textId="77777777" w:rsidR="007B434C" w:rsidRDefault="00AF7DB6">
            <w:pPr>
              <w:jc w:val="center"/>
              <w:rPr>
                <w:lang w:eastAsia="en-US"/>
              </w:rPr>
            </w:pPr>
            <w:r>
              <w:rPr>
                <w:lang w:eastAsia="en-US"/>
              </w:rPr>
              <w:t>2022</w:t>
            </w:r>
          </w:p>
        </w:tc>
        <w:tc>
          <w:tcPr>
            <w:tcW w:w="1615" w:type="dxa"/>
            <w:tcBorders>
              <w:top w:val="single" w:sz="4" w:space="0" w:color="000000"/>
              <w:left w:val="single" w:sz="4" w:space="0" w:color="000000"/>
              <w:bottom w:val="single" w:sz="4" w:space="0" w:color="000000"/>
              <w:right w:val="single" w:sz="4" w:space="0" w:color="000000"/>
            </w:tcBorders>
          </w:tcPr>
          <w:p w14:paraId="1FBDC95C" w14:textId="77777777" w:rsidR="007B434C" w:rsidRDefault="00AF7DB6">
            <w:pPr>
              <w:jc w:val="center"/>
              <w:rPr>
                <w:lang w:eastAsia="en-US"/>
              </w:rPr>
            </w:pPr>
            <w:r>
              <w:rPr>
                <w:lang w:eastAsia="en-US"/>
              </w:rPr>
              <w:t>Janeiro</w:t>
            </w:r>
          </w:p>
        </w:tc>
        <w:tc>
          <w:tcPr>
            <w:tcW w:w="1739" w:type="dxa"/>
            <w:tcBorders>
              <w:top w:val="single" w:sz="4" w:space="0" w:color="000000"/>
              <w:left w:val="single" w:sz="4" w:space="0" w:color="000000"/>
              <w:bottom w:val="single" w:sz="4" w:space="0" w:color="000000"/>
              <w:right w:val="single" w:sz="4" w:space="0" w:color="000000"/>
            </w:tcBorders>
          </w:tcPr>
          <w:p w14:paraId="4EE27E73" w14:textId="77777777" w:rsidR="007B434C" w:rsidRDefault="00AF7DB6">
            <w:pPr>
              <w:jc w:val="center"/>
              <w:rPr>
                <w:lang w:eastAsia="en-US"/>
              </w:rPr>
            </w:pPr>
            <w:r>
              <w:rPr>
                <w:lang w:eastAsia="en-US"/>
              </w:rPr>
              <w:t>32736</w:t>
            </w:r>
          </w:p>
        </w:tc>
        <w:tc>
          <w:tcPr>
            <w:tcW w:w="1723" w:type="dxa"/>
            <w:tcBorders>
              <w:top w:val="single" w:sz="4" w:space="0" w:color="000000"/>
              <w:left w:val="single" w:sz="4" w:space="0" w:color="000000"/>
              <w:bottom w:val="single" w:sz="4" w:space="0" w:color="000000"/>
              <w:right w:val="single" w:sz="4" w:space="0" w:color="000000"/>
            </w:tcBorders>
          </w:tcPr>
          <w:p w14:paraId="6219EC2C" w14:textId="77777777" w:rsidR="007B434C" w:rsidRDefault="00AF7DB6">
            <w:pPr>
              <w:jc w:val="center"/>
              <w:rPr>
                <w:lang w:eastAsia="en-US"/>
              </w:rPr>
            </w:pPr>
            <w:r>
              <w:rPr>
                <w:lang w:eastAsia="en-US"/>
              </w:rPr>
              <w:t>32015</w:t>
            </w:r>
          </w:p>
        </w:tc>
        <w:tc>
          <w:tcPr>
            <w:tcW w:w="1513" w:type="dxa"/>
            <w:tcBorders>
              <w:top w:val="single" w:sz="4" w:space="0" w:color="000000"/>
              <w:left w:val="single" w:sz="4" w:space="0" w:color="000000"/>
              <w:bottom w:val="single" w:sz="4" w:space="0" w:color="000000"/>
              <w:right w:val="single" w:sz="4" w:space="0" w:color="000000"/>
            </w:tcBorders>
          </w:tcPr>
          <w:p w14:paraId="1786517E" w14:textId="77777777" w:rsidR="007B434C" w:rsidRDefault="00AF7DB6">
            <w:pPr>
              <w:jc w:val="center"/>
              <w:rPr>
                <w:lang w:eastAsia="en-US"/>
              </w:rPr>
            </w:pPr>
            <w:r>
              <w:rPr>
                <w:lang w:eastAsia="en-US"/>
              </w:rPr>
              <w:t>2.20</w:t>
            </w:r>
          </w:p>
        </w:tc>
      </w:tr>
      <w:tr w:rsidR="007B434C" w14:paraId="75BB941C" w14:textId="77777777">
        <w:tc>
          <w:tcPr>
            <w:tcW w:w="2130" w:type="dxa"/>
            <w:tcBorders>
              <w:top w:val="single" w:sz="4" w:space="0" w:color="000000"/>
              <w:left w:val="single" w:sz="4" w:space="0" w:color="000000"/>
              <w:bottom w:val="single" w:sz="4" w:space="0" w:color="000000"/>
              <w:right w:val="single" w:sz="4" w:space="0" w:color="000000"/>
            </w:tcBorders>
          </w:tcPr>
          <w:p w14:paraId="385D3280" w14:textId="77777777" w:rsidR="007B434C" w:rsidRDefault="00AF7DB6">
            <w:pPr>
              <w:jc w:val="center"/>
              <w:rPr>
                <w:lang w:eastAsia="en-US"/>
              </w:rPr>
            </w:pPr>
            <w:r>
              <w:rPr>
                <w:lang w:eastAsia="en-US"/>
              </w:rPr>
              <w:t>2022</w:t>
            </w:r>
          </w:p>
        </w:tc>
        <w:tc>
          <w:tcPr>
            <w:tcW w:w="1615" w:type="dxa"/>
            <w:tcBorders>
              <w:top w:val="single" w:sz="4" w:space="0" w:color="000000"/>
              <w:left w:val="single" w:sz="4" w:space="0" w:color="000000"/>
              <w:bottom w:val="single" w:sz="4" w:space="0" w:color="000000"/>
              <w:right w:val="single" w:sz="4" w:space="0" w:color="000000"/>
            </w:tcBorders>
          </w:tcPr>
          <w:p w14:paraId="6A67193C" w14:textId="77777777" w:rsidR="007B434C" w:rsidRDefault="00AF7DB6">
            <w:pPr>
              <w:jc w:val="center"/>
              <w:rPr>
                <w:lang w:eastAsia="en-US"/>
              </w:rPr>
            </w:pPr>
            <w:r>
              <w:rPr>
                <w:lang w:eastAsia="en-US"/>
              </w:rPr>
              <w:t>Fevereiro</w:t>
            </w:r>
          </w:p>
        </w:tc>
        <w:tc>
          <w:tcPr>
            <w:tcW w:w="1739" w:type="dxa"/>
            <w:tcBorders>
              <w:top w:val="single" w:sz="4" w:space="0" w:color="000000"/>
              <w:left w:val="single" w:sz="4" w:space="0" w:color="000000"/>
              <w:bottom w:val="single" w:sz="4" w:space="0" w:color="000000"/>
              <w:right w:val="single" w:sz="4" w:space="0" w:color="000000"/>
            </w:tcBorders>
          </w:tcPr>
          <w:p w14:paraId="1040109B" w14:textId="77777777" w:rsidR="007B434C" w:rsidRDefault="00AF7DB6">
            <w:pPr>
              <w:jc w:val="center"/>
              <w:rPr>
                <w:lang w:eastAsia="en-US"/>
              </w:rPr>
            </w:pPr>
            <w:r>
              <w:rPr>
                <w:lang w:eastAsia="en-US"/>
              </w:rPr>
              <w:t>29568</w:t>
            </w:r>
          </w:p>
        </w:tc>
        <w:tc>
          <w:tcPr>
            <w:tcW w:w="1723" w:type="dxa"/>
            <w:tcBorders>
              <w:top w:val="single" w:sz="4" w:space="0" w:color="000000"/>
              <w:left w:val="single" w:sz="4" w:space="0" w:color="000000"/>
              <w:bottom w:val="single" w:sz="4" w:space="0" w:color="000000"/>
              <w:right w:val="single" w:sz="4" w:space="0" w:color="000000"/>
            </w:tcBorders>
          </w:tcPr>
          <w:p w14:paraId="04C9BCD0" w14:textId="77777777" w:rsidR="007B434C" w:rsidRDefault="00AF7DB6">
            <w:pPr>
              <w:jc w:val="center"/>
              <w:rPr>
                <w:lang w:eastAsia="en-US"/>
              </w:rPr>
            </w:pPr>
            <w:r>
              <w:rPr>
                <w:lang w:eastAsia="en-US"/>
              </w:rPr>
              <w:t>6503</w:t>
            </w:r>
          </w:p>
        </w:tc>
        <w:tc>
          <w:tcPr>
            <w:tcW w:w="1513" w:type="dxa"/>
            <w:tcBorders>
              <w:top w:val="single" w:sz="4" w:space="0" w:color="000000"/>
              <w:left w:val="single" w:sz="4" w:space="0" w:color="000000"/>
              <w:bottom w:val="single" w:sz="4" w:space="0" w:color="000000"/>
              <w:right w:val="single" w:sz="4" w:space="0" w:color="000000"/>
            </w:tcBorders>
          </w:tcPr>
          <w:p w14:paraId="4A5D3B5F" w14:textId="77777777" w:rsidR="007B434C" w:rsidRDefault="00AF7DB6">
            <w:pPr>
              <w:jc w:val="center"/>
              <w:rPr>
                <w:lang w:eastAsia="en-US"/>
              </w:rPr>
            </w:pPr>
            <w:r>
              <w:rPr>
                <w:lang w:eastAsia="en-US"/>
              </w:rPr>
              <w:t>78.00</w:t>
            </w:r>
          </w:p>
        </w:tc>
      </w:tr>
      <w:tr w:rsidR="007B434C" w14:paraId="44D6E3D5" w14:textId="77777777">
        <w:tc>
          <w:tcPr>
            <w:tcW w:w="2130" w:type="dxa"/>
            <w:tcBorders>
              <w:top w:val="single" w:sz="4" w:space="0" w:color="000000"/>
              <w:left w:val="single" w:sz="4" w:space="0" w:color="000000"/>
              <w:bottom w:val="single" w:sz="4" w:space="0" w:color="000000"/>
              <w:right w:val="single" w:sz="4" w:space="0" w:color="000000"/>
            </w:tcBorders>
          </w:tcPr>
          <w:p w14:paraId="382DE5E4" w14:textId="77777777" w:rsidR="007B434C" w:rsidRDefault="00AF7DB6">
            <w:pPr>
              <w:jc w:val="center"/>
              <w:rPr>
                <w:lang w:eastAsia="en-US"/>
              </w:rPr>
            </w:pPr>
            <w:r>
              <w:rPr>
                <w:lang w:eastAsia="en-US"/>
              </w:rPr>
              <w:t>2022</w:t>
            </w:r>
          </w:p>
        </w:tc>
        <w:tc>
          <w:tcPr>
            <w:tcW w:w="1615" w:type="dxa"/>
            <w:tcBorders>
              <w:top w:val="single" w:sz="4" w:space="0" w:color="000000"/>
              <w:left w:val="single" w:sz="4" w:space="0" w:color="000000"/>
              <w:bottom w:val="single" w:sz="4" w:space="0" w:color="000000"/>
              <w:right w:val="single" w:sz="4" w:space="0" w:color="000000"/>
            </w:tcBorders>
          </w:tcPr>
          <w:p w14:paraId="53D92F13" w14:textId="77777777" w:rsidR="007B434C" w:rsidRDefault="00AF7DB6">
            <w:pPr>
              <w:jc w:val="center"/>
              <w:rPr>
                <w:lang w:eastAsia="en-US"/>
              </w:rPr>
            </w:pPr>
            <w:r>
              <w:rPr>
                <w:lang w:eastAsia="en-US"/>
              </w:rPr>
              <w:t>Março</w:t>
            </w:r>
          </w:p>
        </w:tc>
        <w:tc>
          <w:tcPr>
            <w:tcW w:w="1739" w:type="dxa"/>
            <w:tcBorders>
              <w:top w:val="single" w:sz="4" w:space="0" w:color="000000"/>
              <w:left w:val="single" w:sz="4" w:space="0" w:color="000000"/>
              <w:bottom w:val="single" w:sz="4" w:space="0" w:color="000000"/>
              <w:right w:val="single" w:sz="4" w:space="0" w:color="000000"/>
            </w:tcBorders>
          </w:tcPr>
          <w:p w14:paraId="4DEFBE2C" w14:textId="77777777" w:rsidR="007B434C" w:rsidRDefault="00AF7DB6">
            <w:pPr>
              <w:jc w:val="center"/>
              <w:rPr>
                <w:lang w:eastAsia="en-US"/>
              </w:rPr>
            </w:pPr>
            <w:r>
              <w:rPr>
                <w:lang w:eastAsia="en-US"/>
              </w:rPr>
              <w:t>32736</w:t>
            </w:r>
          </w:p>
        </w:tc>
        <w:tc>
          <w:tcPr>
            <w:tcW w:w="1723" w:type="dxa"/>
            <w:tcBorders>
              <w:top w:val="single" w:sz="4" w:space="0" w:color="000000"/>
              <w:left w:val="single" w:sz="4" w:space="0" w:color="000000"/>
              <w:bottom w:val="single" w:sz="4" w:space="0" w:color="000000"/>
              <w:right w:val="single" w:sz="4" w:space="0" w:color="000000"/>
            </w:tcBorders>
          </w:tcPr>
          <w:p w14:paraId="015F88C3" w14:textId="77777777" w:rsidR="007B434C" w:rsidRDefault="00AF7DB6">
            <w:pPr>
              <w:jc w:val="center"/>
              <w:rPr>
                <w:lang w:eastAsia="en-US"/>
              </w:rPr>
            </w:pPr>
            <w:r>
              <w:rPr>
                <w:lang w:eastAsia="en-US"/>
              </w:rPr>
              <w:t>13731</w:t>
            </w:r>
          </w:p>
        </w:tc>
        <w:tc>
          <w:tcPr>
            <w:tcW w:w="1513" w:type="dxa"/>
            <w:tcBorders>
              <w:top w:val="single" w:sz="4" w:space="0" w:color="000000"/>
              <w:left w:val="single" w:sz="4" w:space="0" w:color="000000"/>
              <w:bottom w:val="single" w:sz="4" w:space="0" w:color="000000"/>
              <w:right w:val="single" w:sz="4" w:space="0" w:color="000000"/>
            </w:tcBorders>
          </w:tcPr>
          <w:p w14:paraId="490E4E19" w14:textId="77777777" w:rsidR="007B434C" w:rsidRDefault="00AF7DB6">
            <w:pPr>
              <w:jc w:val="center"/>
              <w:rPr>
                <w:lang w:eastAsia="en-US"/>
              </w:rPr>
            </w:pPr>
            <w:r>
              <w:rPr>
                <w:lang w:eastAsia="en-US"/>
              </w:rPr>
              <w:t>58.05</w:t>
            </w:r>
          </w:p>
        </w:tc>
      </w:tr>
      <w:tr w:rsidR="007B434C" w14:paraId="131BFF8E" w14:textId="77777777">
        <w:tc>
          <w:tcPr>
            <w:tcW w:w="2130" w:type="dxa"/>
            <w:tcBorders>
              <w:top w:val="single" w:sz="4" w:space="0" w:color="000000"/>
              <w:left w:val="single" w:sz="4" w:space="0" w:color="000000"/>
              <w:bottom w:val="single" w:sz="4" w:space="0" w:color="000000"/>
              <w:right w:val="single" w:sz="4" w:space="0" w:color="000000"/>
            </w:tcBorders>
          </w:tcPr>
          <w:p w14:paraId="02EF4404" w14:textId="77777777" w:rsidR="007B434C" w:rsidRDefault="00AF7DB6">
            <w:pPr>
              <w:jc w:val="center"/>
              <w:rPr>
                <w:lang w:eastAsia="en-US"/>
              </w:rPr>
            </w:pPr>
            <w:r>
              <w:rPr>
                <w:lang w:eastAsia="en-US"/>
              </w:rPr>
              <w:t>2022</w:t>
            </w:r>
          </w:p>
        </w:tc>
        <w:tc>
          <w:tcPr>
            <w:tcW w:w="1615" w:type="dxa"/>
            <w:tcBorders>
              <w:top w:val="single" w:sz="4" w:space="0" w:color="000000"/>
              <w:left w:val="single" w:sz="4" w:space="0" w:color="000000"/>
              <w:bottom w:val="single" w:sz="4" w:space="0" w:color="000000"/>
              <w:right w:val="single" w:sz="4" w:space="0" w:color="000000"/>
            </w:tcBorders>
          </w:tcPr>
          <w:p w14:paraId="3010F491" w14:textId="77777777" w:rsidR="007B434C" w:rsidRDefault="00AF7DB6">
            <w:pPr>
              <w:jc w:val="center"/>
              <w:rPr>
                <w:lang w:eastAsia="en-US"/>
              </w:rPr>
            </w:pPr>
            <w:r>
              <w:rPr>
                <w:lang w:eastAsia="en-US"/>
              </w:rPr>
              <w:t>Abril</w:t>
            </w:r>
          </w:p>
        </w:tc>
        <w:tc>
          <w:tcPr>
            <w:tcW w:w="1739" w:type="dxa"/>
            <w:tcBorders>
              <w:top w:val="single" w:sz="4" w:space="0" w:color="000000"/>
              <w:left w:val="single" w:sz="4" w:space="0" w:color="000000"/>
              <w:bottom w:val="single" w:sz="4" w:space="0" w:color="000000"/>
              <w:right w:val="single" w:sz="4" w:space="0" w:color="000000"/>
            </w:tcBorders>
          </w:tcPr>
          <w:p w14:paraId="1583317A" w14:textId="77777777" w:rsidR="007B434C" w:rsidRDefault="00AF7DB6">
            <w:pPr>
              <w:jc w:val="center"/>
              <w:rPr>
                <w:lang w:eastAsia="en-US"/>
              </w:rPr>
            </w:pPr>
            <w:r>
              <w:rPr>
                <w:lang w:eastAsia="en-US"/>
              </w:rPr>
              <w:t>31680</w:t>
            </w:r>
          </w:p>
        </w:tc>
        <w:tc>
          <w:tcPr>
            <w:tcW w:w="1723" w:type="dxa"/>
            <w:tcBorders>
              <w:top w:val="single" w:sz="4" w:space="0" w:color="000000"/>
              <w:left w:val="single" w:sz="4" w:space="0" w:color="000000"/>
              <w:bottom w:val="single" w:sz="4" w:space="0" w:color="000000"/>
              <w:right w:val="single" w:sz="4" w:space="0" w:color="000000"/>
            </w:tcBorders>
          </w:tcPr>
          <w:p w14:paraId="650DD4C8" w14:textId="77777777" w:rsidR="007B434C" w:rsidRDefault="00AF7DB6">
            <w:pPr>
              <w:jc w:val="center"/>
              <w:rPr>
                <w:lang w:eastAsia="en-US"/>
              </w:rPr>
            </w:pPr>
            <w:r>
              <w:rPr>
                <w:lang w:eastAsia="en-US"/>
              </w:rPr>
              <w:t>31328</w:t>
            </w:r>
          </w:p>
        </w:tc>
        <w:tc>
          <w:tcPr>
            <w:tcW w:w="1513" w:type="dxa"/>
            <w:tcBorders>
              <w:top w:val="single" w:sz="4" w:space="0" w:color="000000"/>
              <w:left w:val="single" w:sz="4" w:space="0" w:color="000000"/>
              <w:bottom w:val="single" w:sz="4" w:space="0" w:color="000000"/>
              <w:right w:val="single" w:sz="4" w:space="0" w:color="000000"/>
            </w:tcBorders>
          </w:tcPr>
          <w:p w14:paraId="5EA8F716" w14:textId="77777777" w:rsidR="007B434C" w:rsidRDefault="00AF7DB6">
            <w:pPr>
              <w:jc w:val="center"/>
              <w:rPr>
                <w:lang w:eastAsia="en-US"/>
              </w:rPr>
            </w:pPr>
            <w:r>
              <w:rPr>
                <w:lang w:eastAsia="en-US"/>
              </w:rPr>
              <w:t>1.11</w:t>
            </w:r>
          </w:p>
        </w:tc>
      </w:tr>
      <w:tr w:rsidR="007B434C" w14:paraId="36AAA028" w14:textId="77777777">
        <w:tc>
          <w:tcPr>
            <w:tcW w:w="2130" w:type="dxa"/>
            <w:tcBorders>
              <w:top w:val="single" w:sz="4" w:space="0" w:color="000000"/>
              <w:left w:val="single" w:sz="4" w:space="0" w:color="000000"/>
              <w:bottom w:val="single" w:sz="4" w:space="0" w:color="000000"/>
              <w:right w:val="single" w:sz="4" w:space="0" w:color="000000"/>
            </w:tcBorders>
          </w:tcPr>
          <w:p w14:paraId="3427A807" w14:textId="77777777" w:rsidR="007B434C" w:rsidRDefault="00AF7DB6">
            <w:pPr>
              <w:jc w:val="center"/>
              <w:rPr>
                <w:lang w:eastAsia="en-US"/>
              </w:rPr>
            </w:pPr>
            <w:r>
              <w:rPr>
                <w:lang w:eastAsia="en-US"/>
              </w:rPr>
              <w:t>2022</w:t>
            </w:r>
          </w:p>
        </w:tc>
        <w:tc>
          <w:tcPr>
            <w:tcW w:w="1615" w:type="dxa"/>
            <w:tcBorders>
              <w:top w:val="single" w:sz="4" w:space="0" w:color="000000"/>
              <w:left w:val="single" w:sz="4" w:space="0" w:color="000000"/>
              <w:bottom w:val="single" w:sz="4" w:space="0" w:color="000000"/>
              <w:right w:val="single" w:sz="4" w:space="0" w:color="000000"/>
            </w:tcBorders>
          </w:tcPr>
          <w:p w14:paraId="7065EC48" w14:textId="77777777" w:rsidR="007B434C" w:rsidRDefault="00AF7DB6">
            <w:pPr>
              <w:jc w:val="center"/>
              <w:rPr>
                <w:lang w:eastAsia="en-US"/>
              </w:rPr>
            </w:pPr>
            <w:r>
              <w:rPr>
                <w:lang w:eastAsia="en-US"/>
              </w:rPr>
              <w:t>Maio</w:t>
            </w:r>
          </w:p>
        </w:tc>
        <w:tc>
          <w:tcPr>
            <w:tcW w:w="1739" w:type="dxa"/>
            <w:tcBorders>
              <w:top w:val="single" w:sz="4" w:space="0" w:color="000000"/>
              <w:left w:val="single" w:sz="4" w:space="0" w:color="000000"/>
              <w:bottom w:val="single" w:sz="4" w:space="0" w:color="000000"/>
              <w:right w:val="single" w:sz="4" w:space="0" w:color="000000"/>
            </w:tcBorders>
          </w:tcPr>
          <w:p w14:paraId="11267AE6" w14:textId="77777777" w:rsidR="007B434C" w:rsidRDefault="00AF7DB6">
            <w:pPr>
              <w:jc w:val="center"/>
              <w:rPr>
                <w:lang w:eastAsia="en-US"/>
              </w:rPr>
            </w:pPr>
            <w:r>
              <w:rPr>
                <w:lang w:eastAsia="en-US"/>
              </w:rPr>
              <w:t>32736</w:t>
            </w:r>
          </w:p>
        </w:tc>
        <w:tc>
          <w:tcPr>
            <w:tcW w:w="1723" w:type="dxa"/>
            <w:tcBorders>
              <w:top w:val="single" w:sz="4" w:space="0" w:color="000000"/>
              <w:left w:val="single" w:sz="4" w:space="0" w:color="000000"/>
              <w:bottom w:val="single" w:sz="4" w:space="0" w:color="000000"/>
              <w:right w:val="single" w:sz="4" w:space="0" w:color="000000"/>
            </w:tcBorders>
          </w:tcPr>
          <w:p w14:paraId="0C457D09" w14:textId="77777777" w:rsidR="007B434C" w:rsidRDefault="00AF7DB6">
            <w:pPr>
              <w:jc w:val="center"/>
              <w:rPr>
                <w:lang w:eastAsia="en-US"/>
              </w:rPr>
            </w:pPr>
            <w:r>
              <w:rPr>
                <w:lang w:eastAsia="en-US"/>
              </w:rPr>
              <w:t>31713</w:t>
            </w:r>
          </w:p>
        </w:tc>
        <w:tc>
          <w:tcPr>
            <w:tcW w:w="1513" w:type="dxa"/>
            <w:tcBorders>
              <w:top w:val="single" w:sz="4" w:space="0" w:color="000000"/>
              <w:left w:val="single" w:sz="4" w:space="0" w:color="000000"/>
              <w:bottom w:val="single" w:sz="4" w:space="0" w:color="000000"/>
              <w:right w:val="single" w:sz="4" w:space="0" w:color="000000"/>
            </w:tcBorders>
          </w:tcPr>
          <w:p w14:paraId="60DA6D94" w14:textId="77777777" w:rsidR="007B434C" w:rsidRDefault="00AF7DB6">
            <w:pPr>
              <w:jc w:val="center"/>
              <w:rPr>
                <w:lang w:eastAsia="en-US"/>
              </w:rPr>
            </w:pPr>
            <w:r>
              <w:rPr>
                <w:lang w:eastAsia="en-US"/>
              </w:rPr>
              <w:t>3.12</w:t>
            </w:r>
          </w:p>
        </w:tc>
      </w:tr>
      <w:tr w:rsidR="007B434C" w14:paraId="1391FA3D" w14:textId="77777777">
        <w:tc>
          <w:tcPr>
            <w:tcW w:w="2130" w:type="dxa"/>
            <w:tcBorders>
              <w:top w:val="single" w:sz="4" w:space="0" w:color="000000"/>
              <w:left w:val="single" w:sz="4" w:space="0" w:color="000000"/>
              <w:bottom w:val="single" w:sz="4" w:space="0" w:color="000000"/>
              <w:right w:val="single" w:sz="4" w:space="0" w:color="000000"/>
            </w:tcBorders>
          </w:tcPr>
          <w:p w14:paraId="4ACEECC2" w14:textId="77777777" w:rsidR="007B434C" w:rsidRDefault="00AF7DB6">
            <w:pPr>
              <w:jc w:val="center"/>
              <w:rPr>
                <w:lang w:eastAsia="en-US"/>
              </w:rPr>
            </w:pPr>
            <w:r>
              <w:rPr>
                <w:lang w:eastAsia="en-US"/>
              </w:rPr>
              <w:t>2022</w:t>
            </w:r>
          </w:p>
        </w:tc>
        <w:tc>
          <w:tcPr>
            <w:tcW w:w="1615" w:type="dxa"/>
            <w:tcBorders>
              <w:top w:val="single" w:sz="4" w:space="0" w:color="000000"/>
              <w:left w:val="single" w:sz="4" w:space="0" w:color="000000"/>
              <w:bottom w:val="single" w:sz="4" w:space="0" w:color="000000"/>
              <w:right w:val="single" w:sz="4" w:space="0" w:color="000000"/>
            </w:tcBorders>
          </w:tcPr>
          <w:p w14:paraId="7F5D9A3A" w14:textId="77777777" w:rsidR="007B434C" w:rsidRDefault="00AF7DB6">
            <w:pPr>
              <w:jc w:val="center"/>
              <w:rPr>
                <w:lang w:eastAsia="en-US"/>
              </w:rPr>
            </w:pPr>
            <w:r>
              <w:rPr>
                <w:lang w:eastAsia="en-US"/>
              </w:rPr>
              <w:t>Junho</w:t>
            </w:r>
          </w:p>
        </w:tc>
        <w:tc>
          <w:tcPr>
            <w:tcW w:w="1739" w:type="dxa"/>
            <w:tcBorders>
              <w:top w:val="single" w:sz="4" w:space="0" w:color="000000"/>
              <w:left w:val="single" w:sz="4" w:space="0" w:color="000000"/>
              <w:bottom w:val="single" w:sz="4" w:space="0" w:color="000000"/>
              <w:right w:val="single" w:sz="4" w:space="0" w:color="000000"/>
            </w:tcBorders>
          </w:tcPr>
          <w:p w14:paraId="44F29569" w14:textId="77777777" w:rsidR="007B434C" w:rsidRDefault="00AF7DB6">
            <w:pPr>
              <w:jc w:val="center"/>
              <w:rPr>
                <w:lang w:eastAsia="en-US"/>
              </w:rPr>
            </w:pPr>
            <w:r>
              <w:rPr>
                <w:lang w:eastAsia="en-US"/>
              </w:rPr>
              <w:t>31680</w:t>
            </w:r>
          </w:p>
        </w:tc>
        <w:tc>
          <w:tcPr>
            <w:tcW w:w="1723" w:type="dxa"/>
            <w:tcBorders>
              <w:top w:val="single" w:sz="4" w:space="0" w:color="000000"/>
              <w:left w:val="single" w:sz="4" w:space="0" w:color="000000"/>
              <w:bottom w:val="single" w:sz="4" w:space="0" w:color="000000"/>
              <w:right w:val="single" w:sz="4" w:space="0" w:color="000000"/>
            </w:tcBorders>
          </w:tcPr>
          <w:p w14:paraId="295ABE2E" w14:textId="77777777" w:rsidR="007B434C" w:rsidRDefault="00AF7DB6">
            <w:pPr>
              <w:jc w:val="center"/>
              <w:rPr>
                <w:lang w:eastAsia="en-US"/>
              </w:rPr>
            </w:pPr>
            <w:r>
              <w:rPr>
                <w:lang w:eastAsia="en-US"/>
              </w:rPr>
              <w:t>31680</w:t>
            </w:r>
          </w:p>
        </w:tc>
        <w:tc>
          <w:tcPr>
            <w:tcW w:w="1513" w:type="dxa"/>
            <w:tcBorders>
              <w:top w:val="single" w:sz="4" w:space="0" w:color="000000"/>
              <w:left w:val="single" w:sz="4" w:space="0" w:color="000000"/>
              <w:bottom w:val="single" w:sz="4" w:space="0" w:color="000000"/>
              <w:right w:val="single" w:sz="4" w:space="0" w:color="000000"/>
            </w:tcBorders>
          </w:tcPr>
          <w:p w14:paraId="193EA6CE" w14:textId="77777777" w:rsidR="007B434C" w:rsidRDefault="00AF7DB6">
            <w:pPr>
              <w:jc w:val="center"/>
              <w:rPr>
                <w:lang w:eastAsia="en-US"/>
              </w:rPr>
            </w:pPr>
            <w:r>
              <w:rPr>
                <w:lang w:eastAsia="en-US"/>
              </w:rPr>
              <w:t>0.00</w:t>
            </w:r>
          </w:p>
        </w:tc>
      </w:tr>
      <w:tr w:rsidR="007B434C" w14:paraId="3EEEA580" w14:textId="77777777">
        <w:tc>
          <w:tcPr>
            <w:tcW w:w="2130" w:type="dxa"/>
            <w:tcBorders>
              <w:top w:val="single" w:sz="4" w:space="0" w:color="000000"/>
              <w:left w:val="single" w:sz="4" w:space="0" w:color="000000"/>
              <w:bottom w:val="single" w:sz="4" w:space="0" w:color="000000"/>
              <w:right w:val="single" w:sz="4" w:space="0" w:color="000000"/>
            </w:tcBorders>
          </w:tcPr>
          <w:p w14:paraId="6239C1FC" w14:textId="77777777" w:rsidR="007B434C" w:rsidRDefault="00AF7DB6">
            <w:pPr>
              <w:jc w:val="center"/>
              <w:rPr>
                <w:lang w:eastAsia="en-US"/>
              </w:rPr>
            </w:pPr>
            <w:r>
              <w:rPr>
                <w:lang w:eastAsia="en-US"/>
              </w:rPr>
              <w:t>2022</w:t>
            </w:r>
          </w:p>
        </w:tc>
        <w:tc>
          <w:tcPr>
            <w:tcW w:w="1615" w:type="dxa"/>
            <w:tcBorders>
              <w:top w:val="single" w:sz="4" w:space="0" w:color="000000"/>
              <w:left w:val="single" w:sz="4" w:space="0" w:color="000000"/>
              <w:bottom w:val="single" w:sz="4" w:space="0" w:color="000000"/>
              <w:right w:val="single" w:sz="4" w:space="0" w:color="000000"/>
            </w:tcBorders>
          </w:tcPr>
          <w:p w14:paraId="5CD3D9DB" w14:textId="77777777" w:rsidR="007B434C" w:rsidRDefault="00AF7DB6">
            <w:pPr>
              <w:jc w:val="center"/>
              <w:rPr>
                <w:lang w:eastAsia="en-US"/>
              </w:rPr>
            </w:pPr>
            <w:r>
              <w:rPr>
                <w:lang w:eastAsia="en-US"/>
              </w:rPr>
              <w:t>Julho</w:t>
            </w:r>
          </w:p>
        </w:tc>
        <w:tc>
          <w:tcPr>
            <w:tcW w:w="1739" w:type="dxa"/>
            <w:tcBorders>
              <w:top w:val="single" w:sz="4" w:space="0" w:color="000000"/>
              <w:left w:val="single" w:sz="4" w:space="0" w:color="000000"/>
              <w:bottom w:val="single" w:sz="4" w:space="0" w:color="000000"/>
              <w:right w:val="single" w:sz="4" w:space="0" w:color="000000"/>
            </w:tcBorders>
          </w:tcPr>
          <w:p w14:paraId="46598352" w14:textId="77777777" w:rsidR="007B434C" w:rsidRDefault="00AF7DB6">
            <w:pPr>
              <w:tabs>
                <w:tab w:val="left" w:pos="1305"/>
              </w:tabs>
              <w:jc w:val="center"/>
              <w:rPr>
                <w:lang w:eastAsia="en-US"/>
              </w:rPr>
            </w:pPr>
            <w:r>
              <w:rPr>
                <w:lang w:eastAsia="en-US"/>
              </w:rPr>
              <w:t>32736</w:t>
            </w:r>
          </w:p>
        </w:tc>
        <w:tc>
          <w:tcPr>
            <w:tcW w:w="1723" w:type="dxa"/>
            <w:tcBorders>
              <w:top w:val="single" w:sz="4" w:space="0" w:color="000000"/>
              <w:left w:val="single" w:sz="4" w:space="0" w:color="000000"/>
              <w:bottom w:val="single" w:sz="4" w:space="0" w:color="000000"/>
              <w:right w:val="single" w:sz="4" w:space="0" w:color="000000"/>
            </w:tcBorders>
          </w:tcPr>
          <w:p w14:paraId="730FB5AE" w14:textId="77777777" w:rsidR="007B434C" w:rsidRDefault="00AF7DB6">
            <w:pPr>
              <w:jc w:val="center"/>
              <w:rPr>
                <w:lang w:eastAsia="en-US"/>
              </w:rPr>
            </w:pPr>
            <w:r>
              <w:rPr>
                <w:lang w:eastAsia="en-US"/>
              </w:rPr>
              <w:t>32736</w:t>
            </w:r>
          </w:p>
        </w:tc>
        <w:tc>
          <w:tcPr>
            <w:tcW w:w="1513" w:type="dxa"/>
            <w:tcBorders>
              <w:top w:val="single" w:sz="4" w:space="0" w:color="000000"/>
              <w:left w:val="single" w:sz="4" w:space="0" w:color="000000"/>
              <w:bottom w:val="single" w:sz="4" w:space="0" w:color="000000"/>
              <w:right w:val="single" w:sz="4" w:space="0" w:color="000000"/>
            </w:tcBorders>
          </w:tcPr>
          <w:p w14:paraId="3CB9CCB2" w14:textId="77777777" w:rsidR="007B434C" w:rsidRDefault="00AF7DB6">
            <w:pPr>
              <w:jc w:val="center"/>
              <w:rPr>
                <w:lang w:eastAsia="en-US"/>
              </w:rPr>
            </w:pPr>
            <w:r>
              <w:rPr>
                <w:lang w:eastAsia="en-US"/>
              </w:rPr>
              <w:t>0.00</w:t>
            </w:r>
          </w:p>
        </w:tc>
      </w:tr>
      <w:tr w:rsidR="007B434C" w14:paraId="296CCAA9" w14:textId="77777777">
        <w:tc>
          <w:tcPr>
            <w:tcW w:w="2130" w:type="dxa"/>
            <w:tcBorders>
              <w:top w:val="single" w:sz="4" w:space="0" w:color="000000"/>
              <w:left w:val="single" w:sz="4" w:space="0" w:color="000000"/>
              <w:bottom w:val="single" w:sz="4" w:space="0" w:color="000000"/>
              <w:right w:val="single" w:sz="4" w:space="0" w:color="000000"/>
            </w:tcBorders>
          </w:tcPr>
          <w:p w14:paraId="644FFB5C" w14:textId="77777777" w:rsidR="007B434C" w:rsidRDefault="00AF7DB6">
            <w:pPr>
              <w:jc w:val="center"/>
              <w:rPr>
                <w:lang w:eastAsia="en-US"/>
              </w:rPr>
            </w:pPr>
            <w:r>
              <w:rPr>
                <w:lang w:eastAsia="en-US"/>
              </w:rPr>
              <w:t>2022</w:t>
            </w:r>
          </w:p>
        </w:tc>
        <w:tc>
          <w:tcPr>
            <w:tcW w:w="1615" w:type="dxa"/>
            <w:tcBorders>
              <w:top w:val="single" w:sz="4" w:space="0" w:color="000000"/>
              <w:left w:val="single" w:sz="4" w:space="0" w:color="000000"/>
              <w:bottom w:val="single" w:sz="4" w:space="0" w:color="000000"/>
              <w:right w:val="single" w:sz="4" w:space="0" w:color="000000"/>
            </w:tcBorders>
          </w:tcPr>
          <w:p w14:paraId="6B6AECC8" w14:textId="77777777" w:rsidR="007B434C" w:rsidRDefault="00AF7DB6">
            <w:pPr>
              <w:jc w:val="center"/>
              <w:rPr>
                <w:lang w:eastAsia="en-US"/>
              </w:rPr>
            </w:pPr>
            <w:r>
              <w:rPr>
                <w:lang w:eastAsia="en-US"/>
              </w:rPr>
              <w:t>Agosto</w:t>
            </w:r>
          </w:p>
        </w:tc>
        <w:tc>
          <w:tcPr>
            <w:tcW w:w="1739" w:type="dxa"/>
            <w:tcBorders>
              <w:top w:val="single" w:sz="4" w:space="0" w:color="000000"/>
              <w:left w:val="single" w:sz="4" w:space="0" w:color="000000"/>
              <w:bottom w:val="single" w:sz="4" w:space="0" w:color="000000"/>
              <w:right w:val="single" w:sz="4" w:space="0" w:color="000000"/>
            </w:tcBorders>
          </w:tcPr>
          <w:p w14:paraId="000AB83C" w14:textId="77777777" w:rsidR="007B434C" w:rsidRDefault="00AF7DB6">
            <w:pPr>
              <w:jc w:val="center"/>
              <w:rPr>
                <w:lang w:eastAsia="en-US"/>
              </w:rPr>
            </w:pPr>
            <w:r>
              <w:rPr>
                <w:lang w:eastAsia="en-US"/>
              </w:rPr>
              <w:t>32736</w:t>
            </w:r>
          </w:p>
        </w:tc>
        <w:tc>
          <w:tcPr>
            <w:tcW w:w="1723" w:type="dxa"/>
            <w:tcBorders>
              <w:top w:val="single" w:sz="4" w:space="0" w:color="000000"/>
              <w:left w:val="single" w:sz="4" w:space="0" w:color="000000"/>
              <w:bottom w:val="single" w:sz="4" w:space="0" w:color="000000"/>
              <w:right w:val="single" w:sz="4" w:space="0" w:color="000000"/>
            </w:tcBorders>
          </w:tcPr>
          <w:p w14:paraId="364A87C6" w14:textId="77777777" w:rsidR="007B434C" w:rsidRDefault="00AF7DB6">
            <w:pPr>
              <w:jc w:val="center"/>
              <w:rPr>
                <w:lang w:eastAsia="en-US"/>
              </w:rPr>
            </w:pPr>
            <w:r>
              <w:rPr>
                <w:lang w:eastAsia="en-US"/>
              </w:rPr>
              <w:t>32736</w:t>
            </w:r>
          </w:p>
        </w:tc>
        <w:tc>
          <w:tcPr>
            <w:tcW w:w="1513" w:type="dxa"/>
            <w:tcBorders>
              <w:top w:val="single" w:sz="4" w:space="0" w:color="000000"/>
              <w:left w:val="single" w:sz="4" w:space="0" w:color="000000"/>
              <w:bottom w:val="single" w:sz="4" w:space="0" w:color="000000"/>
              <w:right w:val="single" w:sz="4" w:space="0" w:color="000000"/>
            </w:tcBorders>
          </w:tcPr>
          <w:p w14:paraId="644796B0" w14:textId="77777777" w:rsidR="007B434C" w:rsidRDefault="00AF7DB6">
            <w:pPr>
              <w:jc w:val="center"/>
              <w:rPr>
                <w:lang w:eastAsia="en-US"/>
              </w:rPr>
            </w:pPr>
            <w:r>
              <w:rPr>
                <w:lang w:eastAsia="en-US"/>
              </w:rPr>
              <w:t>0.00</w:t>
            </w:r>
          </w:p>
        </w:tc>
      </w:tr>
      <w:tr w:rsidR="007B434C" w14:paraId="4392D19A" w14:textId="77777777">
        <w:tc>
          <w:tcPr>
            <w:tcW w:w="2130" w:type="dxa"/>
            <w:tcBorders>
              <w:top w:val="single" w:sz="4" w:space="0" w:color="000000"/>
              <w:left w:val="single" w:sz="4" w:space="0" w:color="000000"/>
              <w:bottom w:val="single" w:sz="4" w:space="0" w:color="000000"/>
              <w:right w:val="single" w:sz="4" w:space="0" w:color="000000"/>
            </w:tcBorders>
          </w:tcPr>
          <w:p w14:paraId="4DA77E60" w14:textId="77777777" w:rsidR="007B434C" w:rsidRDefault="00AF7DB6">
            <w:pPr>
              <w:jc w:val="center"/>
              <w:rPr>
                <w:lang w:eastAsia="en-US"/>
              </w:rPr>
            </w:pPr>
            <w:r>
              <w:rPr>
                <w:lang w:eastAsia="en-US"/>
              </w:rPr>
              <w:t>2022</w:t>
            </w:r>
          </w:p>
        </w:tc>
        <w:tc>
          <w:tcPr>
            <w:tcW w:w="1615" w:type="dxa"/>
            <w:tcBorders>
              <w:top w:val="single" w:sz="4" w:space="0" w:color="000000"/>
              <w:left w:val="single" w:sz="4" w:space="0" w:color="000000"/>
              <w:bottom w:val="single" w:sz="4" w:space="0" w:color="000000"/>
              <w:right w:val="single" w:sz="4" w:space="0" w:color="000000"/>
            </w:tcBorders>
          </w:tcPr>
          <w:p w14:paraId="2DA7FF92" w14:textId="77777777" w:rsidR="007B434C" w:rsidRDefault="00AF7DB6">
            <w:pPr>
              <w:jc w:val="center"/>
              <w:rPr>
                <w:lang w:eastAsia="en-US"/>
              </w:rPr>
            </w:pPr>
            <w:r>
              <w:rPr>
                <w:lang w:eastAsia="en-US"/>
              </w:rPr>
              <w:t>Setembro</w:t>
            </w:r>
          </w:p>
        </w:tc>
        <w:tc>
          <w:tcPr>
            <w:tcW w:w="1739" w:type="dxa"/>
            <w:tcBorders>
              <w:top w:val="single" w:sz="4" w:space="0" w:color="000000"/>
              <w:left w:val="single" w:sz="4" w:space="0" w:color="000000"/>
              <w:bottom w:val="single" w:sz="4" w:space="0" w:color="000000"/>
              <w:right w:val="single" w:sz="4" w:space="0" w:color="000000"/>
            </w:tcBorders>
          </w:tcPr>
          <w:p w14:paraId="21043D96" w14:textId="77777777" w:rsidR="007B434C" w:rsidRDefault="00AF7DB6">
            <w:pPr>
              <w:jc w:val="center"/>
              <w:rPr>
                <w:lang w:eastAsia="en-US"/>
              </w:rPr>
            </w:pPr>
            <w:r>
              <w:rPr>
                <w:lang w:eastAsia="en-US"/>
              </w:rPr>
              <w:t>31680</w:t>
            </w:r>
          </w:p>
        </w:tc>
        <w:tc>
          <w:tcPr>
            <w:tcW w:w="1723" w:type="dxa"/>
            <w:tcBorders>
              <w:top w:val="single" w:sz="4" w:space="0" w:color="000000"/>
              <w:left w:val="single" w:sz="4" w:space="0" w:color="000000"/>
              <w:bottom w:val="single" w:sz="4" w:space="0" w:color="000000"/>
              <w:right w:val="single" w:sz="4" w:space="0" w:color="000000"/>
            </w:tcBorders>
          </w:tcPr>
          <w:p w14:paraId="3ABB6A26" w14:textId="77777777" w:rsidR="007B434C" w:rsidRDefault="00AF7DB6">
            <w:pPr>
              <w:jc w:val="center"/>
              <w:rPr>
                <w:lang w:eastAsia="en-US"/>
              </w:rPr>
            </w:pPr>
            <w:r>
              <w:rPr>
                <w:lang w:eastAsia="en-US"/>
              </w:rPr>
              <w:t>31152</w:t>
            </w:r>
          </w:p>
        </w:tc>
        <w:tc>
          <w:tcPr>
            <w:tcW w:w="1513" w:type="dxa"/>
            <w:tcBorders>
              <w:top w:val="single" w:sz="4" w:space="0" w:color="000000"/>
              <w:left w:val="single" w:sz="4" w:space="0" w:color="000000"/>
              <w:bottom w:val="single" w:sz="4" w:space="0" w:color="000000"/>
              <w:right w:val="single" w:sz="4" w:space="0" w:color="000000"/>
            </w:tcBorders>
          </w:tcPr>
          <w:p w14:paraId="42E418A9" w14:textId="77777777" w:rsidR="007B434C" w:rsidRDefault="00AF7DB6">
            <w:pPr>
              <w:jc w:val="center"/>
              <w:rPr>
                <w:lang w:eastAsia="en-US"/>
              </w:rPr>
            </w:pPr>
            <w:r>
              <w:rPr>
                <w:lang w:eastAsia="en-US"/>
              </w:rPr>
              <w:t>1.66</w:t>
            </w:r>
          </w:p>
        </w:tc>
      </w:tr>
      <w:tr w:rsidR="007B434C" w14:paraId="13A7D2D8" w14:textId="77777777">
        <w:tc>
          <w:tcPr>
            <w:tcW w:w="2130" w:type="dxa"/>
            <w:tcBorders>
              <w:top w:val="single" w:sz="4" w:space="0" w:color="000000"/>
              <w:left w:val="single" w:sz="4" w:space="0" w:color="000000"/>
              <w:bottom w:val="single" w:sz="4" w:space="0" w:color="000000"/>
              <w:right w:val="single" w:sz="4" w:space="0" w:color="000000"/>
            </w:tcBorders>
          </w:tcPr>
          <w:p w14:paraId="727FE259" w14:textId="77777777" w:rsidR="007B434C" w:rsidRDefault="00AF7DB6">
            <w:pPr>
              <w:jc w:val="center"/>
              <w:rPr>
                <w:lang w:eastAsia="en-US"/>
              </w:rPr>
            </w:pPr>
            <w:r>
              <w:rPr>
                <w:lang w:eastAsia="en-US"/>
              </w:rPr>
              <w:t>2022</w:t>
            </w:r>
          </w:p>
        </w:tc>
        <w:tc>
          <w:tcPr>
            <w:tcW w:w="1615" w:type="dxa"/>
            <w:tcBorders>
              <w:top w:val="single" w:sz="4" w:space="0" w:color="000000"/>
              <w:left w:val="single" w:sz="4" w:space="0" w:color="000000"/>
              <w:bottom w:val="single" w:sz="4" w:space="0" w:color="000000"/>
              <w:right w:val="single" w:sz="4" w:space="0" w:color="000000"/>
            </w:tcBorders>
          </w:tcPr>
          <w:p w14:paraId="2F1B75A1" w14:textId="77777777" w:rsidR="007B434C" w:rsidRDefault="00AF7DB6">
            <w:pPr>
              <w:jc w:val="center"/>
              <w:rPr>
                <w:lang w:eastAsia="en-US"/>
              </w:rPr>
            </w:pPr>
            <w:r>
              <w:rPr>
                <w:lang w:eastAsia="en-US"/>
              </w:rPr>
              <w:t>Outubro</w:t>
            </w:r>
          </w:p>
        </w:tc>
        <w:tc>
          <w:tcPr>
            <w:tcW w:w="1739" w:type="dxa"/>
            <w:tcBorders>
              <w:top w:val="single" w:sz="4" w:space="0" w:color="000000"/>
              <w:left w:val="single" w:sz="4" w:space="0" w:color="000000"/>
              <w:bottom w:val="single" w:sz="4" w:space="0" w:color="000000"/>
              <w:right w:val="single" w:sz="4" w:space="0" w:color="000000"/>
            </w:tcBorders>
          </w:tcPr>
          <w:p w14:paraId="4B7C80B9" w14:textId="77777777" w:rsidR="007B434C" w:rsidRDefault="00AF7DB6">
            <w:pPr>
              <w:jc w:val="center"/>
              <w:rPr>
                <w:lang w:eastAsia="en-US"/>
              </w:rPr>
            </w:pPr>
            <w:r>
              <w:rPr>
                <w:lang w:eastAsia="en-US"/>
              </w:rPr>
              <w:t>32736</w:t>
            </w:r>
          </w:p>
        </w:tc>
        <w:tc>
          <w:tcPr>
            <w:tcW w:w="1723" w:type="dxa"/>
            <w:tcBorders>
              <w:top w:val="single" w:sz="4" w:space="0" w:color="000000"/>
              <w:left w:val="single" w:sz="4" w:space="0" w:color="000000"/>
              <w:bottom w:val="single" w:sz="4" w:space="0" w:color="000000"/>
              <w:right w:val="single" w:sz="4" w:space="0" w:color="000000"/>
            </w:tcBorders>
          </w:tcPr>
          <w:p w14:paraId="02630DE1" w14:textId="77777777" w:rsidR="007B434C" w:rsidRDefault="00AF7DB6">
            <w:pPr>
              <w:jc w:val="center"/>
              <w:rPr>
                <w:lang w:eastAsia="en-US"/>
              </w:rPr>
            </w:pPr>
            <w:r>
              <w:rPr>
                <w:lang w:eastAsia="en-US"/>
              </w:rPr>
              <w:t>29579</w:t>
            </w:r>
          </w:p>
        </w:tc>
        <w:tc>
          <w:tcPr>
            <w:tcW w:w="1513" w:type="dxa"/>
            <w:tcBorders>
              <w:top w:val="single" w:sz="4" w:space="0" w:color="000000"/>
              <w:left w:val="single" w:sz="4" w:space="0" w:color="000000"/>
              <w:bottom w:val="single" w:sz="4" w:space="0" w:color="000000"/>
              <w:right w:val="single" w:sz="4" w:space="0" w:color="000000"/>
            </w:tcBorders>
          </w:tcPr>
          <w:p w14:paraId="2D182DF5" w14:textId="77777777" w:rsidR="007B434C" w:rsidRDefault="00AF7DB6">
            <w:pPr>
              <w:jc w:val="center"/>
              <w:rPr>
                <w:lang w:eastAsia="en-US"/>
              </w:rPr>
            </w:pPr>
            <w:r>
              <w:rPr>
                <w:lang w:eastAsia="en-US"/>
              </w:rPr>
              <w:t>9.64</w:t>
            </w:r>
          </w:p>
        </w:tc>
      </w:tr>
      <w:tr w:rsidR="007B434C" w14:paraId="5B302B32" w14:textId="77777777">
        <w:tc>
          <w:tcPr>
            <w:tcW w:w="2130" w:type="dxa"/>
            <w:tcBorders>
              <w:top w:val="single" w:sz="4" w:space="0" w:color="000000"/>
              <w:left w:val="single" w:sz="4" w:space="0" w:color="000000"/>
              <w:bottom w:val="single" w:sz="4" w:space="0" w:color="000000"/>
              <w:right w:val="single" w:sz="4" w:space="0" w:color="000000"/>
            </w:tcBorders>
          </w:tcPr>
          <w:p w14:paraId="285073D9" w14:textId="77777777" w:rsidR="007B434C" w:rsidRDefault="00AF7DB6">
            <w:pPr>
              <w:jc w:val="center"/>
              <w:rPr>
                <w:lang w:eastAsia="en-US"/>
              </w:rPr>
            </w:pPr>
            <w:r>
              <w:rPr>
                <w:lang w:eastAsia="en-US"/>
              </w:rPr>
              <w:t>2022</w:t>
            </w:r>
          </w:p>
        </w:tc>
        <w:tc>
          <w:tcPr>
            <w:tcW w:w="1615" w:type="dxa"/>
            <w:tcBorders>
              <w:top w:val="single" w:sz="4" w:space="0" w:color="000000"/>
              <w:left w:val="single" w:sz="4" w:space="0" w:color="000000"/>
              <w:bottom w:val="single" w:sz="4" w:space="0" w:color="000000"/>
              <w:right w:val="single" w:sz="4" w:space="0" w:color="000000"/>
            </w:tcBorders>
          </w:tcPr>
          <w:p w14:paraId="31791B55" w14:textId="77777777" w:rsidR="007B434C" w:rsidRDefault="00AF7DB6">
            <w:pPr>
              <w:jc w:val="center"/>
              <w:rPr>
                <w:lang w:eastAsia="en-US"/>
              </w:rPr>
            </w:pPr>
            <w:r>
              <w:rPr>
                <w:lang w:eastAsia="en-US"/>
              </w:rPr>
              <w:t>Novembro</w:t>
            </w:r>
          </w:p>
        </w:tc>
        <w:tc>
          <w:tcPr>
            <w:tcW w:w="1739" w:type="dxa"/>
            <w:tcBorders>
              <w:top w:val="single" w:sz="4" w:space="0" w:color="000000"/>
              <w:left w:val="single" w:sz="4" w:space="0" w:color="000000"/>
              <w:bottom w:val="single" w:sz="4" w:space="0" w:color="000000"/>
              <w:right w:val="single" w:sz="4" w:space="0" w:color="000000"/>
            </w:tcBorders>
          </w:tcPr>
          <w:p w14:paraId="0E1A5B02" w14:textId="77777777" w:rsidR="007B434C" w:rsidRDefault="00AF7DB6">
            <w:pPr>
              <w:jc w:val="center"/>
              <w:rPr>
                <w:lang w:eastAsia="en-US"/>
              </w:rPr>
            </w:pPr>
            <w:r>
              <w:rPr>
                <w:lang w:eastAsia="en-US"/>
              </w:rPr>
              <w:t>31680</w:t>
            </w:r>
          </w:p>
        </w:tc>
        <w:tc>
          <w:tcPr>
            <w:tcW w:w="1723" w:type="dxa"/>
            <w:tcBorders>
              <w:top w:val="single" w:sz="4" w:space="0" w:color="000000"/>
              <w:left w:val="single" w:sz="4" w:space="0" w:color="000000"/>
              <w:bottom w:val="single" w:sz="4" w:space="0" w:color="000000"/>
              <w:right w:val="single" w:sz="4" w:space="0" w:color="000000"/>
            </w:tcBorders>
          </w:tcPr>
          <w:p w14:paraId="24220803" w14:textId="77777777" w:rsidR="007B434C" w:rsidRDefault="00AF7DB6">
            <w:pPr>
              <w:jc w:val="center"/>
              <w:rPr>
                <w:lang w:eastAsia="en-US"/>
              </w:rPr>
            </w:pPr>
            <w:r>
              <w:rPr>
                <w:lang w:eastAsia="en-US"/>
              </w:rPr>
              <w:t>30057</w:t>
            </w:r>
          </w:p>
        </w:tc>
        <w:tc>
          <w:tcPr>
            <w:tcW w:w="1513" w:type="dxa"/>
            <w:tcBorders>
              <w:top w:val="single" w:sz="4" w:space="0" w:color="000000"/>
              <w:left w:val="single" w:sz="4" w:space="0" w:color="000000"/>
              <w:bottom w:val="single" w:sz="4" w:space="0" w:color="000000"/>
              <w:right w:val="single" w:sz="4" w:space="0" w:color="000000"/>
            </w:tcBorders>
          </w:tcPr>
          <w:p w14:paraId="489A1BFA" w14:textId="77777777" w:rsidR="007B434C" w:rsidRDefault="00AF7DB6">
            <w:pPr>
              <w:jc w:val="center"/>
              <w:rPr>
                <w:lang w:eastAsia="en-US"/>
              </w:rPr>
            </w:pPr>
            <w:r>
              <w:rPr>
                <w:lang w:eastAsia="en-US"/>
              </w:rPr>
              <w:t>5.12</w:t>
            </w:r>
          </w:p>
        </w:tc>
      </w:tr>
      <w:tr w:rsidR="007B434C" w14:paraId="56880789" w14:textId="77777777">
        <w:trPr>
          <w:trHeight w:val="70"/>
        </w:trPr>
        <w:tc>
          <w:tcPr>
            <w:tcW w:w="2130" w:type="dxa"/>
            <w:tcBorders>
              <w:top w:val="single" w:sz="4" w:space="0" w:color="000000"/>
              <w:left w:val="single" w:sz="4" w:space="0" w:color="000000"/>
              <w:bottom w:val="single" w:sz="4" w:space="0" w:color="000000"/>
              <w:right w:val="single" w:sz="4" w:space="0" w:color="000000"/>
            </w:tcBorders>
          </w:tcPr>
          <w:p w14:paraId="61F61426" w14:textId="77777777" w:rsidR="007B434C" w:rsidRDefault="00AF7DB6">
            <w:pPr>
              <w:jc w:val="center"/>
              <w:rPr>
                <w:lang w:eastAsia="en-US"/>
              </w:rPr>
            </w:pPr>
            <w:r>
              <w:rPr>
                <w:lang w:eastAsia="en-US"/>
              </w:rPr>
              <w:t>2022</w:t>
            </w:r>
          </w:p>
        </w:tc>
        <w:tc>
          <w:tcPr>
            <w:tcW w:w="1615" w:type="dxa"/>
            <w:tcBorders>
              <w:top w:val="single" w:sz="4" w:space="0" w:color="000000"/>
              <w:left w:val="single" w:sz="4" w:space="0" w:color="000000"/>
              <w:bottom w:val="single" w:sz="4" w:space="0" w:color="000000"/>
              <w:right w:val="single" w:sz="4" w:space="0" w:color="000000"/>
            </w:tcBorders>
          </w:tcPr>
          <w:p w14:paraId="386FE0BA" w14:textId="77777777" w:rsidR="007B434C" w:rsidRDefault="00AF7DB6">
            <w:pPr>
              <w:jc w:val="center"/>
              <w:rPr>
                <w:lang w:eastAsia="en-US"/>
              </w:rPr>
            </w:pPr>
            <w:r>
              <w:rPr>
                <w:lang w:eastAsia="en-US"/>
              </w:rPr>
              <w:t>Dezembro</w:t>
            </w:r>
          </w:p>
        </w:tc>
        <w:tc>
          <w:tcPr>
            <w:tcW w:w="1739" w:type="dxa"/>
            <w:tcBorders>
              <w:top w:val="single" w:sz="4" w:space="0" w:color="000000"/>
              <w:left w:val="single" w:sz="4" w:space="0" w:color="000000"/>
              <w:bottom w:val="single" w:sz="4" w:space="0" w:color="000000"/>
              <w:right w:val="single" w:sz="4" w:space="0" w:color="000000"/>
            </w:tcBorders>
          </w:tcPr>
          <w:p w14:paraId="370D2121" w14:textId="77777777" w:rsidR="007B434C" w:rsidRDefault="00AF7DB6">
            <w:pPr>
              <w:jc w:val="center"/>
              <w:rPr>
                <w:lang w:eastAsia="en-US"/>
              </w:rPr>
            </w:pPr>
            <w:r>
              <w:rPr>
                <w:lang w:eastAsia="en-US"/>
              </w:rPr>
              <w:t>32736</w:t>
            </w:r>
          </w:p>
        </w:tc>
        <w:tc>
          <w:tcPr>
            <w:tcW w:w="1723" w:type="dxa"/>
            <w:tcBorders>
              <w:top w:val="single" w:sz="4" w:space="0" w:color="000000"/>
              <w:left w:val="single" w:sz="4" w:space="0" w:color="000000"/>
              <w:bottom w:val="single" w:sz="4" w:space="0" w:color="000000"/>
              <w:right w:val="single" w:sz="4" w:space="0" w:color="000000"/>
            </w:tcBorders>
          </w:tcPr>
          <w:p w14:paraId="0DBCB580" w14:textId="77777777" w:rsidR="007B434C" w:rsidRDefault="00AF7DB6">
            <w:pPr>
              <w:jc w:val="center"/>
              <w:rPr>
                <w:lang w:eastAsia="en-US"/>
              </w:rPr>
            </w:pPr>
            <w:r>
              <w:rPr>
                <w:lang w:eastAsia="en-US"/>
              </w:rPr>
              <w:t>32725</w:t>
            </w:r>
          </w:p>
        </w:tc>
        <w:tc>
          <w:tcPr>
            <w:tcW w:w="1513" w:type="dxa"/>
            <w:tcBorders>
              <w:top w:val="single" w:sz="4" w:space="0" w:color="000000"/>
              <w:left w:val="single" w:sz="4" w:space="0" w:color="000000"/>
              <w:bottom w:val="single" w:sz="4" w:space="0" w:color="000000"/>
              <w:right w:val="single" w:sz="4" w:space="0" w:color="000000"/>
            </w:tcBorders>
          </w:tcPr>
          <w:p w14:paraId="1B8BA00E" w14:textId="77777777" w:rsidR="007B434C" w:rsidRDefault="00AF7DB6">
            <w:pPr>
              <w:jc w:val="center"/>
              <w:rPr>
                <w:lang w:eastAsia="en-US"/>
              </w:rPr>
            </w:pPr>
            <w:r>
              <w:rPr>
                <w:lang w:eastAsia="en-US"/>
              </w:rPr>
              <w:t>0.03</w:t>
            </w:r>
          </w:p>
        </w:tc>
      </w:tr>
    </w:tbl>
    <w:p w14:paraId="3B95F36D" w14:textId="77777777" w:rsidR="007B434C" w:rsidRDefault="007B434C">
      <w:pPr>
        <w:rPr>
          <w:color w:val="000000"/>
        </w:rPr>
      </w:pPr>
    </w:p>
    <w:p w14:paraId="46E5EDDF" w14:textId="77777777" w:rsidR="00845395" w:rsidRDefault="00845395">
      <w:pPr>
        <w:rPr>
          <w:color w:val="000000"/>
        </w:rPr>
      </w:pPr>
    </w:p>
    <w:p w14:paraId="24E7CE72" w14:textId="55245695" w:rsidR="0074160F" w:rsidRPr="0074160F" w:rsidRDefault="0074160F" w:rsidP="0074160F">
      <w:r w:rsidRPr="0074160F">
        <w:t>Para obter uma análise mais detalhada dos registos, procedemos com a consolidação dos arquivos CSV de todos os meses de 2021 e 2022 em um único. Esse processo foi realizado com o intuito de facilitar a análise e tornar os dados mais coerentes e consistentes.</w:t>
      </w:r>
    </w:p>
    <w:p w14:paraId="6BE7B631" w14:textId="3BBA33DF" w:rsidR="0074160F" w:rsidRPr="0074160F" w:rsidRDefault="0074160F" w:rsidP="0074160F">
      <w:r w:rsidRPr="0074160F">
        <w:t xml:space="preserve">Em seguida, aplicamos o </w:t>
      </w:r>
      <w:proofErr w:type="spellStart"/>
      <w:r w:rsidRPr="0074160F">
        <w:rPr>
          <w:i/>
          <w:iCs/>
        </w:rPr>
        <w:t>downsample</w:t>
      </w:r>
      <w:proofErr w:type="spellEnd"/>
      <w:r w:rsidRPr="0074160F">
        <w:t xml:space="preserve"> dos dados para um intervalo de 15 min e, posteriormente, realizamos o </w:t>
      </w:r>
      <w:proofErr w:type="spellStart"/>
      <w:r w:rsidRPr="0074160F">
        <w:rPr>
          <w:i/>
          <w:iCs/>
        </w:rPr>
        <w:t>upsample</w:t>
      </w:r>
      <w:proofErr w:type="spellEnd"/>
      <w:r w:rsidRPr="0074160F">
        <w:t xml:space="preserve"> para um intervalo de 1 h, </w:t>
      </w:r>
      <w:r>
        <w:t>através</w:t>
      </w:r>
      <w:r w:rsidRPr="0074160F">
        <w:t xml:space="preserve"> </w:t>
      </w:r>
      <w:r>
        <w:t>d</w:t>
      </w:r>
      <w:r w:rsidRPr="0074160F">
        <w:t xml:space="preserve">a função </w:t>
      </w:r>
      <w:proofErr w:type="spellStart"/>
      <w:r w:rsidRPr="0074160F">
        <w:rPr>
          <w:i/>
          <w:iCs/>
        </w:rPr>
        <w:t>resample</w:t>
      </w:r>
      <w:proofErr w:type="spellEnd"/>
      <w:r w:rsidRPr="0074160F">
        <w:t>. Essa técnica permitiu representar os dados de maneira mais significativa e apropriada para as nossas análises, tornando-os mais fáceis de interpretar e comparar.</w:t>
      </w:r>
    </w:p>
    <w:p w14:paraId="33455A48" w14:textId="68948D4C" w:rsidR="0074160F" w:rsidRPr="0074160F" w:rsidRDefault="0074160F" w:rsidP="0074160F">
      <w:r>
        <w:t xml:space="preserve">Na verdade, nos </w:t>
      </w:r>
      <w:r w:rsidRPr="0074160F">
        <w:t xml:space="preserve">registos de 15 minutos, esperávamos encontrar 4 entradas a cada 15 min para cada uma das 24 h do dia, multiplicado pelo número de dias em cada mês e pelos 11 eixos em consideração. De maneira </w:t>
      </w:r>
      <w:r>
        <w:t>semelhante</w:t>
      </w:r>
      <w:r w:rsidRPr="0074160F">
        <w:t>, para os registos de 1 hora, aguardávamos encontrar 1 entrada para cada uma das 24 horas do dia, multiplicado pelo número de dias em cada mês e também pelos 11 eixos.</w:t>
      </w:r>
    </w:p>
    <w:p w14:paraId="06A545F7" w14:textId="54751E1E" w:rsidR="0074160F" w:rsidRPr="0074160F" w:rsidRDefault="0074160F" w:rsidP="0074160F">
      <w:r>
        <w:lastRenderedPageBreak/>
        <w:t xml:space="preserve">A </w:t>
      </w:r>
      <w:r w:rsidRPr="0074160F">
        <w:t xml:space="preserve">análise revela um padrão </w:t>
      </w:r>
      <w:r>
        <w:t>parecido</w:t>
      </w:r>
      <w:r w:rsidRPr="0074160F">
        <w:t xml:space="preserve"> de registos omissos</w:t>
      </w:r>
      <w:r>
        <w:t xml:space="preserve"> consistente</w:t>
      </w:r>
      <w:r w:rsidRPr="0074160F">
        <w:t xml:space="preserve"> tanto para a tabela 7</w:t>
      </w:r>
      <w:r w:rsidR="00371E14">
        <w:t xml:space="preserve"> </w:t>
      </w:r>
      <w:r w:rsidRPr="0074160F">
        <w:t>quanto para a tabela 8.</w:t>
      </w:r>
    </w:p>
    <w:p w14:paraId="15A62369" w14:textId="7F9BEE0B" w:rsidR="007B434C" w:rsidRDefault="007B434C" w:rsidP="0046128E">
      <w:pPr>
        <w:pStyle w:val="Legenda"/>
      </w:pPr>
    </w:p>
    <w:p w14:paraId="6E87C7DC" w14:textId="49A8EB83" w:rsidR="000158E2" w:rsidRDefault="000158E2" w:rsidP="0046128E">
      <w:pPr>
        <w:pStyle w:val="Legenda"/>
      </w:pPr>
      <w:bookmarkStart w:id="123" w:name="_Toc139964973"/>
      <w:r>
        <w:t xml:space="preserve">Tabela </w:t>
      </w:r>
      <w:fldSimple w:instr=" SEQ Tabela \* ARABIC ">
        <w:r w:rsidR="00A5379D">
          <w:rPr>
            <w:noProof/>
          </w:rPr>
          <w:t>8</w:t>
        </w:r>
      </w:fldSimple>
      <w:r>
        <w:t xml:space="preserve"> - </w:t>
      </w:r>
      <w:r w:rsidRPr="00196FBA">
        <w:t>Registos Esperados vs. Registos Validados (1 h)</w:t>
      </w:r>
      <w:bookmarkEnd w:id="123"/>
    </w:p>
    <w:tbl>
      <w:tblPr>
        <w:tblW w:w="8720" w:type="dxa"/>
        <w:tblLook w:val="04A0" w:firstRow="1" w:lastRow="0" w:firstColumn="1" w:lastColumn="0" w:noHBand="0" w:noVBand="1"/>
      </w:tblPr>
      <w:tblGrid>
        <w:gridCol w:w="2130"/>
        <w:gridCol w:w="1615"/>
        <w:gridCol w:w="1739"/>
        <w:gridCol w:w="1723"/>
        <w:gridCol w:w="1513"/>
      </w:tblGrid>
      <w:tr w:rsidR="007B434C" w14:paraId="7499E3A3" w14:textId="77777777">
        <w:tc>
          <w:tcPr>
            <w:tcW w:w="8720" w:type="dxa"/>
            <w:gridSpan w:val="5"/>
            <w:tcBorders>
              <w:top w:val="single" w:sz="4" w:space="0" w:color="000000"/>
              <w:left w:val="single" w:sz="4" w:space="0" w:color="000000"/>
              <w:bottom w:val="single" w:sz="4" w:space="0" w:color="000000"/>
              <w:right w:val="single" w:sz="4" w:space="0" w:color="000000"/>
            </w:tcBorders>
          </w:tcPr>
          <w:p w14:paraId="21A93D1A" w14:textId="77777777" w:rsidR="007B434C" w:rsidRDefault="00AF7DB6">
            <w:pPr>
              <w:jc w:val="center"/>
              <w:rPr>
                <w:b/>
                <w:bCs/>
                <w:lang w:eastAsia="en-US"/>
              </w:rPr>
            </w:pPr>
            <w:r>
              <w:rPr>
                <w:b/>
                <w:bCs/>
                <w:lang w:eastAsia="en-US"/>
              </w:rPr>
              <w:t>Registos 1 h</w:t>
            </w:r>
          </w:p>
        </w:tc>
      </w:tr>
      <w:tr w:rsidR="007B434C" w14:paraId="267F5DAC" w14:textId="77777777">
        <w:tc>
          <w:tcPr>
            <w:tcW w:w="2130" w:type="dxa"/>
            <w:tcBorders>
              <w:top w:val="single" w:sz="4" w:space="0" w:color="000000"/>
              <w:left w:val="single" w:sz="4" w:space="0" w:color="000000"/>
              <w:bottom w:val="single" w:sz="4" w:space="0" w:color="000000"/>
              <w:right w:val="single" w:sz="4" w:space="0" w:color="000000"/>
            </w:tcBorders>
          </w:tcPr>
          <w:p w14:paraId="4EBED236" w14:textId="77777777" w:rsidR="007B434C" w:rsidRDefault="00AF7DB6">
            <w:pPr>
              <w:jc w:val="center"/>
              <w:rPr>
                <w:b/>
                <w:bCs/>
                <w:lang w:eastAsia="en-US"/>
              </w:rPr>
            </w:pPr>
            <w:r>
              <w:rPr>
                <w:b/>
                <w:bCs/>
                <w:lang w:eastAsia="en-US"/>
              </w:rPr>
              <w:t>Ano</w:t>
            </w:r>
          </w:p>
        </w:tc>
        <w:tc>
          <w:tcPr>
            <w:tcW w:w="1615" w:type="dxa"/>
            <w:tcBorders>
              <w:top w:val="single" w:sz="4" w:space="0" w:color="000000"/>
              <w:left w:val="single" w:sz="4" w:space="0" w:color="000000"/>
              <w:bottom w:val="single" w:sz="4" w:space="0" w:color="000000"/>
              <w:right w:val="single" w:sz="4" w:space="0" w:color="000000"/>
            </w:tcBorders>
          </w:tcPr>
          <w:p w14:paraId="09932DF9" w14:textId="77777777" w:rsidR="007B434C" w:rsidRDefault="00AF7DB6">
            <w:pPr>
              <w:jc w:val="center"/>
              <w:rPr>
                <w:b/>
                <w:bCs/>
                <w:lang w:eastAsia="en-US"/>
              </w:rPr>
            </w:pPr>
            <w:r>
              <w:rPr>
                <w:b/>
                <w:bCs/>
                <w:lang w:eastAsia="en-US"/>
              </w:rPr>
              <w:t>Mês</w:t>
            </w:r>
          </w:p>
        </w:tc>
        <w:tc>
          <w:tcPr>
            <w:tcW w:w="1739" w:type="dxa"/>
            <w:tcBorders>
              <w:top w:val="single" w:sz="4" w:space="0" w:color="000000"/>
              <w:left w:val="single" w:sz="4" w:space="0" w:color="000000"/>
              <w:bottom w:val="single" w:sz="4" w:space="0" w:color="000000"/>
              <w:right w:val="single" w:sz="4" w:space="0" w:color="000000"/>
            </w:tcBorders>
          </w:tcPr>
          <w:p w14:paraId="6E576074" w14:textId="77777777" w:rsidR="007B434C" w:rsidRDefault="00AF7DB6">
            <w:pPr>
              <w:jc w:val="center"/>
              <w:rPr>
                <w:b/>
                <w:bCs/>
                <w:lang w:eastAsia="en-US"/>
              </w:rPr>
            </w:pPr>
            <w:r>
              <w:rPr>
                <w:b/>
                <w:bCs/>
                <w:lang w:eastAsia="en-US"/>
              </w:rPr>
              <w:t>Esperado</w:t>
            </w:r>
          </w:p>
        </w:tc>
        <w:tc>
          <w:tcPr>
            <w:tcW w:w="1723" w:type="dxa"/>
            <w:tcBorders>
              <w:top w:val="single" w:sz="4" w:space="0" w:color="000000"/>
              <w:left w:val="single" w:sz="4" w:space="0" w:color="000000"/>
              <w:bottom w:val="single" w:sz="4" w:space="0" w:color="000000"/>
              <w:right w:val="single" w:sz="4" w:space="0" w:color="000000"/>
            </w:tcBorders>
          </w:tcPr>
          <w:p w14:paraId="291C286B" w14:textId="77777777" w:rsidR="007B434C" w:rsidRDefault="00AF7DB6">
            <w:pPr>
              <w:jc w:val="center"/>
              <w:rPr>
                <w:b/>
                <w:bCs/>
                <w:lang w:eastAsia="en-US"/>
              </w:rPr>
            </w:pPr>
            <w:r>
              <w:rPr>
                <w:b/>
                <w:bCs/>
                <w:lang w:eastAsia="en-US"/>
              </w:rPr>
              <w:t>Validado</w:t>
            </w:r>
          </w:p>
        </w:tc>
        <w:tc>
          <w:tcPr>
            <w:tcW w:w="1513" w:type="dxa"/>
            <w:tcBorders>
              <w:top w:val="single" w:sz="4" w:space="0" w:color="000000"/>
              <w:left w:val="single" w:sz="4" w:space="0" w:color="000000"/>
              <w:bottom w:val="single" w:sz="4" w:space="0" w:color="000000"/>
              <w:right w:val="single" w:sz="4" w:space="0" w:color="000000"/>
            </w:tcBorders>
          </w:tcPr>
          <w:p w14:paraId="38476877" w14:textId="665CBB46" w:rsidR="007B434C" w:rsidRDefault="00AF7DB6">
            <w:pPr>
              <w:jc w:val="center"/>
              <w:rPr>
                <w:b/>
                <w:bCs/>
                <w:lang w:eastAsia="en-US"/>
              </w:rPr>
            </w:pPr>
            <w:r>
              <w:rPr>
                <w:b/>
                <w:bCs/>
                <w:lang w:eastAsia="en-US"/>
              </w:rPr>
              <w:t>%</w:t>
            </w:r>
            <w:r w:rsidR="00845395">
              <w:rPr>
                <w:b/>
                <w:bCs/>
                <w:lang w:eastAsia="en-US"/>
              </w:rPr>
              <w:t xml:space="preserve"> </w:t>
            </w:r>
            <w:r>
              <w:rPr>
                <w:b/>
                <w:bCs/>
                <w:lang w:eastAsia="en-US"/>
              </w:rPr>
              <w:t>Omissos</w:t>
            </w:r>
          </w:p>
        </w:tc>
      </w:tr>
      <w:tr w:rsidR="007B434C" w14:paraId="3D7C750C" w14:textId="77777777">
        <w:tc>
          <w:tcPr>
            <w:tcW w:w="2130" w:type="dxa"/>
            <w:tcBorders>
              <w:top w:val="single" w:sz="4" w:space="0" w:color="000000"/>
              <w:left w:val="single" w:sz="4" w:space="0" w:color="000000"/>
              <w:bottom w:val="single" w:sz="4" w:space="0" w:color="000000"/>
              <w:right w:val="single" w:sz="4" w:space="0" w:color="000000"/>
            </w:tcBorders>
          </w:tcPr>
          <w:p w14:paraId="7F394B0D" w14:textId="77777777" w:rsidR="007B434C" w:rsidRDefault="00AF7DB6">
            <w:pPr>
              <w:jc w:val="center"/>
              <w:rPr>
                <w:lang w:eastAsia="en-US"/>
              </w:rPr>
            </w:pPr>
            <w:r>
              <w:rPr>
                <w:lang w:eastAsia="en-US"/>
              </w:rPr>
              <w:t>2021</w:t>
            </w:r>
          </w:p>
        </w:tc>
        <w:tc>
          <w:tcPr>
            <w:tcW w:w="1615" w:type="dxa"/>
            <w:tcBorders>
              <w:top w:val="single" w:sz="4" w:space="0" w:color="000000"/>
              <w:left w:val="single" w:sz="4" w:space="0" w:color="000000"/>
              <w:bottom w:val="single" w:sz="4" w:space="0" w:color="000000"/>
              <w:right w:val="single" w:sz="4" w:space="0" w:color="000000"/>
            </w:tcBorders>
          </w:tcPr>
          <w:p w14:paraId="54011B12" w14:textId="77777777" w:rsidR="007B434C" w:rsidRDefault="00AF7DB6">
            <w:pPr>
              <w:jc w:val="center"/>
              <w:rPr>
                <w:lang w:eastAsia="en-US"/>
              </w:rPr>
            </w:pPr>
            <w:r>
              <w:rPr>
                <w:lang w:eastAsia="en-US"/>
              </w:rPr>
              <w:t>Setembro</w:t>
            </w:r>
          </w:p>
        </w:tc>
        <w:tc>
          <w:tcPr>
            <w:tcW w:w="1739" w:type="dxa"/>
            <w:tcBorders>
              <w:top w:val="single" w:sz="4" w:space="0" w:color="000000"/>
              <w:left w:val="single" w:sz="4" w:space="0" w:color="000000"/>
              <w:bottom w:val="single" w:sz="4" w:space="0" w:color="000000"/>
              <w:right w:val="single" w:sz="4" w:space="0" w:color="000000"/>
            </w:tcBorders>
          </w:tcPr>
          <w:p w14:paraId="49786A5D" w14:textId="77777777" w:rsidR="007B434C" w:rsidRDefault="00AF7DB6">
            <w:pPr>
              <w:jc w:val="center"/>
              <w:rPr>
                <w:lang w:eastAsia="en-US"/>
              </w:rPr>
            </w:pPr>
            <w:r>
              <w:rPr>
                <w:lang w:eastAsia="en-US"/>
              </w:rPr>
              <w:t>7920</w:t>
            </w:r>
          </w:p>
        </w:tc>
        <w:tc>
          <w:tcPr>
            <w:tcW w:w="1723" w:type="dxa"/>
            <w:tcBorders>
              <w:top w:val="single" w:sz="4" w:space="0" w:color="000000"/>
              <w:left w:val="single" w:sz="4" w:space="0" w:color="000000"/>
              <w:bottom w:val="single" w:sz="4" w:space="0" w:color="000000"/>
              <w:right w:val="single" w:sz="4" w:space="0" w:color="000000"/>
            </w:tcBorders>
          </w:tcPr>
          <w:p w14:paraId="2B95500C" w14:textId="77777777" w:rsidR="007B434C" w:rsidRDefault="00AF7DB6">
            <w:pPr>
              <w:jc w:val="center"/>
              <w:rPr>
                <w:lang w:eastAsia="en-US"/>
              </w:rPr>
            </w:pPr>
            <w:r>
              <w:rPr>
                <w:lang w:eastAsia="en-US"/>
              </w:rPr>
              <w:t>4477</w:t>
            </w:r>
          </w:p>
        </w:tc>
        <w:tc>
          <w:tcPr>
            <w:tcW w:w="1513" w:type="dxa"/>
            <w:tcBorders>
              <w:top w:val="single" w:sz="4" w:space="0" w:color="000000"/>
              <w:left w:val="single" w:sz="4" w:space="0" w:color="000000"/>
              <w:bottom w:val="single" w:sz="4" w:space="0" w:color="000000"/>
              <w:right w:val="single" w:sz="4" w:space="0" w:color="000000"/>
            </w:tcBorders>
          </w:tcPr>
          <w:p w14:paraId="1A2CA32B" w14:textId="77777777" w:rsidR="007B434C" w:rsidRDefault="00AF7DB6">
            <w:pPr>
              <w:jc w:val="center"/>
              <w:rPr>
                <w:lang w:eastAsia="en-US"/>
              </w:rPr>
            </w:pPr>
            <w:r>
              <w:rPr>
                <w:lang w:eastAsia="en-US"/>
              </w:rPr>
              <w:t>43.48</w:t>
            </w:r>
          </w:p>
        </w:tc>
      </w:tr>
      <w:tr w:rsidR="007B434C" w14:paraId="16C74A20" w14:textId="77777777">
        <w:tc>
          <w:tcPr>
            <w:tcW w:w="2130" w:type="dxa"/>
            <w:tcBorders>
              <w:top w:val="single" w:sz="4" w:space="0" w:color="000000"/>
              <w:left w:val="single" w:sz="4" w:space="0" w:color="000000"/>
              <w:bottom w:val="single" w:sz="4" w:space="0" w:color="000000"/>
              <w:right w:val="single" w:sz="4" w:space="0" w:color="000000"/>
            </w:tcBorders>
          </w:tcPr>
          <w:p w14:paraId="6AA331B0" w14:textId="77777777" w:rsidR="007B434C" w:rsidRDefault="00AF7DB6">
            <w:pPr>
              <w:jc w:val="center"/>
              <w:rPr>
                <w:lang w:eastAsia="en-US"/>
              </w:rPr>
            </w:pPr>
            <w:r>
              <w:rPr>
                <w:lang w:eastAsia="en-US"/>
              </w:rPr>
              <w:t>2021</w:t>
            </w:r>
          </w:p>
        </w:tc>
        <w:tc>
          <w:tcPr>
            <w:tcW w:w="1615" w:type="dxa"/>
            <w:tcBorders>
              <w:top w:val="single" w:sz="4" w:space="0" w:color="000000"/>
              <w:left w:val="single" w:sz="4" w:space="0" w:color="000000"/>
              <w:bottom w:val="single" w:sz="4" w:space="0" w:color="000000"/>
              <w:right w:val="single" w:sz="4" w:space="0" w:color="000000"/>
            </w:tcBorders>
          </w:tcPr>
          <w:p w14:paraId="11B60F19" w14:textId="77777777" w:rsidR="007B434C" w:rsidRDefault="00AF7DB6">
            <w:pPr>
              <w:jc w:val="center"/>
              <w:rPr>
                <w:lang w:eastAsia="en-US"/>
              </w:rPr>
            </w:pPr>
            <w:r>
              <w:rPr>
                <w:lang w:eastAsia="en-US"/>
              </w:rPr>
              <w:t>Outubro</w:t>
            </w:r>
          </w:p>
        </w:tc>
        <w:tc>
          <w:tcPr>
            <w:tcW w:w="1739" w:type="dxa"/>
            <w:tcBorders>
              <w:top w:val="single" w:sz="4" w:space="0" w:color="000000"/>
              <w:left w:val="single" w:sz="4" w:space="0" w:color="000000"/>
              <w:bottom w:val="single" w:sz="4" w:space="0" w:color="000000"/>
              <w:right w:val="single" w:sz="4" w:space="0" w:color="000000"/>
            </w:tcBorders>
          </w:tcPr>
          <w:p w14:paraId="106DE39D" w14:textId="77777777" w:rsidR="007B434C" w:rsidRDefault="00AF7DB6">
            <w:pPr>
              <w:jc w:val="center"/>
              <w:rPr>
                <w:lang w:eastAsia="en-US"/>
              </w:rPr>
            </w:pPr>
            <w:r>
              <w:rPr>
                <w:lang w:eastAsia="en-US"/>
              </w:rPr>
              <w:t>8184</w:t>
            </w:r>
          </w:p>
        </w:tc>
        <w:tc>
          <w:tcPr>
            <w:tcW w:w="1723" w:type="dxa"/>
            <w:tcBorders>
              <w:top w:val="single" w:sz="4" w:space="0" w:color="000000"/>
              <w:left w:val="single" w:sz="4" w:space="0" w:color="000000"/>
              <w:bottom w:val="single" w:sz="4" w:space="0" w:color="000000"/>
              <w:right w:val="single" w:sz="4" w:space="0" w:color="000000"/>
            </w:tcBorders>
          </w:tcPr>
          <w:p w14:paraId="62C1B3FB" w14:textId="77777777" w:rsidR="007B434C" w:rsidRDefault="00AF7DB6">
            <w:pPr>
              <w:jc w:val="center"/>
              <w:rPr>
                <w:lang w:eastAsia="en-US"/>
              </w:rPr>
            </w:pPr>
            <w:r>
              <w:rPr>
                <w:lang w:eastAsia="en-US"/>
              </w:rPr>
              <w:t>7997</w:t>
            </w:r>
          </w:p>
        </w:tc>
        <w:tc>
          <w:tcPr>
            <w:tcW w:w="1513" w:type="dxa"/>
            <w:tcBorders>
              <w:top w:val="single" w:sz="4" w:space="0" w:color="000000"/>
              <w:left w:val="single" w:sz="4" w:space="0" w:color="000000"/>
              <w:bottom w:val="single" w:sz="4" w:space="0" w:color="000000"/>
              <w:right w:val="single" w:sz="4" w:space="0" w:color="000000"/>
            </w:tcBorders>
          </w:tcPr>
          <w:p w14:paraId="3C229BFF" w14:textId="77777777" w:rsidR="007B434C" w:rsidRDefault="00AF7DB6">
            <w:pPr>
              <w:jc w:val="center"/>
              <w:rPr>
                <w:lang w:eastAsia="en-US"/>
              </w:rPr>
            </w:pPr>
            <w:r>
              <w:rPr>
                <w:lang w:eastAsia="en-US"/>
              </w:rPr>
              <w:t>2.28</w:t>
            </w:r>
          </w:p>
        </w:tc>
      </w:tr>
      <w:tr w:rsidR="007B434C" w14:paraId="2F268F24" w14:textId="77777777">
        <w:tc>
          <w:tcPr>
            <w:tcW w:w="2130" w:type="dxa"/>
            <w:tcBorders>
              <w:top w:val="single" w:sz="4" w:space="0" w:color="000000"/>
              <w:left w:val="single" w:sz="4" w:space="0" w:color="000000"/>
              <w:bottom w:val="single" w:sz="4" w:space="0" w:color="000000"/>
              <w:right w:val="single" w:sz="4" w:space="0" w:color="000000"/>
            </w:tcBorders>
          </w:tcPr>
          <w:p w14:paraId="767361D9" w14:textId="77777777" w:rsidR="007B434C" w:rsidRDefault="00AF7DB6">
            <w:pPr>
              <w:jc w:val="center"/>
              <w:rPr>
                <w:lang w:eastAsia="en-US"/>
              </w:rPr>
            </w:pPr>
            <w:r>
              <w:rPr>
                <w:lang w:eastAsia="en-US"/>
              </w:rPr>
              <w:t>2021</w:t>
            </w:r>
          </w:p>
        </w:tc>
        <w:tc>
          <w:tcPr>
            <w:tcW w:w="1615" w:type="dxa"/>
            <w:tcBorders>
              <w:top w:val="single" w:sz="4" w:space="0" w:color="000000"/>
              <w:left w:val="single" w:sz="4" w:space="0" w:color="000000"/>
              <w:bottom w:val="single" w:sz="4" w:space="0" w:color="000000"/>
              <w:right w:val="single" w:sz="4" w:space="0" w:color="000000"/>
            </w:tcBorders>
          </w:tcPr>
          <w:p w14:paraId="437DB2D3" w14:textId="77777777" w:rsidR="007B434C" w:rsidRDefault="00AF7DB6">
            <w:pPr>
              <w:jc w:val="center"/>
              <w:rPr>
                <w:lang w:eastAsia="en-US"/>
              </w:rPr>
            </w:pPr>
            <w:r>
              <w:rPr>
                <w:lang w:eastAsia="en-US"/>
              </w:rPr>
              <w:t>Novembro</w:t>
            </w:r>
          </w:p>
        </w:tc>
        <w:tc>
          <w:tcPr>
            <w:tcW w:w="1739" w:type="dxa"/>
            <w:tcBorders>
              <w:top w:val="single" w:sz="4" w:space="0" w:color="000000"/>
              <w:left w:val="single" w:sz="4" w:space="0" w:color="000000"/>
              <w:bottom w:val="single" w:sz="4" w:space="0" w:color="000000"/>
              <w:right w:val="single" w:sz="4" w:space="0" w:color="000000"/>
            </w:tcBorders>
          </w:tcPr>
          <w:p w14:paraId="48421F32" w14:textId="77777777" w:rsidR="007B434C" w:rsidRDefault="00AF7DB6">
            <w:pPr>
              <w:jc w:val="center"/>
              <w:rPr>
                <w:lang w:eastAsia="en-US"/>
              </w:rPr>
            </w:pPr>
            <w:r>
              <w:rPr>
                <w:lang w:eastAsia="en-US"/>
              </w:rPr>
              <w:t>7920</w:t>
            </w:r>
          </w:p>
        </w:tc>
        <w:tc>
          <w:tcPr>
            <w:tcW w:w="1723" w:type="dxa"/>
            <w:tcBorders>
              <w:top w:val="single" w:sz="4" w:space="0" w:color="000000"/>
              <w:left w:val="single" w:sz="4" w:space="0" w:color="000000"/>
              <w:bottom w:val="single" w:sz="4" w:space="0" w:color="000000"/>
              <w:right w:val="single" w:sz="4" w:space="0" w:color="000000"/>
            </w:tcBorders>
          </w:tcPr>
          <w:p w14:paraId="2BB39323" w14:textId="77777777" w:rsidR="007B434C" w:rsidRDefault="00AF7DB6">
            <w:pPr>
              <w:jc w:val="center"/>
              <w:rPr>
                <w:lang w:eastAsia="en-US"/>
              </w:rPr>
            </w:pPr>
            <w:r>
              <w:rPr>
                <w:lang w:eastAsia="en-US"/>
              </w:rPr>
              <w:t>6729</w:t>
            </w:r>
          </w:p>
        </w:tc>
        <w:tc>
          <w:tcPr>
            <w:tcW w:w="1513" w:type="dxa"/>
            <w:tcBorders>
              <w:top w:val="single" w:sz="4" w:space="0" w:color="000000"/>
              <w:left w:val="single" w:sz="4" w:space="0" w:color="000000"/>
              <w:bottom w:val="single" w:sz="4" w:space="0" w:color="000000"/>
              <w:right w:val="single" w:sz="4" w:space="0" w:color="000000"/>
            </w:tcBorders>
          </w:tcPr>
          <w:p w14:paraId="2320749E" w14:textId="77777777" w:rsidR="007B434C" w:rsidRDefault="00AF7DB6">
            <w:pPr>
              <w:jc w:val="center"/>
              <w:rPr>
                <w:lang w:eastAsia="en-US"/>
              </w:rPr>
            </w:pPr>
            <w:r>
              <w:rPr>
                <w:lang w:eastAsia="en-US"/>
              </w:rPr>
              <w:t>15.04</w:t>
            </w:r>
          </w:p>
        </w:tc>
      </w:tr>
      <w:tr w:rsidR="007B434C" w14:paraId="7F9F77AF" w14:textId="77777777">
        <w:tc>
          <w:tcPr>
            <w:tcW w:w="2130" w:type="dxa"/>
            <w:tcBorders>
              <w:top w:val="single" w:sz="4" w:space="0" w:color="000000"/>
              <w:left w:val="single" w:sz="4" w:space="0" w:color="000000"/>
              <w:bottom w:val="single" w:sz="4" w:space="0" w:color="000000"/>
              <w:right w:val="single" w:sz="4" w:space="0" w:color="000000"/>
            </w:tcBorders>
          </w:tcPr>
          <w:p w14:paraId="754E2554" w14:textId="77777777" w:rsidR="007B434C" w:rsidRDefault="00AF7DB6">
            <w:pPr>
              <w:jc w:val="center"/>
              <w:rPr>
                <w:lang w:eastAsia="en-US"/>
              </w:rPr>
            </w:pPr>
            <w:r>
              <w:rPr>
                <w:lang w:eastAsia="en-US"/>
              </w:rPr>
              <w:t>2021</w:t>
            </w:r>
          </w:p>
        </w:tc>
        <w:tc>
          <w:tcPr>
            <w:tcW w:w="1615" w:type="dxa"/>
            <w:tcBorders>
              <w:top w:val="single" w:sz="4" w:space="0" w:color="000000"/>
              <w:left w:val="single" w:sz="4" w:space="0" w:color="000000"/>
              <w:bottom w:val="single" w:sz="4" w:space="0" w:color="000000"/>
              <w:right w:val="single" w:sz="4" w:space="0" w:color="000000"/>
            </w:tcBorders>
          </w:tcPr>
          <w:p w14:paraId="51FAEBC5" w14:textId="77777777" w:rsidR="007B434C" w:rsidRDefault="00AF7DB6">
            <w:pPr>
              <w:jc w:val="center"/>
              <w:rPr>
                <w:lang w:eastAsia="en-US"/>
              </w:rPr>
            </w:pPr>
            <w:r>
              <w:rPr>
                <w:lang w:eastAsia="en-US"/>
              </w:rPr>
              <w:t>Dezembro</w:t>
            </w:r>
          </w:p>
        </w:tc>
        <w:tc>
          <w:tcPr>
            <w:tcW w:w="1739" w:type="dxa"/>
            <w:tcBorders>
              <w:top w:val="single" w:sz="4" w:space="0" w:color="000000"/>
              <w:left w:val="single" w:sz="4" w:space="0" w:color="000000"/>
              <w:bottom w:val="single" w:sz="4" w:space="0" w:color="000000"/>
              <w:right w:val="single" w:sz="4" w:space="0" w:color="000000"/>
            </w:tcBorders>
          </w:tcPr>
          <w:p w14:paraId="2233BFE8" w14:textId="77777777" w:rsidR="007B434C" w:rsidRDefault="00AF7DB6">
            <w:pPr>
              <w:jc w:val="center"/>
              <w:rPr>
                <w:lang w:eastAsia="en-US"/>
              </w:rPr>
            </w:pPr>
            <w:r>
              <w:rPr>
                <w:lang w:eastAsia="en-US"/>
              </w:rPr>
              <w:t>8184</w:t>
            </w:r>
          </w:p>
        </w:tc>
        <w:tc>
          <w:tcPr>
            <w:tcW w:w="1723" w:type="dxa"/>
            <w:tcBorders>
              <w:top w:val="single" w:sz="4" w:space="0" w:color="000000"/>
              <w:left w:val="single" w:sz="4" w:space="0" w:color="000000"/>
              <w:bottom w:val="single" w:sz="4" w:space="0" w:color="000000"/>
              <w:right w:val="single" w:sz="4" w:space="0" w:color="000000"/>
            </w:tcBorders>
          </w:tcPr>
          <w:p w14:paraId="3655EADE" w14:textId="77777777" w:rsidR="007B434C" w:rsidRDefault="00AF7DB6">
            <w:pPr>
              <w:jc w:val="center"/>
              <w:rPr>
                <w:lang w:eastAsia="en-US"/>
              </w:rPr>
            </w:pPr>
            <w:r>
              <w:rPr>
                <w:lang w:eastAsia="en-US"/>
              </w:rPr>
              <w:t>8117</w:t>
            </w:r>
          </w:p>
        </w:tc>
        <w:tc>
          <w:tcPr>
            <w:tcW w:w="1513" w:type="dxa"/>
            <w:tcBorders>
              <w:top w:val="single" w:sz="4" w:space="0" w:color="000000"/>
              <w:left w:val="single" w:sz="4" w:space="0" w:color="000000"/>
              <w:bottom w:val="single" w:sz="4" w:space="0" w:color="000000"/>
              <w:right w:val="single" w:sz="4" w:space="0" w:color="000000"/>
            </w:tcBorders>
          </w:tcPr>
          <w:p w14:paraId="19201A59" w14:textId="77777777" w:rsidR="007B434C" w:rsidRDefault="00AF7DB6">
            <w:pPr>
              <w:jc w:val="center"/>
              <w:rPr>
                <w:lang w:eastAsia="en-US"/>
              </w:rPr>
            </w:pPr>
            <w:r>
              <w:rPr>
                <w:lang w:eastAsia="en-US"/>
              </w:rPr>
              <w:t>0.82</w:t>
            </w:r>
          </w:p>
        </w:tc>
      </w:tr>
      <w:tr w:rsidR="007B434C" w14:paraId="162756A2" w14:textId="77777777">
        <w:tc>
          <w:tcPr>
            <w:tcW w:w="2130" w:type="dxa"/>
            <w:tcBorders>
              <w:top w:val="single" w:sz="4" w:space="0" w:color="000000"/>
              <w:left w:val="single" w:sz="4" w:space="0" w:color="000000"/>
              <w:bottom w:val="single" w:sz="4" w:space="0" w:color="000000"/>
              <w:right w:val="single" w:sz="4" w:space="0" w:color="000000"/>
            </w:tcBorders>
          </w:tcPr>
          <w:p w14:paraId="23BF6CFC" w14:textId="77777777" w:rsidR="007B434C" w:rsidRDefault="00AF7DB6">
            <w:pPr>
              <w:jc w:val="center"/>
              <w:rPr>
                <w:lang w:eastAsia="en-US"/>
              </w:rPr>
            </w:pPr>
            <w:r>
              <w:rPr>
                <w:lang w:eastAsia="en-US"/>
              </w:rPr>
              <w:t>2022</w:t>
            </w:r>
          </w:p>
        </w:tc>
        <w:tc>
          <w:tcPr>
            <w:tcW w:w="1615" w:type="dxa"/>
            <w:tcBorders>
              <w:top w:val="single" w:sz="4" w:space="0" w:color="000000"/>
              <w:left w:val="single" w:sz="4" w:space="0" w:color="000000"/>
              <w:bottom w:val="single" w:sz="4" w:space="0" w:color="000000"/>
              <w:right w:val="single" w:sz="4" w:space="0" w:color="000000"/>
            </w:tcBorders>
          </w:tcPr>
          <w:p w14:paraId="01C4D57E" w14:textId="77777777" w:rsidR="007B434C" w:rsidRDefault="00AF7DB6">
            <w:pPr>
              <w:jc w:val="center"/>
              <w:rPr>
                <w:lang w:eastAsia="en-US"/>
              </w:rPr>
            </w:pPr>
            <w:r>
              <w:rPr>
                <w:lang w:eastAsia="en-US"/>
              </w:rPr>
              <w:t>Janeiro</w:t>
            </w:r>
          </w:p>
        </w:tc>
        <w:tc>
          <w:tcPr>
            <w:tcW w:w="1739" w:type="dxa"/>
            <w:tcBorders>
              <w:top w:val="single" w:sz="4" w:space="0" w:color="000000"/>
              <w:left w:val="single" w:sz="4" w:space="0" w:color="000000"/>
              <w:bottom w:val="single" w:sz="4" w:space="0" w:color="000000"/>
              <w:right w:val="single" w:sz="4" w:space="0" w:color="000000"/>
            </w:tcBorders>
          </w:tcPr>
          <w:p w14:paraId="773F035C" w14:textId="77777777" w:rsidR="007B434C" w:rsidRDefault="00AF7DB6">
            <w:pPr>
              <w:jc w:val="center"/>
              <w:rPr>
                <w:lang w:eastAsia="en-US"/>
              </w:rPr>
            </w:pPr>
            <w:r>
              <w:rPr>
                <w:lang w:eastAsia="en-US"/>
              </w:rPr>
              <w:t>8184</w:t>
            </w:r>
          </w:p>
        </w:tc>
        <w:tc>
          <w:tcPr>
            <w:tcW w:w="1723" w:type="dxa"/>
            <w:tcBorders>
              <w:top w:val="single" w:sz="4" w:space="0" w:color="000000"/>
              <w:left w:val="single" w:sz="4" w:space="0" w:color="000000"/>
              <w:bottom w:val="single" w:sz="4" w:space="0" w:color="000000"/>
              <w:right w:val="single" w:sz="4" w:space="0" w:color="000000"/>
            </w:tcBorders>
          </w:tcPr>
          <w:p w14:paraId="4770D04B" w14:textId="77777777" w:rsidR="007B434C" w:rsidRDefault="00AF7DB6">
            <w:pPr>
              <w:jc w:val="center"/>
              <w:rPr>
                <w:lang w:eastAsia="en-US"/>
              </w:rPr>
            </w:pPr>
            <w:r>
              <w:rPr>
                <w:lang w:eastAsia="en-US"/>
              </w:rPr>
              <w:t>8184</w:t>
            </w:r>
          </w:p>
        </w:tc>
        <w:tc>
          <w:tcPr>
            <w:tcW w:w="1513" w:type="dxa"/>
            <w:tcBorders>
              <w:top w:val="single" w:sz="4" w:space="0" w:color="000000"/>
              <w:left w:val="single" w:sz="4" w:space="0" w:color="000000"/>
              <w:bottom w:val="single" w:sz="4" w:space="0" w:color="000000"/>
              <w:right w:val="single" w:sz="4" w:space="0" w:color="000000"/>
            </w:tcBorders>
          </w:tcPr>
          <w:p w14:paraId="4DF39EFE" w14:textId="77777777" w:rsidR="007B434C" w:rsidRDefault="00AF7DB6">
            <w:pPr>
              <w:jc w:val="center"/>
              <w:rPr>
                <w:lang w:eastAsia="en-US"/>
              </w:rPr>
            </w:pPr>
            <w:r>
              <w:rPr>
                <w:lang w:eastAsia="en-US"/>
              </w:rPr>
              <w:t>0.00</w:t>
            </w:r>
          </w:p>
        </w:tc>
      </w:tr>
      <w:tr w:rsidR="007B434C" w14:paraId="55E57841" w14:textId="77777777">
        <w:tc>
          <w:tcPr>
            <w:tcW w:w="2130" w:type="dxa"/>
            <w:tcBorders>
              <w:top w:val="single" w:sz="4" w:space="0" w:color="000000"/>
              <w:left w:val="single" w:sz="4" w:space="0" w:color="000000"/>
              <w:bottom w:val="single" w:sz="4" w:space="0" w:color="000000"/>
              <w:right w:val="single" w:sz="4" w:space="0" w:color="000000"/>
            </w:tcBorders>
          </w:tcPr>
          <w:p w14:paraId="7E334EF4" w14:textId="77777777" w:rsidR="007B434C" w:rsidRDefault="00AF7DB6">
            <w:pPr>
              <w:jc w:val="center"/>
              <w:rPr>
                <w:lang w:eastAsia="en-US"/>
              </w:rPr>
            </w:pPr>
            <w:r>
              <w:rPr>
                <w:lang w:eastAsia="en-US"/>
              </w:rPr>
              <w:t>2022</w:t>
            </w:r>
          </w:p>
        </w:tc>
        <w:tc>
          <w:tcPr>
            <w:tcW w:w="1615" w:type="dxa"/>
            <w:tcBorders>
              <w:top w:val="single" w:sz="4" w:space="0" w:color="000000"/>
              <w:left w:val="single" w:sz="4" w:space="0" w:color="000000"/>
              <w:bottom w:val="single" w:sz="4" w:space="0" w:color="000000"/>
              <w:right w:val="single" w:sz="4" w:space="0" w:color="000000"/>
            </w:tcBorders>
          </w:tcPr>
          <w:p w14:paraId="1168D922" w14:textId="77777777" w:rsidR="007B434C" w:rsidRDefault="00AF7DB6">
            <w:pPr>
              <w:jc w:val="center"/>
              <w:rPr>
                <w:lang w:eastAsia="en-US"/>
              </w:rPr>
            </w:pPr>
            <w:r>
              <w:rPr>
                <w:lang w:eastAsia="en-US"/>
              </w:rPr>
              <w:t>Fevereiro</w:t>
            </w:r>
          </w:p>
        </w:tc>
        <w:tc>
          <w:tcPr>
            <w:tcW w:w="1739" w:type="dxa"/>
            <w:tcBorders>
              <w:top w:val="single" w:sz="4" w:space="0" w:color="000000"/>
              <w:left w:val="single" w:sz="4" w:space="0" w:color="000000"/>
              <w:bottom w:val="single" w:sz="4" w:space="0" w:color="000000"/>
              <w:right w:val="single" w:sz="4" w:space="0" w:color="000000"/>
            </w:tcBorders>
          </w:tcPr>
          <w:p w14:paraId="7E5EB5CE" w14:textId="77777777" w:rsidR="007B434C" w:rsidRDefault="00AF7DB6">
            <w:pPr>
              <w:jc w:val="center"/>
              <w:rPr>
                <w:lang w:eastAsia="en-US"/>
              </w:rPr>
            </w:pPr>
            <w:r>
              <w:rPr>
                <w:lang w:eastAsia="en-US"/>
              </w:rPr>
              <w:t>7392</w:t>
            </w:r>
          </w:p>
        </w:tc>
        <w:tc>
          <w:tcPr>
            <w:tcW w:w="1723" w:type="dxa"/>
            <w:tcBorders>
              <w:top w:val="single" w:sz="4" w:space="0" w:color="000000"/>
              <w:left w:val="single" w:sz="4" w:space="0" w:color="000000"/>
              <w:bottom w:val="single" w:sz="4" w:space="0" w:color="000000"/>
              <w:right w:val="single" w:sz="4" w:space="0" w:color="000000"/>
            </w:tcBorders>
          </w:tcPr>
          <w:p w14:paraId="1271927B" w14:textId="77777777" w:rsidR="007B434C" w:rsidRDefault="00AF7DB6">
            <w:pPr>
              <w:jc w:val="center"/>
              <w:rPr>
                <w:lang w:eastAsia="en-US"/>
              </w:rPr>
            </w:pPr>
            <w:r>
              <w:rPr>
                <w:lang w:eastAsia="en-US"/>
              </w:rPr>
              <w:t>1668</w:t>
            </w:r>
          </w:p>
        </w:tc>
        <w:tc>
          <w:tcPr>
            <w:tcW w:w="1513" w:type="dxa"/>
            <w:tcBorders>
              <w:top w:val="single" w:sz="4" w:space="0" w:color="000000"/>
              <w:left w:val="single" w:sz="4" w:space="0" w:color="000000"/>
              <w:bottom w:val="single" w:sz="4" w:space="0" w:color="000000"/>
              <w:right w:val="single" w:sz="4" w:space="0" w:color="000000"/>
            </w:tcBorders>
          </w:tcPr>
          <w:p w14:paraId="2A0D28DD" w14:textId="77777777" w:rsidR="007B434C" w:rsidRDefault="00AF7DB6">
            <w:pPr>
              <w:jc w:val="center"/>
              <w:rPr>
                <w:lang w:eastAsia="en-US"/>
              </w:rPr>
            </w:pPr>
            <w:r>
              <w:rPr>
                <w:lang w:eastAsia="en-US"/>
              </w:rPr>
              <w:t>77.43</w:t>
            </w:r>
          </w:p>
        </w:tc>
      </w:tr>
      <w:tr w:rsidR="007B434C" w14:paraId="1C73BB3B" w14:textId="77777777">
        <w:tc>
          <w:tcPr>
            <w:tcW w:w="2130" w:type="dxa"/>
            <w:tcBorders>
              <w:top w:val="single" w:sz="4" w:space="0" w:color="000000"/>
              <w:left w:val="single" w:sz="4" w:space="0" w:color="000000"/>
              <w:bottom w:val="single" w:sz="4" w:space="0" w:color="000000"/>
              <w:right w:val="single" w:sz="4" w:space="0" w:color="000000"/>
            </w:tcBorders>
          </w:tcPr>
          <w:p w14:paraId="5F434AE0" w14:textId="77777777" w:rsidR="007B434C" w:rsidRDefault="00AF7DB6">
            <w:pPr>
              <w:jc w:val="center"/>
              <w:rPr>
                <w:lang w:eastAsia="en-US"/>
              </w:rPr>
            </w:pPr>
            <w:r>
              <w:rPr>
                <w:lang w:eastAsia="en-US"/>
              </w:rPr>
              <w:t>2022</w:t>
            </w:r>
          </w:p>
        </w:tc>
        <w:tc>
          <w:tcPr>
            <w:tcW w:w="1615" w:type="dxa"/>
            <w:tcBorders>
              <w:top w:val="single" w:sz="4" w:space="0" w:color="000000"/>
              <w:left w:val="single" w:sz="4" w:space="0" w:color="000000"/>
              <w:bottom w:val="single" w:sz="4" w:space="0" w:color="000000"/>
              <w:right w:val="single" w:sz="4" w:space="0" w:color="000000"/>
            </w:tcBorders>
          </w:tcPr>
          <w:p w14:paraId="339C577B" w14:textId="77777777" w:rsidR="007B434C" w:rsidRDefault="00AF7DB6">
            <w:pPr>
              <w:jc w:val="center"/>
              <w:rPr>
                <w:lang w:eastAsia="en-US"/>
              </w:rPr>
            </w:pPr>
            <w:r>
              <w:rPr>
                <w:lang w:eastAsia="en-US"/>
              </w:rPr>
              <w:t>Março</w:t>
            </w:r>
          </w:p>
        </w:tc>
        <w:tc>
          <w:tcPr>
            <w:tcW w:w="1739" w:type="dxa"/>
            <w:tcBorders>
              <w:top w:val="single" w:sz="4" w:space="0" w:color="000000"/>
              <w:left w:val="single" w:sz="4" w:space="0" w:color="000000"/>
              <w:bottom w:val="single" w:sz="4" w:space="0" w:color="000000"/>
              <w:right w:val="single" w:sz="4" w:space="0" w:color="000000"/>
            </w:tcBorders>
          </w:tcPr>
          <w:p w14:paraId="0FD4D6F0" w14:textId="77777777" w:rsidR="007B434C" w:rsidRDefault="00AF7DB6">
            <w:pPr>
              <w:jc w:val="center"/>
              <w:rPr>
                <w:lang w:eastAsia="en-US"/>
              </w:rPr>
            </w:pPr>
            <w:r>
              <w:rPr>
                <w:lang w:eastAsia="en-US"/>
              </w:rPr>
              <w:t>8184</w:t>
            </w:r>
          </w:p>
        </w:tc>
        <w:tc>
          <w:tcPr>
            <w:tcW w:w="1723" w:type="dxa"/>
            <w:tcBorders>
              <w:top w:val="single" w:sz="4" w:space="0" w:color="000000"/>
              <w:left w:val="single" w:sz="4" w:space="0" w:color="000000"/>
              <w:bottom w:val="single" w:sz="4" w:space="0" w:color="000000"/>
              <w:right w:val="single" w:sz="4" w:space="0" w:color="000000"/>
            </w:tcBorders>
          </w:tcPr>
          <w:p w14:paraId="73467313" w14:textId="77777777" w:rsidR="007B434C" w:rsidRDefault="00AF7DB6">
            <w:pPr>
              <w:jc w:val="center"/>
              <w:rPr>
                <w:lang w:eastAsia="en-US"/>
              </w:rPr>
            </w:pPr>
            <w:r>
              <w:rPr>
                <w:lang w:eastAsia="en-US"/>
              </w:rPr>
              <w:t>3531</w:t>
            </w:r>
          </w:p>
        </w:tc>
        <w:tc>
          <w:tcPr>
            <w:tcW w:w="1513" w:type="dxa"/>
            <w:tcBorders>
              <w:top w:val="single" w:sz="4" w:space="0" w:color="000000"/>
              <w:left w:val="single" w:sz="4" w:space="0" w:color="000000"/>
              <w:bottom w:val="single" w:sz="4" w:space="0" w:color="000000"/>
              <w:right w:val="single" w:sz="4" w:space="0" w:color="000000"/>
            </w:tcBorders>
          </w:tcPr>
          <w:p w14:paraId="70B9A173" w14:textId="77777777" w:rsidR="007B434C" w:rsidRDefault="00AF7DB6">
            <w:pPr>
              <w:jc w:val="center"/>
              <w:rPr>
                <w:lang w:eastAsia="en-US"/>
              </w:rPr>
            </w:pPr>
            <w:r>
              <w:rPr>
                <w:lang w:eastAsia="en-US"/>
              </w:rPr>
              <w:t>56.85</w:t>
            </w:r>
          </w:p>
        </w:tc>
      </w:tr>
      <w:tr w:rsidR="007B434C" w14:paraId="3AEE3A30" w14:textId="77777777">
        <w:tc>
          <w:tcPr>
            <w:tcW w:w="2130" w:type="dxa"/>
            <w:tcBorders>
              <w:top w:val="single" w:sz="4" w:space="0" w:color="000000"/>
              <w:left w:val="single" w:sz="4" w:space="0" w:color="000000"/>
              <w:bottom w:val="single" w:sz="4" w:space="0" w:color="000000"/>
              <w:right w:val="single" w:sz="4" w:space="0" w:color="000000"/>
            </w:tcBorders>
          </w:tcPr>
          <w:p w14:paraId="1EE2830E" w14:textId="77777777" w:rsidR="007B434C" w:rsidRDefault="00AF7DB6">
            <w:pPr>
              <w:jc w:val="center"/>
              <w:rPr>
                <w:lang w:eastAsia="en-US"/>
              </w:rPr>
            </w:pPr>
            <w:r>
              <w:rPr>
                <w:lang w:eastAsia="en-US"/>
              </w:rPr>
              <w:t>2022</w:t>
            </w:r>
          </w:p>
        </w:tc>
        <w:tc>
          <w:tcPr>
            <w:tcW w:w="1615" w:type="dxa"/>
            <w:tcBorders>
              <w:top w:val="single" w:sz="4" w:space="0" w:color="000000"/>
              <w:left w:val="single" w:sz="4" w:space="0" w:color="000000"/>
              <w:bottom w:val="single" w:sz="4" w:space="0" w:color="000000"/>
              <w:right w:val="single" w:sz="4" w:space="0" w:color="000000"/>
            </w:tcBorders>
          </w:tcPr>
          <w:p w14:paraId="72CA6189" w14:textId="77777777" w:rsidR="007B434C" w:rsidRDefault="00AF7DB6">
            <w:pPr>
              <w:jc w:val="center"/>
              <w:rPr>
                <w:lang w:eastAsia="en-US"/>
              </w:rPr>
            </w:pPr>
            <w:r>
              <w:rPr>
                <w:lang w:eastAsia="en-US"/>
              </w:rPr>
              <w:t>Abril</w:t>
            </w:r>
          </w:p>
        </w:tc>
        <w:tc>
          <w:tcPr>
            <w:tcW w:w="1739" w:type="dxa"/>
            <w:tcBorders>
              <w:top w:val="single" w:sz="4" w:space="0" w:color="000000"/>
              <w:left w:val="single" w:sz="4" w:space="0" w:color="000000"/>
              <w:bottom w:val="single" w:sz="4" w:space="0" w:color="000000"/>
              <w:right w:val="single" w:sz="4" w:space="0" w:color="000000"/>
            </w:tcBorders>
          </w:tcPr>
          <w:p w14:paraId="590CC07A" w14:textId="77777777" w:rsidR="007B434C" w:rsidRDefault="00AF7DB6">
            <w:pPr>
              <w:jc w:val="center"/>
              <w:rPr>
                <w:lang w:eastAsia="en-US"/>
              </w:rPr>
            </w:pPr>
            <w:r>
              <w:rPr>
                <w:lang w:eastAsia="en-US"/>
              </w:rPr>
              <w:t>7920</w:t>
            </w:r>
          </w:p>
        </w:tc>
        <w:tc>
          <w:tcPr>
            <w:tcW w:w="1723" w:type="dxa"/>
            <w:tcBorders>
              <w:top w:val="single" w:sz="4" w:space="0" w:color="000000"/>
              <w:left w:val="single" w:sz="4" w:space="0" w:color="000000"/>
              <w:bottom w:val="single" w:sz="4" w:space="0" w:color="000000"/>
              <w:right w:val="single" w:sz="4" w:space="0" w:color="000000"/>
            </w:tcBorders>
          </w:tcPr>
          <w:p w14:paraId="5940DDF6" w14:textId="77777777" w:rsidR="007B434C" w:rsidRDefault="00AF7DB6">
            <w:pPr>
              <w:jc w:val="center"/>
              <w:rPr>
                <w:lang w:eastAsia="en-US"/>
              </w:rPr>
            </w:pPr>
            <w:r>
              <w:rPr>
                <w:lang w:eastAsia="en-US"/>
              </w:rPr>
              <w:t>7832</w:t>
            </w:r>
          </w:p>
        </w:tc>
        <w:tc>
          <w:tcPr>
            <w:tcW w:w="1513" w:type="dxa"/>
            <w:tcBorders>
              <w:top w:val="single" w:sz="4" w:space="0" w:color="000000"/>
              <w:left w:val="single" w:sz="4" w:space="0" w:color="000000"/>
              <w:bottom w:val="single" w:sz="4" w:space="0" w:color="000000"/>
              <w:right w:val="single" w:sz="4" w:space="0" w:color="000000"/>
            </w:tcBorders>
          </w:tcPr>
          <w:p w14:paraId="289017CF" w14:textId="77777777" w:rsidR="007B434C" w:rsidRDefault="00AF7DB6">
            <w:pPr>
              <w:jc w:val="center"/>
              <w:rPr>
                <w:lang w:eastAsia="en-US"/>
              </w:rPr>
            </w:pPr>
            <w:r>
              <w:rPr>
                <w:lang w:eastAsia="en-US"/>
              </w:rPr>
              <w:t>1.11</w:t>
            </w:r>
          </w:p>
        </w:tc>
      </w:tr>
      <w:tr w:rsidR="007B434C" w14:paraId="119D3368" w14:textId="77777777">
        <w:tc>
          <w:tcPr>
            <w:tcW w:w="2130" w:type="dxa"/>
            <w:tcBorders>
              <w:top w:val="single" w:sz="4" w:space="0" w:color="000000"/>
              <w:left w:val="single" w:sz="4" w:space="0" w:color="000000"/>
              <w:bottom w:val="single" w:sz="4" w:space="0" w:color="000000"/>
              <w:right w:val="single" w:sz="4" w:space="0" w:color="000000"/>
            </w:tcBorders>
          </w:tcPr>
          <w:p w14:paraId="603B230B" w14:textId="77777777" w:rsidR="007B434C" w:rsidRDefault="00AF7DB6">
            <w:pPr>
              <w:jc w:val="center"/>
              <w:rPr>
                <w:lang w:eastAsia="en-US"/>
              </w:rPr>
            </w:pPr>
            <w:r>
              <w:rPr>
                <w:lang w:eastAsia="en-US"/>
              </w:rPr>
              <w:t>2022</w:t>
            </w:r>
          </w:p>
        </w:tc>
        <w:tc>
          <w:tcPr>
            <w:tcW w:w="1615" w:type="dxa"/>
            <w:tcBorders>
              <w:top w:val="single" w:sz="4" w:space="0" w:color="000000"/>
              <w:left w:val="single" w:sz="4" w:space="0" w:color="000000"/>
              <w:bottom w:val="single" w:sz="4" w:space="0" w:color="000000"/>
              <w:right w:val="single" w:sz="4" w:space="0" w:color="000000"/>
            </w:tcBorders>
          </w:tcPr>
          <w:p w14:paraId="57BC5481" w14:textId="77777777" w:rsidR="007B434C" w:rsidRDefault="00AF7DB6">
            <w:pPr>
              <w:jc w:val="center"/>
              <w:rPr>
                <w:lang w:eastAsia="en-US"/>
              </w:rPr>
            </w:pPr>
            <w:r>
              <w:rPr>
                <w:lang w:eastAsia="en-US"/>
              </w:rPr>
              <w:t>Maio</w:t>
            </w:r>
          </w:p>
        </w:tc>
        <w:tc>
          <w:tcPr>
            <w:tcW w:w="1739" w:type="dxa"/>
            <w:tcBorders>
              <w:top w:val="single" w:sz="4" w:space="0" w:color="000000"/>
              <w:left w:val="single" w:sz="4" w:space="0" w:color="000000"/>
              <w:bottom w:val="single" w:sz="4" w:space="0" w:color="000000"/>
              <w:right w:val="single" w:sz="4" w:space="0" w:color="000000"/>
            </w:tcBorders>
          </w:tcPr>
          <w:p w14:paraId="6F02CE33" w14:textId="77777777" w:rsidR="007B434C" w:rsidRDefault="00AF7DB6">
            <w:pPr>
              <w:jc w:val="center"/>
              <w:rPr>
                <w:lang w:eastAsia="en-US"/>
              </w:rPr>
            </w:pPr>
            <w:r>
              <w:rPr>
                <w:lang w:eastAsia="en-US"/>
              </w:rPr>
              <w:t>8184</w:t>
            </w:r>
          </w:p>
        </w:tc>
        <w:tc>
          <w:tcPr>
            <w:tcW w:w="1723" w:type="dxa"/>
            <w:tcBorders>
              <w:top w:val="single" w:sz="4" w:space="0" w:color="000000"/>
              <w:left w:val="single" w:sz="4" w:space="0" w:color="000000"/>
              <w:bottom w:val="single" w:sz="4" w:space="0" w:color="000000"/>
              <w:right w:val="single" w:sz="4" w:space="0" w:color="000000"/>
            </w:tcBorders>
          </w:tcPr>
          <w:p w14:paraId="59AD6599" w14:textId="77777777" w:rsidR="007B434C" w:rsidRDefault="00AF7DB6">
            <w:pPr>
              <w:jc w:val="center"/>
              <w:rPr>
                <w:lang w:eastAsia="en-US"/>
              </w:rPr>
            </w:pPr>
            <w:r>
              <w:rPr>
                <w:lang w:eastAsia="en-US"/>
              </w:rPr>
              <w:t>7942</w:t>
            </w:r>
          </w:p>
        </w:tc>
        <w:tc>
          <w:tcPr>
            <w:tcW w:w="1513" w:type="dxa"/>
            <w:tcBorders>
              <w:top w:val="single" w:sz="4" w:space="0" w:color="000000"/>
              <w:left w:val="single" w:sz="4" w:space="0" w:color="000000"/>
              <w:bottom w:val="single" w:sz="4" w:space="0" w:color="000000"/>
              <w:right w:val="single" w:sz="4" w:space="0" w:color="000000"/>
            </w:tcBorders>
          </w:tcPr>
          <w:p w14:paraId="6C1F8E26" w14:textId="77777777" w:rsidR="007B434C" w:rsidRDefault="00AF7DB6">
            <w:pPr>
              <w:jc w:val="center"/>
              <w:rPr>
                <w:lang w:eastAsia="en-US"/>
              </w:rPr>
            </w:pPr>
            <w:r>
              <w:rPr>
                <w:lang w:eastAsia="en-US"/>
              </w:rPr>
              <w:t>2.96</w:t>
            </w:r>
          </w:p>
        </w:tc>
      </w:tr>
      <w:tr w:rsidR="007B434C" w14:paraId="787045F6" w14:textId="77777777">
        <w:tc>
          <w:tcPr>
            <w:tcW w:w="2130" w:type="dxa"/>
            <w:tcBorders>
              <w:top w:val="single" w:sz="4" w:space="0" w:color="000000"/>
              <w:left w:val="single" w:sz="4" w:space="0" w:color="000000"/>
              <w:bottom w:val="single" w:sz="4" w:space="0" w:color="000000"/>
              <w:right w:val="single" w:sz="4" w:space="0" w:color="000000"/>
            </w:tcBorders>
          </w:tcPr>
          <w:p w14:paraId="56C9C9F6" w14:textId="77777777" w:rsidR="007B434C" w:rsidRDefault="00AF7DB6">
            <w:pPr>
              <w:jc w:val="center"/>
              <w:rPr>
                <w:lang w:eastAsia="en-US"/>
              </w:rPr>
            </w:pPr>
            <w:r>
              <w:rPr>
                <w:lang w:eastAsia="en-US"/>
              </w:rPr>
              <w:t>2022</w:t>
            </w:r>
          </w:p>
        </w:tc>
        <w:tc>
          <w:tcPr>
            <w:tcW w:w="1615" w:type="dxa"/>
            <w:tcBorders>
              <w:top w:val="single" w:sz="4" w:space="0" w:color="000000"/>
              <w:left w:val="single" w:sz="4" w:space="0" w:color="000000"/>
              <w:bottom w:val="single" w:sz="4" w:space="0" w:color="000000"/>
              <w:right w:val="single" w:sz="4" w:space="0" w:color="000000"/>
            </w:tcBorders>
          </w:tcPr>
          <w:p w14:paraId="1655D084" w14:textId="77777777" w:rsidR="007B434C" w:rsidRDefault="00AF7DB6">
            <w:pPr>
              <w:jc w:val="center"/>
              <w:rPr>
                <w:lang w:eastAsia="en-US"/>
              </w:rPr>
            </w:pPr>
            <w:r>
              <w:rPr>
                <w:lang w:eastAsia="en-US"/>
              </w:rPr>
              <w:t>Junho</w:t>
            </w:r>
          </w:p>
        </w:tc>
        <w:tc>
          <w:tcPr>
            <w:tcW w:w="1739" w:type="dxa"/>
            <w:tcBorders>
              <w:top w:val="single" w:sz="4" w:space="0" w:color="000000"/>
              <w:left w:val="single" w:sz="4" w:space="0" w:color="000000"/>
              <w:bottom w:val="single" w:sz="4" w:space="0" w:color="000000"/>
              <w:right w:val="single" w:sz="4" w:space="0" w:color="000000"/>
            </w:tcBorders>
          </w:tcPr>
          <w:p w14:paraId="752D0BE0" w14:textId="77777777" w:rsidR="007B434C" w:rsidRDefault="00AF7DB6">
            <w:pPr>
              <w:jc w:val="center"/>
              <w:rPr>
                <w:lang w:eastAsia="en-US"/>
              </w:rPr>
            </w:pPr>
            <w:r>
              <w:rPr>
                <w:lang w:eastAsia="en-US"/>
              </w:rPr>
              <w:t>7920</w:t>
            </w:r>
          </w:p>
        </w:tc>
        <w:tc>
          <w:tcPr>
            <w:tcW w:w="1723" w:type="dxa"/>
            <w:tcBorders>
              <w:top w:val="single" w:sz="4" w:space="0" w:color="000000"/>
              <w:left w:val="single" w:sz="4" w:space="0" w:color="000000"/>
              <w:bottom w:val="single" w:sz="4" w:space="0" w:color="000000"/>
              <w:right w:val="single" w:sz="4" w:space="0" w:color="000000"/>
            </w:tcBorders>
          </w:tcPr>
          <w:p w14:paraId="5C2D8BDB" w14:textId="77777777" w:rsidR="007B434C" w:rsidRDefault="00AF7DB6">
            <w:pPr>
              <w:jc w:val="center"/>
              <w:rPr>
                <w:lang w:eastAsia="en-US"/>
              </w:rPr>
            </w:pPr>
            <w:r>
              <w:rPr>
                <w:lang w:eastAsia="en-US"/>
              </w:rPr>
              <w:t>7920</w:t>
            </w:r>
          </w:p>
        </w:tc>
        <w:tc>
          <w:tcPr>
            <w:tcW w:w="1513" w:type="dxa"/>
            <w:tcBorders>
              <w:top w:val="single" w:sz="4" w:space="0" w:color="000000"/>
              <w:left w:val="single" w:sz="4" w:space="0" w:color="000000"/>
              <w:bottom w:val="single" w:sz="4" w:space="0" w:color="000000"/>
              <w:right w:val="single" w:sz="4" w:space="0" w:color="000000"/>
            </w:tcBorders>
          </w:tcPr>
          <w:p w14:paraId="5A5B3795" w14:textId="77777777" w:rsidR="007B434C" w:rsidRDefault="00AF7DB6">
            <w:pPr>
              <w:jc w:val="center"/>
              <w:rPr>
                <w:lang w:eastAsia="en-US"/>
              </w:rPr>
            </w:pPr>
            <w:r>
              <w:rPr>
                <w:lang w:eastAsia="en-US"/>
              </w:rPr>
              <w:t>0.00</w:t>
            </w:r>
          </w:p>
        </w:tc>
      </w:tr>
      <w:tr w:rsidR="007B434C" w14:paraId="0FE7DB9D" w14:textId="77777777">
        <w:tc>
          <w:tcPr>
            <w:tcW w:w="2130" w:type="dxa"/>
            <w:tcBorders>
              <w:top w:val="single" w:sz="4" w:space="0" w:color="000000"/>
              <w:left w:val="single" w:sz="4" w:space="0" w:color="000000"/>
              <w:bottom w:val="single" w:sz="4" w:space="0" w:color="000000"/>
              <w:right w:val="single" w:sz="4" w:space="0" w:color="000000"/>
            </w:tcBorders>
          </w:tcPr>
          <w:p w14:paraId="0638F1B8" w14:textId="77777777" w:rsidR="007B434C" w:rsidRDefault="00AF7DB6">
            <w:pPr>
              <w:jc w:val="center"/>
              <w:rPr>
                <w:lang w:eastAsia="en-US"/>
              </w:rPr>
            </w:pPr>
            <w:r>
              <w:rPr>
                <w:lang w:eastAsia="en-US"/>
              </w:rPr>
              <w:t>2022</w:t>
            </w:r>
          </w:p>
        </w:tc>
        <w:tc>
          <w:tcPr>
            <w:tcW w:w="1615" w:type="dxa"/>
            <w:tcBorders>
              <w:top w:val="single" w:sz="4" w:space="0" w:color="000000"/>
              <w:left w:val="single" w:sz="4" w:space="0" w:color="000000"/>
              <w:bottom w:val="single" w:sz="4" w:space="0" w:color="000000"/>
              <w:right w:val="single" w:sz="4" w:space="0" w:color="000000"/>
            </w:tcBorders>
          </w:tcPr>
          <w:p w14:paraId="519DE35A" w14:textId="77777777" w:rsidR="007B434C" w:rsidRDefault="00AF7DB6">
            <w:pPr>
              <w:jc w:val="center"/>
              <w:rPr>
                <w:lang w:eastAsia="en-US"/>
              </w:rPr>
            </w:pPr>
            <w:r>
              <w:rPr>
                <w:lang w:eastAsia="en-US"/>
              </w:rPr>
              <w:t>Julho</w:t>
            </w:r>
          </w:p>
        </w:tc>
        <w:tc>
          <w:tcPr>
            <w:tcW w:w="1739" w:type="dxa"/>
            <w:tcBorders>
              <w:top w:val="single" w:sz="4" w:space="0" w:color="000000"/>
              <w:left w:val="single" w:sz="4" w:space="0" w:color="000000"/>
              <w:bottom w:val="single" w:sz="4" w:space="0" w:color="000000"/>
              <w:right w:val="single" w:sz="4" w:space="0" w:color="000000"/>
            </w:tcBorders>
          </w:tcPr>
          <w:p w14:paraId="3127E6C9" w14:textId="77777777" w:rsidR="007B434C" w:rsidRDefault="00AF7DB6">
            <w:pPr>
              <w:tabs>
                <w:tab w:val="left" w:pos="1305"/>
              </w:tabs>
              <w:jc w:val="center"/>
              <w:rPr>
                <w:lang w:eastAsia="en-US"/>
              </w:rPr>
            </w:pPr>
            <w:r>
              <w:rPr>
                <w:lang w:eastAsia="en-US"/>
              </w:rPr>
              <w:t>8184</w:t>
            </w:r>
          </w:p>
        </w:tc>
        <w:tc>
          <w:tcPr>
            <w:tcW w:w="1723" w:type="dxa"/>
            <w:tcBorders>
              <w:top w:val="single" w:sz="4" w:space="0" w:color="000000"/>
              <w:left w:val="single" w:sz="4" w:space="0" w:color="000000"/>
              <w:bottom w:val="single" w:sz="4" w:space="0" w:color="000000"/>
              <w:right w:val="single" w:sz="4" w:space="0" w:color="000000"/>
            </w:tcBorders>
          </w:tcPr>
          <w:p w14:paraId="62CD86DB" w14:textId="77777777" w:rsidR="007B434C" w:rsidRDefault="00AF7DB6">
            <w:pPr>
              <w:jc w:val="center"/>
              <w:rPr>
                <w:lang w:eastAsia="en-US"/>
              </w:rPr>
            </w:pPr>
            <w:r>
              <w:rPr>
                <w:lang w:eastAsia="en-US"/>
              </w:rPr>
              <w:t>8184</w:t>
            </w:r>
          </w:p>
        </w:tc>
        <w:tc>
          <w:tcPr>
            <w:tcW w:w="1513" w:type="dxa"/>
            <w:tcBorders>
              <w:top w:val="single" w:sz="4" w:space="0" w:color="000000"/>
              <w:left w:val="single" w:sz="4" w:space="0" w:color="000000"/>
              <w:bottom w:val="single" w:sz="4" w:space="0" w:color="000000"/>
              <w:right w:val="single" w:sz="4" w:space="0" w:color="000000"/>
            </w:tcBorders>
          </w:tcPr>
          <w:p w14:paraId="01BB7799" w14:textId="77777777" w:rsidR="007B434C" w:rsidRDefault="00AF7DB6">
            <w:pPr>
              <w:jc w:val="center"/>
              <w:rPr>
                <w:lang w:eastAsia="en-US"/>
              </w:rPr>
            </w:pPr>
            <w:r>
              <w:rPr>
                <w:lang w:eastAsia="en-US"/>
              </w:rPr>
              <w:t>0.00</w:t>
            </w:r>
          </w:p>
        </w:tc>
      </w:tr>
      <w:tr w:rsidR="007B434C" w14:paraId="74747B23" w14:textId="77777777">
        <w:tc>
          <w:tcPr>
            <w:tcW w:w="2130" w:type="dxa"/>
            <w:tcBorders>
              <w:top w:val="single" w:sz="4" w:space="0" w:color="000000"/>
              <w:left w:val="single" w:sz="4" w:space="0" w:color="000000"/>
              <w:bottom w:val="single" w:sz="4" w:space="0" w:color="000000"/>
              <w:right w:val="single" w:sz="4" w:space="0" w:color="000000"/>
            </w:tcBorders>
          </w:tcPr>
          <w:p w14:paraId="4CE0BDE6" w14:textId="77777777" w:rsidR="007B434C" w:rsidRDefault="00AF7DB6">
            <w:pPr>
              <w:jc w:val="center"/>
              <w:rPr>
                <w:lang w:eastAsia="en-US"/>
              </w:rPr>
            </w:pPr>
            <w:r>
              <w:rPr>
                <w:lang w:eastAsia="en-US"/>
              </w:rPr>
              <w:t>2022</w:t>
            </w:r>
          </w:p>
        </w:tc>
        <w:tc>
          <w:tcPr>
            <w:tcW w:w="1615" w:type="dxa"/>
            <w:tcBorders>
              <w:top w:val="single" w:sz="4" w:space="0" w:color="000000"/>
              <w:left w:val="single" w:sz="4" w:space="0" w:color="000000"/>
              <w:bottom w:val="single" w:sz="4" w:space="0" w:color="000000"/>
              <w:right w:val="single" w:sz="4" w:space="0" w:color="000000"/>
            </w:tcBorders>
          </w:tcPr>
          <w:p w14:paraId="64E2034F" w14:textId="77777777" w:rsidR="007B434C" w:rsidRDefault="00AF7DB6">
            <w:pPr>
              <w:jc w:val="center"/>
              <w:rPr>
                <w:lang w:eastAsia="en-US"/>
              </w:rPr>
            </w:pPr>
            <w:r>
              <w:rPr>
                <w:lang w:eastAsia="en-US"/>
              </w:rPr>
              <w:t>Agosto</w:t>
            </w:r>
          </w:p>
        </w:tc>
        <w:tc>
          <w:tcPr>
            <w:tcW w:w="1739" w:type="dxa"/>
            <w:tcBorders>
              <w:top w:val="single" w:sz="4" w:space="0" w:color="000000"/>
              <w:left w:val="single" w:sz="4" w:space="0" w:color="000000"/>
              <w:bottom w:val="single" w:sz="4" w:space="0" w:color="000000"/>
              <w:right w:val="single" w:sz="4" w:space="0" w:color="000000"/>
            </w:tcBorders>
          </w:tcPr>
          <w:p w14:paraId="4DA5D6F9" w14:textId="77777777" w:rsidR="007B434C" w:rsidRDefault="00AF7DB6">
            <w:pPr>
              <w:jc w:val="center"/>
              <w:rPr>
                <w:lang w:eastAsia="en-US"/>
              </w:rPr>
            </w:pPr>
            <w:r>
              <w:rPr>
                <w:lang w:eastAsia="en-US"/>
              </w:rPr>
              <w:t>8184</w:t>
            </w:r>
          </w:p>
        </w:tc>
        <w:tc>
          <w:tcPr>
            <w:tcW w:w="1723" w:type="dxa"/>
            <w:tcBorders>
              <w:top w:val="single" w:sz="4" w:space="0" w:color="000000"/>
              <w:left w:val="single" w:sz="4" w:space="0" w:color="000000"/>
              <w:bottom w:val="single" w:sz="4" w:space="0" w:color="000000"/>
              <w:right w:val="single" w:sz="4" w:space="0" w:color="000000"/>
            </w:tcBorders>
          </w:tcPr>
          <w:p w14:paraId="6E34F029" w14:textId="77777777" w:rsidR="007B434C" w:rsidRDefault="00AF7DB6">
            <w:pPr>
              <w:jc w:val="center"/>
              <w:rPr>
                <w:lang w:eastAsia="en-US"/>
              </w:rPr>
            </w:pPr>
            <w:r>
              <w:rPr>
                <w:lang w:eastAsia="en-US"/>
              </w:rPr>
              <w:t>8184</w:t>
            </w:r>
          </w:p>
        </w:tc>
        <w:tc>
          <w:tcPr>
            <w:tcW w:w="1513" w:type="dxa"/>
            <w:tcBorders>
              <w:top w:val="single" w:sz="4" w:space="0" w:color="000000"/>
              <w:left w:val="single" w:sz="4" w:space="0" w:color="000000"/>
              <w:bottom w:val="single" w:sz="4" w:space="0" w:color="000000"/>
              <w:right w:val="single" w:sz="4" w:space="0" w:color="000000"/>
            </w:tcBorders>
          </w:tcPr>
          <w:p w14:paraId="7FEE4FB3" w14:textId="77777777" w:rsidR="007B434C" w:rsidRDefault="00AF7DB6">
            <w:pPr>
              <w:jc w:val="center"/>
              <w:rPr>
                <w:lang w:eastAsia="en-US"/>
              </w:rPr>
            </w:pPr>
            <w:r>
              <w:rPr>
                <w:lang w:eastAsia="en-US"/>
              </w:rPr>
              <w:t>0.00</w:t>
            </w:r>
          </w:p>
        </w:tc>
      </w:tr>
      <w:tr w:rsidR="007B434C" w14:paraId="1FF3176D" w14:textId="77777777">
        <w:tc>
          <w:tcPr>
            <w:tcW w:w="2130" w:type="dxa"/>
            <w:tcBorders>
              <w:top w:val="single" w:sz="4" w:space="0" w:color="000000"/>
              <w:left w:val="single" w:sz="4" w:space="0" w:color="000000"/>
              <w:bottom w:val="single" w:sz="4" w:space="0" w:color="000000"/>
              <w:right w:val="single" w:sz="4" w:space="0" w:color="000000"/>
            </w:tcBorders>
          </w:tcPr>
          <w:p w14:paraId="33A4EA52" w14:textId="77777777" w:rsidR="007B434C" w:rsidRDefault="00AF7DB6">
            <w:pPr>
              <w:jc w:val="center"/>
              <w:rPr>
                <w:lang w:eastAsia="en-US"/>
              </w:rPr>
            </w:pPr>
            <w:r>
              <w:rPr>
                <w:lang w:eastAsia="en-US"/>
              </w:rPr>
              <w:t>2022</w:t>
            </w:r>
          </w:p>
        </w:tc>
        <w:tc>
          <w:tcPr>
            <w:tcW w:w="1615" w:type="dxa"/>
            <w:tcBorders>
              <w:top w:val="single" w:sz="4" w:space="0" w:color="000000"/>
              <w:left w:val="single" w:sz="4" w:space="0" w:color="000000"/>
              <w:bottom w:val="single" w:sz="4" w:space="0" w:color="000000"/>
              <w:right w:val="single" w:sz="4" w:space="0" w:color="000000"/>
            </w:tcBorders>
          </w:tcPr>
          <w:p w14:paraId="58BE2853" w14:textId="77777777" w:rsidR="007B434C" w:rsidRDefault="00AF7DB6">
            <w:pPr>
              <w:jc w:val="center"/>
              <w:rPr>
                <w:lang w:eastAsia="en-US"/>
              </w:rPr>
            </w:pPr>
            <w:r>
              <w:rPr>
                <w:lang w:eastAsia="en-US"/>
              </w:rPr>
              <w:t>Setembro</w:t>
            </w:r>
          </w:p>
        </w:tc>
        <w:tc>
          <w:tcPr>
            <w:tcW w:w="1739" w:type="dxa"/>
            <w:tcBorders>
              <w:top w:val="single" w:sz="4" w:space="0" w:color="000000"/>
              <w:left w:val="single" w:sz="4" w:space="0" w:color="000000"/>
              <w:bottom w:val="single" w:sz="4" w:space="0" w:color="000000"/>
              <w:right w:val="single" w:sz="4" w:space="0" w:color="000000"/>
            </w:tcBorders>
          </w:tcPr>
          <w:p w14:paraId="121DDE82" w14:textId="77777777" w:rsidR="007B434C" w:rsidRDefault="00AF7DB6">
            <w:pPr>
              <w:jc w:val="center"/>
              <w:rPr>
                <w:lang w:eastAsia="en-US"/>
              </w:rPr>
            </w:pPr>
            <w:r>
              <w:rPr>
                <w:lang w:eastAsia="en-US"/>
              </w:rPr>
              <w:t>7920</w:t>
            </w:r>
          </w:p>
        </w:tc>
        <w:tc>
          <w:tcPr>
            <w:tcW w:w="1723" w:type="dxa"/>
            <w:tcBorders>
              <w:top w:val="single" w:sz="4" w:space="0" w:color="000000"/>
              <w:left w:val="single" w:sz="4" w:space="0" w:color="000000"/>
              <w:bottom w:val="single" w:sz="4" w:space="0" w:color="000000"/>
              <w:right w:val="single" w:sz="4" w:space="0" w:color="000000"/>
            </w:tcBorders>
          </w:tcPr>
          <w:p w14:paraId="1EEDD95A" w14:textId="77777777" w:rsidR="007B434C" w:rsidRDefault="00AF7DB6">
            <w:pPr>
              <w:jc w:val="center"/>
              <w:rPr>
                <w:lang w:eastAsia="en-US"/>
              </w:rPr>
            </w:pPr>
            <w:r>
              <w:rPr>
                <w:lang w:eastAsia="en-US"/>
              </w:rPr>
              <w:t>7788</w:t>
            </w:r>
          </w:p>
        </w:tc>
        <w:tc>
          <w:tcPr>
            <w:tcW w:w="1513" w:type="dxa"/>
            <w:tcBorders>
              <w:top w:val="single" w:sz="4" w:space="0" w:color="000000"/>
              <w:left w:val="single" w:sz="4" w:space="0" w:color="000000"/>
              <w:bottom w:val="single" w:sz="4" w:space="0" w:color="000000"/>
              <w:right w:val="single" w:sz="4" w:space="0" w:color="000000"/>
            </w:tcBorders>
          </w:tcPr>
          <w:p w14:paraId="25B8070C" w14:textId="77777777" w:rsidR="007B434C" w:rsidRDefault="00AF7DB6">
            <w:pPr>
              <w:jc w:val="center"/>
              <w:rPr>
                <w:lang w:eastAsia="en-US"/>
              </w:rPr>
            </w:pPr>
            <w:r>
              <w:rPr>
                <w:lang w:eastAsia="en-US"/>
              </w:rPr>
              <w:t>1.66</w:t>
            </w:r>
          </w:p>
        </w:tc>
      </w:tr>
      <w:tr w:rsidR="007B434C" w14:paraId="322BF0F7" w14:textId="77777777">
        <w:tc>
          <w:tcPr>
            <w:tcW w:w="2130" w:type="dxa"/>
            <w:tcBorders>
              <w:top w:val="single" w:sz="4" w:space="0" w:color="000000"/>
              <w:left w:val="single" w:sz="4" w:space="0" w:color="000000"/>
              <w:bottom w:val="single" w:sz="4" w:space="0" w:color="000000"/>
              <w:right w:val="single" w:sz="4" w:space="0" w:color="000000"/>
            </w:tcBorders>
          </w:tcPr>
          <w:p w14:paraId="4BD66FB0" w14:textId="77777777" w:rsidR="007B434C" w:rsidRDefault="00AF7DB6">
            <w:pPr>
              <w:jc w:val="center"/>
              <w:rPr>
                <w:lang w:eastAsia="en-US"/>
              </w:rPr>
            </w:pPr>
            <w:r>
              <w:rPr>
                <w:lang w:eastAsia="en-US"/>
              </w:rPr>
              <w:t>2022</w:t>
            </w:r>
          </w:p>
        </w:tc>
        <w:tc>
          <w:tcPr>
            <w:tcW w:w="1615" w:type="dxa"/>
            <w:tcBorders>
              <w:top w:val="single" w:sz="4" w:space="0" w:color="000000"/>
              <w:left w:val="single" w:sz="4" w:space="0" w:color="000000"/>
              <w:bottom w:val="single" w:sz="4" w:space="0" w:color="000000"/>
              <w:right w:val="single" w:sz="4" w:space="0" w:color="000000"/>
            </w:tcBorders>
          </w:tcPr>
          <w:p w14:paraId="7C878A86" w14:textId="77777777" w:rsidR="007B434C" w:rsidRDefault="00AF7DB6">
            <w:pPr>
              <w:jc w:val="center"/>
              <w:rPr>
                <w:lang w:eastAsia="en-US"/>
              </w:rPr>
            </w:pPr>
            <w:r>
              <w:rPr>
                <w:lang w:eastAsia="en-US"/>
              </w:rPr>
              <w:t>Outubro</w:t>
            </w:r>
          </w:p>
        </w:tc>
        <w:tc>
          <w:tcPr>
            <w:tcW w:w="1739" w:type="dxa"/>
            <w:tcBorders>
              <w:top w:val="single" w:sz="4" w:space="0" w:color="000000"/>
              <w:left w:val="single" w:sz="4" w:space="0" w:color="000000"/>
              <w:bottom w:val="single" w:sz="4" w:space="0" w:color="000000"/>
              <w:right w:val="single" w:sz="4" w:space="0" w:color="000000"/>
            </w:tcBorders>
          </w:tcPr>
          <w:p w14:paraId="76DA43D7" w14:textId="77777777" w:rsidR="007B434C" w:rsidRDefault="00AF7DB6">
            <w:pPr>
              <w:jc w:val="center"/>
              <w:rPr>
                <w:lang w:eastAsia="en-US"/>
              </w:rPr>
            </w:pPr>
            <w:r>
              <w:rPr>
                <w:lang w:eastAsia="en-US"/>
              </w:rPr>
              <w:t>8184</w:t>
            </w:r>
          </w:p>
        </w:tc>
        <w:tc>
          <w:tcPr>
            <w:tcW w:w="1723" w:type="dxa"/>
            <w:tcBorders>
              <w:top w:val="single" w:sz="4" w:space="0" w:color="000000"/>
              <w:left w:val="single" w:sz="4" w:space="0" w:color="000000"/>
              <w:bottom w:val="single" w:sz="4" w:space="0" w:color="000000"/>
              <w:right w:val="single" w:sz="4" w:space="0" w:color="000000"/>
            </w:tcBorders>
          </w:tcPr>
          <w:p w14:paraId="2E699767" w14:textId="77777777" w:rsidR="007B434C" w:rsidRDefault="00AF7DB6">
            <w:pPr>
              <w:jc w:val="center"/>
              <w:rPr>
                <w:lang w:eastAsia="en-US"/>
              </w:rPr>
            </w:pPr>
            <w:r>
              <w:rPr>
                <w:lang w:eastAsia="en-US"/>
              </w:rPr>
              <w:t>7436</w:t>
            </w:r>
          </w:p>
        </w:tc>
        <w:tc>
          <w:tcPr>
            <w:tcW w:w="1513" w:type="dxa"/>
            <w:tcBorders>
              <w:top w:val="single" w:sz="4" w:space="0" w:color="000000"/>
              <w:left w:val="single" w:sz="4" w:space="0" w:color="000000"/>
              <w:bottom w:val="single" w:sz="4" w:space="0" w:color="000000"/>
              <w:right w:val="single" w:sz="4" w:space="0" w:color="000000"/>
            </w:tcBorders>
          </w:tcPr>
          <w:p w14:paraId="23E20D7B" w14:textId="77777777" w:rsidR="007B434C" w:rsidRDefault="00AF7DB6">
            <w:pPr>
              <w:jc w:val="center"/>
              <w:rPr>
                <w:lang w:eastAsia="en-US"/>
              </w:rPr>
            </w:pPr>
            <w:r>
              <w:rPr>
                <w:lang w:eastAsia="en-US"/>
              </w:rPr>
              <w:t>9.14</w:t>
            </w:r>
          </w:p>
        </w:tc>
      </w:tr>
      <w:tr w:rsidR="007B434C" w14:paraId="25102C33" w14:textId="77777777">
        <w:tc>
          <w:tcPr>
            <w:tcW w:w="2130" w:type="dxa"/>
            <w:tcBorders>
              <w:top w:val="single" w:sz="4" w:space="0" w:color="000000"/>
              <w:left w:val="single" w:sz="4" w:space="0" w:color="000000"/>
              <w:bottom w:val="single" w:sz="4" w:space="0" w:color="000000"/>
              <w:right w:val="single" w:sz="4" w:space="0" w:color="000000"/>
            </w:tcBorders>
          </w:tcPr>
          <w:p w14:paraId="5AC7FFEE" w14:textId="77777777" w:rsidR="007B434C" w:rsidRDefault="00AF7DB6">
            <w:pPr>
              <w:jc w:val="center"/>
              <w:rPr>
                <w:lang w:eastAsia="en-US"/>
              </w:rPr>
            </w:pPr>
            <w:r>
              <w:rPr>
                <w:lang w:eastAsia="en-US"/>
              </w:rPr>
              <w:t>2022</w:t>
            </w:r>
          </w:p>
        </w:tc>
        <w:tc>
          <w:tcPr>
            <w:tcW w:w="1615" w:type="dxa"/>
            <w:tcBorders>
              <w:top w:val="single" w:sz="4" w:space="0" w:color="000000"/>
              <w:left w:val="single" w:sz="4" w:space="0" w:color="000000"/>
              <w:bottom w:val="single" w:sz="4" w:space="0" w:color="000000"/>
              <w:right w:val="single" w:sz="4" w:space="0" w:color="000000"/>
            </w:tcBorders>
          </w:tcPr>
          <w:p w14:paraId="45B24340" w14:textId="77777777" w:rsidR="007B434C" w:rsidRDefault="00AF7DB6">
            <w:pPr>
              <w:jc w:val="center"/>
              <w:rPr>
                <w:lang w:eastAsia="en-US"/>
              </w:rPr>
            </w:pPr>
            <w:r>
              <w:rPr>
                <w:lang w:eastAsia="en-US"/>
              </w:rPr>
              <w:t>Novembro</w:t>
            </w:r>
          </w:p>
        </w:tc>
        <w:tc>
          <w:tcPr>
            <w:tcW w:w="1739" w:type="dxa"/>
            <w:tcBorders>
              <w:top w:val="single" w:sz="4" w:space="0" w:color="000000"/>
              <w:left w:val="single" w:sz="4" w:space="0" w:color="000000"/>
              <w:bottom w:val="single" w:sz="4" w:space="0" w:color="000000"/>
              <w:right w:val="single" w:sz="4" w:space="0" w:color="000000"/>
            </w:tcBorders>
          </w:tcPr>
          <w:p w14:paraId="62CAB667" w14:textId="77777777" w:rsidR="007B434C" w:rsidRDefault="00AF7DB6">
            <w:pPr>
              <w:jc w:val="center"/>
              <w:rPr>
                <w:lang w:eastAsia="en-US"/>
              </w:rPr>
            </w:pPr>
            <w:r>
              <w:rPr>
                <w:lang w:eastAsia="en-US"/>
              </w:rPr>
              <w:t>7920</w:t>
            </w:r>
          </w:p>
        </w:tc>
        <w:tc>
          <w:tcPr>
            <w:tcW w:w="1723" w:type="dxa"/>
            <w:tcBorders>
              <w:top w:val="single" w:sz="4" w:space="0" w:color="000000"/>
              <w:left w:val="single" w:sz="4" w:space="0" w:color="000000"/>
              <w:bottom w:val="single" w:sz="4" w:space="0" w:color="000000"/>
              <w:right w:val="single" w:sz="4" w:space="0" w:color="000000"/>
            </w:tcBorders>
          </w:tcPr>
          <w:p w14:paraId="15C48A8D" w14:textId="77777777" w:rsidR="007B434C" w:rsidRDefault="00AF7DB6">
            <w:pPr>
              <w:jc w:val="center"/>
              <w:rPr>
                <w:lang w:eastAsia="en-US"/>
              </w:rPr>
            </w:pPr>
            <w:r>
              <w:rPr>
                <w:lang w:eastAsia="en-US"/>
              </w:rPr>
              <w:t>7535</w:t>
            </w:r>
          </w:p>
        </w:tc>
        <w:tc>
          <w:tcPr>
            <w:tcW w:w="1513" w:type="dxa"/>
            <w:tcBorders>
              <w:top w:val="single" w:sz="4" w:space="0" w:color="000000"/>
              <w:left w:val="single" w:sz="4" w:space="0" w:color="000000"/>
              <w:bottom w:val="single" w:sz="4" w:space="0" w:color="000000"/>
              <w:right w:val="single" w:sz="4" w:space="0" w:color="000000"/>
            </w:tcBorders>
          </w:tcPr>
          <w:p w14:paraId="300403BD" w14:textId="77777777" w:rsidR="007B434C" w:rsidRDefault="00AF7DB6">
            <w:pPr>
              <w:jc w:val="center"/>
              <w:rPr>
                <w:lang w:eastAsia="en-US"/>
              </w:rPr>
            </w:pPr>
            <w:r>
              <w:rPr>
                <w:lang w:eastAsia="en-US"/>
              </w:rPr>
              <w:t>4.86</w:t>
            </w:r>
          </w:p>
        </w:tc>
      </w:tr>
      <w:tr w:rsidR="007B434C" w14:paraId="1324D01E" w14:textId="77777777">
        <w:tc>
          <w:tcPr>
            <w:tcW w:w="2130" w:type="dxa"/>
            <w:tcBorders>
              <w:top w:val="single" w:sz="4" w:space="0" w:color="000000"/>
              <w:left w:val="single" w:sz="4" w:space="0" w:color="000000"/>
              <w:bottom w:val="single" w:sz="4" w:space="0" w:color="000000"/>
              <w:right w:val="single" w:sz="4" w:space="0" w:color="000000"/>
            </w:tcBorders>
          </w:tcPr>
          <w:p w14:paraId="787C5F64" w14:textId="77777777" w:rsidR="007B434C" w:rsidRDefault="00AF7DB6">
            <w:pPr>
              <w:jc w:val="center"/>
              <w:rPr>
                <w:lang w:eastAsia="en-US"/>
              </w:rPr>
            </w:pPr>
            <w:r>
              <w:rPr>
                <w:lang w:eastAsia="en-US"/>
              </w:rPr>
              <w:t>2022</w:t>
            </w:r>
          </w:p>
        </w:tc>
        <w:tc>
          <w:tcPr>
            <w:tcW w:w="1615" w:type="dxa"/>
            <w:tcBorders>
              <w:top w:val="single" w:sz="4" w:space="0" w:color="000000"/>
              <w:left w:val="single" w:sz="4" w:space="0" w:color="000000"/>
              <w:bottom w:val="single" w:sz="4" w:space="0" w:color="000000"/>
              <w:right w:val="single" w:sz="4" w:space="0" w:color="000000"/>
            </w:tcBorders>
          </w:tcPr>
          <w:p w14:paraId="56646860" w14:textId="77777777" w:rsidR="007B434C" w:rsidRDefault="00AF7DB6">
            <w:pPr>
              <w:jc w:val="center"/>
              <w:rPr>
                <w:lang w:eastAsia="en-US"/>
              </w:rPr>
            </w:pPr>
            <w:r>
              <w:rPr>
                <w:lang w:eastAsia="en-US"/>
              </w:rPr>
              <w:t>Dezembro</w:t>
            </w:r>
          </w:p>
        </w:tc>
        <w:tc>
          <w:tcPr>
            <w:tcW w:w="1739" w:type="dxa"/>
            <w:tcBorders>
              <w:top w:val="single" w:sz="4" w:space="0" w:color="000000"/>
              <w:left w:val="single" w:sz="4" w:space="0" w:color="000000"/>
              <w:bottom w:val="single" w:sz="4" w:space="0" w:color="000000"/>
              <w:right w:val="single" w:sz="4" w:space="0" w:color="000000"/>
            </w:tcBorders>
          </w:tcPr>
          <w:p w14:paraId="65051E30" w14:textId="77777777" w:rsidR="007B434C" w:rsidRDefault="00AF7DB6">
            <w:pPr>
              <w:jc w:val="center"/>
              <w:rPr>
                <w:lang w:eastAsia="en-US"/>
              </w:rPr>
            </w:pPr>
            <w:r>
              <w:rPr>
                <w:lang w:eastAsia="en-US"/>
              </w:rPr>
              <w:t>8184</w:t>
            </w:r>
          </w:p>
        </w:tc>
        <w:tc>
          <w:tcPr>
            <w:tcW w:w="1723" w:type="dxa"/>
            <w:tcBorders>
              <w:top w:val="single" w:sz="4" w:space="0" w:color="000000"/>
              <w:left w:val="single" w:sz="4" w:space="0" w:color="000000"/>
              <w:bottom w:val="single" w:sz="4" w:space="0" w:color="000000"/>
              <w:right w:val="single" w:sz="4" w:space="0" w:color="000000"/>
            </w:tcBorders>
          </w:tcPr>
          <w:p w14:paraId="1064062F" w14:textId="77777777" w:rsidR="007B434C" w:rsidRDefault="00AF7DB6">
            <w:pPr>
              <w:jc w:val="center"/>
              <w:rPr>
                <w:lang w:eastAsia="en-US"/>
              </w:rPr>
            </w:pPr>
            <w:r>
              <w:rPr>
                <w:lang w:eastAsia="en-US"/>
              </w:rPr>
              <w:t>8184</w:t>
            </w:r>
          </w:p>
        </w:tc>
        <w:tc>
          <w:tcPr>
            <w:tcW w:w="1513" w:type="dxa"/>
            <w:tcBorders>
              <w:top w:val="single" w:sz="4" w:space="0" w:color="000000"/>
              <w:left w:val="single" w:sz="4" w:space="0" w:color="000000"/>
              <w:bottom w:val="single" w:sz="4" w:space="0" w:color="000000"/>
              <w:right w:val="single" w:sz="4" w:space="0" w:color="000000"/>
            </w:tcBorders>
          </w:tcPr>
          <w:p w14:paraId="684DFE61" w14:textId="77777777" w:rsidR="007B434C" w:rsidRDefault="00AF7DB6">
            <w:pPr>
              <w:jc w:val="center"/>
              <w:rPr>
                <w:lang w:eastAsia="en-US"/>
              </w:rPr>
            </w:pPr>
            <w:r>
              <w:rPr>
                <w:lang w:eastAsia="en-US"/>
              </w:rPr>
              <w:t>0.00</w:t>
            </w:r>
          </w:p>
        </w:tc>
      </w:tr>
    </w:tbl>
    <w:p w14:paraId="65AA929C" w14:textId="5F912A65" w:rsidR="007B434C" w:rsidRDefault="006E0A2B" w:rsidP="000158E2">
      <w:pPr>
        <w:rPr>
          <w:color w:val="000000"/>
        </w:rPr>
      </w:pPr>
      <w:r>
        <w:rPr>
          <w:noProof/>
        </w:rPr>
        <w:lastRenderedPageBreak/>
        <w:drawing>
          <wp:anchor distT="0" distB="0" distL="114300" distR="114300" simplePos="0" relativeHeight="251711488" behindDoc="0" locked="0" layoutInCell="1" allowOverlap="1" wp14:anchorId="2D16C33E" wp14:editId="35B50ADF">
            <wp:simplePos x="0" y="0"/>
            <wp:positionH relativeFrom="margin">
              <wp:align>right</wp:align>
            </wp:positionH>
            <wp:positionV relativeFrom="paragraph">
              <wp:posOffset>196850</wp:posOffset>
            </wp:positionV>
            <wp:extent cx="5400000" cy="3463200"/>
            <wp:effectExtent l="0" t="0" r="0" b="4445"/>
            <wp:wrapSquare wrapText="bothSides"/>
            <wp:docPr id="1065916074" name="Imagem 3" descr="Uma imagem com texto, captura de ecrã, número,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916074" name="Imagem 3" descr="Uma imagem com texto, captura de ecrã, número, Tipo de letra&#10;&#10;Descrição gerada automaticament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000" cy="3463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BC762A1" w14:textId="3F1CE60E" w:rsidR="007B434C" w:rsidRPr="006E0A2B" w:rsidRDefault="00AF7DB6" w:rsidP="0046128E">
      <w:pPr>
        <w:pStyle w:val="Legenda"/>
      </w:pPr>
      <w:bookmarkStart w:id="124" w:name="_Toc139964942"/>
      <w:r>
        <w:t xml:space="preserve">Figura </w:t>
      </w:r>
      <w:r>
        <w:fldChar w:fldCharType="begin"/>
      </w:r>
      <w:r>
        <w:instrText>SEQ Figura \* ARABIC</w:instrText>
      </w:r>
      <w:r>
        <w:fldChar w:fldCharType="separate"/>
      </w:r>
      <w:r w:rsidR="00331C42">
        <w:rPr>
          <w:noProof/>
        </w:rPr>
        <w:t>2</w:t>
      </w:r>
      <w:r>
        <w:fldChar w:fldCharType="end"/>
      </w:r>
      <w:r>
        <w:t xml:space="preserve"> - Registos Validados vs. Esperados por mês Conjunto 1</w:t>
      </w:r>
      <w:r w:rsidR="000753B8">
        <w:t xml:space="preserve"> mais a diferença</w:t>
      </w:r>
      <w:bookmarkEnd w:id="124"/>
    </w:p>
    <w:p w14:paraId="4F29E489" w14:textId="6EBCBF02" w:rsidR="006E0A2B" w:rsidRDefault="00143AD2">
      <w:pPr>
        <w:rPr>
          <w:color w:val="000000"/>
        </w:rPr>
      </w:pPr>
      <w:r>
        <w:rPr>
          <w:color w:val="000000"/>
        </w:rPr>
        <w:t xml:space="preserve">A figura 3 apresenta </w:t>
      </w:r>
      <w:r w:rsidR="0015175E">
        <w:rPr>
          <w:color w:val="000000"/>
        </w:rPr>
        <w:t>os registos validados em contraste com os esperados</w:t>
      </w:r>
      <w:r w:rsidR="006E0A2B">
        <w:rPr>
          <w:color w:val="000000"/>
        </w:rPr>
        <w:t xml:space="preserve">. Efetivamente, como a frequência dos dados é de 5 min entre setembro de 2021 e janeiro de 2022 consegue se observar uma grande diferença, </w:t>
      </w:r>
      <w:r w:rsidR="00BE1024">
        <w:rPr>
          <w:color w:val="000000"/>
        </w:rPr>
        <w:t>em contrapartida</w:t>
      </w:r>
      <w:r w:rsidR="006E0A2B">
        <w:rPr>
          <w:color w:val="000000"/>
        </w:rPr>
        <w:t xml:space="preserve"> </w:t>
      </w:r>
      <w:r w:rsidR="00BE1024">
        <w:rPr>
          <w:color w:val="000000"/>
        </w:rPr>
        <w:t xml:space="preserve">com </w:t>
      </w:r>
      <w:r w:rsidR="006E0A2B">
        <w:rPr>
          <w:color w:val="000000"/>
        </w:rPr>
        <w:t>abril</w:t>
      </w:r>
      <w:r w:rsidR="00BE1024">
        <w:rPr>
          <w:color w:val="000000"/>
        </w:rPr>
        <w:t xml:space="preserve"> até dezembro</w:t>
      </w:r>
      <w:r w:rsidR="006E0A2B">
        <w:rPr>
          <w:color w:val="000000"/>
        </w:rPr>
        <w:t xml:space="preserve"> de 2022</w:t>
      </w:r>
      <w:r w:rsidR="00BE1024">
        <w:rPr>
          <w:color w:val="000000"/>
        </w:rPr>
        <w:t xml:space="preserve"> onde a frequência permaneceu nos 15 min.</w:t>
      </w:r>
    </w:p>
    <w:p w14:paraId="5A2D56C6" w14:textId="77777777" w:rsidR="007B434C" w:rsidRDefault="00AF7DB6">
      <w:pPr>
        <w:pStyle w:val="Ttulo2"/>
        <w:numPr>
          <w:ilvl w:val="0"/>
          <w:numId w:val="0"/>
        </w:numPr>
        <w:ind w:left="823"/>
        <w:rPr>
          <w:sz w:val="24"/>
          <w:szCs w:val="24"/>
        </w:rPr>
      </w:pPr>
      <w:bookmarkStart w:id="125" w:name="_Toc138324020"/>
      <w:bookmarkStart w:id="126" w:name="_Toc139963564"/>
      <w:r>
        <w:rPr>
          <w:sz w:val="24"/>
          <w:szCs w:val="24"/>
        </w:rPr>
        <w:t>4.3.2. Conjunto 3</w:t>
      </w:r>
      <w:bookmarkEnd w:id="125"/>
      <w:bookmarkEnd w:id="126"/>
    </w:p>
    <w:p w14:paraId="30777642" w14:textId="1D897B3C" w:rsidR="000753B8" w:rsidRPr="000753B8" w:rsidRDefault="000753B8" w:rsidP="000753B8">
      <w:pPr>
        <w:rPr>
          <w:highlight w:val="yellow"/>
        </w:rPr>
      </w:pPr>
      <w:r w:rsidRPr="000753B8">
        <w:t xml:space="preserve">O IPMA desempenha um papel fundamental na compreensão e monitoramento do clima </w:t>
      </w:r>
      <w:r>
        <w:t xml:space="preserve">em Portugal, desta forma </w:t>
      </w:r>
      <w:r w:rsidR="00CC0A60">
        <w:t>disponibilizou um conjunto de dados (conjunto 3) para relacionar o fluxo de tráfego com a ocorrência de pluviosidade</w:t>
      </w:r>
      <w:r w:rsidR="0015175E">
        <w:t>, com uma frequência diária de hora em hora.</w:t>
      </w:r>
    </w:p>
    <w:p w14:paraId="3D0624FC" w14:textId="77777777" w:rsidR="007B434C" w:rsidRDefault="00AF7DB6">
      <w:pPr>
        <w:rPr>
          <w:color w:val="000000"/>
        </w:rPr>
      </w:pPr>
      <w:r>
        <w:t>PGIL_IPMA_METEO_OBS_16.01.2020_a_08.09.2022.csv</w:t>
      </w:r>
    </w:p>
    <w:p w14:paraId="2FC5A6AC" w14:textId="77777777" w:rsidR="007B434C" w:rsidRDefault="00AF7DB6">
      <w:pPr>
        <w:rPr>
          <w:color w:val="000000"/>
        </w:rPr>
      </w:pPr>
      <w:r>
        <w:rPr>
          <w:u w:val="single"/>
        </w:rPr>
        <w:t>Registos</w:t>
      </w:r>
      <w:r>
        <w:t>: 998 206</w:t>
      </w:r>
    </w:p>
    <w:p w14:paraId="4C97E721" w14:textId="77777777" w:rsidR="007B434C" w:rsidRDefault="00AF7DB6">
      <w:pPr>
        <w:rPr>
          <w:color w:val="000000"/>
        </w:rPr>
      </w:pPr>
      <w:r>
        <w:rPr>
          <w:u w:val="single"/>
        </w:rPr>
        <w:t>Datas Registadas</w:t>
      </w:r>
      <w:r>
        <w:t>: 16/01/2020 até 08/09/2022</w:t>
      </w:r>
    </w:p>
    <w:p w14:paraId="7A8AC43C" w14:textId="09888FDF" w:rsidR="007B434C" w:rsidRDefault="00AF7DB6">
      <w:pPr>
        <w:rPr>
          <w:color w:val="000000"/>
        </w:rPr>
      </w:pPr>
      <w:r>
        <w:rPr>
          <w:u w:val="single"/>
        </w:rPr>
        <w:t>Datas. Úteis:</w:t>
      </w:r>
      <w:r>
        <w:t xml:space="preserve"> 14/09/2021 até 08/09/2022</w:t>
      </w:r>
    </w:p>
    <w:p w14:paraId="38973D8A" w14:textId="68D31ABB" w:rsidR="007B434C" w:rsidRDefault="00205BD7">
      <w:pPr>
        <w:rPr>
          <w:color w:val="000000"/>
        </w:rPr>
      </w:pPr>
      <w:r>
        <w:rPr>
          <w:noProof/>
        </w:rPr>
        <w:lastRenderedPageBreak/>
        <w:drawing>
          <wp:anchor distT="0" distB="0" distL="114300" distR="114300" simplePos="0" relativeHeight="251697152" behindDoc="0" locked="0" layoutInCell="1" allowOverlap="1" wp14:anchorId="06928D92" wp14:editId="1C604EA0">
            <wp:simplePos x="0" y="0"/>
            <wp:positionH relativeFrom="margin">
              <wp:align>right</wp:align>
            </wp:positionH>
            <wp:positionV relativeFrom="paragraph">
              <wp:posOffset>1840865</wp:posOffset>
            </wp:positionV>
            <wp:extent cx="5400000" cy="3531600"/>
            <wp:effectExtent l="0" t="0" r="0" b="0"/>
            <wp:wrapSquare wrapText="bothSides"/>
            <wp:docPr id="403965291" name="Imagem 1" descr="Uma imagem com texto, captura de ecrã, diagrama,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965291" name="Imagem 1" descr="Uma imagem com texto, captura de ecrã, diagrama, ecrã&#10;&#10;Descrição gerada automaticament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000" cy="3531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F7DB6">
        <w:t xml:space="preserve">Na verdade, através da aplicação da função </w:t>
      </w:r>
      <w:proofErr w:type="spellStart"/>
      <w:r w:rsidR="00AF7DB6">
        <w:rPr>
          <w:i/>
          <w:iCs/>
        </w:rPr>
        <w:t>drop_duplicates</w:t>
      </w:r>
      <w:proofErr w:type="spellEnd"/>
      <w:r w:rsidR="00AF7DB6">
        <w:t xml:space="preserve"> da biblioteca pandas no ficheiro foram apresentados 931 376 registos com exatamente os mesmos valores, cerca de 93.3%, e, portanto, é suposto o </w:t>
      </w:r>
      <w:proofErr w:type="spellStart"/>
      <w:r w:rsidR="00AF7DB6">
        <w:rPr>
          <w:i/>
          <w:iCs/>
        </w:rPr>
        <w:t>dataset</w:t>
      </w:r>
      <w:proofErr w:type="spellEnd"/>
      <w:r w:rsidR="00AF7DB6">
        <w:t xml:space="preserve"> apresentar 66 830 registos que representem dados úteis para o problema, cerca de 6.7%. No entanto, ainda assim existem dados inconsistentes com valores nulos e incoerentes com o valor -99.0 disposto por várias colunas. De modo que, é necessário dissecar os dados com valores inválidos para a mesma data na mesma estação. Com efeito, após esta dissecação foram validados 45</w:t>
      </w:r>
      <w:ins w:id="127" w:author="Unknown Author" w:date="2023-04-07T15:38:00Z">
        <w:r w:rsidR="00AF7DB6">
          <w:t xml:space="preserve"> </w:t>
        </w:r>
      </w:ins>
      <w:r w:rsidR="00AF7DB6">
        <w:t xml:space="preserve">442 registos, o que representa 4.7% do </w:t>
      </w:r>
      <w:proofErr w:type="spellStart"/>
      <w:r w:rsidR="00AF7DB6">
        <w:rPr>
          <w:i/>
          <w:iCs/>
        </w:rPr>
        <w:t>dataset</w:t>
      </w:r>
      <w:proofErr w:type="spellEnd"/>
      <w:r w:rsidR="00AF7DB6">
        <w:t>.</w:t>
      </w:r>
    </w:p>
    <w:p w14:paraId="08D361E9" w14:textId="5F144160" w:rsidR="007B434C" w:rsidRDefault="00205BD7" w:rsidP="000158E2">
      <w:pPr>
        <w:rPr>
          <w:color w:val="000000"/>
        </w:rPr>
      </w:pPr>
      <w:r w:rsidRPr="00205BD7">
        <w:t xml:space="preserve"> </w:t>
      </w:r>
    </w:p>
    <w:p w14:paraId="305FDEB8" w14:textId="57974155" w:rsidR="007B434C" w:rsidRDefault="00AF7DB6" w:rsidP="0046128E">
      <w:pPr>
        <w:pStyle w:val="Legenda"/>
        <w:rPr>
          <w:color w:val="000000"/>
        </w:rPr>
      </w:pPr>
      <w:bookmarkStart w:id="128" w:name="_Toc139964943"/>
      <w:r>
        <w:t xml:space="preserve">Figura </w:t>
      </w:r>
      <w:r>
        <w:fldChar w:fldCharType="begin"/>
      </w:r>
      <w:r>
        <w:instrText>SEQ Figura \* ARABIC</w:instrText>
      </w:r>
      <w:r>
        <w:fldChar w:fldCharType="separate"/>
      </w:r>
      <w:r w:rsidR="00331C42">
        <w:rPr>
          <w:noProof/>
        </w:rPr>
        <w:t>3</w:t>
      </w:r>
      <w:r>
        <w:fldChar w:fldCharType="end"/>
      </w:r>
      <w:r>
        <w:t xml:space="preserve"> - Diferença Registos Totais e úteis Conjunto 3</w:t>
      </w:r>
      <w:bookmarkEnd w:id="128"/>
    </w:p>
    <w:p w14:paraId="68EFFFB9" w14:textId="77777777" w:rsidR="007B434C" w:rsidRDefault="007B434C">
      <w:pPr>
        <w:rPr>
          <w:color w:val="000000"/>
        </w:rPr>
      </w:pPr>
    </w:p>
    <w:p w14:paraId="08076511" w14:textId="77777777" w:rsidR="002B2FBC" w:rsidRDefault="002B2FBC">
      <w:pPr>
        <w:rPr>
          <w:color w:val="000000"/>
        </w:rPr>
      </w:pPr>
    </w:p>
    <w:p w14:paraId="5431E844" w14:textId="77777777" w:rsidR="002B2FBC" w:rsidRDefault="002B2FBC">
      <w:pPr>
        <w:rPr>
          <w:color w:val="000000"/>
        </w:rPr>
      </w:pPr>
    </w:p>
    <w:p w14:paraId="6B731925" w14:textId="77777777" w:rsidR="002B2FBC" w:rsidRDefault="002B2FBC">
      <w:pPr>
        <w:rPr>
          <w:color w:val="000000"/>
        </w:rPr>
      </w:pPr>
    </w:p>
    <w:p w14:paraId="2E94347C" w14:textId="77777777" w:rsidR="002B2FBC" w:rsidRDefault="002B2FBC">
      <w:pPr>
        <w:rPr>
          <w:color w:val="000000"/>
        </w:rPr>
      </w:pPr>
    </w:p>
    <w:p w14:paraId="65A962EC" w14:textId="77777777" w:rsidR="002B2FBC" w:rsidRDefault="002B2FBC">
      <w:pPr>
        <w:rPr>
          <w:color w:val="000000"/>
        </w:rPr>
      </w:pPr>
    </w:p>
    <w:p w14:paraId="263EEB7E" w14:textId="77777777" w:rsidR="002B2FBC" w:rsidRDefault="002B2FBC">
      <w:pPr>
        <w:rPr>
          <w:color w:val="000000"/>
        </w:rPr>
      </w:pPr>
    </w:p>
    <w:p w14:paraId="3E8DB507" w14:textId="77777777" w:rsidR="000158E2" w:rsidRDefault="000158E2">
      <w:pPr>
        <w:rPr>
          <w:color w:val="000000"/>
        </w:rPr>
      </w:pPr>
    </w:p>
    <w:p w14:paraId="41787556" w14:textId="4D4FE1C7" w:rsidR="000158E2" w:rsidRDefault="000158E2" w:rsidP="0046128E">
      <w:pPr>
        <w:pStyle w:val="Legenda"/>
      </w:pPr>
      <w:bookmarkStart w:id="129" w:name="_Toc139964974"/>
      <w:r>
        <w:lastRenderedPageBreak/>
        <w:t xml:space="preserve">Tabela </w:t>
      </w:r>
      <w:fldSimple w:instr=" SEQ Tabela \* ARABIC ">
        <w:r w:rsidR="00A5379D">
          <w:rPr>
            <w:noProof/>
          </w:rPr>
          <w:t>9</w:t>
        </w:r>
      </w:fldSimple>
      <w:r>
        <w:t xml:space="preserve"> - </w:t>
      </w:r>
      <w:r w:rsidRPr="003D5AEE">
        <w:t>Descrição Geral Conjunto 3 Dados Úteis</w:t>
      </w:r>
      <w:bookmarkEnd w:id="129"/>
    </w:p>
    <w:tbl>
      <w:tblPr>
        <w:tblpPr w:leftFromText="141" w:rightFromText="141" w:vertAnchor="page" w:horzAnchor="page" w:tblpX="208" w:tblpY="2326"/>
        <w:tblW w:w="11749" w:type="dxa"/>
        <w:tblLook w:val="04A0" w:firstRow="1" w:lastRow="0" w:firstColumn="1" w:lastColumn="0" w:noHBand="0" w:noVBand="1"/>
      </w:tblPr>
      <w:tblGrid>
        <w:gridCol w:w="1190"/>
        <w:gridCol w:w="1244"/>
        <w:gridCol w:w="1603"/>
        <w:gridCol w:w="2283"/>
        <w:gridCol w:w="1007"/>
        <w:gridCol w:w="1110"/>
        <w:gridCol w:w="1509"/>
        <w:gridCol w:w="1803"/>
      </w:tblGrid>
      <w:tr w:rsidR="002B2FBC" w14:paraId="40938445" w14:textId="77777777" w:rsidTr="002B2FBC">
        <w:trPr>
          <w:trHeight w:val="991"/>
        </w:trPr>
        <w:tc>
          <w:tcPr>
            <w:tcW w:w="1190" w:type="dxa"/>
            <w:tcBorders>
              <w:top w:val="single" w:sz="4" w:space="0" w:color="000000"/>
              <w:left w:val="single" w:sz="4" w:space="0" w:color="000000"/>
              <w:bottom w:val="single" w:sz="4" w:space="0" w:color="000000"/>
              <w:right w:val="single" w:sz="4" w:space="0" w:color="000000"/>
            </w:tcBorders>
          </w:tcPr>
          <w:p w14:paraId="666BADA4" w14:textId="77777777" w:rsidR="002B2FBC" w:rsidRDefault="002B2FBC" w:rsidP="002B2FBC">
            <w:pPr>
              <w:jc w:val="center"/>
              <w:rPr>
                <w:b/>
                <w:bCs/>
                <w:lang w:eastAsia="en-US"/>
              </w:rPr>
            </w:pPr>
            <w:r>
              <w:rPr>
                <w:b/>
                <w:bCs/>
                <w:lang w:eastAsia="en-US"/>
              </w:rPr>
              <w:t>Variáveis</w:t>
            </w:r>
          </w:p>
        </w:tc>
        <w:tc>
          <w:tcPr>
            <w:tcW w:w="1244" w:type="dxa"/>
            <w:tcBorders>
              <w:top w:val="single" w:sz="4" w:space="0" w:color="000000"/>
              <w:left w:val="single" w:sz="4" w:space="0" w:color="000000"/>
              <w:bottom w:val="single" w:sz="4" w:space="0" w:color="000000"/>
              <w:right w:val="single" w:sz="4" w:space="0" w:color="000000"/>
            </w:tcBorders>
          </w:tcPr>
          <w:p w14:paraId="4BF1648A" w14:textId="77777777" w:rsidR="002B2FBC" w:rsidRDefault="002B2FBC" w:rsidP="002B2FBC">
            <w:pPr>
              <w:jc w:val="center"/>
              <w:rPr>
                <w:b/>
                <w:bCs/>
                <w:lang w:eastAsia="en-US"/>
              </w:rPr>
            </w:pPr>
            <w:r>
              <w:rPr>
                <w:b/>
                <w:bCs/>
                <w:lang w:eastAsia="en-US"/>
              </w:rPr>
              <w:t>humidade</w:t>
            </w:r>
          </w:p>
        </w:tc>
        <w:tc>
          <w:tcPr>
            <w:tcW w:w="1603" w:type="dxa"/>
            <w:tcBorders>
              <w:top w:val="single" w:sz="4" w:space="0" w:color="000000"/>
              <w:left w:val="single" w:sz="4" w:space="0" w:color="000000"/>
              <w:bottom w:val="single" w:sz="4" w:space="0" w:color="000000"/>
              <w:right w:val="single" w:sz="4" w:space="0" w:color="000000"/>
            </w:tcBorders>
          </w:tcPr>
          <w:p w14:paraId="06AAD48F" w14:textId="77777777" w:rsidR="002B2FBC" w:rsidRDefault="002B2FBC" w:rsidP="002B2FBC">
            <w:pPr>
              <w:jc w:val="center"/>
              <w:rPr>
                <w:b/>
                <w:bCs/>
                <w:lang w:eastAsia="en-US"/>
              </w:rPr>
            </w:pPr>
            <w:proofErr w:type="spellStart"/>
            <w:r>
              <w:rPr>
                <w:b/>
                <w:bCs/>
                <w:lang w:eastAsia="en-US"/>
              </w:rPr>
              <w:t>iddireccvento</w:t>
            </w:r>
            <w:proofErr w:type="spellEnd"/>
          </w:p>
        </w:tc>
        <w:tc>
          <w:tcPr>
            <w:tcW w:w="2283" w:type="dxa"/>
            <w:tcBorders>
              <w:top w:val="single" w:sz="4" w:space="0" w:color="000000"/>
              <w:left w:val="single" w:sz="4" w:space="0" w:color="000000"/>
              <w:bottom w:val="single" w:sz="4" w:space="0" w:color="000000"/>
              <w:right w:val="single" w:sz="4" w:space="0" w:color="000000"/>
            </w:tcBorders>
          </w:tcPr>
          <w:p w14:paraId="62A91DEE" w14:textId="77777777" w:rsidR="002B2FBC" w:rsidRDefault="002B2FBC" w:rsidP="002B2FBC">
            <w:pPr>
              <w:jc w:val="center"/>
              <w:rPr>
                <w:b/>
                <w:bCs/>
                <w:szCs w:val="22"/>
                <w:lang w:eastAsia="en-US"/>
              </w:rPr>
            </w:pPr>
            <w:proofErr w:type="spellStart"/>
            <w:r>
              <w:rPr>
                <w:b/>
                <w:bCs/>
                <w:szCs w:val="22"/>
                <w:lang w:eastAsia="en-US"/>
              </w:rPr>
              <w:t>intensidadeventokm</w:t>
            </w:r>
            <w:proofErr w:type="spellEnd"/>
          </w:p>
        </w:tc>
        <w:tc>
          <w:tcPr>
            <w:tcW w:w="1007" w:type="dxa"/>
            <w:tcBorders>
              <w:top w:val="single" w:sz="4" w:space="0" w:color="000000"/>
              <w:left w:val="single" w:sz="4" w:space="0" w:color="000000"/>
              <w:bottom w:val="single" w:sz="4" w:space="0" w:color="000000"/>
              <w:right w:val="single" w:sz="4" w:space="0" w:color="000000"/>
            </w:tcBorders>
          </w:tcPr>
          <w:p w14:paraId="0CEE2535" w14:textId="77777777" w:rsidR="002B2FBC" w:rsidRDefault="002B2FBC" w:rsidP="002B2FBC">
            <w:pPr>
              <w:jc w:val="center"/>
              <w:rPr>
                <w:b/>
                <w:bCs/>
                <w:szCs w:val="22"/>
                <w:lang w:eastAsia="en-US"/>
              </w:rPr>
            </w:pPr>
            <w:proofErr w:type="spellStart"/>
            <w:r>
              <w:rPr>
                <w:b/>
                <w:bCs/>
                <w:szCs w:val="22"/>
                <w:lang w:eastAsia="en-US"/>
              </w:rPr>
              <w:t>pressao</w:t>
            </w:r>
            <w:proofErr w:type="spellEnd"/>
          </w:p>
        </w:tc>
        <w:tc>
          <w:tcPr>
            <w:tcW w:w="1110" w:type="dxa"/>
            <w:tcBorders>
              <w:top w:val="single" w:sz="4" w:space="0" w:color="000000"/>
              <w:left w:val="single" w:sz="4" w:space="0" w:color="000000"/>
              <w:bottom w:val="single" w:sz="4" w:space="0" w:color="000000"/>
              <w:right w:val="single" w:sz="4" w:space="0" w:color="000000"/>
            </w:tcBorders>
          </w:tcPr>
          <w:p w14:paraId="27160B64" w14:textId="77777777" w:rsidR="002B2FBC" w:rsidRDefault="002B2FBC" w:rsidP="002B2FBC">
            <w:pPr>
              <w:jc w:val="center"/>
              <w:rPr>
                <w:b/>
                <w:bCs/>
                <w:szCs w:val="22"/>
                <w:lang w:eastAsia="en-US"/>
              </w:rPr>
            </w:pPr>
            <w:proofErr w:type="spellStart"/>
            <w:r>
              <w:rPr>
                <w:b/>
                <w:bCs/>
                <w:szCs w:val="22"/>
                <w:lang w:eastAsia="en-US"/>
              </w:rPr>
              <w:t>radiacao</w:t>
            </w:r>
            <w:proofErr w:type="spellEnd"/>
          </w:p>
        </w:tc>
        <w:tc>
          <w:tcPr>
            <w:tcW w:w="1509" w:type="dxa"/>
            <w:tcBorders>
              <w:top w:val="single" w:sz="4" w:space="0" w:color="000000"/>
              <w:left w:val="single" w:sz="4" w:space="0" w:color="000000"/>
              <w:bottom w:val="single" w:sz="4" w:space="0" w:color="000000"/>
              <w:right w:val="single" w:sz="4" w:space="0" w:color="000000"/>
            </w:tcBorders>
          </w:tcPr>
          <w:p w14:paraId="13BFCA75" w14:textId="77777777" w:rsidR="002B2FBC" w:rsidRDefault="002B2FBC" w:rsidP="002B2FBC">
            <w:pPr>
              <w:jc w:val="left"/>
              <w:rPr>
                <w:b/>
                <w:bCs/>
                <w:szCs w:val="22"/>
                <w:lang w:eastAsia="en-US"/>
              </w:rPr>
            </w:pPr>
            <w:r>
              <w:rPr>
                <w:b/>
                <w:bCs/>
                <w:szCs w:val="22"/>
                <w:lang w:eastAsia="en-US"/>
              </w:rPr>
              <w:t>temperatura</w:t>
            </w:r>
          </w:p>
        </w:tc>
        <w:tc>
          <w:tcPr>
            <w:tcW w:w="1803" w:type="dxa"/>
            <w:tcBorders>
              <w:top w:val="single" w:sz="4" w:space="0" w:color="000000"/>
              <w:left w:val="single" w:sz="4" w:space="0" w:color="000000"/>
              <w:bottom w:val="single" w:sz="4" w:space="0" w:color="000000"/>
              <w:right w:val="single" w:sz="4" w:space="0" w:color="000000"/>
            </w:tcBorders>
          </w:tcPr>
          <w:p w14:paraId="3FC696C9" w14:textId="77777777" w:rsidR="002B2FBC" w:rsidRDefault="002B2FBC" w:rsidP="002B2FBC">
            <w:pPr>
              <w:jc w:val="center"/>
              <w:rPr>
                <w:b/>
                <w:bCs/>
                <w:szCs w:val="22"/>
                <w:lang w:eastAsia="en-US"/>
              </w:rPr>
            </w:pPr>
            <w:proofErr w:type="spellStart"/>
            <w:r>
              <w:rPr>
                <w:b/>
                <w:bCs/>
                <w:szCs w:val="22"/>
                <w:lang w:eastAsia="en-US"/>
              </w:rPr>
              <w:t>precacumulada</w:t>
            </w:r>
            <w:proofErr w:type="spellEnd"/>
          </w:p>
        </w:tc>
      </w:tr>
      <w:tr w:rsidR="002B2FBC" w14:paraId="5C3C3A1A" w14:textId="77777777" w:rsidTr="002B2FBC">
        <w:tc>
          <w:tcPr>
            <w:tcW w:w="1190" w:type="dxa"/>
            <w:tcBorders>
              <w:top w:val="single" w:sz="4" w:space="0" w:color="000000"/>
              <w:left w:val="single" w:sz="4" w:space="0" w:color="000000"/>
              <w:bottom w:val="single" w:sz="4" w:space="0" w:color="000000"/>
              <w:right w:val="single" w:sz="4" w:space="0" w:color="000000"/>
            </w:tcBorders>
          </w:tcPr>
          <w:p w14:paraId="76463071" w14:textId="77777777" w:rsidR="002B2FBC" w:rsidRDefault="002B2FBC" w:rsidP="002B2FBC">
            <w:pPr>
              <w:jc w:val="center"/>
              <w:rPr>
                <w:rFonts w:ascii="Calibri" w:hAnsi="Calibri" w:cs="Calibri"/>
                <w:lang w:eastAsia="en-US"/>
              </w:rPr>
            </w:pPr>
            <w:r>
              <w:rPr>
                <w:rFonts w:ascii="Calibri" w:hAnsi="Calibri" w:cs="Calibri"/>
                <w:lang w:eastAsia="en-US"/>
              </w:rPr>
              <w:t>Média</w:t>
            </w:r>
          </w:p>
        </w:tc>
        <w:tc>
          <w:tcPr>
            <w:tcW w:w="1244" w:type="dxa"/>
            <w:tcBorders>
              <w:top w:val="single" w:sz="4" w:space="0" w:color="000000"/>
              <w:left w:val="single" w:sz="4" w:space="0" w:color="000000"/>
              <w:bottom w:val="single" w:sz="4" w:space="0" w:color="000000"/>
              <w:right w:val="single" w:sz="4" w:space="0" w:color="000000"/>
            </w:tcBorders>
          </w:tcPr>
          <w:p w14:paraId="7DBD5609" w14:textId="77777777" w:rsidR="002B2FBC" w:rsidRDefault="002B2FBC" w:rsidP="002B2FBC">
            <w:pPr>
              <w:jc w:val="center"/>
              <w:rPr>
                <w:rFonts w:ascii="Calibri" w:hAnsi="Calibri" w:cs="Calibri"/>
                <w:lang w:eastAsia="en-US"/>
              </w:rPr>
            </w:pPr>
            <w:r>
              <w:rPr>
                <w:rFonts w:ascii="Calibri" w:hAnsi="Calibri" w:cs="Calibri"/>
                <w:lang w:eastAsia="en-US"/>
              </w:rPr>
              <w:t>69.38</w:t>
            </w:r>
          </w:p>
        </w:tc>
        <w:tc>
          <w:tcPr>
            <w:tcW w:w="1603" w:type="dxa"/>
            <w:tcBorders>
              <w:top w:val="single" w:sz="4" w:space="0" w:color="000000"/>
              <w:left w:val="single" w:sz="4" w:space="0" w:color="000000"/>
              <w:bottom w:val="single" w:sz="4" w:space="0" w:color="000000"/>
              <w:right w:val="single" w:sz="4" w:space="0" w:color="000000"/>
            </w:tcBorders>
          </w:tcPr>
          <w:p w14:paraId="639A8231" w14:textId="77777777" w:rsidR="002B2FBC" w:rsidRDefault="002B2FBC" w:rsidP="002B2FBC">
            <w:pPr>
              <w:jc w:val="center"/>
              <w:rPr>
                <w:rFonts w:ascii="Calibri" w:hAnsi="Calibri" w:cs="Calibri"/>
                <w:lang w:eastAsia="en-US"/>
              </w:rPr>
            </w:pPr>
            <w:r>
              <w:rPr>
                <w:rFonts w:ascii="Calibri" w:hAnsi="Calibri" w:cs="Calibri"/>
                <w:lang w:eastAsia="en-US"/>
              </w:rPr>
              <w:t>4.25</w:t>
            </w:r>
          </w:p>
        </w:tc>
        <w:tc>
          <w:tcPr>
            <w:tcW w:w="2283" w:type="dxa"/>
            <w:tcBorders>
              <w:top w:val="single" w:sz="4" w:space="0" w:color="000000"/>
              <w:left w:val="single" w:sz="4" w:space="0" w:color="000000"/>
              <w:bottom w:val="single" w:sz="4" w:space="0" w:color="000000"/>
              <w:right w:val="single" w:sz="4" w:space="0" w:color="000000"/>
            </w:tcBorders>
          </w:tcPr>
          <w:p w14:paraId="3981736F" w14:textId="77777777" w:rsidR="002B2FBC" w:rsidRDefault="002B2FBC" w:rsidP="002B2FBC">
            <w:pPr>
              <w:jc w:val="center"/>
              <w:rPr>
                <w:rFonts w:ascii="Calibri" w:hAnsi="Calibri" w:cs="Calibri"/>
                <w:szCs w:val="22"/>
                <w:lang w:eastAsia="en-US"/>
              </w:rPr>
            </w:pPr>
            <w:r>
              <w:rPr>
                <w:rFonts w:ascii="Calibri" w:hAnsi="Calibri" w:cs="Calibri"/>
                <w:szCs w:val="22"/>
                <w:lang w:eastAsia="en-US"/>
              </w:rPr>
              <w:t>-13.19</w:t>
            </w:r>
          </w:p>
        </w:tc>
        <w:tc>
          <w:tcPr>
            <w:tcW w:w="1007" w:type="dxa"/>
            <w:tcBorders>
              <w:top w:val="single" w:sz="4" w:space="0" w:color="000000"/>
              <w:left w:val="single" w:sz="4" w:space="0" w:color="000000"/>
              <w:bottom w:val="single" w:sz="4" w:space="0" w:color="000000"/>
              <w:right w:val="single" w:sz="4" w:space="0" w:color="000000"/>
            </w:tcBorders>
          </w:tcPr>
          <w:p w14:paraId="363636CD" w14:textId="77777777" w:rsidR="002B2FBC" w:rsidRDefault="002B2FBC" w:rsidP="002B2FBC">
            <w:pPr>
              <w:jc w:val="center"/>
              <w:rPr>
                <w:rFonts w:ascii="Calibri" w:hAnsi="Calibri" w:cs="Calibri"/>
                <w:szCs w:val="22"/>
                <w:lang w:eastAsia="en-US"/>
              </w:rPr>
            </w:pPr>
            <w:r>
              <w:rPr>
                <w:rFonts w:ascii="Calibri" w:hAnsi="Calibri" w:cs="Calibri"/>
                <w:szCs w:val="22"/>
                <w:lang w:eastAsia="en-US"/>
              </w:rPr>
              <w:t>1018.15</w:t>
            </w:r>
          </w:p>
        </w:tc>
        <w:tc>
          <w:tcPr>
            <w:tcW w:w="1110" w:type="dxa"/>
            <w:tcBorders>
              <w:top w:val="single" w:sz="4" w:space="0" w:color="000000"/>
              <w:left w:val="single" w:sz="4" w:space="0" w:color="000000"/>
              <w:bottom w:val="single" w:sz="4" w:space="0" w:color="000000"/>
              <w:right w:val="single" w:sz="4" w:space="0" w:color="000000"/>
            </w:tcBorders>
          </w:tcPr>
          <w:p w14:paraId="58E12944" w14:textId="77777777" w:rsidR="002B2FBC" w:rsidRDefault="002B2FBC" w:rsidP="002B2FBC">
            <w:pPr>
              <w:jc w:val="center"/>
              <w:rPr>
                <w:rFonts w:ascii="Calibri" w:hAnsi="Calibri" w:cs="Calibri"/>
                <w:szCs w:val="22"/>
                <w:lang w:eastAsia="en-US"/>
              </w:rPr>
            </w:pPr>
            <w:r>
              <w:rPr>
                <w:rFonts w:ascii="Calibri" w:hAnsi="Calibri" w:cs="Calibri"/>
                <w:szCs w:val="22"/>
                <w:lang w:eastAsia="en-US"/>
              </w:rPr>
              <w:t>536.38</w:t>
            </w:r>
          </w:p>
        </w:tc>
        <w:tc>
          <w:tcPr>
            <w:tcW w:w="1509" w:type="dxa"/>
            <w:tcBorders>
              <w:top w:val="single" w:sz="4" w:space="0" w:color="000000"/>
              <w:left w:val="single" w:sz="4" w:space="0" w:color="000000"/>
              <w:bottom w:val="single" w:sz="4" w:space="0" w:color="000000"/>
              <w:right w:val="single" w:sz="4" w:space="0" w:color="000000"/>
            </w:tcBorders>
          </w:tcPr>
          <w:p w14:paraId="50F90AE4" w14:textId="77777777" w:rsidR="002B2FBC" w:rsidRDefault="002B2FBC" w:rsidP="002B2FBC">
            <w:pPr>
              <w:jc w:val="center"/>
              <w:rPr>
                <w:rFonts w:ascii="Calibri" w:hAnsi="Calibri" w:cs="Calibri"/>
                <w:szCs w:val="22"/>
                <w:lang w:eastAsia="en-US"/>
              </w:rPr>
            </w:pPr>
            <w:r>
              <w:rPr>
                <w:rFonts w:ascii="Calibri" w:hAnsi="Calibri" w:cs="Calibri"/>
                <w:szCs w:val="22"/>
                <w:lang w:eastAsia="en-US"/>
              </w:rPr>
              <w:t>17.01</w:t>
            </w:r>
          </w:p>
        </w:tc>
        <w:tc>
          <w:tcPr>
            <w:tcW w:w="1803" w:type="dxa"/>
            <w:tcBorders>
              <w:top w:val="single" w:sz="4" w:space="0" w:color="000000"/>
              <w:left w:val="single" w:sz="4" w:space="0" w:color="000000"/>
              <w:bottom w:val="single" w:sz="4" w:space="0" w:color="000000"/>
              <w:right w:val="single" w:sz="4" w:space="0" w:color="000000"/>
            </w:tcBorders>
          </w:tcPr>
          <w:p w14:paraId="7D23A9F6" w14:textId="77777777" w:rsidR="002B2FBC" w:rsidRDefault="002B2FBC" w:rsidP="002B2FBC">
            <w:pPr>
              <w:jc w:val="center"/>
              <w:rPr>
                <w:rFonts w:ascii="Calibri" w:hAnsi="Calibri" w:cs="Calibri"/>
                <w:szCs w:val="22"/>
                <w:lang w:eastAsia="en-US"/>
              </w:rPr>
            </w:pPr>
            <w:r>
              <w:rPr>
                <w:rFonts w:ascii="Calibri" w:hAnsi="Calibri" w:cs="Calibri"/>
                <w:szCs w:val="22"/>
                <w:lang w:eastAsia="en-US"/>
              </w:rPr>
              <w:t>-3.99</w:t>
            </w:r>
          </w:p>
        </w:tc>
      </w:tr>
      <w:tr w:rsidR="002B2FBC" w14:paraId="0418E3A0" w14:textId="77777777" w:rsidTr="002B2FBC">
        <w:trPr>
          <w:trHeight w:val="752"/>
        </w:trPr>
        <w:tc>
          <w:tcPr>
            <w:tcW w:w="1190" w:type="dxa"/>
            <w:tcBorders>
              <w:top w:val="single" w:sz="4" w:space="0" w:color="000000"/>
              <w:left w:val="single" w:sz="4" w:space="0" w:color="000000"/>
              <w:bottom w:val="single" w:sz="4" w:space="0" w:color="000000"/>
              <w:right w:val="single" w:sz="4" w:space="0" w:color="000000"/>
            </w:tcBorders>
          </w:tcPr>
          <w:p w14:paraId="0D8DDB7A" w14:textId="77777777" w:rsidR="002B2FBC" w:rsidRDefault="002B2FBC" w:rsidP="002B2FBC">
            <w:pPr>
              <w:jc w:val="center"/>
              <w:rPr>
                <w:rFonts w:ascii="Calibri" w:hAnsi="Calibri" w:cs="Calibri"/>
                <w:lang w:eastAsia="en-US"/>
              </w:rPr>
            </w:pPr>
            <w:r>
              <w:rPr>
                <w:rFonts w:ascii="Calibri" w:hAnsi="Calibri" w:cs="Calibri"/>
                <w:lang w:eastAsia="en-US"/>
              </w:rPr>
              <w:t>Desvio Padrão</w:t>
            </w:r>
          </w:p>
        </w:tc>
        <w:tc>
          <w:tcPr>
            <w:tcW w:w="1244" w:type="dxa"/>
            <w:tcBorders>
              <w:top w:val="single" w:sz="4" w:space="0" w:color="000000"/>
              <w:left w:val="single" w:sz="4" w:space="0" w:color="000000"/>
              <w:bottom w:val="single" w:sz="4" w:space="0" w:color="000000"/>
              <w:right w:val="single" w:sz="4" w:space="0" w:color="000000"/>
            </w:tcBorders>
          </w:tcPr>
          <w:p w14:paraId="16299D9B" w14:textId="77777777" w:rsidR="002B2FBC" w:rsidRDefault="002B2FBC" w:rsidP="002B2FBC">
            <w:pPr>
              <w:jc w:val="center"/>
              <w:rPr>
                <w:rFonts w:ascii="Calibri" w:hAnsi="Calibri" w:cs="Calibri"/>
                <w:lang w:eastAsia="en-US"/>
              </w:rPr>
            </w:pPr>
            <w:r>
              <w:rPr>
                <w:rFonts w:ascii="Calibri" w:hAnsi="Calibri" w:cs="Calibri"/>
                <w:lang w:eastAsia="en-US"/>
              </w:rPr>
              <w:t>18.01</w:t>
            </w:r>
          </w:p>
        </w:tc>
        <w:tc>
          <w:tcPr>
            <w:tcW w:w="1603" w:type="dxa"/>
            <w:tcBorders>
              <w:top w:val="single" w:sz="4" w:space="0" w:color="000000"/>
              <w:left w:val="single" w:sz="4" w:space="0" w:color="000000"/>
              <w:bottom w:val="single" w:sz="4" w:space="0" w:color="000000"/>
              <w:right w:val="single" w:sz="4" w:space="0" w:color="000000"/>
            </w:tcBorders>
          </w:tcPr>
          <w:p w14:paraId="55900552" w14:textId="77777777" w:rsidR="002B2FBC" w:rsidRDefault="002B2FBC" w:rsidP="002B2FBC">
            <w:pPr>
              <w:jc w:val="center"/>
              <w:rPr>
                <w:rFonts w:ascii="Calibri" w:hAnsi="Calibri" w:cs="Calibri"/>
                <w:lang w:eastAsia="en-US"/>
              </w:rPr>
            </w:pPr>
            <w:r>
              <w:rPr>
                <w:rFonts w:ascii="Calibri" w:hAnsi="Calibri" w:cs="Calibri"/>
                <w:lang w:eastAsia="en-US"/>
              </w:rPr>
              <w:t>3.50</w:t>
            </w:r>
          </w:p>
        </w:tc>
        <w:tc>
          <w:tcPr>
            <w:tcW w:w="2283" w:type="dxa"/>
            <w:tcBorders>
              <w:top w:val="single" w:sz="4" w:space="0" w:color="000000"/>
              <w:left w:val="single" w:sz="4" w:space="0" w:color="000000"/>
              <w:bottom w:val="single" w:sz="4" w:space="0" w:color="000000"/>
              <w:right w:val="single" w:sz="4" w:space="0" w:color="000000"/>
            </w:tcBorders>
          </w:tcPr>
          <w:p w14:paraId="1128F59B" w14:textId="77777777" w:rsidR="002B2FBC" w:rsidRDefault="002B2FBC" w:rsidP="002B2FBC">
            <w:pPr>
              <w:jc w:val="center"/>
              <w:rPr>
                <w:rFonts w:ascii="Calibri" w:hAnsi="Calibri" w:cs="Calibri"/>
                <w:szCs w:val="22"/>
                <w:lang w:eastAsia="en-US"/>
              </w:rPr>
            </w:pPr>
            <w:r>
              <w:rPr>
                <w:rFonts w:ascii="Calibri" w:hAnsi="Calibri" w:cs="Calibri"/>
                <w:szCs w:val="22"/>
                <w:lang w:eastAsia="en-US"/>
              </w:rPr>
              <w:t>47.05</w:t>
            </w:r>
          </w:p>
        </w:tc>
        <w:tc>
          <w:tcPr>
            <w:tcW w:w="1007" w:type="dxa"/>
            <w:tcBorders>
              <w:top w:val="single" w:sz="4" w:space="0" w:color="000000"/>
              <w:left w:val="single" w:sz="4" w:space="0" w:color="000000"/>
              <w:bottom w:val="single" w:sz="4" w:space="0" w:color="000000"/>
              <w:right w:val="single" w:sz="4" w:space="0" w:color="000000"/>
            </w:tcBorders>
          </w:tcPr>
          <w:p w14:paraId="6B62F47A" w14:textId="77777777" w:rsidR="002B2FBC" w:rsidRDefault="002B2FBC" w:rsidP="002B2FBC">
            <w:pPr>
              <w:jc w:val="center"/>
              <w:rPr>
                <w:rFonts w:ascii="Calibri" w:hAnsi="Calibri" w:cs="Calibri"/>
                <w:szCs w:val="22"/>
                <w:lang w:eastAsia="en-US"/>
              </w:rPr>
            </w:pPr>
            <w:r>
              <w:rPr>
                <w:rFonts w:ascii="Calibri" w:hAnsi="Calibri" w:cs="Calibri"/>
                <w:szCs w:val="22"/>
                <w:lang w:eastAsia="en-US"/>
              </w:rPr>
              <w:t>18.22</w:t>
            </w:r>
          </w:p>
        </w:tc>
        <w:tc>
          <w:tcPr>
            <w:tcW w:w="1110" w:type="dxa"/>
            <w:tcBorders>
              <w:top w:val="single" w:sz="4" w:space="0" w:color="000000"/>
              <w:left w:val="single" w:sz="4" w:space="0" w:color="000000"/>
              <w:bottom w:val="single" w:sz="4" w:space="0" w:color="000000"/>
              <w:right w:val="single" w:sz="4" w:space="0" w:color="000000"/>
            </w:tcBorders>
          </w:tcPr>
          <w:p w14:paraId="4E49DCDD" w14:textId="77777777" w:rsidR="002B2FBC" w:rsidRDefault="002B2FBC" w:rsidP="002B2FBC">
            <w:pPr>
              <w:jc w:val="center"/>
              <w:rPr>
                <w:rFonts w:ascii="Calibri" w:hAnsi="Calibri" w:cs="Calibri"/>
                <w:szCs w:val="22"/>
                <w:lang w:eastAsia="en-US"/>
              </w:rPr>
            </w:pPr>
            <w:r>
              <w:rPr>
                <w:rFonts w:ascii="Calibri" w:hAnsi="Calibri" w:cs="Calibri"/>
                <w:szCs w:val="22"/>
                <w:lang w:eastAsia="en-US"/>
              </w:rPr>
              <w:t>960.26</w:t>
            </w:r>
          </w:p>
        </w:tc>
        <w:tc>
          <w:tcPr>
            <w:tcW w:w="1509" w:type="dxa"/>
            <w:tcBorders>
              <w:top w:val="single" w:sz="4" w:space="0" w:color="000000"/>
              <w:left w:val="single" w:sz="4" w:space="0" w:color="000000"/>
              <w:bottom w:val="single" w:sz="4" w:space="0" w:color="000000"/>
              <w:right w:val="single" w:sz="4" w:space="0" w:color="000000"/>
            </w:tcBorders>
          </w:tcPr>
          <w:p w14:paraId="02AADD89" w14:textId="77777777" w:rsidR="002B2FBC" w:rsidRDefault="002B2FBC" w:rsidP="002B2FBC">
            <w:pPr>
              <w:jc w:val="center"/>
              <w:rPr>
                <w:rFonts w:ascii="Calibri" w:hAnsi="Calibri" w:cs="Calibri"/>
                <w:szCs w:val="22"/>
                <w:lang w:eastAsia="en-US"/>
              </w:rPr>
            </w:pPr>
            <w:r>
              <w:rPr>
                <w:rFonts w:ascii="Calibri" w:hAnsi="Calibri" w:cs="Calibri"/>
                <w:szCs w:val="22"/>
                <w:lang w:eastAsia="en-US"/>
              </w:rPr>
              <w:t>5.39</w:t>
            </w:r>
          </w:p>
        </w:tc>
        <w:tc>
          <w:tcPr>
            <w:tcW w:w="1803" w:type="dxa"/>
            <w:tcBorders>
              <w:top w:val="single" w:sz="4" w:space="0" w:color="000000"/>
              <w:left w:val="single" w:sz="4" w:space="0" w:color="000000"/>
              <w:bottom w:val="single" w:sz="4" w:space="0" w:color="000000"/>
              <w:right w:val="single" w:sz="4" w:space="0" w:color="000000"/>
            </w:tcBorders>
          </w:tcPr>
          <w:p w14:paraId="70017CAD" w14:textId="77777777" w:rsidR="002B2FBC" w:rsidRDefault="002B2FBC" w:rsidP="002B2FBC">
            <w:pPr>
              <w:jc w:val="center"/>
              <w:rPr>
                <w:rFonts w:ascii="Calibri" w:hAnsi="Calibri" w:cs="Calibri"/>
                <w:szCs w:val="22"/>
                <w:lang w:eastAsia="en-US"/>
              </w:rPr>
            </w:pPr>
            <w:r>
              <w:rPr>
                <w:rFonts w:ascii="Calibri" w:hAnsi="Calibri" w:cs="Calibri"/>
                <w:szCs w:val="22"/>
                <w:lang w:eastAsia="en-US"/>
              </w:rPr>
              <w:t>19.56</w:t>
            </w:r>
          </w:p>
        </w:tc>
      </w:tr>
      <w:tr w:rsidR="002B2FBC" w14:paraId="0FA9DBF0" w14:textId="77777777" w:rsidTr="002B2FBC">
        <w:tc>
          <w:tcPr>
            <w:tcW w:w="1190" w:type="dxa"/>
            <w:tcBorders>
              <w:top w:val="single" w:sz="4" w:space="0" w:color="000000"/>
              <w:left w:val="single" w:sz="4" w:space="0" w:color="000000"/>
              <w:bottom w:val="single" w:sz="4" w:space="0" w:color="000000"/>
              <w:right w:val="single" w:sz="4" w:space="0" w:color="000000"/>
            </w:tcBorders>
          </w:tcPr>
          <w:p w14:paraId="49E13562" w14:textId="77777777" w:rsidR="002B2FBC" w:rsidRDefault="002B2FBC" w:rsidP="002B2FBC">
            <w:pPr>
              <w:jc w:val="center"/>
              <w:rPr>
                <w:rFonts w:ascii="Calibri" w:hAnsi="Calibri" w:cs="Calibri"/>
                <w:lang w:eastAsia="en-US"/>
              </w:rPr>
            </w:pPr>
            <w:r>
              <w:rPr>
                <w:rFonts w:ascii="Calibri" w:hAnsi="Calibri" w:cs="Calibri"/>
                <w:lang w:eastAsia="en-US"/>
              </w:rPr>
              <w:t>Mínimo</w:t>
            </w:r>
          </w:p>
        </w:tc>
        <w:tc>
          <w:tcPr>
            <w:tcW w:w="1244" w:type="dxa"/>
            <w:tcBorders>
              <w:top w:val="single" w:sz="4" w:space="0" w:color="000000"/>
              <w:left w:val="single" w:sz="4" w:space="0" w:color="000000"/>
              <w:bottom w:val="single" w:sz="4" w:space="0" w:color="000000"/>
              <w:right w:val="single" w:sz="4" w:space="0" w:color="000000"/>
            </w:tcBorders>
          </w:tcPr>
          <w:p w14:paraId="5FC9DCA6" w14:textId="77777777" w:rsidR="002B2FBC" w:rsidRDefault="002B2FBC" w:rsidP="002B2FBC">
            <w:pPr>
              <w:jc w:val="center"/>
              <w:rPr>
                <w:rFonts w:ascii="Calibri" w:hAnsi="Calibri" w:cs="Calibri"/>
                <w:lang w:eastAsia="en-US"/>
              </w:rPr>
            </w:pPr>
            <w:r>
              <w:rPr>
                <w:rFonts w:ascii="Calibri" w:hAnsi="Calibri" w:cs="Calibri"/>
                <w:lang w:eastAsia="en-US"/>
              </w:rPr>
              <w:t>12.0</w:t>
            </w:r>
          </w:p>
        </w:tc>
        <w:tc>
          <w:tcPr>
            <w:tcW w:w="1603" w:type="dxa"/>
            <w:tcBorders>
              <w:top w:val="single" w:sz="4" w:space="0" w:color="000000"/>
              <w:left w:val="single" w:sz="4" w:space="0" w:color="000000"/>
              <w:bottom w:val="single" w:sz="4" w:space="0" w:color="000000"/>
              <w:right w:val="single" w:sz="4" w:space="0" w:color="000000"/>
            </w:tcBorders>
          </w:tcPr>
          <w:p w14:paraId="5E22A34B" w14:textId="77777777" w:rsidR="002B2FBC" w:rsidRDefault="002B2FBC" w:rsidP="002B2FBC">
            <w:pPr>
              <w:jc w:val="center"/>
              <w:rPr>
                <w:rFonts w:ascii="Calibri" w:hAnsi="Calibri" w:cs="Calibri"/>
                <w:lang w:eastAsia="en-US"/>
              </w:rPr>
            </w:pPr>
            <w:r>
              <w:rPr>
                <w:rFonts w:ascii="Calibri" w:hAnsi="Calibri" w:cs="Calibri"/>
                <w:lang w:eastAsia="en-US"/>
              </w:rPr>
              <w:t>0.0</w:t>
            </w:r>
          </w:p>
        </w:tc>
        <w:tc>
          <w:tcPr>
            <w:tcW w:w="2283" w:type="dxa"/>
            <w:tcBorders>
              <w:top w:val="single" w:sz="4" w:space="0" w:color="000000"/>
              <w:left w:val="single" w:sz="4" w:space="0" w:color="000000"/>
              <w:bottom w:val="single" w:sz="4" w:space="0" w:color="000000"/>
              <w:right w:val="single" w:sz="4" w:space="0" w:color="000000"/>
            </w:tcBorders>
          </w:tcPr>
          <w:p w14:paraId="71DF7006" w14:textId="77777777" w:rsidR="002B2FBC" w:rsidRDefault="002B2FBC" w:rsidP="002B2FBC">
            <w:pPr>
              <w:jc w:val="center"/>
              <w:rPr>
                <w:rFonts w:ascii="Calibri" w:hAnsi="Calibri" w:cs="Calibri"/>
                <w:szCs w:val="22"/>
                <w:lang w:eastAsia="en-US"/>
              </w:rPr>
            </w:pPr>
            <w:r>
              <w:rPr>
                <w:rFonts w:ascii="Calibri" w:hAnsi="Calibri" w:cs="Calibri"/>
                <w:szCs w:val="22"/>
                <w:lang w:eastAsia="en-US"/>
              </w:rPr>
              <w:t>-99.0</w:t>
            </w:r>
          </w:p>
        </w:tc>
        <w:tc>
          <w:tcPr>
            <w:tcW w:w="1007" w:type="dxa"/>
            <w:tcBorders>
              <w:top w:val="single" w:sz="4" w:space="0" w:color="000000"/>
              <w:left w:val="single" w:sz="4" w:space="0" w:color="000000"/>
              <w:bottom w:val="single" w:sz="4" w:space="0" w:color="000000"/>
              <w:right w:val="single" w:sz="4" w:space="0" w:color="000000"/>
            </w:tcBorders>
          </w:tcPr>
          <w:p w14:paraId="23D99915" w14:textId="77777777" w:rsidR="002B2FBC" w:rsidRDefault="002B2FBC" w:rsidP="002B2FBC">
            <w:pPr>
              <w:jc w:val="center"/>
              <w:rPr>
                <w:rFonts w:ascii="Calibri" w:hAnsi="Calibri" w:cs="Calibri"/>
                <w:szCs w:val="22"/>
                <w:lang w:eastAsia="en-US"/>
              </w:rPr>
            </w:pPr>
            <w:r>
              <w:rPr>
                <w:rFonts w:ascii="Calibri" w:hAnsi="Calibri" w:cs="Calibri"/>
                <w:szCs w:val="22"/>
                <w:lang w:eastAsia="en-US"/>
              </w:rPr>
              <w:t>-99.0</w:t>
            </w:r>
          </w:p>
        </w:tc>
        <w:tc>
          <w:tcPr>
            <w:tcW w:w="1110" w:type="dxa"/>
            <w:tcBorders>
              <w:top w:val="single" w:sz="4" w:space="0" w:color="000000"/>
              <w:left w:val="single" w:sz="4" w:space="0" w:color="000000"/>
              <w:bottom w:val="single" w:sz="4" w:space="0" w:color="000000"/>
              <w:right w:val="single" w:sz="4" w:space="0" w:color="000000"/>
            </w:tcBorders>
          </w:tcPr>
          <w:p w14:paraId="6DD27AB1" w14:textId="77777777" w:rsidR="002B2FBC" w:rsidRDefault="002B2FBC" w:rsidP="002B2FBC">
            <w:pPr>
              <w:jc w:val="center"/>
              <w:rPr>
                <w:rFonts w:ascii="Calibri" w:hAnsi="Calibri" w:cs="Calibri"/>
                <w:szCs w:val="22"/>
                <w:lang w:eastAsia="en-US"/>
              </w:rPr>
            </w:pPr>
            <w:r>
              <w:rPr>
                <w:rFonts w:ascii="Calibri" w:hAnsi="Calibri" w:cs="Calibri"/>
                <w:szCs w:val="22"/>
                <w:lang w:eastAsia="en-US"/>
              </w:rPr>
              <w:t>-99.0</w:t>
            </w:r>
          </w:p>
        </w:tc>
        <w:tc>
          <w:tcPr>
            <w:tcW w:w="1509" w:type="dxa"/>
            <w:tcBorders>
              <w:top w:val="single" w:sz="4" w:space="0" w:color="000000"/>
              <w:left w:val="single" w:sz="4" w:space="0" w:color="000000"/>
              <w:bottom w:val="single" w:sz="4" w:space="0" w:color="000000"/>
              <w:right w:val="single" w:sz="4" w:space="0" w:color="000000"/>
            </w:tcBorders>
          </w:tcPr>
          <w:p w14:paraId="3EB9BDC1" w14:textId="77777777" w:rsidR="002B2FBC" w:rsidRDefault="002B2FBC" w:rsidP="002B2FBC">
            <w:pPr>
              <w:jc w:val="center"/>
              <w:rPr>
                <w:rFonts w:ascii="Calibri" w:hAnsi="Calibri" w:cs="Calibri"/>
                <w:szCs w:val="22"/>
                <w:lang w:eastAsia="en-US"/>
              </w:rPr>
            </w:pPr>
            <w:r>
              <w:rPr>
                <w:rFonts w:ascii="Calibri" w:hAnsi="Calibri" w:cs="Calibri"/>
                <w:szCs w:val="22"/>
                <w:lang w:eastAsia="en-US"/>
              </w:rPr>
              <w:t>1.0</w:t>
            </w:r>
          </w:p>
        </w:tc>
        <w:tc>
          <w:tcPr>
            <w:tcW w:w="1803" w:type="dxa"/>
            <w:tcBorders>
              <w:top w:val="single" w:sz="4" w:space="0" w:color="000000"/>
              <w:left w:val="single" w:sz="4" w:space="0" w:color="000000"/>
              <w:bottom w:val="single" w:sz="4" w:space="0" w:color="000000"/>
              <w:right w:val="single" w:sz="4" w:space="0" w:color="000000"/>
            </w:tcBorders>
          </w:tcPr>
          <w:p w14:paraId="76B16CDA" w14:textId="77777777" w:rsidR="002B2FBC" w:rsidRDefault="002B2FBC" w:rsidP="002B2FBC">
            <w:pPr>
              <w:jc w:val="center"/>
              <w:rPr>
                <w:rFonts w:ascii="Calibri" w:hAnsi="Calibri" w:cs="Calibri"/>
                <w:szCs w:val="22"/>
                <w:lang w:eastAsia="en-US"/>
              </w:rPr>
            </w:pPr>
            <w:r>
              <w:rPr>
                <w:rFonts w:ascii="Calibri" w:hAnsi="Calibri" w:cs="Calibri"/>
                <w:szCs w:val="22"/>
                <w:lang w:eastAsia="en-US"/>
              </w:rPr>
              <w:t>-99.0</w:t>
            </w:r>
          </w:p>
        </w:tc>
      </w:tr>
      <w:tr w:rsidR="002B2FBC" w14:paraId="7E59B49D" w14:textId="77777777" w:rsidTr="002B2FBC">
        <w:tc>
          <w:tcPr>
            <w:tcW w:w="1190" w:type="dxa"/>
            <w:tcBorders>
              <w:top w:val="single" w:sz="4" w:space="0" w:color="000000"/>
              <w:left w:val="single" w:sz="4" w:space="0" w:color="000000"/>
              <w:bottom w:val="single" w:sz="4" w:space="0" w:color="000000"/>
              <w:right w:val="single" w:sz="4" w:space="0" w:color="000000"/>
            </w:tcBorders>
          </w:tcPr>
          <w:p w14:paraId="026739AB" w14:textId="77777777" w:rsidR="002B2FBC" w:rsidRDefault="002B2FBC" w:rsidP="002B2FBC">
            <w:pPr>
              <w:jc w:val="center"/>
              <w:rPr>
                <w:rFonts w:ascii="Calibri" w:hAnsi="Calibri" w:cs="Calibri"/>
                <w:lang w:eastAsia="en-US"/>
              </w:rPr>
            </w:pPr>
            <w:r>
              <w:rPr>
                <w:rFonts w:ascii="Calibri" w:hAnsi="Calibri" w:cs="Calibri"/>
                <w:lang w:eastAsia="en-US"/>
              </w:rPr>
              <w:t>25%</w:t>
            </w:r>
          </w:p>
        </w:tc>
        <w:tc>
          <w:tcPr>
            <w:tcW w:w="1244" w:type="dxa"/>
            <w:tcBorders>
              <w:top w:val="single" w:sz="4" w:space="0" w:color="000000"/>
              <w:left w:val="single" w:sz="4" w:space="0" w:color="000000"/>
              <w:bottom w:val="single" w:sz="4" w:space="0" w:color="000000"/>
              <w:right w:val="single" w:sz="4" w:space="0" w:color="000000"/>
            </w:tcBorders>
          </w:tcPr>
          <w:p w14:paraId="4D1C006E" w14:textId="77777777" w:rsidR="002B2FBC" w:rsidRDefault="002B2FBC" w:rsidP="002B2FBC">
            <w:pPr>
              <w:jc w:val="center"/>
              <w:rPr>
                <w:rFonts w:ascii="Calibri" w:hAnsi="Calibri" w:cs="Calibri"/>
                <w:lang w:eastAsia="en-US"/>
              </w:rPr>
            </w:pPr>
            <w:r>
              <w:rPr>
                <w:rFonts w:ascii="Calibri" w:hAnsi="Calibri" w:cs="Calibri"/>
                <w:lang w:eastAsia="en-US"/>
              </w:rPr>
              <w:t>56.0</w:t>
            </w:r>
          </w:p>
        </w:tc>
        <w:tc>
          <w:tcPr>
            <w:tcW w:w="1603" w:type="dxa"/>
            <w:tcBorders>
              <w:top w:val="single" w:sz="4" w:space="0" w:color="000000"/>
              <w:left w:val="single" w:sz="4" w:space="0" w:color="000000"/>
              <w:bottom w:val="single" w:sz="4" w:space="0" w:color="000000"/>
              <w:right w:val="single" w:sz="4" w:space="0" w:color="000000"/>
            </w:tcBorders>
          </w:tcPr>
          <w:p w14:paraId="4649555A" w14:textId="77777777" w:rsidR="002B2FBC" w:rsidRDefault="002B2FBC" w:rsidP="002B2FBC">
            <w:pPr>
              <w:jc w:val="center"/>
              <w:rPr>
                <w:rFonts w:ascii="Calibri" w:hAnsi="Calibri" w:cs="Calibri"/>
                <w:lang w:eastAsia="en-US"/>
              </w:rPr>
            </w:pPr>
            <w:r>
              <w:rPr>
                <w:rFonts w:ascii="Calibri" w:hAnsi="Calibri" w:cs="Calibri"/>
                <w:lang w:eastAsia="en-US"/>
              </w:rPr>
              <w:t>0.0</w:t>
            </w:r>
          </w:p>
        </w:tc>
        <w:tc>
          <w:tcPr>
            <w:tcW w:w="2283" w:type="dxa"/>
            <w:tcBorders>
              <w:top w:val="single" w:sz="4" w:space="0" w:color="000000"/>
              <w:left w:val="single" w:sz="4" w:space="0" w:color="000000"/>
              <w:bottom w:val="single" w:sz="4" w:space="0" w:color="000000"/>
              <w:right w:val="single" w:sz="4" w:space="0" w:color="000000"/>
            </w:tcBorders>
          </w:tcPr>
          <w:p w14:paraId="065C42ED" w14:textId="77777777" w:rsidR="002B2FBC" w:rsidRDefault="002B2FBC" w:rsidP="002B2FBC">
            <w:pPr>
              <w:jc w:val="center"/>
              <w:rPr>
                <w:rFonts w:ascii="Calibri" w:hAnsi="Calibri" w:cs="Calibri"/>
                <w:szCs w:val="22"/>
                <w:lang w:eastAsia="en-US"/>
              </w:rPr>
            </w:pPr>
            <w:r>
              <w:rPr>
                <w:rFonts w:ascii="Calibri" w:hAnsi="Calibri" w:cs="Calibri"/>
                <w:szCs w:val="22"/>
                <w:lang w:eastAsia="en-US"/>
              </w:rPr>
              <w:t>0.7</w:t>
            </w:r>
          </w:p>
        </w:tc>
        <w:tc>
          <w:tcPr>
            <w:tcW w:w="1007" w:type="dxa"/>
            <w:tcBorders>
              <w:top w:val="single" w:sz="4" w:space="0" w:color="000000"/>
              <w:left w:val="single" w:sz="4" w:space="0" w:color="000000"/>
              <w:bottom w:val="single" w:sz="4" w:space="0" w:color="000000"/>
              <w:right w:val="single" w:sz="4" w:space="0" w:color="000000"/>
            </w:tcBorders>
          </w:tcPr>
          <w:p w14:paraId="1C8040C9" w14:textId="77777777" w:rsidR="002B2FBC" w:rsidRDefault="002B2FBC" w:rsidP="002B2FBC">
            <w:pPr>
              <w:jc w:val="center"/>
              <w:rPr>
                <w:rFonts w:ascii="Calibri" w:hAnsi="Calibri" w:cs="Calibri"/>
                <w:szCs w:val="22"/>
                <w:lang w:eastAsia="en-US"/>
              </w:rPr>
            </w:pPr>
            <w:r>
              <w:rPr>
                <w:rFonts w:ascii="Calibri" w:hAnsi="Calibri" w:cs="Calibri"/>
                <w:szCs w:val="22"/>
                <w:lang w:eastAsia="en-US"/>
              </w:rPr>
              <w:t>1014.8</w:t>
            </w:r>
          </w:p>
        </w:tc>
        <w:tc>
          <w:tcPr>
            <w:tcW w:w="1110" w:type="dxa"/>
            <w:tcBorders>
              <w:top w:val="single" w:sz="4" w:space="0" w:color="000000"/>
              <w:left w:val="single" w:sz="4" w:space="0" w:color="000000"/>
              <w:bottom w:val="single" w:sz="4" w:space="0" w:color="000000"/>
              <w:right w:val="single" w:sz="4" w:space="0" w:color="000000"/>
            </w:tcBorders>
          </w:tcPr>
          <w:p w14:paraId="7F422BD1" w14:textId="77777777" w:rsidR="002B2FBC" w:rsidRDefault="002B2FBC" w:rsidP="002B2FBC">
            <w:pPr>
              <w:jc w:val="center"/>
              <w:rPr>
                <w:rFonts w:ascii="Calibri" w:hAnsi="Calibri" w:cs="Calibri"/>
                <w:lang w:eastAsia="en-US"/>
              </w:rPr>
            </w:pPr>
            <w:r>
              <w:rPr>
                <w:rFonts w:ascii="Calibri" w:hAnsi="Calibri" w:cs="Calibri"/>
                <w:lang w:eastAsia="en-US"/>
              </w:rPr>
              <w:t>0.0</w:t>
            </w:r>
          </w:p>
        </w:tc>
        <w:tc>
          <w:tcPr>
            <w:tcW w:w="1509" w:type="dxa"/>
            <w:tcBorders>
              <w:top w:val="single" w:sz="4" w:space="0" w:color="000000"/>
              <w:left w:val="single" w:sz="4" w:space="0" w:color="000000"/>
              <w:bottom w:val="single" w:sz="4" w:space="0" w:color="000000"/>
              <w:right w:val="single" w:sz="4" w:space="0" w:color="000000"/>
            </w:tcBorders>
          </w:tcPr>
          <w:p w14:paraId="2897F819" w14:textId="77777777" w:rsidR="002B2FBC" w:rsidRDefault="002B2FBC" w:rsidP="002B2FBC">
            <w:pPr>
              <w:jc w:val="center"/>
              <w:rPr>
                <w:rFonts w:ascii="Calibri" w:hAnsi="Calibri" w:cs="Calibri"/>
                <w:szCs w:val="22"/>
                <w:lang w:eastAsia="en-US"/>
              </w:rPr>
            </w:pPr>
            <w:r>
              <w:rPr>
                <w:rFonts w:ascii="Calibri" w:hAnsi="Calibri" w:cs="Calibri"/>
                <w:szCs w:val="22"/>
                <w:lang w:eastAsia="en-US"/>
              </w:rPr>
              <w:t>13.0</w:t>
            </w:r>
          </w:p>
        </w:tc>
        <w:tc>
          <w:tcPr>
            <w:tcW w:w="1803" w:type="dxa"/>
            <w:tcBorders>
              <w:top w:val="single" w:sz="4" w:space="0" w:color="000000"/>
              <w:left w:val="single" w:sz="4" w:space="0" w:color="000000"/>
              <w:bottom w:val="single" w:sz="4" w:space="0" w:color="000000"/>
              <w:right w:val="single" w:sz="4" w:space="0" w:color="000000"/>
            </w:tcBorders>
          </w:tcPr>
          <w:p w14:paraId="6915A4A1" w14:textId="77777777" w:rsidR="002B2FBC" w:rsidRDefault="002B2FBC" w:rsidP="002B2FBC">
            <w:pPr>
              <w:jc w:val="center"/>
              <w:rPr>
                <w:rFonts w:ascii="Calibri" w:hAnsi="Calibri" w:cs="Calibri"/>
                <w:szCs w:val="22"/>
                <w:lang w:eastAsia="en-US"/>
              </w:rPr>
            </w:pPr>
            <w:r>
              <w:rPr>
                <w:rFonts w:ascii="Calibri" w:hAnsi="Calibri" w:cs="Calibri"/>
                <w:szCs w:val="22"/>
                <w:lang w:eastAsia="en-US"/>
              </w:rPr>
              <w:t>0.0</w:t>
            </w:r>
          </w:p>
        </w:tc>
      </w:tr>
      <w:tr w:rsidR="002B2FBC" w14:paraId="7BC3878C" w14:textId="77777777" w:rsidTr="002B2FBC">
        <w:tc>
          <w:tcPr>
            <w:tcW w:w="1190" w:type="dxa"/>
            <w:tcBorders>
              <w:top w:val="single" w:sz="4" w:space="0" w:color="000000"/>
              <w:left w:val="single" w:sz="4" w:space="0" w:color="000000"/>
              <w:bottom w:val="single" w:sz="4" w:space="0" w:color="000000"/>
              <w:right w:val="single" w:sz="4" w:space="0" w:color="000000"/>
            </w:tcBorders>
          </w:tcPr>
          <w:p w14:paraId="5272DC1A" w14:textId="77777777" w:rsidR="002B2FBC" w:rsidRDefault="002B2FBC" w:rsidP="002B2FBC">
            <w:pPr>
              <w:jc w:val="center"/>
              <w:rPr>
                <w:rFonts w:ascii="Calibri" w:hAnsi="Calibri" w:cs="Calibri"/>
                <w:lang w:eastAsia="en-US"/>
              </w:rPr>
            </w:pPr>
            <w:r>
              <w:rPr>
                <w:rFonts w:ascii="Calibri" w:hAnsi="Calibri" w:cs="Calibri"/>
                <w:lang w:eastAsia="en-US"/>
              </w:rPr>
              <w:t>Mediana</w:t>
            </w:r>
          </w:p>
        </w:tc>
        <w:tc>
          <w:tcPr>
            <w:tcW w:w="1244" w:type="dxa"/>
            <w:tcBorders>
              <w:top w:val="single" w:sz="4" w:space="0" w:color="000000"/>
              <w:left w:val="single" w:sz="4" w:space="0" w:color="000000"/>
              <w:bottom w:val="single" w:sz="4" w:space="0" w:color="000000"/>
              <w:right w:val="single" w:sz="4" w:space="0" w:color="000000"/>
            </w:tcBorders>
          </w:tcPr>
          <w:p w14:paraId="1B72AF09" w14:textId="77777777" w:rsidR="002B2FBC" w:rsidRDefault="002B2FBC" w:rsidP="002B2FBC">
            <w:pPr>
              <w:jc w:val="center"/>
              <w:rPr>
                <w:rFonts w:ascii="Calibri" w:hAnsi="Calibri" w:cs="Calibri"/>
                <w:lang w:eastAsia="en-US"/>
              </w:rPr>
            </w:pPr>
            <w:r>
              <w:rPr>
                <w:rFonts w:ascii="Calibri" w:hAnsi="Calibri" w:cs="Calibri"/>
                <w:lang w:eastAsia="en-US"/>
              </w:rPr>
              <w:t>71.0</w:t>
            </w:r>
          </w:p>
        </w:tc>
        <w:tc>
          <w:tcPr>
            <w:tcW w:w="1603" w:type="dxa"/>
            <w:tcBorders>
              <w:top w:val="single" w:sz="4" w:space="0" w:color="000000"/>
              <w:left w:val="single" w:sz="4" w:space="0" w:color="000000"/>
              <w:bottom w:val="single" w:sz="4" w:space="0" w:color="000000"/>
              <w:right w:val="single" w:sz="4" w:space="0" w:color="000000"/>
            </w:tcBorders>
          </w:tcPr>
          <w:p w14:paraId="19B19ABA" w14:textId="77777777" w:rsidR="002B2FBC" w:rsidRDefault="002B2FBC" w:rsidP="002B2FBC">
            <w:pPr>
              <w:jc w:val="center"/>
              <w:rPr>
                <w:rFonts w:ascii="Calibri" w:hAnsi="Calibri" w:cs="Calibri"/>
                <w:lang w:eastAsia="en-US"/>
              </w:rPr>
            </w:pPr>
            <w:r>
              <w:rPr>
                <w:rFonts w:ascii="Calibri" w:hAnsi="Calibri" w:cs="Calibri"/>
                <w:lang w:eastAsia="en-US"/>
              </w:rPr>
              <w:t>4.0</w:t>
            </w:r>
          </w:p>
        </w:tc>
        <w:tc>
          <w:tcPr>
            <w:tcW w:w="2283" w:type="dxa"/>
            <w:tcBorders>
              <w:top w:val="single" w:sz="4" w:space="0" w:color="000000"/>
              <w:left w:val="single" w:sz="4" w:space="0" w:color="000000"/>
              <w:bottom w:val="single" w:sz="4" w:space="0" w:color="000000"/>
              <w:right w:val="single" w:sz="4" w:space="0" w:color="000000"/>
            </w:tcBorders>
          </w:tcPr>
          <w:p w14:paraId="4D899CB9" w14:textId="77777777" w:rsidR="002B2FBC" w:rsidRDefault="002B2FBC" w:rsidP="002B2FBC">
            <w:pPr>
              <w:jc w:val="center"/>
              <w:rPr>
                <w:rFonts w:ascii="Calibri" w:hAnsi="Calibri" w:cs="Calibri"/>
                <w:szCs w:val="22"/>
                <w:lang w:eastAsia="en-US"/>
              </w:rPr>
            </w:pPr>
            <w:r>
              <w:rPr>
                <w:rFonts w:ascii="Calibri" w:hAnsi="Calibri" w:cs="Calibri"/>
                <w:szCs w:val="22"/>
                <w:lang w:eastAsia="en-US"/>
              </w:rPr>
              <w:t>9.4</w:t>
            </w:r>
          </w:p>
        </w:tc>
        <w:tc>
          <w:tcPr>
            <w:tcW w:w="1007" w:type="dxa"/>
            <w:tcBorders>
              <w:top w:val="single" w:sz="4" w:space="0" w:color="000000"/>
              <w:left w:val="single" w:sz="4" w:space="0" w:color="000000"/>
              <w:bottom w:val="single" w:sz="4" w:space="0" w:color="000000"/>
              <w:right w:val="single" w:sz="4" w:space="0" w:color="000000"/>
            </w:tcBorders>
          </w:tcPr>
          <w:p w14:paraId="334E462A" w14:textId="77777777" w:rsidR="002B2FBC" w:rsidRDefault="002B2FBC" w:rsidP="002B2FBC">
            <w:pPr>
              <w:jc w:val="center"/>
              <w:rPr>
                <w:rFonts w:ascii="Calibri" w:hAnsi="Calibri" w:cs="Calibri"/>
                <w:szCs w:val="22"/>
                <w:lang w:eastAsia="en-US"/>
              </w:rPr>
            </w:pPr>
            <w:r>
              <w:rPr>
                <w:rFonts w:ascii="Calibri" w:hAnsi="Calibri" w:cs="Calibri"/>
                <w:szCs w:val="22"/>
                <w:lang w:eastAsia="en-US"/>
              </w:rPr>
              <w:t>1018.0</w:t>
            </w:r>
          </w:p>
        </w:tc>
        <w:tc>
          <w:tcPr>
            <w:tcW w:w="1110" w:type="dxa"/>
            <w:tcBorders>
              <w:top w:val="single" w:sz="4" w:space="0" w:color="000000"/>
              <w:left w:val="single" w:sz="4" w:space="0" w:color="000000"/>
              <w:bottom w:val="single" w:sz="4" w:space="0" w:color="000000"/>
              <w:right w:val="single" w:sz="4" w:space="0" w:color="000000"/>
            </w:tcBorders>
          </w:tcPr>
          <w:p w14:paraId="5CE694BE" w14:textId="77777777" w:rsidR="002B2FBC" w:rsidRDefault="002B2FBC" w:rsidP="002B2FBC">
            <w:pPr>
              <w:jc w:val="center"/>
              <w:rPr>
                <w:rFonts w:ascii="Calibri" w:hAnsi="Calibri" w:cs="Calibri"/>
                <w:lang w:eastAsia="en-US"/>
              </w:rPr>
            </w:pPr>
            <w:r>
              <w:rPr>
                <w:rFonts w:ascii="Calibri" w:hAnsi="Calibri" w:cs="Calibri"/>
                <w:lang w:eastAsia="en-US"/>
              </w:rPr>
              <w:t>0.0</w:t>
            </w:r>
          </w:p>
        </w:tc>
        <w:tc>
          <w:tcPr>
            <w:tcW w:w="1509" w:type="dxa"/>
            <w:tcBorders>
              <w:top w:val="single" w:sz="4" w:space="0" w:color="000000"/>
              <w:left w:val="single" w:sz="4" w:space="0" w:color="000000"/>
              <w:bottom w:val="single" w:sz="4" w:space="0" w:color="000000"/>
              <w:right w:val="single" w:sz="4" w:space="0" w:color="000000"/>
            </w:tcBorders>
          </w:tcPr>
          <w:p w14:paraId="14E534E9" w14:textId="77777777" w:rsidR="002B2FBC" w:rsidRDefault="002B2FBC" w:rsidP="002B2FBC">
            <w:pPr>
              <w:jc w:val="center"/>
              <w:rPr>
                <w:rFonts w:ascii="Calibri" w:hAnsi="Calibri" w:cs="Calibri"/>
                <w:szCs w:val="22"/>
                <w:lang w:eastAsia="en-US"/>
              </w:rPr>
            </w:pPr>
            <w:r>
              <w:rPr>
                <w:rFonts w:ascii="Calibri" w:hAnsi="Calibri" w:cs="Calibri"/>
                <w:szCs w:val="22"/>
                <w:lang w:eastAsia="en-US"/>
              </w:rPr>
              <w:t>16.0</w:t>
            </w:r>
          </w:p>
        </w:tc>
        <w:tc>
          <w:tcPr>
            <w:tcW w:w="1803" w:type="dxa"/>
            <w:tcBorders>
              <w:top w:val="single" w:sz="4" w:space="0" w:color="000000"/>
              <w:left w:val="single" w:sz="4" w:space="0" w:color="000000"/>
              <w:bottom w:val="single" w:sz="4" w:space="0" w:color="000000"/>
              <w:right w:val="single" w:sz="4" w:space="0" w:color="000000"/>
            </w:tcBorders>
          </w:tcPr>
          <w:p w14:paraId="382B9A19" w14:textId="77777777" w:rsidR="002B2FBC" w:rsidRDefault="002B2FBC" w:rsidP="002B2FBC">
            <w:pPr>
              <w:jc w:val="center"/>
              <w:rPr>
                <w:rFonts w:ascii="Calibri" w:hAnsi="Calibri" w:cs="Calibri"/>
                <w:szCs w:val="22"/>
                <w:lang w:eastAsia="en-US"/>
              </w:rPr>
            </w:pPr>
            <w:r>
              <w:rPr>
                <w:rFonts w:ascii="Calibri" w:hAnsi="Calibri" w:cs="Calibri"/>
                <w:szCs w:val="22"/>
                <w:lang w:eastAsia="en-US"/>
              </w:rPr>
              <w:t>0.0</w:t>
            </w:r>
          </w:p>
        </w:tc>
      </w:tr>
      <w:tr w:rsidR="002B2FBC" w14:paraId="23E6ACA2" w14:textId="77777777" w:rsidTr="002B2FBC">
        <w:tc>
          <w:tcPr>
            <w:tcW w:w="1190" w:type="dxa"/>
            <w:tcBorders>
              <w:top w:val="single" w:sz="4" w:space="0" w:color="000000"/>
              <w:left w:val="single" w:sz="4" w:space="0" w:color="000000"/>
              <w:bottom w:val="single" w:sz="4" w:space="0" w:color="000000"/>
              <w:right w:val="single" w:sz="4" w:space="0" w:color="000000"/>
            </w:tcBorders>
          </w:tcPr>
          <w:p w14:paraId="1733F73B" w14:textId="77777777" w:rsidR="002B2FBC" w:rsidRDefault="002B2FBC" w:rsidP="002B2FBC">
            <w:pPr>
              <w:jc w:val="center"/>
              <w:rPr>
                <w:rFonts w:ascii="Calibri" w:hAnsi="Calibri" w:cs="Calibri"/>
                <w:lang w:eastAsia="en-US"/>
              </w:rPr>
            </w:pPr>
            <w:r>
              <w:rPr>
                <w:rFonts w:ascii="Calibri" w:hAnsi="Calibri" w:cs="Calibri"/>
                <w:lang w:eastAsia="en-US"/>
              </w:rPr>
              <w:t>75%</w:t>
            </w:r>
          </w:p>
        </w:tc>
        <w:tc>
          <w:tcPr>
            <w:tcW w:w="1244" w:type="dxa"/>
            <w:tcBorders>
              <w:top w:val="single" w:sz="4" w:space="0" w:color="000000"/>
              <w:left w:val="single" w:sz="4" w:space="0" w:color="000000"/>
              <w:bottom w:val="single" w:sz="4" w:space="0" w:color="000000"/>
              <w:right w:val="single" w:sz="4" w:space="0" w:color="000000"/>
            </w:tcBorders>
          </w:tcPr>
          <w:p w14:paraId="3FA03F2B" w14:textId="77777777" w:rsidR="002B2FBC" w:rsidRDefault="002B2FBC" w:rsidP="002B2FBC">
            <w:pPr>
              <w:jc w:val="center"/>
              <w:rPr>
                <w:rFonts w:ascii="Calibri" w:hAnsi="Calibri" w:cs="Calibri"/>
                <w:lang w:eastAsia="en-US"/>
              </w:rPr>
            </w:pPr>
            <w:r>
              <w:rPr>
                <w:rFonts w:ascii="Calibri" w:hAnsi="Calibri" w:cs="Calibri"/>
                <w:lang w:eastAsia="en-US"/>
              </w:rPr>
              <w:t>84.0</w:t>
            </w:r>
          </w:p>
        </w:tc>
        <w:tc>
          <w:tcPr>
            <w:tcW w:w="1603" w:type="dxa"/>
            <w:tcBorders>
              <w:top w:val="single" w:sz="4" w:space="0" w:color="000000"/>
              <w:left w:val="single" w:sz="4" w:space="0" w:color="000000"/>
              <w:bottom w:val="single" w:sz="4" w:space="0" w:color="000000"/>
              <w:right w:val="single" w:sz="4" w:space="0" w:color="000000"/>
            </w:tcBorders>
          </w:tcPr>
          <w:p w14:paraId="01A418F6" w14:textId="77777777" w:rsidR="002B2FBC" w:rsidRDefault="002B2FBC" w:rsidP="002B2FBC">
            <w:pPr>
              <w:jc w:val="center"/>
              <w:rPr>
                <w:rFonts w:ascii="Calibri" w:hAnsi="Calibri" w:cs="Calibri"/>
                <w:lang w:eastAsia="en-US"/>
              </w:rPr>
            </w:pPr>
            <w:r>
              <w:rPr>
                <w:rFonts w:ascii="Calibri" w:hAnsi="Calibri" w:cs="Calibri"/>
                <w:lang w:eastAsia="en-US"/>
              </w:rPr>
              <w:t>8.0</w:t>
            </w:r>
          </w:p>
        </w:tc>
        <w:tc>
          <w:tcPr>
            <w:tcW w:w="2283" w:type="dxa"/>
            <w:tcBorders>
              <w:top w:val="single" w:sz="4" w:space="0" w:color="000000"/>
              <w:left w:val="single" w:sz="4" w:space="0" w:color="000000"/>
              <w:bottom w:val="single" w:sz="4" w:space="0" w:color="000000"/>
              <w:right w:val="single" w:sz="4" w:space="0" w:color="000000"/>
            </w:tcBorders>
          </w:tcPr>
          <w:p w14:paraId="0F5E3BA9" w14:textId="77777777" w:rsidR="002B2FBC" w:rsidRDefault="002B2FBC" w:rsidP="002B2FBC">
            <w:pPr>
              <w:jc w:val="center"/>
              <w:rPr>
                <w:rFonts w:ascii="Calibri" w:hAnsi="Calibri" w:cs="Calibri"/>
                <w:szCs w:val="22"/>
                <w:lang w:eastAsia="en-US"/>
              </w:rPr>
            </w:pPr>
            <w:r>
              <w:rPr>
                <w:rFonts w:ascii="Calibri" w:hAnsi="Calibri" w:cs="Calibri"/>
                <w:szCs w:val="22"/>
                <w:lang w:eastAsia="en-US"/>
              </w:rPr>
              <w:t>15.1</w:t>
            </w:r>
          </w:p>
        </w:tc>
        <w:tc>
          <w:tcPr>
            <w:tcW w:w="1007" w:type="dxa"/>
            <w:tcBorders>
              <w:top w:val="single" w:sz="4" w:space="0" w:color="000000"/>
              <w:left w:val="single" w:sz="4" w:space="0" w:color="000000"/>
              <w:bottom w:val="single" w:sz="4" w:space="0" w:color="000000"/>
              <w:right w:val="single" w:sz="4" w:space="0" w:color="000000"/>
            </w:tcBorders>
          </w:tcPr>
          <w:p w14:paraId="2D236EE8" w14:textId="77777777" w:rsidR="002B2FBC" w:rsidRDefault="002B2FBC" w:rsidP="002B2FBC">
            <w:pPr>
              <w:jc w:val="center"/>
              <w:rPr>
                <w:rFonts w:ascii="Calibri" w:hAnsi="Calibri" w:cs="Calibri"/>
                <w:szCs w:val="22"/>
                <w:lang w:eastAsia="en-US"/>
              </w:rPr>
            </w:pPr>
            <w:r>
              <w:rPr>
                <w:rFonts w:ascii="Calibri" w:hAnsi="Calibri" w:cs="Calibri"/>
                <w:szCs w:val="22"/>
                <w:lang w:eastAsia="en-US"/>
              </w:rPr>
              <w:t>1022.0</w:t>
            </w:r>
          </w:p>
        </w:tc>
        <w:tc>
          <w:tcPr>
            <w:tcW w:w="1110" w:type="dxa"/>
            <w:tcBorders>
              <w:top w:val="single" w:sz="4" w:space="0" w:color="000000"/>
              <w:left w:val="single" w:sz="4" w:space="0" w:color="000000"/>
              <w:bottom w:val="single" w:sz="4" w:space="0" w:color="000000"/>
              <w:right w:val="single" w:sz="4" w:space="0" w:color="000000"/>
            </w:tcBorders>
          </w:tcPr>
          <w:p w14:paraId="43627536" w14:textId="77777777" w:rsidR="002B2FBC" w:rsidRDefault="002B2FBC" w:rsidP="002B2FBC">
            <w:pPr>
              <w:jc w:val="center"/>
              <w:rPr>
                <w:rFonts w:ascii="Calibri" w:hAnsi="Calibri" w:cs="Calibri"/>
                <w:szCs w:val="22"/>
                <w:lang w:eastAsia="en-US"/>
              </w:rPr>
            </w:pPr>
            <w:r>
              <w:rPr>
                <w:rFonts w:ascii="Calibri" w:hAnsi="Calibri" w:cs="Calibri"/>
                <w:szCs w:val="22"/>
                <w:lang w:eastAsia="en-US"/>
              </w:rPr>
              <w:t>821.0</w:t>
            </w:r>
          </w:p>
        </w:tc>
        <w:tc>
          <w:tcPr>
            <w:tcW w:w="1509" w:type="dxa"/>
            <w:tcBorders>
              <w:top w:val="single" w:sz="4" w:space="0" w:color="000000"/>
              <w:left w:val="single" w:sz="4" w:space="0" w:color="000000"/>
              <w:bottom w:val="single" w:sz="4" w:space="0" w:color="000000"/>
              <w:right w:val="single" w:sz="4" w:space="0" w:color="000000"/>
            </w:tcBorders>
          </w:tcPr>
          <w:p w14:paraId="33378048" w14:textId="77777777" w:rsidR="002B2FBC" w:rsidRDefault="002B2FBC" w:rsidP="002B2FBC">
            <w:pPr>
              <w:jc w:val="center"/>
              <w:rPr>
                <w:rFonts w:ascii="Calibri" w:hAnsi="Calibri" w:cs="Calibri"/>
                <w:szCs w:val="22"/>
                <w:lang w:eastAsia="en-US"/>
              </w:rPr>
            </w:pPr>
            <w:r>
              <w:rPr>
                <w:rFonts w:ascii="Calibri" w:hAnsi="Calibri" w:cs="Calibri"/>
                <w:szCs w:val="22"/>
                <w:lang w:eastAsia="en-US"/>
              </w:rPr>
              <w:t>20.0</w:t>
            </w:r>
          </w:p>
        </w:tc>
        <w:tc>
          <w:tcPr>
            <w:tcW w:w="1803" w:type="dxa"/>
            <w:tcBorders>
              <w:top w:val="single" w:sz="4" w:space="0" w:color="000000"/>
              <w:left w:val="single" w:sz="4" w:space="0" w:color="000000"/>
              <w:bottom w:val="single" w:sz="4" w:space="0" w:color="000000"/>
              <w:right w:val="single" w:sz="4" w:space="0" w:color="000000"/>
            </w:tcBorders>
          </w:tcPr>
          <w:p w14:paraId="73411C46" w14:textId="77777777" w:rsidR="002B2FBC" w:rsidRDefault="002B2FBC" w:rsidP="002B2FBC">
            <w:pPr>
              <w:jc w:val="center"/>
              <w:rPr>
                <w:rFonts w:ascii="Calibri" w:hAnsi="Calibri" w:cs="Calibri"/>
                <w:szCs w:val="22"/>
                <w:lang w:eastAsia="en-US"/>
              </w:rPr>
            </w:pPr>
            <w:r>
              <w:rPr>
                <w:rFonts w:ascii="Calibri" w:hAnsi="Calibri" w:cs="Calibri"/>
                <w:szCs w:val="22"/>
                <w:lang w:eastAsia="en-US"/>
              </w:rPr>
              <w:t>0.0</w:t>
            </w:r>
          </w:p>
        </w:tc>
      </w:tr>
      <w:tr w:rsidR="002B2FBC" w14:paraId="75EE81DE" w14:textId="77777777" w:rsidTr="002B2FBC">
        <w:tc>
          <w:tcPr>
            <w:tcW w:w="1190" w:type="dxa"/>
            <w:tcBorders>
              <w:top w:val="single" w:sz="4" w:space="0" w:color="000000"/>
              <w:left w:val="single" w:sz="4" w:space="0" w:color="000000"/>
              <w:bottom w:val="single" w:sz="4" w:space="0" w:color="000000"/>
              <w:right w:val="single" w:sz="4" w:space="0" w:color="000000"/>
            </w:tcBorders>
          </w:tcPr>
          <w:p w14:paraId="6379786C" w14:textId="77777777" w:rsidR="002B2FBC" w:rsidRDefault="002B2FBC" w:rsidP="002B2FBC">
            <w:pPr>
              <w:jc w:val="center"/>
              <w:rPr>
                <w:rFonts w:ascii="Calibri" w:hAnsi="Calibri" w:cs="Calibri"/>
                <w:lang w:eastAsia="en-US"/>
              </w:rPr>
            </w:pPr>
            <w:r>
              <w:rPr>
                <w:rFonts w:ascii="Calibri" w:hAnsi="Calibri" w:cs="Calibri"/>
                <w:lang w:eastAsia="en-US"/>
              </w:rPr>
              <w:t>Máximo</w:t>
            </w:r>
          </w:p>
        </w:tc>
        <w:tc>
          <w:tcPr>
            <w:tcW w:w="1244" w:type="dxa"/>
            <w:tcBorders>
              <w:top w:val="single" w:sz="4" w:space="0" w:color="000000"/>
              <w:left w:val="single" w:sz="4" w:space="0" w:color="000000"/>
              <w:bottom w:val="single" w:sz="4" w:space="0" w:color="000000"/>
              <w:right w:val="single" w:sz="4" w:space="0" w:color="000000"/>
            </w:tcBorders>
          </w:tcPr>
          <w:p w14:paraId="460DC291" w14:textId="77777777" w:rsidR="002B2FBC" w:rsidRDefault="002B2FBC" w:rsidP="002B2FBC">
            <w:pPr>
              <w:jc w:val="center"/>
              <w:rPr>
                <w:rFonts w:ascii="Calibri" w:hAnsi="Calibri" w:cs="Calibri"/>
                <w:lang w:eastAsia="en-US"/>
              </w:rPr>
            </w:pPr>
            <w:r>
              <w:rPr>
                <w:rFonts w:ascii="Calibri" w:hAnsi="Calibri" w:cs="Calibri"/>
                <w:lang w:eastAsia="en-US"/>
              </w:rPr>
              <w:t>100.0</w:t>
            </w:r>
          </w:p>
        </w:tc>
        <w:tc>
          <w:tcPr>
            <w:tcW w:w="1603" w:type="dxa"/>
            <w:tcBorders>
              <w:top w:val="single" w:sz="4" w:space="0" w:color="000000"/>
              <w:left w:val="single" w:sz="4" w:space="0" w:color="000000"/>
              <w:bottom w:val="single" w:sz="4" w:space="0" w:color="000000"/>
              <w:right w:val="single" w:sz="4" w:space="0" w:color="000000"/>
            </w:tcBorders>
          </w:tcPr>
          <w:p w14:paraId="18EE0DC5" w14:textId="77777777" w:rsidR="002B2FBC" w:rsidRDefault="002B2FBC" w:rsidP="002B2FBC">
            <w:pPr>
              <w:jc w:val="center"/>
              <w:rPr>
                <w:rFonts w:ascii="Calibri" w:hAnsi="Calibri" w:cs="Calibri"/>
                <w:lang w:eastAsia="en-US"/>
              </w:rPr>
            </w:pPr>
            <w:r>
              <w:rPr>
                <w:rFonts w:ascii="Calibri" w:hAnsi="Calibri" w:cs="Calibri"/>
                <w:lang w:eastAsia="en-US"/>
              </w:rPr>
              <w:t>9.0</w:t>
            </w:r>
          </w:p>
        </w:tc>
        <w:tc>
          <w:tcPr>
            <w:tcW w:w="2283" w:type="dxa"/>
            <w:tcBorders>
              <w:top w:val="single" w:sz="4" w:space="0" w:color="000000"/>
              <w:left w:val="single" w:sz="4" w:space="0" w:color="000000"/>
              <w:bottom w:val="single" w:sz="4" w:space="0" w:color="000000"/>
              <w:right w:val="single" w:sz="4" w:space="0" w:color="000000"/>
            </w:tcBorders>
          </w:tcPr>
          <w:p w14:paraId="7F92F0EA" w14:textId="77777777" w:rsidR="002B2FBC" w:rsidRDefault="002B2FBC" w:rsidP="002B2FBC">
            <w:pPr>
              <w:jc w:val="center"/>
              <w:rPr>
                <w:rFonts w:ascii="Calibri" w:hAnsi="Calibri" w:cs="Calibri"/>
                <w:szCs w:val="22"/>
                <w:lang w:eastAsia="en-US"/>
              </w:rPr>
            </w:pPr>
            <w:r>
              <w:rPr>
                <w:rFonts w:ascii="Calibri" w:hAnsi="Calibri" w:cs="Calibri"/>
                <w:szCs w:val="22"/>
                <w:lang w:eastAsia="en-US"/>
              </w:rPr>
              <w:t>40.0</w:t>
            </w:r>
          </w:p>
        </w:tc>
        <w:tc>
          <w:tcPr>
            <w:tcW w:w="1007" w:type="dxa"/>
            <w:tcBorders>
              <w:top w:val="single" w:sz="4" w:space="0" w:color="000000"/>
              <w:left w:val="single" w:sz="4" w:space="0" w:color="000000"/>
              <w:bottom w:val="single" w:sz="4" w:space="0" w:color="000000"/>
              <w:right w:val="single" w:sz="4" w:space="0" w:color="000000"/>
            </w:tcBorders>
          </w:tcPr>
          <w:p w14:paraId="4331439C" w14:textId="77777777" w:rsidR="002B2FBC" w:rsidRDefault="002B2FBC" w:rsidP="002B2FBC">
            <w:pPr>
              <w:jc w:val="center"/>
              <w:rPr>
                <w:rFonts w:ascii="Calibri" w:hAnsi="Calibri" w:cs="Calibri"/>
                <w:szCs w:val="22"/>
                <w:lang w:eastAsia="en-US"/>
              </w:rPr>
            </w:pPr>
            <w:r>
              <w:rPr>
                <w:rFonts w:ascii="Calibri" w:hAnsi="Calibri" w:cs="Calibri"/>
                <w:szCs w:val="22"/>
                <w:lang w:eastAsia="en-US"/>
              </w:rPr>
              <w:t>1035.2</w:t>
            </w:r>
          </w:p>
        </w:tc>
        <w:tc>
          <w:tcPr>
            <w:tcW w:w="1110" w:type="dxa"/>
            <w:tcBorders>
              <w:top w:val="single" w:sz="4" w:space="0" w:color="000000"/>
              <w:left w:val="single" w:sz="4" w:space="0" w:color="000000"/>
              <w:bottom w:val="single" w:sz="4" w:space="0" w:color="000000"/>
              <w:right w:val="single" w:sz="4" w:space="0" w:color="000000"/>
            </w:tcBorders>
          </w:tcPr>
          <w:p w14:paraId="53FB823A" w14:textId="77777777" w:rsidR="002B2FBC" w:rsidRDefault="002B2FBC" w:rsidP="002B2FBC">
            <w:pPr>
              <w:jc w:val="center"/>
              <w:rPr>
                <w:rFonts w:ascii="Calibri" w:hAnsi="Calibri" w:cs="Calibri"/>
                <w:szCs w:val="22"/>
                <w:lang w:eastAsia="en-US"/>
              </w:rPr>
            </w:pPr>
            <w:r>
              <w:rPr>
                <w:rFonts w:ascii="Calibri" w:hAnsi="Calibri" w:cs="Calibri"/>
                <w:szCs w:val="22"/>
                <w:lang w:eastAsia="en-US"/>
              </w:rPr>
              <w:t>3883.0</w:t>
            </w:r>
          </w:p>
        </w:tc>
        <w:tc>
          <w:tcPr>
            <w:tcW w:w="1509" w:type="dxa"/>
            <w:tcBorders>
              <w:top w:val="single" w:sz="4" w:space="0" w:color="000000"/>
              <w:left w:val="single" w:sz="4" w:space="0" w:color="000000"/>
              <w:bottom w:val="single" w:sz="4" w:space="0" w:color="000000"/>
              <w:right w:val="single" w:sz="4" w:space="0" w:color="000000"/>
            </w:tcBorders>
          </w:tcPr>
          <w:p w14:paraId="72BFBAA4" w14:textId="77777777" w:rsidR="002B2FBC" w:rsidRDefault="002B2FBC" w:rsidP="002B2FBC">
            <w:pPr>
              <w:jc w:val="center"/>
              <w:rPr>
                <w:rFonts w:ascii="Calibri" w:hAnsi="Calibri" w:cs="Calibri"/>
                <w:szCs w:val="22"/>
                <w:lang w:eastAsia="en-US"/>
              </w:rPr>
            </w:pPr>
            <w:r>
              <w:rPr>
                <w:rFonts w:ascii="Calibri" w:hAnsi="Calibri" w:cs="Calibri"/>
                <w:szCs w:val="22"/>
                <w:lang w:eastAsia="en-US"/>
              </w:rPr>
              <w:t>40.0</w:t>
            </w:r>
          </w:p>
        </w:tc>
        <w:tc>
          <w:tcPr>
            <w:tcW w:w="1803" w:type="dxa"/>
            <w:tcBorders>
              <w:top w:val="single" w:sz="4" w:space="0" w:color="000000"/>
              <w:left w:val="single" w:sz="4" w:space="0" w:color="000000"/>
              <w:bottom w:val="single" w:sz="4" w:space="0" w:color="000000"/>
              <w:right w:val="single" w:sz="4" w:space="0" w:color="000000"/>
            </w:tcBorders>
          </w:tcPr>
          <w:p w14:paraId="40682209" w14:textId="77777777" w:rsidR="002B2FBC" w:rsidRDefault="002B2FBC" w:rsidP="002B2FBC">
            <w:pPr>
              <w:jc w:val="center"/>
              <w:rPr>
                <w:rFonts w:ascii="Calibri" w:hAnsi="Calibri" w:cs="Calibri"/>
                <w:szCs w:val="22"/>
                <w:lang w:eastAsia="en-US"/>
              </w:rPr>
            </w:pPr>
            <w:r>
              <w:rPr>
                <w:rFonts w:ascii="Calibri" w:hAnsi="Calibri" w:cs="Calibri"/>
                <w:szCs w:val="22"/>
                <w:lang w:eastAsia="en-US"/>
              </w:rPr>
              <w:t>16.0</w:t>
            </w:r>
          </w:p>
        </w:tc>
      </w:tr>
    </w:tbl>
    <w:p w14:paraId="22C2A885" w14:textId="77777777" w:rsidR="007B434C" w:rsidRDefault="007B434C">
      <w:pPr>
        <w:rPr>
          <w:color w:val="000000"/>
        </w:rPr>
      </w:pPr>
    </w:p>
    <w:p w14:paraId="20C7B376" w14:textId="060F152C" w:rsidR="007B434C" w:rsidRDefault="0015175E">
      <w:pPr>
        <w:rPr>
          <w:color w:val="000000"/>
        </w:rPr>
      </w:pPr>
      <w:r>
        <w:rPr>
          <w:color w:val="000000"/>
        </w:rPr>
        <w:t>Depois de dissecar os dados do IPMA voltou-se a realizar a descrição geral do conjunto</w:t>
      </w:r>
      <w:r w:rsidR="00BE1024">
        <w:rPr>
          <w:color w:val="000000"/>
        </w:rPr>
        <w:t xml:space="preserve"> 3</w:t>
      </w:r>
      <w:r>
        <w:rPr>
          <w:color w:val="000000"/>
        </w:rPr>
        <w:t>, como apresenta a tabela 9.</w:t>
      </w:r>
    </w:p>
    <w:p w14:paraId="42F0F842" w14:textId="77777777" w:rsidR="002B2FBC" w:rsidRDefault="002B2FBC">
      <w:pPr>
        <w:rPr>
          <w:color w:val="000000"/>
        </w:rPr>
      </w:pPr>
    </w:p>
    <w:p w14:paraId="521D9535" w14:textId="77777777" w:rsidR="002B2FBC" w:rsidRDefault="002B2FBC">
      <w:pPr>
        <w:rPr>
          <w:color w:val="000000"/>
        </w:rPr>
      </w:pPr>
    </w:p>
    <w:p w14:paraId="0428F8D1" w14:textId="77777777" w:rsidR="002B2FBC" w:rsidRDefault="002B2FBC">
      <w:pPr>
        <w:rPr>
          <w:color w:val="000000"/>
        </w:rPr>
      </w:pPr>
    </w:p>
    <w:p w14:paraId="0C6E7D5D" w14:textId="77777777" w:rsidR="002B2FBC" w:rsidRDefault="002B2FBC">
      <w:pPr>
        <w:rPr>
          <w:color w:val="000000"/>
        </w:rPr>
      </w:pPr>
    </w:p>
    <w:p w14:paraId="7FF69865" w14:textId="77777777" w:rsidR="002B2FBC" w:rsidRDefault="002B2FBC">
      <w:pPr>
        <w:rPr>
          <w:color w:val="000000"/>
        </w:rPr>
      </w:pPr>
    </w:p>
    <w:p w14:paraId="1211E074" w14:textId="77777777" w:rsidR="002B2FBC" w:rsidRDefault="002B2FBC">
      <w:pPr>
        <w:rPr>
          <w:color w:val="000000"/>
        </w:rPr>
      </w:pPr>
    </w:p>
    <w:p w14:paraId="70288E17" w14:textId="77777777" w:rsidR="002B2FBC" w:rsidRDefault="002B2FBC">
      <w:pPr>
        <w:rPr>
          <w:color w:val="000000"/>
        </w:rPr>
      </w:pPr>
    </w:p>
    <w:p w14:paraId="540883DF" w14:textId="77777777" w:rsidR="002B2FBC" w:rsidRDefault="002B2FBC">
      <w:pPr>
        <w:rPr>
          <w:color w:val="000000"/>
        </w:rPr>
      </w:pPr>
    </w:p>
    <w:p w14:paraId="58BF3446" w14:textId="77777777" w:rsidR="002B2FBC" w:rsidRDefault="002B2FBC">
      <w:pPr>
        <w:rPr>
          <w:color w:val="000000"/>
        </w:rPr>
      </w:pPr>
    </w:p>
    <w:p w14:paraId="0CD479AE" w14:textId="77777777" w:rsidR="002B2FBC" w:rsidRDefault="002B2FBC">
      <w:pPr>
        <w:rPr>
          <w:color w:val="000000"/>
        </w:rPr>
      </w:pPr>
    </w:p>
    <w:p w14:paraId="743B98E7" w14:textId="77777777" w:rsidR="002B2FBC" w:rsidRDefault="002B2FBC">
      <w:pPr>
        <w:rPr>
          <w:color w:val="000000"/>
        </w:rPr>
      </w:pPr>
    </w:p>
    <w:p w14:paraId="36E2944A" w14:textId="77777777" w:rsidR="002B2FBC" w:rsidRDefault="002B2FBC">
      <w:pPr>
        <w:rPr>
          <w:color w:val="000000"/>
        </w:rPr>
      </w:pPr>
    </w:p>
    <w:p w14:paraId="31E41828" w14:textId="07B78C42" w:rsidR="007B434C" w:rsidRDefault="00000000">
      <w:pPr>
        <w:rPr>
          <w:color w:val="000000"/>
        </w:rPr>
      </w:pPr>
      <w:r>
        <w:rPr>
          <w:noProof/>
        </w:rPr>
        <w:lastRenderedPageBreak/>
        <w:pict w14:anchorId="313BCC09">
          <v:rect id="Frame1" o:spid="_x0000_s2064" style="position:absolute;left:0;text-align:left;margin-left:0;margin-top:-.3pt;width:356.95pt;height:409.15pt;z-index:251667456;visibility:visible;mso-wrap-style:square;mso-wrap-distance-left:7.05pt;mso-wrap-distance-top:0;mso-wrap-distance-right:7.05pt;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" filled="f" stroked="f">
            <v:textbox style="mso-next-textbox:#Frame1" inset="0,0,0,0">
              <w:txbxContent>
                <w:p w14:paraId="3FA4B00A" w14:textId="4331152C" w:rsidR="000158E2" w:rsidRDefault="000158E2" w:rsidP="0046128E">
                  <w:pPr>
                    <w:pStyle w:val="Legenda"/>
                  </w:pPr>
                  <w:bookmarkStart w:id="130" w:name="_Toc139964975"/>
                  <w:r>
                    <w:t xml:space="preserve">Tabela </w:t>
                  </w:r>
                  <w:fldSimple w:instr=" SEQ Tabela \* ARABIC ">
                    <w:r w:rsidR="00A5379D">
                      <w:rPr>
                        <w:noProof/>
                      </w:rPr>
                      <w:t>10</w:t>
                    </w:r>
                  </w:fldSimple>
                  <w:r>
                    <w:t xml:space="preserve"> - </w:t>
                  </w:r>
                  <w:r w:rsidRPr="00C87CD7">
                    <w:t>Registos Esperados vs. Validados (IPMA)</w:t>
                  </w:r>
                  <w:bookmarkEnd w:id="130"/>
                </w:p>
                <w:tbl>
                  <w:tblPr>
                    <w:tblW w:w="7138" w:type="dxa"/>
                    <w:jc w:val="center"/>
                    <w:tblLook w:val="04A0" w:firstRow="1" w:lastRow="0" w:firstColumn="1" w:lastColumn="0" w:noHBand="0" w:noVBand="1"/>
                  </w:tblPr>
                  <w:tblGrid>
                    <w:gridCol w:w="1416"/>
                    <w:gridCol w:w="1421"/>
                    <w:gridCol w:w="1480"/>
                    <w:gridCol w:w="1455"/>
                    <w:gridCol w:w="1366"/>
                  </w:tblGrid>
                  <w:tr w:rsidR="007B434C" w14:paraId="5D706FA9" w14:textId="77777777">
                    <w:trPr>
                      <w:jc w:val="center"/>
                    </w:trPr>
                    <w:tc>
                      <w:tcPr>
                        <w:tcW w:w="7138" w:type="dxa"/>
                        <w:gridSpan w:val="5"/>
                        <w:tcBorders>
                          <w:top w:val="single" w:sz="4" w:space="0" w:color="000000"/>
                          <w:left w:val="single" w:sz="4" w:space="0" w:color="000000"/>
                          <w:bottom w:val="single" w:sz="4" w:space="0" w:color="000000"/>
                          <w:right w:val="single" w:sz="4" w:space="0" w:color="000000"/>
                        </w:tcBorders>
                      </w:tcPr>
                      <w:p w14:paraId="2A5D6ECD" w14:textId="77777777" w:rsidR="007B434C" w:rsidRDefault="00AF7DB6">
                        <w:pPr>
                          <w:jc w:val="center"/>
                          <w:rPr>
                            <w:b/>
                            <w:bCs/>
                            <w:lang w:eastAsia="en-US"/>
                          </w:rPr>
                        </w:pPr>
                        <w:r>
                          <w:rPr>
                            <w:b/>
                            <w:bCs/>
                            <w:lang w:eastAsia="en-US"/>
                          </w:rPr>
                          <w:t>Registos 1 H</w:t>
                        </w:r>
                      </w:p>
                    </w:tc>
                  </w:tr>
                  <w:tr w:rsidR="007B434C" w14:paraId="1E7C24FC" w14:textId="77777777">
                    <w:trPr>
                      <w:jc w:val="center"/>
                    </w:trPr>
                    <w:tc>
                      <w:tcPr>
                        <w:tcW w:w="1416" w:type="dxa"/>
                        <w:tcBorders>
                          <w:top w:val="single" w:sz="4" w:space="0" w:color="000000"/>
                          <w:left w:val="single" w:sz="4" w:space="0" w:color="000000"/>
                          <w:bottom w:val="single" w:sz="4" w:space="0" w:color="000000"/>
                          <w:right w:val="single" w:sz="4" w:space="0" w:color="000000"/>
                        </w:tcBorders>
                        <w:vAlign w:val="center"/>
                      </w:tcPr>
                      <w:p w14:paraId="3D788148" w14:textId="77777777" w:rsidR="007B434C" w:rsidRDefault="00AF7DB6">
                        <w:pPr>
                          <w:jc w:val="center"/>
                          <w:rPr>
                            <w:b/>
                            <w:bCs/>
                            <w:lang w:eastAsia="en-US"/>
                          </w:rPr>
                        </w:pPr>
                        <w:r>
                          <w:rPr>
                            <w:b/>
                            <w:bCs/>
                            <w:lang w:eastAsia="en-US"/>
                          </w:rPr>
                          <w:t>Anos</w:t>
                        </w:r>
                      </w:p>
                    </w:tc>
                    <w:tc>
                      <w:tcPr>
                        <w:tcW w:w="1421" w:type="dxa"/>
                        <w:tcBorders>
                          <w:top w:val="single" w:sz="4" w:space="0" w:color="000000"/>
                          <w:left w:val="single" w:sz="4" w:space="0" w:color="000000"/>
                          <w:bottom w:val="single" w:sz="4" w:space="0" w:color="000000"/>
                          <w:right w:val="single" w:sz="4" w:space="0" w:color="000000"/>
                        </w:tcBorders>
                        <w:vAlign w:val="center"/>
                      </w:tcPr>
                      <w:p w14:paraId="53048DA8" w14:textId="77777777" w:rsidR="007B434C" w:rsidRDefault="00AF7DB6">
                        <w:pPr>
                          <w:jc w:val="center"/>
                          <w:rPr>
                            <w:b/>
                            <w:bCs/>
                            <w:lang w:eastAsia="en-US"/>
                          </w:rPr>
                        </w:pPr>
                        <w:r>
                          <w:rPr>
                            <w:b/>
                            <w:bCs/>
                            <w:lang w:eastAsia="en-US"/>
                          </w:rPr>
                          <w:t>Mês</w:t>
                        </w:r>
                      </w:p>
                    </w:tc>
                    <w:tc>
                      <w:tcPr>
                        <w:tcW w:w="1480" w:type="dxa"/>
                        <w:tcBorders>
                          <w:top w:val="single" w:sz="4" w:space="0" w:color="000000"/>
                          <w:left w:val="single" w:sz="4" w:space="0" w:color="000000"/>
                          <w:bottom w:val="single" w:sz="4" w:space="0" w:color="000000"/>
                          <w:right w:val="single" w:sz="4" w:space="0" w:color="000000"/>
                        </w:tcBorders>
                        <w:vAlign w:val="center"/>
                      </w:tcPr>
                      <w:p w14:paraId="70BB5273" w14:textId="77777777" w:rsidR="007B434C" w:rsidRDefault="00AF7DB6">
                        <w:pPr>
                          <w:jc w:val="center"/>
                          <w:rPr>
                            <w:b/>
                            <w:bCs/>
                            <w:lang w:eastAsia="en-US"/>
                          </w:rPr>
                        </w:pPr>
                        <w:r>
                          <w:rPr>
                            <w:b/>
                            <w:bCs/>
                            <w:lang w:eastAsia="en-US"/>
                          </w:rPr>
                          <w:t>Esperado</w:t>
                        </w:r>
                      </w:p>
                    </w:tc>
                    <w:tc>
                      <w:tcPr>
                        <w:tcW w:w="1455" w:type="dxa"/>
                        <w:tcBorders>
                          <w:top w:val="single" w:sz="4" w:space="0" w:color="000000"/>
                          <w:left w:val="single" w:sz="4" w:space="0" w:color="000000"/>
                          <w:bottom w:val="single" w:sz="4" w:space="0" w:color="000000"/>
                          <w:right w:val="single" w:sz="4" w:space="0" w:color="000000"/>
                        </w:tcBorders>
                        <w:vAlign w:val="center"/>
                      </w:tcPr>
                      <w:p w14:paraId="5D56FF9C" w14:textId="77777777" w:rsidR="007B434C" w:rsidRDefault="00AF7DB6">
                        <w:pPr>
                          <w:jc w:val="center"/>
                          <w:rPr>
                            <w:b/>
                            <w:bCs/>
                            <w:lang w:eastAsia="en-US"/>
                          </w:rPr>
                        </w:pPr>
                        <w:r>
                          <w:rPr>
                            <w:b/>
                            <w:bCs/>
                            <w:lang w:eastAsia="en-US"/>
                          </w:rPr>
                          <w:t>Validado</w:t>
                        </w:r>
                      </w:p>
                    </w:tc>
                    <w:tc>
                      <w:tcPr>
                        <w:tcW w:w="1366" w:type="dxa"/>
                        <w:tcBorders>
                          <w:top w:val="single" w:sz="4" w:space="0" w:color="000000"/>
                          <w:left w:val="single" w:sz="4" w:space="0" w:color="000000"/>
                          <w:bottom w:val="single" w:sz="4" w:space="0" w:color="000000"/>
                          <w:right w:val="single" w:sz="4" w:space="0" w:color="000000"/>
                        </w:tcBorders>
                        <w:vAlign w:val="center"/>
                      </w:tcPr>
                      <w:p w14:paraId="6D98EAFF" w14:textId="77777777" w:rsidR="007B434C" w:rsidRDefault="00AF7DB6">
                        <w:pPr>
                          <w:jc w:val="center"/>
                          <w:rPr>
                            <w:b/>
                            <w:bCs/>
                            <w:lang w:eastAsia="en-US"/>
                          </w:rPr>
                        </w:pPr>
                        <w:r>
                          <w:rPr>
                            <w:b/>
                            <w:bCs/>
                            <w:lang w:eastAsia="en-US"/>
                          </w:rPr>
                          <w:t>%Omissos</w:t>
                        </w:r>
                      </w:p>
                    </w:tc>
                  </w:tr>
                  <w:tr w:rsidR="007B434C" w14:paraId="066E4C05" w14:textId="77777777">
                    <w:trPr>
                      <w:trHeight w:val="226"/>
                      <w:jc w:val="center"/>
                    </w:trPr>
                    <w:tc>
                      <w:tcPr>
                        <w:tcW w:w="1416" w:type="dxa"/>
                        <w:tcBorders>
                          <w:top w:val="single" w:sz="4" w:space="0" w:color="000000"/>
                          <w:left w:val="single" w:sz="4" w:space="0" w:color="000000"/>
                          <w:bottom w:val="single" w:sz="4" w:space="0" w:color="000000"/>
                          <w:right w:val="single" w:sz="4" w:space="0" w:color="000000"/>
                        </w:tcBorders>
                        <w:vAlign w:val="center"/>
                      </w:tcPr>
                      <w:p w14:paraId="1BA3A433" w14:textId="77777777" w:rsidR="007B434C" w:rsidRDefault="00AF7DB6">
                        <w:pPr>
                          <w:jc w:val="center"/>
                          <w:rPr>
                            <w:lang w:eastAsia="en-US"/>
                          </w:rPr>
                        </w:pPr>
                        <w:r>
                          <w:rPr>
                            <w:lang w:eastAsia="en-US"/>
                          </w:rPr>
                          <w:t>2021 e 2022</w:t>
                        </w:r>
                      </w:p>
                    </w:tc>
                    <w:tc>
                      <w:tcPr>
                        <w:tcW w:w="1421" w:type="dxa"/>
                        <w:tcBorders>
                          <w:top w:val="single" w:sz="4" w:space="0" w:color="000000"/>
                          <w:left w:val="single" w:sz="4" w:space="0" w:color="000000"/>
                          <w:bottom w:val="single" w:sz="4" w:space="0" w:color="000000"/>
                          <w:right w:val="single" w:sz="4" w:space="0" w:color="000000"/>
                        </w:tcBorders>
                        <w:vAlign w:val="center"/>
                      </w:tcPr>
                      <w:p w14:paraId="6FDF0B65" w14:textId="77777777" w:rsidR="007B434C" w:rsidRDefault="00AF7DB6">
                        <w:pPr>
                          <w:jc w:val="center"/>
                          <w:rPr>
                            <w:lang w:eastAsia="en-US"/>
                          </w:rPr>
                        </w:pPr>
                        <w:r>
                          <w:rPr>
                            <w:lang w:eastAsia="en-US"/>
                          </w:rPr>
                          <w:t>Janeiro</w:t>
                        </w:r>
                      </w:p>
                    </w:tc>
                    <w:tc>
                      <w:tcPr>
                        <w:tcW w:w="1480" w:type="dxa"/>
                        <w:tcBorders>
                          <w:top w:val="single" w:sz="4" w:space="0" w:color="000000"/>
                          <w:left w:val="single" w:sz="4" w:space="0" w:color="000000"/>
                          <w:bottom w:val="single" w:sz="4" w:space="0" w:color="000000"/>
                          <w:right w:val="single" w:sz="4" w:space="0" w:color="000000"/>
                        </w:tcBorders>
                        <w:vAlign w:val="center"/>
                      </w:tcPr>
                      <w:p w14:paraId="5AC51DD9" w14:textId="77777777" w:rsidR="007B434C" w:rsidRDefault="00AF7DB6">
                        <w:pPr>
                          <w:jc w:val="center"/>
                          <w:rPr>
                            <w:lang w:eastAsia="en-US"/>
                          </w:rPr>
                        </w:pPr>
                        <w:r>
                          <w:rPr>
                            <w:lang w:eastAsia="en-US"/>
                          </w:rPr>
                          <w:t>2976</w:t>
                        </w:r>
                      </w:p>
                    </w:tc>
                    <w:tc>
                      <w:tcPr>
                        <w:tcW w:w="1455" w:type="dxa"/>
                        <w:tcBorders>
                          <w:top w:val="single" w:sz="4" w:space="0" w:color="000000"/>
                          <w:left w:val="single" w:sz="4" w:space="0" w:color="000000"/>
                          <w:bottom w:val="single" w:sz="4" w:space="0" w:color="000000"/>
                          <w:right w:val="single" w:sz="4" w:space="0" w:color="000000"/>
                        </w:tcBorders>
                        <w:vAlign w:val="center"/>
                      </w:tcPr>
                      <w:p w14:paraId="5716E6EC" w14:textId="77777777" w:rsidR="007B434C" w:rsidRDefault="00AF7DB6">
                        <w:pPr>
                          <w:jc w:val="center"/>
                          <w:rPr>
                            <w:lang w:eastAsia="en-US"/>
                          </w:rPr>
                        </w:pPr>
                        <w:r>
                          <w:rPr>
                            <w:lang w:eastAsia="en-US"/>
                          </w:rPr>
                          <w:t>2933</w:t>
                        </w:r>
                      </w:p>
                    </w:tc>
                    <w:tc>
                      <w:tcPr>
                        <w:tcW w:w="1366" w:type="dxa"/>
                        <w:tcBorders>
                          <w:top w:val="single" w:sz="4" w:space="0" w:color="000000"/>
                          <w:left w:val="single" w:sz="4" w:space="0" w:color="000000"/>
                          <w:bottom w:val="single" w:sz="4" w:space="0" w:color="000000"/>
                          <w:right w:val="single" w:sz="4" w:space="0" w:color="000000"/>
                        </w:tcBorders>
                        <w:vAlign w:val="center"/>
                      </w:tcPr>
                      <w:p w14:paraId="24A5C474" w14:textId="77777777" w:rsidR="007B434C" w:rsidRDefault="00AF7DB6">
                        <w:pPr>
                          <w:jc w:val="center"/>
                          <w:rPr>
                            <w:lang w:eastAsia="en-US"/>
                          </w:rPr>
                        </w:pPr>
                        <w:r>
                          <w:rPr>
                            <w:lang w:eastAsia="en-US"/>
                          </w:rPr>
                          <w:t>1.44</w:t>
                        </w:r>
                      </w:p>
                    </w:tc>
                  </w:tr>
                  <w:tr w:rsidR="007B434C" w14:paraId="72169D9D" w14:textId="77777777">
                    <w:trPr>
                      <w:trHeight w:val="110"/>
                      <w:jc w:val="center"/>
                    </w:trPr>
                    <w:tc>
                      <w:tcPr>
                        <w:tcW w:w="1416" w:type="dxa"/>
                        <w:tcBorders>
                          <w:top w:val="single" w:sz="4" w:space="0" w:color="000000"/>
                          <w:left w:val="single" w:sz="4" w:space="0" w:color="000000"/>
                          <w:bottom w:val="single" w:sz="4" w:space="0" w:color="000000"/>
                          <w:right w:val="single" w:sz="4" w:space="0" w:color="000000"/>
                        </w:tcBorders>
                        <w:vAlign w:val="center"/>
                      </w:tcPr>
                      <w:p w14:paraId="5066FFEE" w14:textId="77777777" w:rsidR="007B434C" w:rsidRDefault="00AF7DB6">
                        <w:pPr>
                          <w:jc w:val="center"/>
                          <w:rPr>
                            <w:lang w:eastAsia="en-US"/>
                          </w:rPr>
                        </w:pPr>
                        <w:r>
                          <w:rPr>
                            <w:lang w:eastAsia="en-US"/>
                          </w:rPr>
                          <w:t>2021 e 2022</w:t>
                        </w:r>
                      </w:p>
                    </w:tc>
                    <w:tc>
                      <w:tcPr>
                        <w:tcW w:w="1421" w:type="dxa"/>
                        <w:tcBorders>
                          <w:top w:val="single" w:sz="4" w:space="0" w:color="000000"/>
                          <w:left w:val="single" w:sz="4" w:space="0" w:color="000000"/>
                          <w:bottom w:val="single" w:sz="4" w:space="0" w:color="000000"/>
                          <w:right w:val="single" w:sz="4" w:space="0" w:color="000000"/>
                        </w:tcBorders>
                        <w:vAlign w:val="center"/>
                      </w:tcPr>
                      <w:p w14:paraId="1A753C6F" w14:textId="77777777" w:rsidR="007B434C" w:rsidRDefault="00AF7DB6">
                        <w:pPr>
                          <w:jc w:val="center"/>
                          <w:rPr>
                            <w:lang w:eastAsia="en-US"/>
                          </w:rPr>
                        </w:pPr>
                        <w:r>
                          <w:rPr>
                            <w:lang w:eastAsia="en-US"/>
                          </w:rPr>
                          <w:t>Fevereiro</w:t>
                        </w:r>
                      </w:p>
                    </w:tc>
                    <w:tc>
                      <w:tcPr>
                        <w:tcW w:w="1480" w:type="dxa"/>
                        <w:tcBorders>
                          <w:top w:val="single" w:sz="4" w:space="0" w:color="000000"/>
                          <w:left w:val="single" w:sz="4" w:space="0" w:color="000000"/>
                          <w:bottom w:val="single" w:sz="4" w:space="0" w:color="000000"/>
                          <w:right w:val="single" w:sz="4" w:space="0" w:color="000000"/>
                        </w:tcBorders>
                        <w:vAlign w:val="center"/>
                      </w:tcPr>
                      <w:p w14:paraId="1E9C222D" w14:textId="77777777" w:rsidR="007B434C" w:rsidRDefault="00AF7DB6">
                        <w:pPr>
                          <w:jc w:val="center"/>
                          <w:rPr>
                            <w:lang w:eastAsia="en-US"/>
                          </w:rPr>
                        </w:pPr>
                        <w:r>
                          <w:rPr>
                            <w:lang w:eastAsia="en-US"/>
                          </w:rPr>
                          <w:t>2688</w:t>
                        </w:r>
                      </w:p>
                    </w:tc>
                    <w:tc>
                      <w:tcPr>
                        <w:tcW w:w="1455" w:type="dxa"/>
                        <w:tcBorders>
                          <w:top w:val="single" w:sz="4" w:space="0" w:color="000000"/>
                          <w:left w:val="single" w:sz="4" w:space="0" w:color="000000"/>
                          <w:bottom w:val="single" w:sz="4" w:space="0" w:color="000000"/>
                          <w:right w:val="single" w:sz="4" w:space="0" w:color="000000"/>
                        </w:tcBorders>
                        <w:vAlign w:val="center"/>
                      </w:tcPr>
                      <w:p w14:paraId="66D7E67F" w14:textId="77777777" w:rsidR="007B434C" w:rsidRDefault="00AF7DB6">
                        <w:pPr>
                          <w:jc w:val="center"/>
                          <w:rPr>
                            <w:lang w:eastAsia="en-US"/>
                          </w:rPr>
                        </w:pPr>
                        <w:r>
                          <w:rPr>
                            <w:lang w:eastAsia="en-US"/>
                          </w:rPr>
                          <w:t>2681</w:t>
                        </w:r>
                      </w:p>
                    </w:tc>
                    <w:tc>
                      <w:tcPr>
                        <w:tcW w:w="1366" w:type="dxa"/>
                        <w:tcBorders>
                          <w:top w:val="single" w:sz="4" w:space="0" w:color="000000"/>
                          <w:left w:val="single" w:sz="4" w:space="0" w:color="000000"/>
                          <w:bottom w:val="single" w:sz="4" w:space="0" w:color="000000"/>
                          <w:right w:val="single" w:sz="4" w:space="0" w:color="000000"/>
                        </w:tcBorders>
                        <w:vAlign w:val="center"/>
                      </w:tcPr>
                      <w:p w14:paraId="03B2814A" w14:textId="77777777" w:rsidR="007B434C" w:rsidRDefault="00AF7DB6">
                        <w:pPr>
                          <w:jc w:val="center"/>
                          <w:rPr>
                            <w:lang w:eastAsia="en-US"/>
                          </w:rPr>
                        </w:pPr>
                        <w:r>
                          <w:rPr>
                            <w:lang w:eastAsia="en-US"/>
                          </w:rPr>
                          <w:t>0.26</w:t>
                        </w:r>
                      </w:p>
                    </w:tc>
                  </w:tr>
                  <w:tr w:rsidR="007B434C" w14:paraId="7A468C26" w14:textId="77777777">
                    <w:trPr>
                      <w:trHeight w:val="134"/>
                      <w:jc w:val="center"/>
                    </w:trPr>
                    <w:tc>
                      <w:tcPr>
                        <w:tcW w:w="1416" w:type="dxa"/>
                        <w:tcBorders>
                          <w:top w:val="single" w:sz="4" w:space="0" w:color="000000"/>
                          <w:left w:val="single" w:sz="4" w:space="0" w:color="000000"/>
                          <w:bottom w:val="single" w:sz="4" w:space="0" w:color="000000"/>
                          <w:right w:val="single" w:sz="4" w:space="0" w:color="000000"/>
                        </w:tcBorders>
                        <w:vAlign w:val="center"/>
                      </w:tcPr>
                      <w:p w14:paraId="68A996E7" w14:textId="77777777" w:rsidR="007B434C" w:rsidRDefault="00AF7DB6">
                        <w:pPr>
                          <w:jc w:val="center"/>
                          <w:rPr>
                            <w:lang w:eastAsia="en-US"/>
                          </w:rPr>
                        </w:pPr>
                        <w:r>
                          <w:rPr>
                            <w:lang w:eastAsia="en-US"/>
                          </w:rPr>
                          <w:t>2021 e 2022</w:t>
                        </w:r>
                      </w:p>
                    </w:tc>
                    <w:tc>
                      <w:tcPr>
                        <w:tcW w:w="1421" w:type="dxa"/>
                        <w:tcBorders>
                          <w:top w:val="single" w:sz="4" w:space="0" w:color="000000"/>
                          <w:left w:val="single" w:sz="4" w:space="0" w:color="000000"/>
                          <w:bottom w:val="single" w:sz="4" w:space="0" w:color="000000"/>
                          <w:right w:val="single" w:sz="4" w:space="0" w:color="000000"/>
                        </w:tcBorders>
                        <w:vAlign w:val="center"/>
                      </w:tcPr>
                      <w:p w14:paraId="4D0F1A52" w14:textId="77777777" w:rsidR="007B434C" w:rsidRDefault="00AF7DB6">
                        <w:pPr>
                          <w:jc w:val="center"/>
                          <w:rPr>
                            <w:lang w:eastAsia="en-US"/>
                          </w:rPr>
                        </w:pPr>
                        <w:r>
                          <w:rPr>
                            <w:lang w:eastAsia="en-US"/>
                          </w:rPr>
                          <w:t>Março</w:t>
                        </w:r>
                      </w:p>
                    </w:tc>
                    <w:tc>
                      <w:tcPr>
                        <w:tcW w:w="1480" w:type="dxa"/>
                        <w:tcBorders>
                          <w:top w:val="single" w:sz="4" w:space="0" w:color="000000"/>
                          <w:left w:val="single" w:sz="4" w:space="0" w:color="000000"/>
                          <w:bottom w:val="single" w:sz="4" w:space="0" w:color="000000"/>
                          <w:right w:val="single" w:sz="4" w:space="0" w:color="000000"/>
                        </w:tcBorders>
                        <w:vAlign w:val="center"/>
                      </w:tcPr>
                      <w:p w14:paraId="5771A609" w14:textId="77777777" w:rsidR="007B434C" w:rsidRDefault="00AF7DB6">
                        <w:pPr>
                          <w:jc w:val="center"/>
                          <w:rPr>
                            <w:lang w:eastAsia="en-US"/>
                          </w:rPr>
                        </w:pPr>
                        <w:r>
                          <w:rPr>
                            <w:lang w:eastAsia="en-US"/>
                          </w:rPr>
                          <w:t>2976</w:t>
                        </w:r>
                      </w:p>
                    </w:tc>
                    <w:tc>
                      <w:tcPr>
                        <w:tcW w:w="1455" w:type="dxa"/>
                        <w:tcBorders>
                          <w:top w:val="single" w:sz="4" w:space="0" w:color="000000"/>
                          <w:left w:val="single" w:sz="4" w:space="0" w:color="000000"/>
                          <w:bottom w:val="single" w:sz="4" w:space="0" w:color="000000"/>
                          <w:right w:val="single" w:sz="4" w:space="0" w:color="000000"/>
                        </w:tcBorders>
                        <w:vAlign w:val="center"/>
                      </w:tcPr>
                      <w:p w14:paraId="3DFB96D7" w14:textId="77777777" w:rsidR="007B434C" w:rsidRDefault="00AF7DB6">
                        <w:pPr>
                          <w:jc w:val="center"/>
                          <w:rPr>
                            <w:lang w:eastAsia="en-US"/>
                          </w:rPr>
                        </w:pPr>
                        <w:r>
                          <w:rPr>
                            <w:lang w:eastAsia="en-US"/>
                          </w:rPr>
                          <w:t>2960</w:t>
                        </w:r>
                      </w:p>
                    </w:tc>
                    <w:tc>
                      <w:tcPr>
                        <w:tcW w:w="1366" w:type="dxa"/>
                        <w:tcBorders>
                          <w:top w:val="single" w:sz="4" w:space="0" w:color="000000"/>
                          <w:left w:val="single" w:sz="4" w:space="0" w:color="000000"/>
                          <w:bottom w:val="single" w:sz="4" w:space="0" w:color="000000"/>
                          <w:right w:val="single" w:sz="4" w:space="0" w:color="000000"/>
                        </w:tcBorders>
                        <w:vAlign w:val="center"/>
                      </w:tcPr>
                      <w:p w14:paraId="77D67B56" w14:textId="77777777" w:rsidR="007B434C" w:rsidRDefault="00AF7DB6">
                        <w:pPr>
                          <w:jc w:val="center"/>
                          <w:rPr>
                            <w:lang w:eastAsia="en-US"/>
                          </w:rPr>
                        </w:pPr>
                        <w:r>
                          <w:rPr>
                            <w:lang w:eastAsia="en-US"/>
                          </w:rPr>
                          <w:t>0.53</w:t>
                        </w:r>
                      </w:p>
                    </w:tc>
                  </w:tr>
                  <w:tr w:rsidR="007B434C" w14:paraId="507252E2" w14:textId="77777777">
                    <w:trPr>
                      <w:trHeight w:val="303"/>
                      <w:jc w:val="center"/>
                    </w:trPr>
                    <w:tc>
                      <w:tcPr>
                        <w:tcW w:w="1416" w:type="dxa"/>
                        <w:tcBorders>
                          <w:top w:val="single" w:sz="4" w:space="0" w:color="000000"/>
                          <w:left w:val="single" w:sz="4" w:space="0" w:color="000000"/>
                          <w:bottom w:val="single" w:sz="4" w:space="0" w:color="000000"/>
                          <w:right w:val="single" w:sz="4" w:space="0" w:color="000000"/>
                        </w:tcBorders>
                        <w:vAlign w:val="center"/>
                      </w:tcPr>
                      <w:p w14:paraId="7F7B7C05" w14:textId="77777777" w:rsidR="007B434C" w:rsidRDefault="00AF7DB6">
                        <w:pPr>
                          <w:jc w:val="center"/>
                          <w:rPr>
                            <w:lang w:eastAsia="en-US"/>
                          </w:rPr>
                        </w:pPr>
                        <w:r>
                          <w:rPr>
                            <w:lang w:eastAsia="en-US"/>
                          </w:rPr>
                          <w:t>2021 e 2022</w:t>
                        </w:r>
                      </w:p>
                    </w:tc>
                    <w:tc>
                      <w:tcPr>
                        <w:tcW w:w="1421" w:type="dxa"/>
                        <w:tcBorders>
                          <w:top w:val="single" w:sz="4" w:space="0" w:color="000000"/>
                          <w:left w:val="single" w:sz="4" w:space="0" w:color="000000"/>
                          <w:bottom w:val="single" w:sz="4" w:space="0" w:color="000000"/>
                          <w:right w:val="single" w:sz="4" w:space="0" w:color="000000"/>
                        </w:tcBorders>
                        <w:vAlign w:val="center"/>
                      </w:tcPr>
                      <w:p w14:paraId="3F51D383" w14:textId="77777777" w:rsidR="007B434C" w:rsidRDefault="00AF7DB6">
                        <w:pPr>
                          <w:jc w:val="center"/>
                          <w:rPr>
                            <w:lang w:eastAsia="en-US"/>
                          </w:rPr>
                        </w:pPr>
                        <w:r>
                          <w:rPr>
                            <w:lang w:eastAsia="en-US"/>
                          </w:rPr>
                          <w:t>Abril</w:t>
                        </w:r>
                      </w:p>
                    </w:tc>
                    <w:tc>
                      <w:tcPr>
                        <w:tcW w:w="1480" w:type="dxa"/>
                        <w:tcBorders>
                          <w:top w:val="single" w:sz="4" w:space="0" w:color="000000"/>
                          <w:left w:val="single" w:sz="4" w:space="0" w:color="000000"/>
                          <w:bottom w:val="single" w:sz="4" w:space="0" w:color="000000"/>
                          <w:right w:val="single" w:sz="4" w:space="0" w:color="000000"/>
                        </w:tcBorders>
                        <w:vAlign w:val="center"/>
                      </w:tcPr>
                      <w:p w14:paraId="412C20A1" w14:textId="77777777" w:rsidR="007B434C" w:rsidRDefault="00AF7DB6">
                        <w:pPr>
                          <w:jc w:val="center"/>
                          <w:rPr>
                            <w:lang w:eastAsia="en-US"/>
                          </w:rPr>
                        </w:pPr>
                        <w:r>
                          <w:rPr>
                            <w:lang w:eastAsia="en-US"/>
                          </w:rPr>
                          <w:t>2880</w:t>
                        </w:r>
                      </w:p>
                    </w:tc>
                    <w:tc>
                      <w:tcPr>
                        <w:tcW w:w="1455" w:type="dxa"/>
                        <w:tcBorders>
                          <w:top w:val="single" w:sz="4" w:space="0" w:color="000000"/>
                          <w:left w:val="single" w:sz="4" w:space="0" w:color="000000"/>
                          <w:bottom w:val="single" w:sz="4" w:space="0" w:color="000000"/>
                          <w:right w:val="single" w:sz="4" w:space="0" w:color="000000"/>
                        </w:tcBorders>
                        <w:vAlign w:val="center"/>
                      </w:tcPr>
                      <w:p w14:paraId="54ECAABC" w14:textId="77777777" w:rsidR="007B434C" w:rsidRDefault="00AF7DB6">
                        <w:pPr>
                          <w:jc w:val="center"/>
                          <w:rPr>
                            <w:lang w:eastAsia="en-US"/>
                          </w:rPr>
                        </w:pPr>
                        <w:r>
                          <w:rPr>
                            <w:lang w:eastAsia="en-US"/>
                          </w:rPr>
                          <w:t>2842</w:t>
                        </w:r>
                      </w:p>
                    </w:tc>
                    <w:tc>
                      <w:tcPr>
                        <w:tcW w:w="1366" w:type="dxa"/>
                        <w:tcBorders>
                          <w:top w:val="single" w:sz="4" w:space="0" w:color="000000"/>
                          <w:left w:val="single" w:sz="4" w:space="0" w:color="000000"/>
                          <w:bottom w:val="single" w:sz="4" w:space="0" w:color="000000"/>
                          <w:right w:val="single" w:sz="4" w:space="0" w:color="000000"/>
                        </w:tcBorders>
                        <w:vAlign w:val="center"/>
                      </w:tcPr>
                      <w:p w14:paraId="165EDDDE" w14:textId="77777777" w:rsidR="007B434C" w:rsidRDefault="00AF7DB6">
                        <w:pPr>
                          <w:jc w:val="center"/>
                          <w:rPr>
                            <w:lang w:eastAsia="en-US"/>
                          </w:rPr>
                        </w:pPr>
                        <w:r>
                          <w:rPr>
                            <w:lang w:eastAsia="en-US"/>
                          </w:rPr>
                          <w:t>1.32</w:t>
                        </w:r>
                      </w:p>
                    </w:tc>
                  </w:tr>
                  <w:tr w:rsidR="007B434C" w14:paraId="23BB48FB" w14:textId="77777777">
                    <w:trPr>
                      <w:trHeight w:val="187"/>
                      <w:jc w:val="center"/>
                    </w:trPr>
                    <w:tc>
                      <w:tcPr>
                        <w:tcW w:w="1416" w:type="dxa"/>
                        <w:tcBorders>
                          <w:top w:val="single" w:sz="4" w:space="0" w:color="000000"/>
                          <w:left w:val="single" w:sz="4" w:space="0" w:color="000000"/>
                          <w:bottom w:val="single" w:sz="4" w:space="0" w:color="000000"/>
                          <w:right w:val="single" w:sz="4" w:space="0" w:color="000000"/>
                        </w:tcBorders>
                        <w:vAlign w:val="center"/>
                      </w:tcPr>
                      <w:p w14:paraId="4CE27BA5" w14:textId="77777777" w:rsidR="007B434C" w:rsidRDefault="00AF7DB6">
                        <w:pPr>
                          <w:jc w:val="center"/>
                          <w:rPr>
                            <w:lang w:eastAsia="en-US"/>
                          </w:rPr>
                        </w:pPr>
                        <w:r>
                          <w:rPr>
                            <w:lang w:eastAsia="en-US"/>
                          </w:rPr>
                          <w:t>2021 e 2022</w:t>
                        </w:r>
                      </w:p>
                    </w:tc>
                    <w:tc>
                      <w:tcPr>
                        <w:tcW w:w="1421" w:type="dxa"/>
                        <w:tcBorders>
                          <w:top w:val="single" w:sz="4" w:space="0" w:color="000000"/>
                          <w:left w:val="single" w:sz="4" w:space="0" w:color="000000"/>
                          <w:bottom w:val="single" w:sz="4" w:space="0" w:color="000000"/>
                          <w:right w:val="single" w:sz="4" w:space="0" w:color="000000"/>
                        </w:tcBorders>
                        <w:vAlign w:val="center"/>
                      </w:tcPr>
                      <w:p w14:paraId="27AE5716" w14:textId="77777777" w:rsidR="007B434C" w:rsidRDefault="00AF7DB6">
                        <w:pPr>
                          <w:jc w:val="center"/>
                          <w:rPr>
                            <w:lang w:eastAsia="en-US"/>
                          </w:rPr>
                        </w:pPr>
                        <w:r>
                          <w:rPr>
                            <w:lang w:eastAsia="en-US"/>
                          </w:rPr>
                          <w:t>Maio</w:t>
                        </w:r>
                      </w:p>
                    </w:tc>
                    <w:tc>
                      <w:tcPr>
                        <w:tcW w:w="1480" w:type="dxa"/>
                        <w:tcBorders>
                          <w:top w:val="single" w:sz="4" w:space="0" w:color="000000"/>
                          <w:left w:val="single" w:sz="4" w:space="0" w:color="000000"/>
                          <w:bottom w:val="single" w:sz="4" w:space="0" w:color="000000"/>
                          <w:right w:val="single" w:sz="4" w:space="0" w:color="000000"/>
                        </w:tcBorders>
                        <w:vAlign w:val="center"/>
                      </w:tcPr>
                      <w:p w14:paraId="664FC147" w14:textId="77777777" w:rsidR="007B434C" w:rsidRDefault="00AF7DB6">
                        <w:pPr>
                          <w:jc w:val="center"/>
                          <w:rPr>
                            <w:lang w:eastAsia="en-US"/>
                          </w:rPr>
                        </w:pPr>
                        <w:r>
                          <w:rPr>
                            <w:lang w:eastAsia="en-US"/>
                          </w:rPr>
                          <w:t>2976</w:t>
                        </w:r>
                      </w:p>
                    </w:tc>
                    <w:tc>
                      <w:tcPr>
                        <w:tcW w:w="1455" w:type="dxa"/>
                        <w:tcBorders>
                          <w:top w:val="single" w:sz="4" w:space="0" w:color="000000"/>
                          <w:left w:val="single" w:sz="4" w:space="0" w:color="000000"/>
                          <w:bottom w:val="single" w:sz="4" w:space="0" w:color="000000"/>
                          <w:right w:val="single" w:sz="4" w:space="0" w:color="000000"/>
                        </w:tcBorders>
                        <w:vAlign w:val="center"/>
                      </w:tcPr>
                      <w:p w14:paraId="1CB6BC47" w14:textId="77777777" w:rsidR="007B434C" w:rsidRDefault="00AF7DB6">
                        <w:pPr>
                          <w:jc w:val="center"/>
                          <w:rPr>
                            <w:lang w:eastAsia="en-US"/>
                          </w:rPr>
                        </w:pPr>
                        <w:r>
                          <w:rPr>
                            <w:lang w:eastAsia="en-US"/>
                          </w:rPr>
                          <w:t>2974</w:t>
                        </w:r>
                      </w:p>
                    </w:tc>
                    <w:tc>
                      <w:tcPr>
                        <w:tcW w:w="1366" w:type="dxa"/>
                        <w:tcBorders>
                          <w:top w:val="single" w:sz="4" w:space="0" w:color="000000"/>
                          <w:left w:val="single" w:sz="4" w:space="0" w:color="000000"/>
                          <w:bottom w:val="single" w:sz="4" w:space="0" w:color="000000"/>
                          <w:right w:val="single" w:sz="4" w:space="0" w:color="000000"/>
                        </w:tcBorders>
                        <w:vAlign w:val="center"/>
                      </w:tcPr>
                      <w:p w14:paraId="2961B075" w14:textId="77777777" w:rsidR="007B434C" w:rsidRDefault="00AF7DB6">
                        <w:pPr>
                          <w:jc w:val="center"/>
                          <w:rPr>
                            <w:lang w:eastAsia="en-US"/>
                          </w:rPr>
                        </w:pPr>
                        <w:r>
                          <w:rPr>
                            <w:lang w:eastAsia="en-US"/>
                          </w:rPr>
                          <w:t>0.07</w:t>
                        </w:r>
                      </w:p>
                    </w:tc>
                  </w:tr>
                  <w:tr w:rsidR="007B434C" w14:paraId="18E2296D" w14:textId="77777777">
                    <w:trPr>
                      <w:trHeight w:val="70"/>
                      <w:jc w:val="center"/>
                    </w:trPr>
                    <w:tc>
                      <w:tcPr>
                        <w:tcW w:w="1416" w:type="dxa"/>
                        <w:tcBorders>
                          <w:top w:val="single" w:sz="4" w:space="0" w:color="000000"/>
                          <w:left w:val="single" w:sz="4" w:space="0" w:color="000000"/>
                          <w:bottom w:val="single" w:sz="4" w:space="0" w:color="000000"/>
                          <w:right w:val="single" w:sz="4" w:space="0" w:color="000000"/>
                        </w:tcBorders>
                        <w:vAlign w:val="center"/>
                      </w:tcPr>
                      <w:p w14:paraId="62EB7BCE" w14:textId="77777777" w:rsidR="007B434C" w:rsidRDefault="00AF7DB6">
                        <w:pPr>
                          <w:jc w:val="center"/>
                          <w:rPr>
                            <w:lang w:eastAsia="en-US"/>
                          </w:rPr>
                        </w:pPr>
                        <w:r>
                          <w:rPr>
                            <w:lang w:eastAsia="en-US"/>
                          </w:rPr>
                          <w:t>2021 e 2022</w:t>
                        </w:r>
                      </w:p>
                    </w:tc>
                    <w:tc>
                      <w:tcPr>
                        <w:tcW w:w="1421" w:type="dxa"/>
                        <w:tcBorders>
                          <w:top w:val="single" w:sz="4" w:space="0" w:color="000000"/>
                          <w:left w:val="single" w:sz="4" w:space="0" w:color="000000"/>
                          <w:bottom w:val="single" w:sz="4" w:space="0" w:color="000000"/>
                          <w:right w:val="single" w:sz="4" w:space="0" w:color="000000"/>
                        </w:tcBorders>
                        <w:vAlign w:val="center"/>
                      </w:tcPr>
                      <w:p w14:paraId="7EF977A2" w14:textId="77777777" w:rsidR="007B434C" w:rsidRDefault="00AF7DB6">
                        <w:pPr>
                          <w:jc w:val="center"/>
                          <w:rPr>
                            <w:lang w:eastAsia="en-US"/>
                          </w:rPr>
                        </w:pPr>
                        <w:r>
                          <w:rPr>
                            <w:lang w:eastAsia="en-US"/>
                          </w:rPr>
                          <w:t>Junho</w:t>
                        </w:r>
                      </w:p>
                    </w:tc>
                    <w:tc>
                      <w:tcPr>
                        <w:tcW w:w="1480" w:type="dxa"/>
                        <w:tcBorders>
                          <w:top w:val="single" w:sz="4" w:space="0" w:color="000000"/>
                          <w:left w:val="single" w:sz="4" w:space="0" w:color="000000"/>
                          <w:bottom w:val="single" w:sz="4" w:space="0" w:color="000000"/>
                          <w:right w:val="single" w:sz="4" w:space="0" w:color="000000"/>
                        </w:tcBorders>
                        <w:vAlign w:val="center"/>
                      </w:tcPr>
                      <w:p w14:paraId="436F6DF9" w14:textId="77777777" w:rsidR="007B434C" w:rsidRDefault="00AF7DB6">
                        <w:pPr>
                          <w:jc w:val="center"/>
                          <w:rPr>
                            <w:lang w:eastAsia="en-US"/>
                          </w:rPr>
                        </w:pPr>
                        <w:r>
                          <w:rPr>
                            <w:lang w:eastAsia="en-US"/>
                          </w:rPr>
                          <w:t>2880</w:t>
                        </w:r>
                      </w:p>
                    </w:tc>
                    <w:tc>
                      <w:tcPr>
                        <w:tcW w:w="1455" w:type="dxa"/>
                        <w:tcBorders>
                          <w:top w:val="single" w:sz="4" w:space="0" w:color="000000"/>
                          <w:left w:val="single" w:sz="4" w:space="0" w:color="000000"/>
                          <w:bottom w:val="single" w:sz="4" w:space="0" w:color="000000"/>
                          <w:right w:val="single" w:sz="4" w:space="0" w:color="000000"/>
                        </w:tcBorders>
                        <w:vAlign w:val="center"/>
                      </w:tcPr>
                      <w:p w14:paraId="24DAC77E" w14:textId="77777777" w:rsidR="007B434C" w:rsidRDefault="00AF7DB6">
                        <w:pPr>
                          <w:jc w:val="center"/>
                          <w:rPr>
                            <w:lang w:eastAsia="en-US"/>
                          </w:rPr>
                        </w:pPr>
                        <w:r>
                          <w:rPr>
                            <w:lang w:eastAsia="en-US"/>
                          </w:rPr>
                          <w:t>2698</w:t>
                        </w:r>
                      </w:p>
                    </w:tc>
                    <w:tc>
                      <w:tcPr>
                        <w:tcW w:w="1366" w:type="dxa"/>
                        <w:tcBorders>
                          <w:top w:val="single" w:sz="4" w:space="0" w:color="000000"/>
                          <w:left w:val="single" w:sz="4" w:space="0" w:color="000000"/>
                          <w:bottom w:val="single" w:sz="4" w:space="0" w:color="000000"/>
                          <w:right w:val="single" w:sz="4" w:space="0" w:color="000000"/>
                        </w:tcBorders>
                        <w:vAlign w:val="center"/>
                      </w:tcPr>
                      <w:p w14:paraId="78240509" w14:textId="77777777" w:rsidR="007B434C" w:rsidRDefault="00AF7DB6">
                        <w:pPr>
                          <w:jc w:val="center"/>
                          <w:rPr>
                            <w:lang w:eastAsia="en-US"/>
                          </w:rPr>
                        </w:pPr>
                        <w:r>
                          <w:rPr>
                            <w:lang w:eastAsia="en-US"/>
                          </w:rPr>
                          <w:t>6.32</w:t>
                        </w:r>
                      </w:p>
                    </w:tc>
                  </w:tr>
                  <w:tr w:rsidR="007B434C" w14:paraId="6691FE9F" w14:textId="77777777">
                    <w:trPr>
                      <w:trHeight w:val="111"/>
                      <w:jc w:val="center"/>
                    </w:trPr>
                    <w:tc>
                      <w:tcPr>
                        <w:tcW w:w="1416" w:type="dxa"/>
                        <w:tcBorders>
                          <w:top w:val="single" w:sz="4" w:space="0" w:color="000000"/>
                          <w:left w:val="single" w:sz="4" w:space="0" w:color="000000"/>
                          <w:bottom w:val="single" w:sz="4" w:space="0" w:color="000000"/>
                          <w:right w:val="single" w:sz="4" w:space="0" w:color="000000"/>
                        </w:tcBorders>
                        <w:vAlign w:val="center"/>
                      </w:tcPr>
                      <w:p w14:paraId="375BF784" w14:textId="77777777" w:rsidR="007B434C" w:rsidRDefault="00AF7DB6">
                        <w:pPr>
                          <w:jc w:val="center"/>
                          <w:rPr>
                            <w:lang w:eastAsia="en-US"/>
                          </w:rPr>
                        </w:pPr>
                        <w:r>
                          <w:rPr>
                            <w:lang w:eastAsia="en-US"/>
                          </w:rPr>
                          <w:t>2021 e 2022</w:t>
                        </w:r>
                      </w:p>
                    </w:tc>
                    <w:tc>
                      <w:tcPr>
                        <w:tcW w:w="1421" w:type="dxa"/>
                        <w:tcBorders>
                          <w:top w:val="single" w:sz="4" w:space="0" w:color="000000"/>
                          <w:left w:val="single" w:sz="4" w:space="0" w:color="000000"/>
                          <w:bottom w:val="single" w:sz="4" w:space="0" w:color="000000"/>
                          <w:right w:val="single" w:sz="4" w:space="0" w:color="000000"/>
                        </w:tcBorders>
                        <w:vAlign w:val="center"/>
                      </w:tcPr>
                      <w:p w14:paraId="5E335047" w14:textId="77777777" w:rsidR="007B434C" w:rsidRDefault="00AF7DB6">
                        <w:pPr>
                          <w:jc w:val="center"/>
                          <w:rPr>
                            <w:lang w:eastAsia="en-US"/>
                          </w:rPr>
                        </w:pPr>
                        <w:r>
                          <w:rPr>
                            <w:lang w:eastAsia="en-US"/>
                          </w:rPr>
                          <w:t>Julho</w:t>
                        </w:r>
                      </w:p>
                    </w:tc>
                    <w:tc>
                      <w:tcPr>
                        <w:tcW w:w="1480" w:type="dxa"/>
                        <w:tcBorders>
                          <w:top w:val="single" w:sz="4" w:space="0" w:color="000000"/>
                          <w:left w:val="single" w:sz="4" w:space="0" w:color="000000"/>
                          <w:bottom w:val="single" w:sz="4" w:space="0" w:color="000000"/>
                          <w:right w:val="single" w:sz="4" w:space="0" w:color="000000"/>
                        </w:tcBorders>
                        <w:vAlign w:val="center"/>
                      </w:tcPr>
                      <w:p w14:paraId="719B9F03" w14:textId="77777777" w:rsidR="007B434C" w:rsidRDefault="00AF7DB6">
                        <w:pPr>
                          <w:jc w:val="center"/>
                          <w:rPr>
                            <w:lang w:eastAsia="en-US"/>
                          </w:rPr>
                        </w:pPr>
                        <w:r>
                          <w:rPr>
                            <w:lang w:eastAsia="en-US"/>
                          </w:rPr>
                          <w:t>2976</w:t>
                        </w:r>
                      </w:p>
                    </w:tc>
                    <w:tc>
                      <w:tcPr>
                        <w:tcW w:w="1455" w:type="dxa"/>
                        <w:tcBorders>
                          <w:top w:val="single" w:sz="4" w:space="0" w:color="000000"/>
                          <w:left w:val="single" w:sz="4" w:space="0" w:color="000000"/>
                          <w:bottom w:val="single" w:sz="4" w:space="0" w:color="000000"/>
                          <w:right w:val="single" w:sz="4" w:space="0" w:color="000000"/>
                        </w:tcBorders>
                        <w:vAlign w:val="center"/>
                      </w:tcPr>
                      <w:p w14:paraId="7A303384" w14:textId="77777777" w:rsidR="007B434C" w:rsidRDefault="00AF7DB6">
                        <w:pPr>
                          <w:jc w:val="center"/>
                          <w:rPr>
                            <w:lang w:eastAsia="en-US"/>
                          </w:rPr>
                        </w:pPr>
                        <w:r>
                          <w:rPr>
                            <w:lang w:eastAsia="en-US"/>
                          </w:rPr>
                          <w:t>2972</w:t>
                        </w:r>
                      </w:p>
                    </w:tc>
                    <w:tc>
                      <w:tcPr>
                        <w:tcW w:w="1366" w:type="dxa"/>
                        <w:tcBorders>
                          <w:top w:val="single" w:sz="4" w:space="0" w:color="000000"/>
                          <w:left w:val="single" w:sz="4" w:space="0" w:color="000000"/>
                          <w:bottom w:val="single" w:sz="4" w:space="0" w:color="000000"/>
                          <w:right w:val="single" w:sz="4" w:space="0" w:color="000000"/>
                        </w:tcBorders>
                        <w:vAlign w:val="center"/>
                      </w:tcPr>
                      <w:p w14:paraId="263551DB" w14:textId="77777777" w:rsidR="007B434C" w:rsidRDefault="00AF7DB6">
                        <w:pPr>
                          <w:jc w:val="center"/>
                          <w:rPr>
                            <w:lang w:eastAsia="en-US"/>
                          </w:rPr>
                        </w:pPr>
                        <w:r>
                          <w:rPr>
                            <w:lang w:eastAsia="en-US"/>
                          </w:rPr>
                          <w:t>0.07</w:t>
                        </w:r>
                      </w:p>
                    </w:tc>
                  </w:tr>
                  <w:tr w:rsidR="007B434C" w14:paraId="7508F4F1" w14:textId="77777777">
                    <w:trPr>
                      <w:trHeight w:val="137"/>
                      <w:jc w:val="center"/>
                    </w:trPr>
                    <w:tc>
                      <w:tcPr>
                        <w:tcW w:w="1416" w:type="dxa"/>
                        <w:tcBorders>
                          <w:top w:val="single" w:sz="4" w:space="0" w:color="000000"/>
                          <w:left w:val="single" w:sz="4" w:space="0" w:color="000000"/>
                          <w:bottom w:val="single" w:sz="4" w:space="0" w:color="000000"/>
                          <w:right w:val="single" w:sz="4" w:space="0" w:color="000000"/>
                        </w:tcBorders>
                        <w:vAlign w:val="center"/>
                      </w:tcPr>
                      <w:p w14:paraId="09E1FF38" w14:textId="77777777" w:rsidR="007B434C" w:rsidRDefault="00AF7DB6">
                        <w:pPr>
                          <w:jc w:val="center"/>
                          <w:rPr>
                            <w:lang w:eastAsia="en-US"/>
                          </w:rPr>
                        </w:pPr>
                        <w:r>
                          <w:rPr>
                            <w:lang w:eastAsia="en-US"/>
                          </w:rPr>
                          <w:t>2021 e 2022</w:t>
                        </w:r>
                      </w:p>
                    </w:tc>
                    <w:tc>
                      <w:tcPr>
                        <w:tcW w:w="1421" w:type="dxa"/>
                        <w:tcBorders>
                          <w:top w:val="single" w:sz="4" w:space="0" w:color="000000"/>
                          <w:left w:val="single" w:sz="4" w:space="0" w:color="000000"/>
                          <w:bottom w:val="single" w:sz="4" w:space="0" w:color="000000"/>
                          <w:right w:val="single" w:sz="4" w:space="0" w:color="000000"/>
                        </w:tcBorders>
                        <w:vAlign w:val="center"/>
                      </w:tcPr>
                      <w:p w14:paraId="3E08B892" w14:textId="77777777" w:rsidR="007B434C" w:rsidRDefault="00AF7DB6">
                        <w:pPr>
                          <w:jc w:val="center"/>
                          <w:rPr>
                            <w:lang w:eastAsia="en-US"/>
                          </w:rPr>
                        </w:pPr>
                        <w:r>
                          <w:rPr>
                            <w:lang w:eastAsia="en-US"/>
                          </w:rPr>
                          <w:t>Agosto</w:t>
                        </w:r>
                      </w:p>
                    </w:tc>
                    <w:tc>
                      <w:tcPr>
                        <w:tcW w:w="1480" w:type="dxa"/>
                        <w:tcBorders>
                          <w:top w:val="single" w:sz="4" w:space="0" w:color="000000"/>
                          <w:left w:val="single" w:sz="4" w:space="0" w:color="000000"/>
                          <w:bottom w:val="single" w:sz="4" w:space="0" w:color="000000"/>
                          <w:right w:val="single" w:sz="4" w:space="0" w:color="000000"/>
                        </w:tcBorders>
                        <w:vAlign w:val="center"/>
                      </w:tcPr>
                      <w:p w14:paraId="6F9D9FD7" w14:textId="77777777" w:rsidR="007B434C" w:rsidRDefault="00AF7DB6">
                        <w:pPr>
                          <w:jc w:val="center"/>
                          <w:rPr>
                            <w:lang w:eastAsia="en-US"/>
                          </w:rPr>
                        </w:pPr>
                        <w:r>
                          <w:rPr>
                            <w:lang w:eastAsia="en-US"/>
                          </w:rPr>
                          <w:t>2976</w:t>
                        </w:r>
                      </w:p>
                    </w:tc>
                    <w:tc>
                      <w:tcPr>
                        <w:tcW w:w="1455" w:type="dxa"/>
                        <w:tcBorders>
                          <w:top w:val="single" w:sz="4" w:space="0" w:color="000000"/>
                          <w:left w:val="single" w:sz="4" w:space="0" w:color="000000"/>
                          <w:bottom w:val="single" w:sz="4" w:space="0" w:color="000000"/>
                          <w:right w:val="single" w:sz="4" w:space="0" w:color="000000"/>
                        </w:tcBorders>
                        <w:vAlign w:val="center"/>
                      </w:tcPr>
                      <w:p w14:paraId="0D09DD0A" w14:textId="77777777" w:rsidR="007B434C" w:rsidRDefault="00AF7DB6">
                        <w:pPr>
                          <w:jc w:val="center"/>
                          <w:rPr>
                            <w:lang w:eastAsia="en-US"/>
                          </w:rPr>
                        </w:pPr>
                        <w:r>
                          <w:rPr>
                            <w:lang w:eastAsia="en-US"/>
                          </w:rPr>
                          <w:t>2974</w:t>
                        </w:r>
                      </w:p>
                    </w:tc>
                    <w:tc>
                      <w:tcPr>
                        <w:tcW w:w="1366" w:type="dxa"/>
                        <w:tcBorders>
                          <w:top w:val="single" w:sz="4" w:space="0" w:color="000000"/>
                          <w:left w:val="single" w:sz="4" w:space="0" w:color="000000"/>
                          <w:bottom w:val="single" w:sz="4" w:space="0" w:color="000000"/>
                          <w:right w:val="single" w:sz="4" w:space="0" w:color="000000"/>
                        </w:tcBorders>
                        <w:vAlign w:val="center"/>
                      </w:tcPr>
                      <w:p w14:paraId="4E718BB1" w14:textId="77777777" w:rsidR="007B434C" w:rsidRDefault="00AF7DB6">
                        <w:pPr>
                          <w:jc w:val="center"/>
                          <w:rPr>
                            <w:lang w:eastAsia="en-US"/>
                          </w:rPr>
                        </w:pPr>
                        <w:r>
                          <w:rPr>
                            <w:lang w:eastAsia="en-US"/>
                          </w:rPr>
                          <w:t>0.07</w:t>
                        </w:r>
                      </w:p>
                    </w:tc>
                  </w:tr>
                  <w:tr w:rsidR="007B434C" w14:paraId="5F35A747" w14:textId="77777777">
                    <w:trPr>
                      <w:trHeight w:val="163"/>
                      <w:jc w:val="center"/>
                    </w:trPr>
                    <w:tc>
                      <w:tcPr>
                        <w:tcW w:w="1416" w:type="dxa"/>
                        <w:tcBorders>
                          <w:top w:val="single" w:sz="4" w:space="0" w:color="000000"/>
                          <w:left w:val="single" w:sz="4" w:space="0" w:color="000000"/>
                          <w:bottom w:val="single" w:sz="4" w:space="0" w:color="000000"/>
                          <w:right w:val="single" w:sz="4" w:space="0" w:color="000000"/>
                        </w:tcBorders>
                        <w:vAlign w:val="center"/>
                      </w:tcPr>
                      <w:p w14:paraId="73A9B41D" w14:textId="77777777" w:rsidR="007B434C" w:rsidRDefault="00AF7DB6">
                        <w:pPr>
                          <w:jc w:val="center"/>
                          <w:rPr>
                            <w:lang w:eastAsia="en-US"/>
                          </w:rPr>
                        </w:pPr>
                        <w:r>
                          <w:rPr>
                            <w:lang w:eastAsia="en-US"/>
                          </w:rPr>
                          <w:t>2021 e 2022</w:t>
                        </w:r>
                      </w:p>
                    </w:tc>
                    <w:tc>
                      <w:tcPr>
                        <w:tcW w:w="1421" w:type="dxa"/>
                        <w:tcBorders>
                          <w:top w:val="single" w:sz="4" w:space="0" w:color="000000"/>
                          <w:left w:val="single" w:sz="4" w:space="0" w:color="000000"/>
                          <w:bottom w:val="single" w:sz="4" w:space="0" w:color="000000"/>
                          <w:right w:val="single" w:sz="4" w:space="0" w:color="000000"/>
                        </w:tcBorders>
                        <w:vAlign w:val="center"/>
                      </w:tcPr>
                      <w:p w14:paraId="506FB266" w14:textId="77777777" w:rsidR="007B434C" w:rsidRDefault="00AF7DB6">
                        <w:pPr>
                          <w:jc w:val="center"/>
                          <w:rPr>
                            <w:lang w:eastAsia="en-US"/>
                          </w:rPr>
                        </w:pPr>
                        <w:r>
                          <w:rPr>
                            <w:lang w:eastAsia="en-US"/>
                          </w:rPr>
                          <w:t>Setembro</w:t>
                        </w:r>
                      </w:p>
                    </w:tc>
                    <w:tc>
                      <w:tcPr>
                        <w:tcW w:w="1480" w:type="dxa"/>
                        <w:tcBorders>
                          <w:top w:val="single" w:sz="4" w:space="0" w:color="000000"/>
                          <w:left w:val="single" w:sz="4" w:space="0" w:color="000000"/>
                          <w:bottom w:val="single" w:sz="4" w:space="0" w:color="000000"/>
                          <w:right w:val="single" w:sz="4" w:space="0" w:color="000000"/>
                        </w:tcBorders>
                        <w:vAlign w:val="center"/>
                      </w:tcPr>
                      <w:p w14:paraId="681BC240" w14:textId="77777777" w:rsidR="007B434C" w:rsidRDefault="00AF7DB6">
                        <w:pPr>
                          <w:jc w:val="center"/>
                          <w:rPr>
                            <w:lang w:eastAsia="en-US"/>
                          </w:rPr>
                        </w:pPr>
                        <w:r>
                          <w:rPr>
                            <w:lang w:eastAsia="en-US"/>
                          </w:rPr>
                          <w:t>2880</w:t>
                        </w:r>
                      </w:p>
                    </w:tc>
                    <w:tc>
                      <w:tcPr>
                        <w:tcW w:w="1455" w:type="dxa"/>
                        <w:tcBorders>
                          <w:top w:val="single" w:sz="4" w:space="0" w:color="000000"/>
                          <w:left w:val="single" w:sz="4" w:space="0" w:color="000000"/>
                          <w:bottom w:val="single" w:sz="4" w:space="0" w:color="000000"/>
                          <w:right w:val="single" w:sz="4" w:space="0" w:color="000000"/>
                        </w:tcBorders>
                        <w:vAlign w:val="center"/>
                      </w:tcPr>
                      <w:p w14:paraId="0BF8113B" w14:textId="77777777" w:rsidR="007B434C" w:rsidRDefault="00AF7DB6">
                        <w:pPr>
                          <w:jc w:val="center"/>
                          <w:rPr>
                            <w:lang w:eastAsia="en-US"/>
                          </w:rPr>
                        </w:pPr>
                        <w:r>
                          <w:rPr>
                            <w:lang w:eastAsia="en-US"/>
                          </w:rPr>
                          <w:t>1779</w:t>
                        </w:r>
                      </w:p>
                    </w:tc>
                    <w:tc>
                      <w:tcPr>
                        <w:tcW w:w="1366" w:type="dxa"/>
                        <w:tcBorders>
                          <w:top w:val="single" w:sz="4" w:space="0" w:color="000000"/>
                          <w:left w:val="single" w:sz="4" w:space="0" w:color="000000"/>
                          <w:bottom w:val="single" w:sz="4" w:space="0" w:color="000000"/>
                          <w:right w:val="single" w:sz="4" w:space="0" w:color="000000"/>
                        </w:tcBorders>
                        <w:vAlign w:val="center"/>
                      </w:tcPr>
                      <w:p w14:paraId="46B9C133" w14:textId="77777777" w:rsidR="007B434C" w:rsidRDefault="00AF7DB6">
                        <w:pPr>
                          <w:jc w:val="center"/>
                          <w:rPr>
                            <w:lang w:eastAsia="en-US"/>
                          </w:rPr>
                        </w:pPr>
                        <w:r>
                          <w:rPr>
                            <w:lang w:eastAsia="en-US"/>
                          </w:rPr>
                          <w:t>35.07</w:t>
                        </w:r>
                      </w:p>
                    </w:tc>
                  </w:tr>
                  <w:tr w:rsidR="007B434C" w14:paraId="1804ED10" w14:textId="77777777">
                    <w:trPr>
                      <w:trHeight w:val="71"/>
                      <w:jc w:val="center"/>
                    </w:trPr>
                    <w:tc>
                      <w:tcPr>
                        <w:tcW w:w="1416" w:type="dxa"/>
                        <w:tcBorders>
                          <w:top w:val="single" w:sz="4" w:space="0" w:color="000000"/>
                          <w:left w:val="single" w:sz="4" w:space="0" w:color="000000"/>
                          <w:bottom w:val="single" w:sz="4" w:space="0" w:color="000000"/>
                          <w:right w:val="single" w:sz="4" w:space="0" w:color="000000"/>
                        </w:tcBorders>
                        <w:vAlign w:val="center"/>
                      </w:tcPr>
                      <w:p w14:paraId="285F4242" w14:textId="77777777" w:rsidR="007B434C" w:rsidRDefault="00AF7DB6">
                        <w:pPr>
                          <w:jc w:val="center"/>
                          <w:rPr>
                            <w:lang w:eastAsia="en-US"/>
                          </w:rPr>
                        </w:pPr>
                        <w:r>
                          <w:rPr>
                            <w:lang w:eastAsia="en-US"/>
                          </w:rPr>
                          <w:t>2021 e 2022</w:t>
                        </w:r>
                      </w:p>
                    </w:tc>
                    <w:tc>
                      <w:tcPr>
                        <w:tcW w:w="1421" w:type="dxa"/>
                        <w:tcBorders>
                          <w:top w:val="single" w:sz="4" w:space="0" w:color="000000"/>
                          <w:left w:val="single" w:sz="4" w:space="0" w:color="000000"/>
                          <w:bottom w:val="single" w:sz="4" w:space="0" w:color="000000"/>
                          <w:right w:val="single" w:sz="4" w:space="0" w:color="000000"/>
                        </w:tcBorders>
                        <w:vAlign w:val="center"/>
                      </w:tcPr>
                      <w:p w14:paraId="697DB44B" w14:textId="77777777" w:rsidR="007B434C" w:rsidRDefault="00AF7DB6">
                        <w:pPr>
                          <w:jc w:val="center"/>
                          <w:rPr>
                            <w:lang w:eastAsia="en-US"/>
                          </w:rPr>
                        </w:pPr>
                        <w:r>
                          <w:rPr>
                            <w:lang w:eastAsia="en-US"/>
                          </w:rPr>
                          <w:t>Outubro</w:t>
                        </w:r>
                      </w:p>
                    </w:tc>
                    <w:tc>
                      <w:tcPr>
                        <w:tcW w:w="1480" w:type="dxa"/>
                        <w:tcBorders>
                          <w:top w:val="single" w:sz="4" w:space="0" w:color="000000"/>
                          <w:left w:val="single" w:sz="4" w:space="0" w:color="000000"/>
                          <w:bottom w:val="single" w:sz="4" w:space="0" w:color="000000"/>
                          <w:right w:val="single" w:sz="4" w:space="0" w:color="000000"/>
                        </w:tcBorders>
                        <w:vAlign w:val="center"/>
                      </w:tcPr>
                      <w:p w14:paraId="167A84AE" w14:textId="77777777" w:rsidR="007B434C" w:rsidRDefault="00AF7DB6">
                        <w:pPr>
                          <w:jc w:val="center"/>
                          <w:rPr>
                            <w:lang w:eastAsia="en-US"/>
                          </w:rPr>
                        </w:pPr>
                        <w:r>
                          <w:rPr>
                            <w:lang w:eastAsia="en-US"/>
                          </w:rPr>
                          <w:t>2976</w:t>
                        </w:r>
                      </w:p>
                    </w:tc>
                    <w:tc>
                      <w:tcPr>
                        <w:tcW w:w="1455" w:type="dxa"/>
                        <w:tcBorders>
                          <w:top w:val="single" w:sz="4" w:space="0" w:color="000000"/>
                          <w:left w:val="single" w:sz="4" w:space="0" w:color="000000"/>
                          <w:bottom w:val="single" w:sz="4" w:space="0" w:color="000000"/>
                          <w:right w:val="single" w:sz="4" w:space="0" w:color="000000"/>
                        </w:tcBorders>
                        <w:vAlign w:val="center"/>
                      </w:tcPr>
                      <w:p w14:paraId="7540BC1B" w14:textId="77777777" w:rsidR="007B434C" w:rsidRDefault="00AF7DB6">
                        <w:pPr>
                          <w:jc w:val="center"/>
                          <w:rPr>
                            <w:lang w:eastAsia="en-US"/>
                          </w:rPr>
                        </w:pPr>
                        <w:r>
                          <w:rPr>
                            <w:lang w:eastAsia="en-US"/>
                          </w:rPr>
                          <w:t>1422</w:t>
                        </w:r>
                      </w:p>
                    </w:tc>
                    <w:tc>
                      <w:tcPr>
                        <w:tcW w:w="1366" w:type="dxa"/>
                        <w:tcBorders>
                          <w:top w:val="single" w:sz="4" w:space="0" w:color="000000"/>
                          <w:left w:val="single" w:sz="4" w:space="0" w:color="000000"/>
                          <w:bottom w:val="single" w:sz="4" w:space="0" w:color="000000"/>
                          <w:right w:val="single" w:sz="4" w:space="0" w:color="000000"/>
                        </w:tcBorders>
                        <w:vAlign w:val="center"/>
                      </w:tcPr>
                      <w:p w14:paraId="4F7D6127" w14:textId="77777777" w:rsidR="007B434C" w:rsidRDefault="00AF7DB6">
                        <w:pPr>
                          <w:jc w:val="center"/>
                          <w:rPr>
                            <w:lang w:eastAsia="en-US"/>
                          </w:rPr>
                        </w:pPr>
                        <w:r>
                          <w:rPr>
                            <w:lang w:eastAsia="en-US"/>
                          </w:rPr>
                          <w:t>52.22</w:t>
                        </w:r>
                      </w:p>
                    </w:tc>
                  </w:tr>
                  <w:tr w:rsidR="007B434C" w14:paraId="26FB4F35" w14:textId="77777777">
                    <w:trPr>
                      <w:trHeight w:val="70"/>
                      <w:jc w:val="center"/>
                    </w:trPr>
                    <w:tc>
                      <w:tcPr>
                        <w:tcW w:w="1416" w:type="dxa"/>
                        <w:tcBorders>
                          <w:top w:val="single" w:sz="4" w:space="0" w:color="000000"/>
                          <w:left w:val="single" w:sz="4" w:space="0" w:color="000000"/>
                          <w:bottom w:val="single" w:sz="4" w:space="0" w:color="000000"/>
                          <w:right w:val="single" w:sz="4" w:space="0" w:color="000000"/>
                        </w:tcBorders>
                        <w:vAlign w:val="center"/>
                      </w:tcPr>
                      <w:p w14:paraId="100734C4" w14:textId="77777777" w:rsidR="007B434C" w:rsidRDefault="00AF7DB6">
                        <w:pPr>
                          <w:jc w:val="center"/>
                          <w:rPr>
                            <w:lang w:eastAsia="en-US"/>
                          </w:rPr>
                        </w:pPr>
                        <w:r>
                          <w:rPr>
                            <w:lang w:eastAsia="en-US"/>
                          </w:rPr>
                          <w:t>2021 e 2022</w:t>
                        </w:r>
                      </w:p>
                    </w:tc>
                    <w:tc>
                      <w:tcPr>
                        <w:tcW w:w="1421" w:type="dxa"/>
                        <w:tcBorders>
                          <w:top w:val="single" w:sz="4" w:space="0" w:color="000000"/>
                          <w:left w:val="single" w:sz="4" w:space="0" w:color="000000"/>
                          <w:bottom w:val="single" w:sz="4" w:space="0" w:color="000000"/>
                          <w:right w:val="single" w:sz="4" w:space="0" w:color="000000"/>
                        </w:tcBorders>
                        <w:vAlign w:val="center"/>
                      </w:tcPr>
                      <w:p w14:paraId="7F7FEE49" w14:textId="77777777" w:rsidR="007B434C" w:rsidRDefault="00AF7DB6">
                        <w:pPr>
                          <w:jc w:val="center"/>
                          <w:rPr>
                            <w:lang w:eastAsia="en-US"/>
                          </w:rPr>
                        </w:pPr>
                        <w:r>
                          <w:rPr>
                            <w:lang w:eastAsia="en-US"/>
                          </w:rPr>
                          <w:t>Novembro</w:t>
                        </w:r>
                      </w:p>
                    </w:tc>
                    <w:tc>
                      <w:tcPr>
                        <w:tcW w:w="1480" w:type="dxa"/>
                        <w:tcBorders>
                          <w:top w:val="single" w:sz="4" w:space="0" w:color="000000"/>
                          <w:left w:val="single" w:sz="4" w:space="0" w:color="000000"/>
                          <w:bottom w:val="single" w:sz="4" w:space="0" w:color="000000"/>
                          <w:right w:val="single" w:sz="4" w:space="0" w:color="000000"/>
                        </w:tcBorders>
                        <w:vAlign w:val="center"/>
                      </w:tcPr>
                      <w:p w14:paraId="69E5515D" w14:textId="77777777" w:rsidR="007B434C" w:rsidRDefault="00AF7DB6">
                        <w:pPr>
                          <w:jc w:val="center"/>
                          <w:rPr>
                            <w:lang w:eastAsia="en-US"/>
                          </w:rPr>
                        </w:pPr>
                        <w:r>
                          <w:rPr>
                            <w:lang w:eastAsia="en-US"/>
                          </w:rPr>
                          <w:t>2880</w:t>
                        </w:r>
                      </w:p>
                    </w:tc>
                    <w:tc>
                      <w:tcPr>
                        <w:tcW w:w="1455" w:type="dxa"/>
                        <w:tcBorders>
                          <w:top w:val="single" w:sz="4" w:space="0" w:color="000000"/>
                          <w:left w:val="single" w:sz="4" w:space="0" w:color="000000"/>
                          <w:bottom w:val="single" w:sz="4" w:space="0" w:color="000000"/>
                          <w:right w:val="single" w:sz="4" w:space="0" w:color="000000"/>
                        </w:tcBorders>
                        <w:vAlign w:val="center"/>
                      </w:tcPr>
                      <w:p w14:paraId="1D6F5DE4" w14:textId="77777777" w:rsidR="007B434C" w:rsidRDefault="00AF7DB6">
                        <w:pPr>
                          <w:jc w:val="center"/>
                          <w:rPr>
                            <w:lang w:eastAsia="en-US"/>
                          </w:rPr>
                        </w:pPr>
                        <w:r>
                          <w:rPr>
                            <w:lang w:eastAsia="en-US"/>
                          </w:rPr>
                          <w:t>1440</w:t>
                        </w:r>
                      </w:p>
                    </w:tc>
                    <w:tc>
                      <w:tcPr>
                        <w:tcW w:w="1366" w:type="dxa"/>
                        <w:tcBorders>
                          <w:top w:val="single" w:sz="4" w:space="0" w:color="000000"/>
                          <w:left w:val="single" w:sz="4" w:space="0" w:color="000000"/>
                          <w:bottom w:val="single" w:sz="4" w:space="0" w:color="000000"/>
                          <w:right w:val="single" w:sz="4" w:space="0" w:color="000000"/>
                        </w:tcBorders>
                        <w:vAlign w:val="center"/>
                      </w:tcPr>
                      <w:p w14:paraId="5471A607" w14:textId="77777777" w:rsidR="007B434C" w:rsidRDefault="00AF7DB6">
                        <w:pPr>
                          <w:jc w:val="center"/>
                          <w:rPr>
                            <w:lang w:eastAsia="en-US"/>
                          </w:rPr>
                        </w:pPr>
                        <w:r>
                          <w:rPr>
                            <w:lang w:eastAsia="en-US"/>
                          </w:rPr>
                          <w:t>50.00</w:t>
                        </w:r>
                      </w:p>
                    </w:tc>
                  </w:tr>
                  <w:tr w:rsidR="007B434C" w14:paraId="02D97D1E" w14:textId="77777777">
                    <w:trPr>
                      <w:trHeight w:val="70"/>
                      <w:jc w:val="center"/>
                    </w:trPr>
                    <w:tc>
                      <w:tcPr>
                        <w:tcW w:w="1416" w:type="dxa"/>
                        <w:tcBorders>
                          <w:top w:val="single" w:sz="4" w:space="0" w:color="000000"/>
                          <w:left w:val="single" w:sz="4" w:space="0" w:color="000000"/>
                          <w:bottom w:val="single" w:sz="4" w:space="0" w:color="000000"/>
                          <w:right w:val="single" w:sz="4" w:space="0" w:color="000000"/>
                        </w:tcBorders>
                        <w:vAlign w:val="center"/>
                      </w:tcPr>
                      <w:p w14:paraId="121A76FA" w14:textId="77777777" w:rsidR="007B434C" w:rsidRDefault="00AF7DB6">
                        <w:pPr>
                          <w:jc w:val="center"/>
                          <w:rPr>
                            <w:lang w:eastAsia="en-US"/>
                          </w:rPr>
                        </w:pPr>
                        <w:r>
                          <w:rPr>
                            <w:lang w:eastAsia="en-US"/>
                          </w:rPr>
                          <w:t>2021 e 2022</w:t>
                        </w:r>
                      </w:p>
                    </w:tc>
                    <w:tc>
                      <w:tcPr>
                        <w:tcW w:w="1421" w:type="dxa"/>
                        <w:tcBorders>
                          <w:top w:val="single" w:sz="4" w:space="0" w:color="000000"/>
                          <w:left w:val="single" w:sz="4" w:space="0" w:color="000000"/>
                          <w:bottom w:val="single" w:sz="4" w:space="0" w:color="000000"/>
                          <w:right w:val="single" w:sz="4" w:space="0" w:color="000000"/>
                        </w:tcBorders>
                        <w:vAlign w:val="center"/>
                      </w:tcPr>
                      <w:p w14:paraId="1C531CAE" w14:textId="77777777" w:rsidR="007B434C" w:rsidRDefault="00AF7DB6">
                        <w:pPr>
                          <w:jc w:val="center"/>
                          <w:rPr>
                            <w:lang w:eastAsia="en-US"/>
                          </w:rPr>
                        </w:pPr>
                        <w:r>
                          <w:rPr>
                            <w:lang w:eastAsia="en-US"/>
                          </w:rPr>
                          <w:t>Dezembro</w:t>
                        </w:r>
                      </w:p>
                    </w:tc>
                    <w:tc>
                      <w:tcPr>
                        <w:tcW w:w="1480" w:type="dxa"/>
                        <w:tcBorders>
                          <w:top w:val="single" w:sz="4" w:space="0" w:color="000000"/>
                          <w:left w:val="single" w:sz="4" w:space="0" w:color="000000"/>
                          <w:bottom w:val="single" w:sz="4" w:space="0" w:color="000000"/>
                          <w:right w:val="single" w:sz="4" w:space="0" w:color="000000"/>
                        </w:tcBorders>
                        <w:vAlign w:val="center"/>
                      </w:tcPr>
                      <w:p w14:paraId="3B7FFA1B" w14:textId="77777777" w:rsidR="007B434C" w:rsidRDefault="00AF7DB6">
                        <w:pPr>
                          <w:jc w:val="center"/>
                          <w:rPr>
                            <w:lang w:eastAsia="en-US"/>
                          </w:rPr>
                        </w:pPr>
                        <w:r>
                          <w:rPr>
                            <w:lang w:eastAsia="en-US"/>
                          </w:rPr>
                          <w:t>2976</w:t>
                        </w:r>
                      </w:p>
                    </w:tc>
                    <w:tc>
                      <w:tcPr>
                        <w:tcW w:w="1455" w:type="dxa"/>
                        <w:tcBorders>
                          <w:top w:val="single" w:sz="4" w:space="0" w:color="000000"/>
                          <w:left w:val="single" w:sz="4" w:space="0" w:color="000000"/>
                          <w:bottom w:val="single" w:sz="4" w:space="0" w:color="000000"/>
                          <w:right w:val="single" w:sz="4" w:space="0" w:color="000000"/>
                        </w:tcBorders>
                        <w:vAlign w:val="center"/>
                      </w:tcPr>
                      <w:p w14:paraId="37AAAECF" w14:textId="77777777" w:rsidR="007B434C" w:rsidRDefault="00AF7DB6">
                        <w:pPr>
                          <w:jc w:val="center"/>
                          <w:rPr>
                            <w:lang w:eastAsia="en-US"/>
                          </w:rPr>
                        </w:pPr>
                        <w:r>
                          <w:rPr>
                            <w:lang w:eastAsia="en-US"/>
                          </w:rPr>
                          <w:t>1470</w:t>
                        </w:r>
                      </w:p>
                    </w:tc>
                    <w:tc>
                      <w:tcPr>
                        <w:tcW w:w="1366" w:type="dxa"/>
                        <w:tcBorders>
                          <w:top w:val="single" w:sz="4" w:space="0" w:color="000000"/>
                          <w:left w:val="single" w:sz="4" w:space="0" w:color="000000"/>
                          <w:bottom w:val="single" w:sz="4" w:space="0" w:color="000000"/>
                          <w:right w:val="single" w:sz="4" w:space="0" w:color="000000"/>
                        </w:tcBorders>
                        <w:vAlign w:val="center"/>
                      </w:tcPr>
                      <w:p w14:paraId="2A00FC3D" w14:textId="77777777" w:rsidR="007B434C" w:rsidRDefault="00AF7DB6">
                        <w:pPr>
                          <w:jc w:val="center"/>
                          <w:rPr>
                            <w:lang w:eastAsia="en-US"/>
                          </w:rPr>
                        </w:pPr>
                        <w:r>
                          <w:rPr>
                            <w:lang w:eastAsia="en-US"/>
                          </w:rPr>
                          <w:t>50.06</w:t>
                        </w:r>
                      </w:p>
                    </w:tc>
                  </w:tr>
                </w:tbl>
                <w:p w14:paraId="6CA189EA" w14:textId="77777777" w:rsidR="007B434C" w:rsidRDefault="007B434C">
                  <w:pPr>
                    <w:pStyle w:val="FrameContents"/>
                  </w:pPr>
                </w:p>
              </w:txbxContent>
            </v:textbox>
            <w10:wrap type="square"/>
          </v:rect>
        </w:pict>
      </w:r>
    </w:p>
    <w:p w14:paraId="167F8EBA" w14:textId="77777777" w:rsidR="007B434C" w:rsidRDefault="007B434C">
      <w:pPr>
        <w:rPr>
          <w:color w:val="000000"/>
        </w:rPr>
      </w:pPr>
    </w:p>
    <w:p w14:paraId="36932108" w14:textId="77777777" w:rsidR="007B434C" w:rsidRDefault="007B434C">
      <w:pPr>
        <w:rPr>
          <w:color w:val="000000"/>
        </w:rPr>
      </w:pPr>
    </w:p>
    <w:p w14:paraId="4566F0DE" w14:textId="77777777" w:rsidR="007B434C" w:rsidRDefault="007B434C">
      <w:pPr>
        <w:rPr>
          <w:color w:val="000000"/>
        </w:rPr>
      </w:pPr>
    </w:p>
    <w:p w14:paraId="193360FF" w14:textId="77777777" w:rsidR="007B434C" w:rsidRDefault="007B434C">
      <w:pPr>
        <w:rPr>
          <w:color w:val="000000"/>
        </w:rPr>
      </w:pPr>
    </w:p>
    <w:p w14:paraId="631CE323" w14:textId="77777777" w:rsidR="007B434C" w:rsidRDefault="007B434C">
      <w:pPr>
        <w:rPr>
          <w:color w:val="000000"/>
        </w:rPr>
      </w:pPr>
    </w:p>
    <w:p w14:paraId="6642A103" w14:textId="77777777" w:rsidR="007B434C" w:rsidRDefault="007B434C">
      <w:pPr>
        <w:rPr>
          <w:color w:val="000000"/>
        </w:rPr>
      </w:pPr>
    </w:p>
    <w:p w14:paraId="2527CE20" w14:textId="77777777" w:rsidR="007B434C" w:rsidRDefault="007B434C">
      <w:pPr>
        <w:rPr>
          <w:color w:val="000000"/>
        </w:rPr>
      </w:pPr>
    </w:p>
    <w:p w14:paraId="031B79E5" w14:textId="77777777" w:rsidR="007B434C" w:rsidRDefault="007B434C">
      <w:pPr>
        <w:rPr>
          <w:ins w:id="131" w:author="Ricardo J G F" w:date="2023-07-04T14:07:00Z"/>
          <w:color w:val="000000"/>
        </w:rPr>
      </w:pPr>
    </w:p>
    <w:p w14:paraId="52020FAF" w14:textId="77777777" w:rsidR="00AB7692" w:rsidRDefault="00AB7692">
      <w:pPr>
        <w:rPr>
          <w:ins w:id="132" w:author="Ricardo J G F" w:date="2023-07-04T14:07:00Z"/>
          <w:color w:val="000000"/>
        </w:rPr>
      </w:pPr>
    </w:p>
    <w:p w14:paraId="61F7262B" w14:textId="77777777" w:rsidR="00AB7692" w:rsidRDefault="00AB7692">
      <w:pPr>
        <w:rPr>
          <w:ins w:id="133" w:author="Ricardo J G F" w:date="2023-07-04T14:07:00Z"/>
          <w:color w:val="000000"/>
        </w:rPr>
      </w:pPr>
    </w:p>
    <w:p w14:paraId="6484DF72" w14:textId="77777777" w:rsidR="00AB7692" w:rsidRDefault="00AB7692">
      <w:pPr>
        <w:rPr>
          <w:ins w:id="134" w:author="Ricardo J G F" w:date="2023-07-04T14:07:00Z"/>
          <w:color w:val="000000"/>
        </w:rPr>
      </w:pPr>
    </w:p>
    <w:p w14:paraId="07A69448" w14:textId="77777777" w:rsidR="00AB7692" w:rsidRDefault="00AB7692">
      <w:pPr>
        <w:rPr>
          <w:color w:val="000000"/>
        </w:rPr>
      </w:pPr>
    </w:p>
    <w:p w14:paraId="501FF89E" w14:textId="77777777" w:rsidR="007B434C" w:rsidRDefault="007B434C">
      <w:pPr>
        <w:rPr>
          <w:color w:val="000000"/>
        </w:rPr>
      </w:pPr>
    </w:p>
    <w:p w14:paraId="1093E9FA" w14:textId="77777777" w:rsidR="0015175E" w:rsidRDefault="0015175E">
      <w:pPr>
        <w:rPr>
          <w:color w:val="000000"/>
        </w:rPr>
      </w:pPr>
    </w:p>
    <w:p w14:paraId="3D9F1CAB" w14:textId="77777777" w:rsidR="000158E2" w:rsidRDefault="000158E2">
      <w:pPr>
        <w:rPr>
          <w:color w:val="000000"/>
        </w:rPr>
      </w:pPr>
    </w:p>
    <w:p w14:paraId="7E1E97FC" w14:textId="77777777" w:rsidR="0015175E" w:rsidRDefault="0015175E">
      <w:pPr>
        <w:rPr>
          <w:color w:val="000000"/>
        </w:rPr>
      </w:pPr>
    </w:p>
    <w:p w14:paraId="46E721B5" w14:textId="602E42A8" w:rsidR="0015175E" w:rsidRDefault="0015175E">
      <w:pPr>
        <w:rPr>
          <w:color w:val="000000"/>
        </w:rPr>
      </w:pPr>
      <w:r>
        <w:rPr>
          <w:color w:val="000000"/>
        </w:rPr>
        <w:t>Depois garantir a clareza dos dados do conjunto 3, também foi estabelecido a diferença em % de omissos entre os registos esperados e validados, como pode ser visualizado na tabela 10.</w:t>
      </w:r>
      <w:r w:rsidR="00C7792C">
        <w:rPr>
          <w:color w:val="000000"/>
        </w:rPr>
        <w:t xml:space="preserve"> Observamos que</w:t>
      </w:r>
      <w:r w:rsidR="00AF7DB6">
        <w:rPr>
          <w:color w:val="000000"/>
        </w:rPr>
        <w:t xml:space="preserve"> a diferença de omissos</w:t>
      </w:r>
      <w:r w:rsidR="00C7792C">
        <w:rPr>
          <w:color w:val="000000"/>
        </w:rPr>
        <w:t xml:space="preserve"> </w:t>
      </w:r>
      <w:r w:rsidR="00AF7DB6">
        <w:rPr>
          <w:color w:val="000000"/>
        </w:rPr>
        <w:t>entre setembro e dezembro é próxima de 50% o que vai dificultar bastante a análise do tráfego com ocorrência de pluviosidade.</w:t>
      </w:r>
    </w:p>
    <w:p w14:paraId="7591A89A" w14:textId="3F28631C" w:rsidR="007B434C" w:rsidRDefault="00BE1024">
      <w:pPr>
        <w:keepNext/>
        <w:rPr>
          <w:color w:val="000000"/>
        </w:rPr>
      </w:pPr>
      <w:r>
        <w:rPr>
          <w:noProof/>
        </w:rPr>
        <w:lastRenderedPageBreak/>
        <w:drawing>
          <wp:anchor distT="0" distB="0" distL="114300" distR="114300" simplePos="0" relativeHeight="251725824" behindDoc="0" locked="0" layoutInCell="1" allowOverlap="1" wp14:anchorId="0B6F05A3" wp14:editId="7D6ED012">
            <wp:simplePos x="0" y="0"/>
            <wp:positionH relativeFrom="margin">
              <wp:align>right</wp:align>
            </wp:positionH>
            <wp:positionV relativeFrom="paragraph">
              <wp:posOffset>0</wp:posOffset>
            </wp:positionV>
            <wp:extent cx="5400000" cy="4158000"/>
            <wp:effectExtent l="0" t="0" r="0" b="0"/>
            <wp:wrapSquare wrapText="bothSides"/>
            <wp:docPr id="813239951" name="Imagem 1" descr="Uma imagem com texto, captura de ecrã, número,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239951" name="Imagem 1" descr="Uma imagem com texto, captura de ecrã, número, Tipo de letra&#10;&#10;Descrição gerada automaticamente"/>
                    <pic:cNvPicPr/>
                  </pic:nvPicPr>
                  <pic:blipFill>
                    <a:blip r:embed="rId41">
                      <a:extLst>
                        <a:ext uri="{28A0092B-C50C-407E-A947-70E740481C1C}">
                          <a14:useLocalDpi xmlns:a14="http://schemas.microsoft.com/office/drawing/2010/main" val="0"/>
                        </a:ext>
                      </a:extLst>
                    </a:blip>
                    <a:stretch>
                      <a:fillRect/>
                    </a:stretch>
                  </pic:blipFill>
                  <pic:spPr>
                    <a:xfrm>
                      <a:off x="0" y="0"/>
                      <a:ext cx="5400000" cy="4158000"/>
                    </a:xfrm>
                    <a:prstGeom prst="rect">
                      <a:avLst/>
                    </a:prstGeom>
                  </pic:spPr>
                </pic:pic>
              </a:graphicData>
            </a:graphic>
            <wp14:sizeRelH relativeFrom="margin">
              <wp14:pctWidth>0</wp14:pctWidth>
            </wp14:sizeRelH>
            <wp14:sizeRelV relativeFrom="margin">
              <wp14:pctHeight>0</wp14:pctHeight>
            </wp14:sizeRelV>
          </wp:anchor>
        </w:drawing>
      </w:r>
    </w:p>
    <w:p w14:paraId="495AEC54" w14:textId="2BC8EC77" w:rsidR="00FF1906" w:rsidRDefault="00AF7DB6" w:rsidP="0046128E">
      <w:pPr>
        <w:pStyle w:val="Legenda"/>
      </w:pPr>
      <w:bookmarkStart w:id="135" w:name="_Toc139964944"/>
      <w:r>
        <w:t xml:space="preserve">Figura </w:t>
      </w:r>
      <w:r>
        <w:fldChar w:fldCharType="begin"/>
      </w:r>
      <w:r>
        <w:instrText>SEQ Figura \* ARABIC</w:instrText>
      </w:r>
      <w:r>
        <w:fldChar w:fldCharType="separate"/>
      </w:r>
      <w:r w:rsidR="00331C42">
        <w:rPr>
          <w:noProof/>
        </w:rPr>
        <w:t>4</w:t>
      </w:r>
      <w:r>
        <w:fldChar w:fldCharType="end"/>
      </w:r>
      <w:r>
        <w:t xml:space="preserve"> - Registos Validados vs. Esperados por mês Conjunto 3</w:t>
      </w:r>
      <w:ins w:id="136" w:author="Unknown Author" w:date="2023-07-01T22:33:00Z">
        <w:r>
          <w:t xml:space="preserve"> </w:t>
        </w:r>
      </w:ins>
      <w:r w:rsidR="00C7792C">
        <w:t>por mês em 2021 e 2022</w:t>
      </w:r>
      <w:bookmarkEnd w:id="135"/>
    </w:p>
    <w:p w14:paraId="59FBE644" w14:textId="77777777" w:rsidR="0015175E" w:rsidRDefault="0015175E"/>
    <w:p w14:paraId="215E5E80" w14:textId="42EC1FD1" w:rsidR="0015175E" w:rsidRDefault="0015175E" w:rsidP="0015175E">
      <w:pPr>
        <w:rPr>
          <w:color w:val="000000"/>
        </w:rPr>
      </w:pPr>
      <w:r>
        <w:rPr>
          <w:color w:val="000000"/>
        </w:rPr>
        <w:t>A figura 5 apresenta os registos validados em contraste com os esperados do conjunto 3</w:t>
      </w:r>
      <w:r w:rsidR="00C7792C">
        <w:rPr>
          <w:color w:val="000000"/>
        </w:rPr>
        <w:t xml:space="preserve"> por mês</w:t>
      </w:r>
      <w:r w:rsidR="00AF7DB6">
        <w:rPr>
          <w:color w:val="000000"/>
        </w:rPr>
        <w:t xml:space="preserve">. No gráfico a diferença de registos omissos é notável para os meses setembro, </w:t>
      </w:r>
      <w:r w:rsidR="002B2FBC">
        <w:rPr>
          <w:color w:val="000000"/>
        </w:rPr>
        <w:t>outubro,</w:t>
      </w:r>
      <w:r w:rsidR="00AF7DB6">
        <w:rPr>
          <w:color w:val="000000"/>
        </w:rPr>
        <w:t xml:space="preserve"> novembro e dezembro.</w:t>
      </w:r>
    </w:p>
    <w:p w14:paraId="5C6DE563" w14:textId="7A383952" w:rsidR="007B434C" w:rsidRDefault="00AF7DB6">
      <w:pPr>
        <w:rPr>
          <w:color w:val="000000"/>
        </w:rPr>
      </w:pPr>
      <w:r>
        <w:br w:type="page"/>
      </w:r>
    </w:p>
    <w:p w14:paraId="7F05E586" w14:textId="77777777" w:rsidR="007B434C" w:rsidRDefault="00AF7DB6">
      <w:pPr>
        <w:pStyle w:val="Ttulo1"/>
        <w:numPr>
          <w:ilvl w:val="0"/>
          <w:numId w:val="4"/>
        </w:numPr>
        <w:ind w:left="432"/>
        <w:rPr>
          <w:color w:val="000000"/>
        </w:rPr>
      </w:pPr>
      <w:bookmarkStart w:id="137" w:name="_Toc138324021"/>
      <w:bookmarkStart w:id="138" w:name="_Toc139963565"/>
      <w:r>
        <w:rPr>
          <w:color w:val="000000"/>
        </w:rPr>
        <w:lastRenderedPageBreak/>
        <w:t>Análise Exploratória</w:t>
      </w:r>
      <w:bookmarkEnd w:id="137"/>
      <w:bookmarkEnd w:id="138"/>
    </w:p>
    <w:p w14:paraId="7E14B3E4" w14:textId="7643CBBE" w:rsidR="00FF1906" w:rsidRPr="00FF1906" w:rsidRDefault="008757A0" w:rsidP="00FF1906">
      <w:r>
        <w:t>Nesta secção, a</w:t>
      </w:r>
      <w:r w:rsidRPr="008757A0">
        <w:t xml:space="preserve"> exploração de dados permite uma compreensão </w:t>
      </w:r>
      <w:r>
        <w:t>mais flexível do</w:t>
      </w:r>
      <w:r w:rsidRPr="008757A0">
        <w:t xml:space="preserve"> fluxo de tráfego diário entre as horas de ponta da manhã e da tarde na cidade de Lisboa. Ao analisar o conjunto de dados, é possível extrair informações valiosas sobre o volume total de entradas e saídas, padrões de tráfego de pontos de entrada e saída individuais</w:t>
      </w:r>
      <w:r w:rsidR="00143AD2">
        <w:t xml:space="preserve"> dos 11 eixos</w:t>
      </w:r>
      <w:r w:rsidRPr="008757A0">
        <w:t xml:space="preserve"> e flutuações ao longo do dia e a influência de fatores externos</w:t>
      </w:r>
      <w:r>
        <w:t>, como ser fim de semana, feriado ou dia de chuva, afeta</w:t>
      </w:r>
      <w:r w:rsidRPr="008757A0">
        <w:t xml:space="preserve"> o</w:t>
      </w:r>
      <w:r>
        <w:t xml:space="preserve"> volume</w:t>
      </w:r>
      <w:r w:rsidRPr="008757A0">
        <w:t xml:space="preserve"> </w:t>
      </w:r>
      <w:r>
        <w:t>n</w:t>
      </w:r>
      <w:r w:rsidRPr="008757A0">
        <w:t xml:space="preserve">as horas de ponta. As informações sobre os destinos de quem </w:t>
      </w:r>
      <w:r>
        <w:t>entra ou sai</w:t>
      </w:r>
      <w:r w:rsidRPr="008757A0">
        <w:t xml:space="preserve"> </w:t>
      </w:r>
      <w:r>
        <w:t>d</w:t>
      </w:r>
      <w:r w:rsidRPr="008757A0">
        <w:t>a cidade têm implicações para o planeamento urbano e a gestão dos transportes.</w:t>
      </w:r>
    </w:p>
    <w:p w14:paraId="4EE2AC06" w14:textId="77777777" w:rsidR="007B434C" w:rsidRDefault="007B434C">
      <w:pPr>
        <w:rPr>
          <w:color w:val="000000"/>
        </w:rPr>
      </w:pPr>
    </w:p>
    <w:p w14:paraId="68EE48D4" w14:textId="77777777" w:rsidR="007B434C" w:rsidRDefault="00AF7DB6">
      <w:pPr>
        <w:pStyle w:val="Ttulo2"/>
        <w:numPr>
          <w:ilvl w:val="1"/>
          <w:numId w:val="6"/>
        </w:numPr>
      </w:pPr>
      <w:bookmarkStart w:id="139" w:name="_Toc138324022"/>
      <w:bookmarkStart w:id="140" w:name="_Toc139963566"/>
      <w:r>
        <w:t>Caraterizar o volume total de entradas e saídas da cidade durante o período das horas de ponta</w:t>
      </w:r>
      <w:bookmarkEnd w:id="139"/>
      <w:bookmarkEnd w:id="140"/>
    </w:p>
    <w:p w14:paraId="2D88EC6C" w14:textId="63931AC3" w:rsidR="00D67D93" w:rsidRPr="00D67D93" w:rsidRDefault="00D67D93" w:rsidP="00D67D93">
      <w:r>
        <w:t>A primeira pergunta do desafio é c</w:t>
      </w:r>
      <w:r w:rsidRPr="00D67D93">
        <w:t>araterizar o volume total de entradas e saídas da cidade durante o período das horas de ponta</w:t>
      </w:r>
      <w:r>
        <w:t xml:space="preserve"> nos períodos da </w:t>
      </w:r>
      <w:r w:rsidR="003B7F56">
        <w:t>manhã</w:t>
      </w:r>
      <w:r>
        <w:t xml:space="preserve"> entras as 7 as 10 e da tarde entre as 17 e as 20</w:t>
      </w:r>
      <w:r w:rsidR="003B7F56">
        <w:t>. Nas figuras 6 e 7 é possível observar a respetiva caraterização</w:t>
      </w:r>
      <w:r w:rsidR="00502586">
        <w:t xml:space="preserve"> por mês</w:t>
      </w:r>
      <w:r w:rsidR="003B7F56">
        <w:t>.</w:t>
      </w:r>
    </w:p>
    <w:p w14:paraId="24F5191B" w14:textId="53AAE9BF" w:rsidR="007B434C" w:rsidRDefault="00AF7DB6">
      <w:pPr>
        <w:jc w:val="center"/>
        <w:rPr>
          <w:color w:val="000000"/>
        </w:rPr>
      </w:pPr>
      <w:r>
        <w:t>A - Para a períodos de ponta da manhã (7:</w:t>
      </w:r>
      <w:r w:rsidR="00D67D93">
        <w:t>0</w:t>
      </w:r>
      <w:r>
        <w:t xml:space="preserve">0h-10:00h) </w:t>
      </w:r>
    </w:p>
    <w:p w14:paraId="69D0E25E" w14:textId="77777777" w:rsidR="007B434C" w:rsidRDefault="00AF7DB6">
      <w:pPr>
        <w:keepNext/>
        <w:jc w:val="center"/>
        <w:rPr>
          <w:color w:val="000000"/>
        </w:rPr>
      </w:pPr>
      <w:r>
        <w:rPr>
          <w:noProof/>
        </w:rPr>
        <w:drawing>
          <wp:inline distT="0" distB="0" distL="0" distR="0" wp14:anchorId="2BDC1C6B" wp14:editId="363B0DA9">
            <wp:extent cx="4762500" cy="2990215"/>
            <wp:effectExtent l="0" t="0" r="0" b="0"/>
            <wp:docPr id="49" name="Imagem 30" descr="Uma imagem com texto, captura de ecrã, Gráfic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m 30" descr="Uma imagem com texto, captura de ecrã, Gráfico, diagrama&#10;&#10;Descrição gerada automaticamente"/>
                    <pic:cNvPicPr>
                      <a:picLocks noChangeAspect="1" noChangeArrowheads="1"/>
                    </pic:cNvPicPr>
                  </pic:nvPicPr>
                  <pic:blipFill>
                    <a:blip r:embed="rId42"/>
                    <a:stretch>
                      <a:fillRect/>
                    </a:stretch>
                  </pic:blipFill>
                  <pic:spPr bwMode="auto">
                    <a:xfrm>
                      <a:off x="0" y="0"/>
                      <a:ext cx="4762500" cy="2990215"/>
                    </a:xfrm>
                    <a:prstGeom prst="rect">
                      <a:avLst/>
                    </a:prstGeom>
                  </pic:spPr>
                </pic:pic>
              </a:graphicData>
            </a:graphic>
          </wp:inline>
        </w:drawing>
      </w:r>
    </w:p>
    <w:p w14:paraId="0D892DE2" w14:textId="4826EFD1" w:rsidR="007B434C" w:rsidRDefault="00AF7DB6" w:rsidP="0046128E">
      <w:pPr>
        <w:pStyle w:val="Legenda"/>
        <w:rPr>
          <w:color w:val="000000"/>
        </w:rPr>
      </w:pPr>
      <w:bookmarkStart w:id="141" w:name="_Toc139964945"/>
      <w:r>
        <w:t xml:space="preserve">Figura </w:t>
      </w:r>
      <w:r>
        <w:fldChar w:fldCharType="begin"/>
      </w:r>
      <w:r>
        <w:instrText>SEQ Figura \* ARABIC</w:instrText>
      </w:r>
      <w:r>
        <w:fldChar w:fldCharType="separate"/>
      </w:r>
      <w:r w:rsidR="00331C42">
        <w:rPr>
          <w:noProof/>
        </w:rPr>
        <w:t>5</w:t>
      </w:r>
      <w:r>
        <w:fldChar w:fldCharType="end"/>
      </w:r>
      <w:r>
        <w:t xml:space="preserve"> - Caraterização entradas e saídas nas horas de ponta da manhã (7:</w:t>
      </w:r>
      <w:r w:rsidR="00D67D93">
        <w:t>0</w:t>
      </w:r>
      <w:r>
        <w:t>0h-10:00h)</w:t>
      </w:r>
      <w:bookmarkEnd w:id="141"/>
    </w:p>
    <w:p w14:paraId="7901201B" w14:textId="77777777" w:rsidR="00D67D93" w:rsidRDefault="00D67D93">
      <w:pPr>
        <w:jc w:val="center"/>
      </w:pPr>
    </w:p>
    <w:p w14:paraId="62B1E2A2" w14:textId="2C5CA3B5" w:rsidR="007B434C" w:rsidRDefault="00AF7DB6">
      <w:pPr>
        <w:jc w:val="center"/>
        <w:rPr>
          <w:color w:val="000000"/>
        </w:rPr>
      </w:pPr>
      <w:r>
        <w:lastRenderedPageBreak/>
        <w:t>B - Para a períodos de ponta da tarde (17:00h-</w:t>
      </w:r>
      <w:r w:rsidR="00D67D93">
        <w:t>20</w:t>
      </w:r>
      <w:r>
        <w:t>:</w:t>
      </w:r>
      <w:r w:rsidR="00D67D93">
        <w:t>0</w:t>
      </w:r>
      <w:r>
        <w:t>0h)</w:t>
      </w:r>
    </w:p>
    <w:p w14:paraId="5D504F25" w14:textId="77777777" w:rsidR="007B434C" w:rsidRDefault="007B434C">
      <w:pPr>
        <w:rPr>
          <w:color w:val="000000"/>
        </w:rPr>
      </w:pPr>
    </w:p>
    <w:p w14:paraId="6CF926AA" w14:textId="77777777" w:rsidR="007B434C" w:rsidRDefault="00AF7DB6">
      <w:pPr>
        <w:keepNext/>
        <w:jc w:val="center"/>
        <w:rPr>
          <w:color w:val="000000"/>
        </w:rPr>
      </w:pPr>
      <w:r>
        <w:rPr>
          <w:noProof/>
        </w:rPr>
        <w:drawing>
          <wp:inline distT="0" distB="0" distL="0" distR="0" wp14:anchorId="1287EF9A" wp14:editId="03FFAD4F">
            <wp:extent cx="4759325" cy="2988310"/>
            <wp:effectExtent l="0" t="0" r="0" b="0"/>
            <wp:docPr id="50" name="Imagem 32" descr="Uma imagem com texto, captura de ecrã, Gráfic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m 32" descr="Uma imagem com texto, captura de ecrã, Gráfico, diagrama&#10;&#10;Descrição gerada automaticamente"/>
                    <pic:cNvPicPr>
                      <a:picLocks noChangeAspect="1" noChangeArrowheads="1"/>
                    </pic:cNvPicPr>
                  </pic:nvPicPr>
                  <pic:blipFill>
                    <a:blip r:embed="rId43"/>
                    <a:stretch>
                      <a:fillRect/>
                    </a:stretch>
                  </pic:blipFill>
                  <pic:spPr bwMode="auto">
                    <a:xfrm>
                      <a:off x="0" y="0"/>
                      <a:ext cx="4759325" cy="2988310"/>
                    </a:xfrm>
                    <a:prstGeom prst="rect">
                      <a:avLst/>
                    </a:prstGeom>
                  </pic:spPr>
                </pic:pic>
              </a:graphicData>
            </a:graphic>
          </wp:inline>
        </w:drawing>
      </w:r>
    </w:p>
    <w:p w14:paraId="2D4D3B00" w14:textId="627531D0" w:rsidR="007B434C" w:rsidRDefault="00AF7DB6" w:rsidP="0046128E">
      <w:pPr>
        <w:pStyle w:val="Legenda"/>
        <w:rPr>
          <w:color w:val="000000"/>
        </w:rPr>
      </w:pPr>
      <w:bookmarkStart w:id="142" w:name="_Toc139964946"/>
      <w:r>
        <w:t xml:space="preserve">Figura </w:t>
      </w:r>
      <w:r>
        <w:fldChar w:fldCharType="begin"/>
      </w:r>
      <w:r>
        <w:instrText>SEQ Figura \* ARABIC</w:instrText>
      </w:r>
      <w:r>
        <w:fldChar w:fldCharType="separate"/>
      </w:r>
      <w:r w:rsidR="00331C42">
        <w:rPr>
          <w:noProof/>
        </w:rPr>
        <w:t>6</w:t>
      </w:r>
      <w:r>
        <w:fldChar w:fldCharType="end"/>
      </w:r>
      <w:r>
        <w:t xml:space="preserve"> - Caraterização entradas e saídas nas horas de ponta da tarde (17:00h-</w:t>
      </w:r>
      <w:r w:rsidR="00D67D93">
        <w:t>20</w:t>
      </w:r>
      <w:r>
        <w:t>:</w:t>
      </w:r>
      <w:r w:rsidR="00D67D93">
        <w:t>00</w:t>
      </w:r>
      <w:r>
        <w:t>h)</w:t>
      </w:r>
      <w:bookmarkEnd w:id="142"/>
    </w:p>
    <w:p w14:paraId="06DD3091" w14:textId="249179CD" w:rsidR="007B434C" w:rsidRPr="00502586" w:rsidRDefault="00AF7DB6">
      <w:r>
        <w:t>De acordo com os dados mostrados nos gráficos</w:t>
      </w:r>
      <w:r w:rsidR="003B7F56">
        <w:t xml:space="preserve"> das figuras 6 e 7</w:t>
      </w:r>
      <w:r>
        <w:t>, houve uma quantidade semelhante de tráfego durante o horário de pico da manhã e da tarde entre setembro e novembro de 2021 e 2022. No entanto, em dezembro de 2022</w:t>
      </w:r>
      <w:r w:rsidR="00106658">
        <w:t xml:space="preserve"> na figura 6</w:t>
      </w:r>
      <w:r>
        <w:t xml:space="preserve">, </w:t>
      </w:r>
      <w:r w:rsidR="00106658">
        <w:t>ocorreu</w:t>
      </w:r>
      <w:r>
        <w:t xml:space="preserve"> um aumento notável</w:t>
      </w:r>
      <w:r w:rsidR="00106658">
        <w:t xml:space="preserve"> de tráfego no </w:t>
      </w:r>
      <w:r w:rsidR="00AD1CED">
        <w:t>período</w:t>
      </w:r>
      <w:r w:rsidR="00106658">
        <w:t>, quase 3 vezes mais</w:t>
      </w:r>
      <w:r>
        <w:t xml:space="preserve">, no horário de pico da manhã, em relação a dezembro de 2021. Existem vários fatores que podem ter contribuído para esse aumento. Por exemplo, é possível que as condições climatéricas tenham sido mais favoráveis e apropriadas para as pessoas usarem transporte próprio para o trabalho, </w:t>
      </w:r>
      <w:r w:rsidR="00106658">
        <w:t xml:space="preserve">por outro lado </w:t>
      </w:r>
      <w:r w:rsidR="00BC0204">
        <w:t>foram levantadas todas</w:t>
      </w:r>
      <w:r>
        <w:t xml:space="preserve"> as restrições</w:t>
      </w:r>
      <w:r w:rsidR="00BC0204">
        <w:t xml:space="preserve"> de viagem</w:t>
      </w:r>
      <w:r w:rsidR="00106658">
        <w:t xml:space="preserve"> da COVID-19 em</w:t>
      </w:r>
      <w:r w:rsidR="00BC0204">
        <w:t xml:space="preserve"> 13 de</w:t>
      </w:r>
      <w:r>
        <w:t xml:space="preserve"> dezembro de 2022</w:t>
      </w:r>
      <w:r w:rsidR="00BC0204">
        <w:t xml:space="preserve"> e</w:t>
      </w:r>
      <w:r>
        <w:t xml:space="preserve"> mais pessoas </w:t>
      </w:r>
      <w:r w:rsidR="00BC0204">
        <w:t>regressaram às suas casas e</w:t>
      </w:r>
      <w:r>
        <w:t xml:space="preserve"> retorna</w:t>
      </w:r>
      <w:r w:rsidR="00BC0204">
        <w:t>ram</w:t>
      </w:r>
      <w:r>
        <w:t xml:space="preserve"> ao escritório, levando a mais tráfego.</w:t>
      </w:r>
    </w:p>
    <w:p w14:paraId="6E9CDBAD" w14:textId="77777777" w:rsidR="007B434C" w:rsidRDefault="007B434C">
      <w:pPr>
        <w:jc w:val="left"/>
        <w:rPr>
          <w:color w:val="000000"/>
        </w:rPr>
      </w:pPr>
    </w:p>
    <w:p w14:paraId="12A4741C" w14:textId="77777777" w:rsidR="007B434C" w:rsidRDefault="00AF7DB6">
      <w:pPr>
        <w:pStyle w:val="Ttulo2"/>
        <w:numPr>
          <w:ilvl w:val="1"/>
          <w:numId w:val="6"/>
        </w:numPr>
      </w:pPr>
      <w:bookmarkStart w:id="143" w:name="_Toc138324023"/>
      <w:bookmarkStart w:id="144" w:name="_Toc139963567"/>
      <w:r>
        <w:t>Caraterizar o volume total de entradas e saídas da cidade durante o período das horas de ponta para cada um dos 11 pontos de entrada e saída</w:t>
      </w:r>
      <w:bookmarkEnd w:id="143"/>
      <w:bookmarkEnd w:id="144"/>
    </w:p>
    <w:p w14:paraId="214AF98C" w14:textId="77777777" w:rsidR="003B7F56" w:rsidRPr="003B7F56" w:rsidRDefault="003B7F56" w:rsidP="003B7F56"/>
    <w:p w14:paraId="4A071E2D" w14:textId="7C1F7FBF" w:rsidR="007B434C" w:rsidRDefault="003B7F56">
      <w:pPr>
        <w:rPr>
          <w:color w:val="000000"/>
        </w:rPr>
      </w:pPr>
      <w:r>
        <w:rPr>
          <w:color w:val="000000"/>
        </w:rPr>
        <w:t>Na pergunta 5.2, vamos a</w:t>
      </w:r>
      <w:r w:rsidRPr="003B7F56">
        <w:rPr>
          <w:color w:val="000000"/>
        </w:rPr>
        <w:t>nalisar o volume total de tráfego durante o horário de pico em cada um dos 11 pontos de entrada e saída da cidade</w:t>
      </w:r>
      <w:r>
        <w:rPr>
          <w:color w:val="000000"/>
        </w:rPr>
        <w:t>. As figuras 8 e 9 apresenta</w:t>
      </w:r>
      <w:r w:rsidR="00217D66">
        <w:rPr>
          <w:color w:val="000000"/>
        </w:rPr>
        <w:t>m</w:t>
      </w:r>
      <w:r>
        <w:rPr>
          <w:color w:val="000000"/>
        </w:rPr>
        <w:t xml:space="preserve"> </w:t>
      </w:r>
      <w:r>
        <w:rPr>
          <w:color w:val="000000"/>
        </w:rPr>
        <w:lastRenderedPageBreak/>
        <w:t>detalhadamente hora a hora a frequência de tráfego para cada eixo</w:t>
      </w:r>
      <w:r w:rsidR="00502586">
        <w:rPr>
          <w:color w:val="000000"/>
        </w:rPr>
        <w:t xml:space="preserve"> em todos os meses do </w:t>
      </w:r>
      <w:proofErr w:type="spellStart"/>
      <w:r w:rsidR="00502586" w:rsidRPr="00502586">
        <w:rPr>
          <w:i/>
          <w:iCs/>
          <w:color w:val="000000"/>
        </w:rPr>
        <w:t>dataset</w:t>
      </w:r>
      <w:proofErr w:type="spellEnd"/>
      <w:r>
        <w:rPr>
          <w:color w:val="000000"/>
        </w:rPr>
        <w:t xml:space="preserve">. </w:t>
      </w:r>
    </w:p>
    <w:p w14:paraId="0E1D938B" w14:textId="77777777" w:rsidR="007B434C" w:rsidRDefault="00AF7DB6">
      <w:pPr>
        <w:keepNext/>
        <w:jc w:val="center"/>
        <w:rPr>
          <w:color w:val="000000"/>
        </w:rPr>
      </w:pPr>
      <w:r>
        <w:rPr>
          <w:noProof/>
        </w:rPr>
        <w:drawing>
          <wp:inline distT="0" distB="0" distL="0" distR="0" wp14:anchorId="02A85252" wp14:editId="0E6AC41F">
            <wp:extent cx="5202555" cy="2590800"/>
            <wp:effectExtent l="0" t="0" r="0" b="0"/>
            <wp:docPr id="51" name="Imagem 29" descr="Uma imagem com captura de ecrã, texto, diagrama, Saturação de core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m 29" descr="Uma imagem com captura de ecrã, texto, diagrama, Saturação de cores&#10;&#10;Descrição gerada automaticamente"/>
                    <pic:cNvPicPr>
                      <a:picLocks noChangeAspect="1" noChangeArrowheads="1"/>
                    </pic:cNvPicPr>
                  </pic:nvPicPr>
                  <pic:blipFill>
                    <a:blip r:embed="rId44"/>
                    <a:stretch>
                      <a:fillRect/>
                    </a:stretch>
                  </pic:blipFill>
                  <pic:spPr bwMode="auto">
                    <a:xfrm>
                      <a:off x="0" y="0"/>
                      <a:ext cx="5202555" cy="2590800"/>
                    </a:xfrm>
                    <a:prstGeom prst="rect">
                      <a:avLst/>
                    </a:prstGeom>
                  </pic:spPr>
                </pic:pic>
              </a:graphicData>
            </a:graphic>
          </wp:inline>
        </w:drawing>
      </w:r>
    </w:p>
    <w:p w14:paraId="1FB20441" w14:textId="59C820B8" w:rsidR="007B434C" w:rsidRDefault="00AF7DB6" w:rsidP="0046128E">
      <w:pPr>
        <w:pStyle w:val="Legenda"/>
        <w:rPr>
          <w:color w:val="000000"/>
        </w:rPr>
      </w:pPr>
      <w:bookmarkStart w:id="145" w:name="_Toc139964947"/>
      <w:r>
        <w:t xml:space="preserve">Figura </w:t>
      </w:r>
      <w:r>
        <w:fldChar w:fldCharType="begin"/>
      </w:r>
      <w:r>
        <w:instrText>SEQ Figura \* ARABIC</w:instrText>
      </w:r>
      <w:r>
        <w:fldChar w:fldCharType="separate"/>
      </w:r>
      <w:r w:rsidR="00331C42">
        <w:rPr>
          <w:noProof/>
        </w:rPr>
        <w:t>7</w:t>
      </w:r>
      <w:r>
        <w:fldChar w:fldCharType="end"/>
      </w:r>
      <w:r>
        <w:t xml:space="preserve"> - Caraterização entradas nas horas de ponta por eixo</w:t>
      </w:r>
      <w:bookmarkEnd w:id="145"/>
    </w:p>
    <w:p w14:paraId="443C7DF4" w14:textId="76866550" w:rsidR="0087351A" w:rsidRDefault="00AF7DB6">
      <w:r>
        <w:tab/>
        <w:t>Com base na análise do gráfico</w:t>
      </w:r>
      <w:r w:rsidR="003B7F56">
        <w:t xml:space="preserve"> da figura 8</w:t>
      </w:r>
      <w:r>
        <w:t xml:space="preserve">, pode-se concluir que existe uma tendência significativa em relação às entradas na cidade, </w:t>
      </w:r>
      <w:r w:rsidR="00BE1B64">
        <w:t>nomeadamente na</w:t>
      </w:r>
      <w:r>
        <w:t xml:space="preserve"> </w:t>
      </w:r>
      <w:r w:rsidR="00102EF1">
        <w:t xml:space="preserve">A1, </w:t>
      </w:r>
      <w:r w:rsidR="00217D66">
        <w:t>A5, IC19</w:t>
      </w:r>
      <w:r w:rsidR="00102EF1">
        <w:t>, IC2</w:t>
      </w:r>
      <w:r w:rsidR="00217D66">
        <w:t xml:space="preserve"> e na </w:t>
      </w:r>
      <w:r w:rsidR="00BE1B64">
        <w:t>N117 (Cabos de Avila)</w:t>
      </w:r>
      <w:r>
        <w:t>, sendo estes os pontos</w:t>
      </w:r>
      <w:r w:rsidR="00217D66">
        <w:t xml:space="preserve"> com mais volume</w:t>
      </w:r>
      <w:r>
        <w:t xml:space="preserve"> de entrada</w:t>
      </w:r>
      <w:r w:rsidR="00217D66">
        <w:t>s</w:t>
      </w:r>
      <w:r>
        <w:t xml:space="preserve">, especialmente </w:t>
      </w:r>
      <w:r w:rsidR="00217D66">
        <w:t>n</w:t>
      </w:r>
      <w:r>
        <w:t>as horas de pico</w:t>
      </w:r>
      <w:r w:rsidR="00217D66">
        <w:t xml:space="preserve"> da </w:t>
      </w:r>
      <w:r w:rsidR="0087351A">
        <w:t>manhã</w:t>
      </w:r>
      <w:r>
        <w:t xml:space="preserve"> 8h </w:t>
      </w:r>
      <w:r w:rsidR="00217D66">
        <w:t>e</w:t>
      </w:r>
      <w:r>
        <w:t xml:space="preserve"> 9h e </w:t>
      </w:r>
      <w:r w:rsidR="00217D66">
        <w:t>nas de tarde 17h e 18h</w:t>
      </w:r>
      <w:r>
        <w:t>.</w:t>
      </w:r>
      <w:r w:rsidR="0087351A">
        <w:t xml:space="preserve"> </w:t>
      </w:r>
      <w:r w:rsidR="0087351A" w:rsidRPr="0087351A">
        <w:t xml:space="preserve">É algo esperado, dado que </w:t>
      </w:r>
      <w:r w:rsidR="0087351A">
        <w:t>estes</w:t>
      </w:r>
      <w:r w:rsidR="0087351A" w:rsidRPr="0087351A">
        <w:t xml:space="preserve"> eixos estão situados no núcleo central da cidade.</w:t>
      </w:r>
      <w:r>
        <w:t xml:space="preserve"> </w:t>
      </w:r>
    </w:p>
    <w:p w14:paraId="0B59F367" w14:textId="658C60BB" w:rsidR="007B434C" w:rsidRDefault="00553AC5">
      <w:pPr>
        <w:rPr>
          <w:color w:val="000000"/>
        </w:rPr>
      </w:pPr>
      <w:r>
        <w:rPr>
          <w:noProof/>
        </w:rPr>
        <w:drawing>
          <wp:anchor distT="0" distB="0" distL="114300" distR="114300" simplePos="0" relativeHeight="251740160" behindDoc="0" locked="0" layoutInCell="1" allowOverlap="1" wp14:anchorId="40540D39" wp14:editId="3D5F016D">
            <wp:simplePos x="0" y="0"/>
            <wp:positionH relativeFrom="column">
              <wp:posOffset>635</wp:posOffset>
            </wp:positionH>
            <wp:positionV relativeFrom="paragraph">
              <wp:posOffset>1143083</wp:posOffset>
            </wp:positionV>
            <wp:extent cx="5400000" cy="2682000"/>
            <wp:effectExtent l="0" t="0" r="0" b="0"/>
            <wp:wrapSquare wrapText="bothSides"/>
            <wp:docPr id="1953836009" name="Imagem 1" descr="Uma imagem com captura de ecrã, texto, diagrama,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836009" name="Imagem 1" descr="Uma imagem com captura de ecrã, texto, diagrama, Gráfico&#10;&#10;Descrição gerada automaticament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0000" cy="2682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F7DB6">
        <w:t xml:space="preserve">Além disso, a análise do gráfico revela que o pico da manhã apresenta o maior número, com 1 100 000 entradas, enquanto o pico da tarde regista uma queda significativa para </w:t>
      </w:r>
      <w:r w:rsidR="00BE1B64">
        <w:t>60</w:t>
      </w:r>
      <w:r w:rsidR="00AF7DB6">
        <w:t xml:space="preserve"> 000 entradas</w:t>
      </w:r>
      <w:r w:rsidR="00BE1B64">
        <w:t xml:space="preserve"> </w:t>
      </w:r>
      <w:r w:rsidR="0087351A">
        <w:t>à</w:t>
      </w:r>
      <w:r w:rsidR="00BE1B64">
        <w:t>s 20h</w:t>
      </w:r>
      <w:r w:rsidR="00AF7DB6">
        <w:t xml:space="preserve">, resultando numa redução de </w:t>
      </w:r>
      <w:r w:rsidR="00BE1B64">
        <w:t>45.5</w:t>
      </w:r>
      <w:r w:rsidR="00AF7DB6">
        <w:t>% em relação ao pico da manhã.</w:t>
      </w:r>
    </w:p>
    <w:p w14:paraId="433D680D" w14:textId="23C206D2" w:rsidR="007B434C" w:rsidRDefault="007B434C" w:rsidP="00553AC5">
      <w:pPr>
        <w:keepNext/>
        <w:rPr>
          <w:color w:val="000000"/>
        </w:rPr>
      </w:pPr>
    </w:p>
    <w:p w14:paraId="25CD83C8" w14:textId="7B4729D6" w:rsidR="007B434C" w:rsidRDefault="00AF7DB6" w:rsidP="0046128E">
      <w:pPr>
        <w:pStyle w:val="Legenda"/>
        <w:rPr>
          <w:color w:val="000000"/>
        </w:rPr>
      </w:pPr>
      <w:bookmarkStart w:id="146" w:name="_Toc139964948"/>
      <w:r>
        <w:t xml:space="preserve">Figura </w:t>
      </w:r>
      <w:r>
        <w:fldChar w:fldCharType="begin"/>
      </w:r>
      <w:r>
        <w:instrText>SEQ Figura \* ARABIC</w:instrText>
      </w:r>
      <w:r>
        <w:fldChar w:fldCharType="separate"/>
      </w:r>
      <w:r w:rsidR="00331C42">
        <w:rPr>
          <w:noProof/>
        </w:rPr>
        <w:t>8</w:t>
      </w:r>
      <w:r>
        <w:fldChar w:fldCharType="end"/>
      </w:r>
      <w:r>
        <w:t xml:space="preserve"> - Caraterização saídas nas horas de ponta por eixo</w:t>
      </w:r>
      <w:bookmarkEnd w:id="146"/>
    </w:p>
    <w:p w14:paraId="584546F4" w14:textId="77777777" w:rsidR="007B434C" w:rsidRDefault="007B434C">
      <w:pPr>
        <w:jc w:val="center"/>
        <w:rPr>
          <w:color w:val="000000"/>
        </w:rPr>
      </w:pPr>
    </w:p>
    <w:p w14:paraId="74BFDA6D" w14:textId="51F28A7D" w:rsidR="007B434C" w:rsidRDefault="00AF7DB6">
      <w:pPr>
        <w:ind w:firstLine="709"/>
        <w:jc w:val="left"/>
        <w:rPr>
          <w:color w:val="000000"/>
        </w:rPr>
      </w:pPr>
      <w:r>
        <w:t>Efetivamente, relativamente à análise do gráfico das saídas</w:t>
      </w:r>
      <w:r w:rsidR="00BE1B64">
        <w:t xml:space="preserve"> na</w:t>
      </w:r>
      <w:r w:rsidR="003B7F56">
        <w:t xml:space="preserve"> figura 9</w:t>
      </w:r>
      <w:r>
        <w:t xml:space="preserve">, </w:t>
      </w:r>
      <w:r w:rsidR="00BE1B64">
        <w:t>continua-se a observar que</w:t>
      </w:r>
      <w:r>
        <w:t xml:space="preserve"> o</w:t>
      </w:r>
      <w:r w:rsidR="00BE1B64">
        <w:t>s</w:t>
      </w:r>
      <w:r>
        <w:t xml:space="preserve"> </w:t>
      </w:r>
      <w:r w:rsidR="00BE1B64">
        <w:t xml:space="preserve">eixos </w:t>
      </w:r>
      <w:r w:rsidR="00102EF1">
        <w:t>A1, A5, IC19, IC2 e na N117 (Cabos de Avila)</w:t>
      </w:r>
      <w:r>
        <w:t xml:space="preserve"> </w:t>
      </w:r>
      <w:r w:rsidR="00BE1B64">
        <w:t>são os pontos</w:t>
      </w:r>
      <w:r>
        <w:t xml:space="preserve"> de saída mais utilizado</w:t>
      </w:r>
      <w:r w:rsidR="00BE1B64">
        <w:t>s</w:t>
      </w:r>
      <w:r>
        <w:t xml:space="preserve"> durante as horas de pico das 8h às 9h </w:t>
      </w:r>
      <w:r w:rsidR="00BE1B64">
        <w:t>e</w:t>
      </w:r>
      <w:r>
        <w:t xml:space="preserve"> </w:t>
      </w:r>
      <w:r w:rsidR="00BE1B64">
        <w:t>das 17</w:t>
      </w:r>
      <w:r>
        <w:t xml:space="preserve">h às </w:t>
      </w:r>
      <w:r w:rsidR="00BE1B64">
        <w:t>18</w:t>
      </w:r>
      <w:r>
        <w:t xml:space="preserve">h. Para além disto, o período de maior volume de saídas ocorre na parte da manhã, com cerca de 1 100 000 saídas e </w:t>
      </w:r>
      <w:r w:rsidR="00BE1B64">
        <w:t>às 20</w:t>
      </w:r>
      <w:r w:rsidR="0087351A">
        <w:t>h</w:t>
      </w:r>
      <w:r w:rsidR="00BE1B64">
        <w:t xml:space="preserve"> da tarde</w:t>
      </w:r>
      <w:r>
        <w:t xml:space="preserve"> com</w:t>
      </w:r>
      <w:r w:rsidR="00BE1B64">
        <w:t xml:space="preserve"> cerca de</w:t>
      </w:r>
      <w:r>
        <w:t xml:space="preserve"> </w:t>
      </w:r>
      <w:r w:rsidR="00BE1B64">
        <w:t>70</w:t>
      </w:r>
      <w:r>
        <w:t xml:space="preserve"> 000 saídas, o que representa uma quebra de 3</w:t>
      </w:r>
      <w:r w:rsidR="00DD0A2A">
        <w:t>6.7</w:t>
      </w:r>
      <w:r>
        <w:t>% em relação ao pico da manhã</w:t>
      </w:r>
      <w:r w:rsidR="00DD0A2A">
        <w:t>.</w:t>
      </w:r>
    </w:p>
    <w:p w14:paraId="7F2B74FD" w14:textId="77777777" w:rsidR="007B434C" w:rsidRDefault="007B434C">
      <w:pPr>
        <w:rPr>
          <w:color w:val="000000"/>
        </w:rPr>
      </w:pPr>
    </w:p>
    <w:p w14:paraId="1096FA44" w14:textId="0FB195AD" w:rsidR="00553AC5" w:rsidRDefault="00AF7DB6" w:rsidP="00553AC5">
      <w:pPr>
        <w:pStyle w:val="Ttulo2"/>
        <w:numPr>
          <w:ilvl w:val="1"/>
          <w:numId w:val="6"/>
        </w:numPr>
      </w:pPr>
      <w:bookmarkStart w:id="147" w:name="_Toc138324024"/>
      <w:bookmarkStart w:id="148" w:name="_Toc139963568"/>
      <w:r>
        <w:t>Comparar com outros períodos do dia</w:t>
      </w:r>
      <w:bookmarkEnd w:id="147"/>
      <w:bookmarkEnd w:id="148"/>
    </w:p>
    <w:p w14:paraId="4DB7AEA8" w14:textId="35FC0135" w:rsidR="00FF7A21" w:rsidRPr="00FF7A21" w:rsidRDefault="00C55D42" w:rsidP="00FF7A21">
      <w:r>
        <w:t xml:space="preserve">Nesta secção, para fazer a comparação com outros períodos do dia, foram selecionados </w:t>
      </w:r>
      <w:r w:rsidRPr="00407F38">
        <w:t>3</w:t>
      </w:r>
      <w:r>
        <w:t xml:space="preserve"> períodos para análise como está representado na figura 10. De facto, a análise foi realizada com base na imagem das entradas, porque tanto as entradas como as saídas apresentam valores muito semelhantes.</w:t>
      </w:r>
    </w:p>
    <w:p w14:paraId="085520D7" w14:textId="6C737845" w:rsidR="00553AC5" w:rsidRDefault="00FF7A21">
      <w:pPr>
        <w:ind w:left="283" w:firstLine="426"/>
        <w:jc w:val="left"/>
      </w:pPr>
      <w:r>
        <w:rPr>
          <w:noProof/>
        </w:rPr>
        <w:drawing>
          <wp:inline distT="0" distB="0" distL="0" distR="0" wp14:anchorId="4B74CEFE" wp14:editId="03F1C086">
            <wp:extent cx="5324475" cy="2647950"/>
            <wp:effectExtent l="0" t="0" r="0" b="0"/>
            <wp:docPr id="256525231" name="Imagem 4" descr="Uma imagem com texto, captura de ecrã, diagrama,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525231" name="Imagem 4" descr="Uma imagem com texto, captura de ecrã, diagrama, Gráfico&#10;&#10;Descrição gerada automaticament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24475" cy="2647950"/>
                    </a:xfrm>
                    <a:prstGeom prst="rect">
                      <a:avLst/>
                    </a:prstGeom>
                    <a:noFill/>
                    <a:ln>
                      <a:noFill/>
                    </a:ln>
                  </pic:spPr>
                </pic:pic>
              </a:graphicData>
            </a:graphic>
          </wp:inline>
        </w:drawing>
      </w:r>
    </w:p>
    <w:p w14:paraId="0BE53A1B" w14:textId="79FE437A" w:rsidR="00C55D42" w:rsidRDefault="00C55D42" w:rsidP="00C55D42">
      <w:pPr>
        <w:ind w:left="283"/>
        <w:jc w:val="left"/>
      </w:pPr>
      <w:r>
        <w:t xml:space="preserve">No período da noite, representado pelos números </w:t>
      </w:r>
      <w:r w:rsidRPr="00407F38">
        <w:t>1</w:t>
      </w:r>
      <w:r>
        <w:t xml:space="preserve"> e </w:t>
      </w:r>
      <w:r w:rsidRPr="00407F38">
        <w:t>2</w:t>
      </w:r>
      <w:r>
        <w:t xml:space="preserve"> e horas 0 e 3, os resultados mostram que existe uma diferença, cerca de 68% em 1 e 82% em 2, em relação à hora de ponta com mais volume dos 11 eixos. No que diz respeito, ao período escolhido da tarde, número 3 e hora 14, a diferença é de 36.7%.</w:t>
      </w:r>
    </w:p>
    <w:p w14:paraId="22F24B82" w14:textId="77777777" w:rsidR="007B434C" w:rsidRDefault="007B434C">
      <w:pPr>
        <w:rPr>
          <w:color w:val="000000"/>
        </w:rPr>
      </w:pPr>
    </w:p>
    <w:p w14:paraId="4447751F" w14:textId="55DEDFB3" w:rsidR="007B434C" w:rsidRDefault="00AF7DB6">
      <w:pPr>
        <w:pStyle w:val="Ttulo2"/>
        <w:numPr>
          <w:ilvl w:val="1"/>
          <w:numId w:val="6"/>
        </w:numPr>
      </w:pPr>
      <w:bookmarkStart w:id="149" w:name="_Toc138324025"/>
      <w:bookmarkStart w:id="150" w:name="_Toc139963569"/>
      <w:bookmarkEnd w:id="149"/>
      <w:r>
        <w:lastRenderedPageBreak/>
        <w:t>Relacionar variáveis como os períodos de aulas ou férias e a existência de pluviosidade</w:t>
      </w:r>
      <w:bookmarkEnd w:id="150"/>
    </w:p>
    <w:p w14:paraId="3AEE09AF" w14:textId="267816B0" w:rsidR="0054443B" w:rsidRDefault="0054443B" w:rsidP="0054443B">
      <w:r>
        <w:t xml:space="preserve">De forma a tirar melhor partido dos dados foi </w:t>
      </w:r>
      <w:r w:rsidR="007B1EE2">
        <w:t>decid</w:t>
      </w:r>
      <w:r w:rsidR="00AD1CED">
        <w:t>ido</w:t>
      </w:r>
      <w:r>
        <w:t xml:space="preserve"> escolher o período escolar vs. existência de pluviosidade, porque tem mais</w:t>
      </w:r>
      <w:r w:rsidR="00AD1CED">
        <w:t xml:space="preserve"> </w:t>
      </w:r>
      <w:r w:rsidR="00036708">
        <w:t>registos</w:t>
      </w:r>
      <w:r w:rsidR="00B94E54">
        <w:t xml:space="preserve"> escolar</w:t>
      </w:r>
      <w:r w:rsidR="00AD1CED">
        <w:t>es e mais informação</w:t>
      </w:r>
      <w:r w:rsidR="007B1EE2">
        <w:t xml:space="preserve">. </w:t>
      </w:r>
      <w:r w:rsidR="00B94E54">
        <w:t>No entanto, s</w:t>
      </w:r>
      <w:r w:rsidR="008545B2">
        <w:t>endo</w:t>
      </w:r>
      <w:r w:rsidR="007B1EE2">
        <w:t xml:space="preserve"> que existem </w:t>
      </w:r>
      <w:r w:rsidR="000A12C2">
        <w:t>406</w:t>
      </w:r>
      <w:r w:rsidR="007B1EE2">
        <w:t xml:space="preserve"> dias</w:t>
      </w:r>
      <w:r w:rsidR="000A12C2">
        <w:t xml:space="preserve"> de escola</w:t>
      </w:r>
      <w:r w:rsidR="008545B2">
        <w:t xml:space="preserve"> </w:t>
      </w:r>
      <w:r w:rsidR="00EB7876">
        <w:t>validados</w:t>
      </w:r>
      <w:r w:rsidR="00B94E54">
        <w:t xml:space="preserve"> para 35</w:t>
      </w:r>
      <w:r w:rsidR="008545B2">
        <w:t xml:space="preserve"> dias de precipitação</w:t>
      </w:r>
      <w:r w:rsidR="00B94E54">
        <w:t>, a interpretação dos dados pode ser questionável.</w:t>
      </w:r>
    </w:p>
    <w:p w14:paraId="33F8F1E5" w14:textId="237E6F3A" w:rsidR="00AD1CED" w:rsidRDefault="00AD1CED" w:rsidP="0054443B">
      <w:r>
        <w:t>Para além disto, é importante referir que a chuva pode ser caraterizada em dois tipos, chuva cont</w:t>
      </w:r>
      <w:r w:rsidR="004D5CF6">
        <w:t>í</w:t>
      </w:r>
      <w:r>
        <w:t>nua e aguaceiros de chuva, variando na sua medição</w:t>
      </w:r>
      <w:r w:rsidR="004D5CF6">
        <w:t xml:space="preserve"> [</w:t>
      </w:r>
      <w:proofErr w:type="spellStart"/>
      <w:r w:rsidR="004D5CF6">
        <w:t>ref</w:t>
      </w:r>
      <w:proofErr w:type="spellEnd"/>
      <w:r w:rsidR="004D5CF6">
        <w:t>]</w:t>
      </w:r>
      <w:r>
        <w:t>. Visto que falta essa informação nos dados fornecidos e existem poucos dias de chuva para análise</w:t>
      </w:r>
      <w:r w:rsidR="00FB22A6">
        <w:t>, o gráfico da figura 10 faz uma quantificação média geral.</w:t>
      </w:r>
    </w:p>
    <w:p w14:paraId="7F8216F7" w14:textId="7D61E56E" w:rsidR="0054443B" w:rsidRPr="0054443B" w:rsidRDefault="001669C2" w:rsidP="0054443B">
      <w:r>
        <w:rPr>
          <w:noProof/>
        </w:rPr>
        <w:drawing>
          <wp:anchor distT="0" distB="0" distL="114300" distR="114300" simplePos="0" relativeHeight="251576320" behindDoc="0" locked="0" layoutInCell="1" allowOverlap="1" wp14:anchorId="68819322" wp14:editId="42B6194A">
            <wp:simplePos x="0" y="0"/>
            <wp:positionH relativeFrom="column">
              <wp:posOffset>3810</wp:posOffset>
            </wp:positionH>
            <wp:positionV relativeFrom="paragraph">
              <wp:posOffset>211234</wp:posOffset>
            </wp:positionV>
            <wp:extent cx="5400040" cy="2932430"/>
            <wp:effectExtent l="0" t="0" r="0" b="0"/>
            <wp:wrapTight wrapText="bothSides">
              <wp:wrapPolygon edited="0">
                <wp:start x="-30" y="0"/>
                <wp:lineTo x="-30" y="21436"/>
                <wp:lineTo x="21484" y="21436"/>
                <wp:lineTo x="21484" y="0"/>
                <wp:lineTo x="-30" y="0"/>
              </wp:wrapPolygon>
            </wp:wrapTight>
            <wp:docPr id="55" name="Image1" descr="Uma imagem com texto, captura de ecrã, diagrama,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1" descr="Uma imagem com texto, captura de ecrã, diagrama, Gráfico&#10;&#10;Descrição gerada automaticamente"/>
                    <pic:cNvPicPr>
                      <a:picLocks noChangeAspect="1" noChangeArrowheads="1"/>
                    </pic:cNvPicPr>
                  </pic:nvPicPr>
                  <pic:blipFill>
                    <a:blip r:embed="rId47"/>
                    <a:stretch>
                      <a:fillRect/>
                    </a:stretch>
                  </pic:blipFill>
                  <pic:spPr bwMode="auto">
                    <a:xfrm>
                      <a:off x="0" y="0"/>
                      <a:ext cx="5400040" cy="2932430"/>
                    </a:xfrm>
                    <a:prstGeom prst="rect">
                      <a:avLst/>
                    </a:prstGeom>
                  </pic:spPr>
                </pic:pic>
              </a:graphicData>
            </a:graphic>
          </wp:anchor>
        </w:drawing>
      </w:r>
    </w:p>
    <w:p w14:paraId="65FAA659" w14:textId="660963DC" w:rsidR="0054443B" w:rsidRDefault="00000000">
      <w:r>
        <w:rPr>
          <w:noProof/>
        </w:rPr>
        <w:pict w14:anchorId="7D29C73A">
          <v:rect id="2" o:spid="_x0000_s2063" style="position:absolute;left:0;text-align:left;margin-left:13.95pt;margin-top:243.7pt;width:425.25pt;height:17.7pt;z-index:251661312;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" strokeweight=".02mm">
            <v:stroke joinstyle="round"/>
            <v:textbox style="mso-next-textbox:#2" inset="0,0,0,0">
              <w:txbxContent>
                <w:p w14:paraId="5EF721BA" w14:textId="768B4FB7" w:rsidR="007B434C" w:rsidRDefault="00AF7DB6" w:rsidP="0046128E">
                  <w:pPr>
                    <w:pStyle w:val="Legenda"/>
                  </w:pPr>
                  <w:bookmarkStart w:id="151" w:name="_Toc139964949"/>
                  <w:r>
                    <w:t xml:space="preserve">Figura </w:t>
                  </w:r>
                  <w:r>
                    <w:fldChar w:fldCharType="begin"/>
                  </w:r>
                  <w:r>
                    <w:instrText>SEQ Figura \* ARABIC</w:instrText>
                  </w:r>
                  <w:r>
                    <w:fldChar w:fldCharType="separate"/>
                  </w:r>
                  <w:r w:rsidR="00331C42">
                    <w:rPr>
                      <w:noProof/>
                    </w:rPr>
                    <w:t>9</w:t>
                  </w:r>
                  <w:r>
                    <w:fldChar w:fldCharType="end"/>
                  </w:r>
                  <w:r>
                    <w:t xml:space="preserve"> - Período de aulas vs. existência de pluviosidade</w:t>
                  </w:r>
                  <w:bookmarkEnd w:id="151"/>
                </w:p>
              </w:txbxContent>
            </v:textbox>
            <w10:wrap type="square"/>
          </v:rect>
        </w:pict>
      </w:r>
    </w:p>
    <w:p w14:paraId="306E8661" w14:textId="159D1684" w:rsidR="007B434C" w:rsidRDefault="004D0F86">
      <w:pPr>
        <w:rPr>
          <w:color w:val="000000"/>
        </w:rPr>
      </w:pPr>
      <w:r>
        <w:t>Quando observamos o gráfico</w:t>
      </w:r>
      <w:r w:rsidR="00AD1CED">
        <w:t xml:space="preserve"> da figura 10</w:t>
      </w:r>
      <w:r>
        <w:t>, verifica-se que</w:t>
      </w:r>
      <w:r w:rsidR="004F792A">
        <w:t xml:space="preserve"> a</w:t>
      </w:r>
      <w:r>
        <w:t xml:space="preserve"> média de entradas/saídas em relação aos dias de chuva é cerca de metade</w:t>
      </w:r>
      <w:r w:rsidR="00B94E54">
        <w:t>, o que revela que mesmo com falta de dados existe congestionamento quando chove</w:t>
      </w:r>
      <w:r>
        <w:t xml:space="preserve">, </w:t>
      </w:r>
      <w:r w:rsidR="00AD1CED">
        <w:t xml:space="preserve">no entanto, </w:t>
      </w:r>
      <w:r>
        <w:t>é difícil fazer uma qualificação objetiva, porque os dados são insuficientes para a questão do problema.</w:t>
      </w:r>
    </w:p>
    <w:p w14:paraId="1B260431" w14:textId="77777777" w:rsidR="007B434C" w:rsidRDefault="007B434C">
      <w:pPr>
        <w:rPr>
          <w:color w:val="000000"/>
        </w:rPr>
      </w:pPr>
    </w:p>
    <w:p w14:paraId="62F5B107" w14:textId="77777777" w:rsidR="00553AC5" w:rsidRDefault="00553AC5">
      <w:pPr>
        <w:rPr>
          <w:color w:val="000000"/>
        </w:rPr>
      </w:pPr>
    </w:p>
    <w:p w14:paraId="28D4DAC1" w14:textId="77777777" w:rsidR="00553AC5" w:rsidRDefault="00553AC5">
      <w:pPr>
        <w:rPr>
          <w:color w:val="000000"/>
        </w:rPr>
      </w:pPr>
    </w:p>
    <w:p w14:paraId="1C7B942F" w14:textId="77777777" w:rsidR="007B434C" w:rsidRDefault="00AF7DB6">
      <w:pPr>
        <w:pStyle w:val="Ttulo2"/>
        <w:numPr>
          <w:ilvl w:val="1"/>
          <w:numId w:val="6"/>
        </w:numPr>
        <w:rPr>
          <w:color w:val="000000"/>
        </w:rPr>
      </w:pPr>
      <w:bookmarkStart w:id="152" w:name="_Toc138324026"/>
      <w:bookmarkStart w:id="153" w:name="_Toc139963570"/>
      <w:r>
        <w:lastRenderedPageBreak/>
        <w:t>Análise das zonas destino e origem da cidade</w:t>
      </w:r>
      <w:bookmarkEnd w:id="152"/>
      <w:bookmarkEnd w:id="153"/>
      <w:r>
        <w:t xml:space="preserve"> </w:t>
      </w:r>
    </w:p>
    <w:p w14:paraId="4BF09462" w14:textId="599925B5" w:rsidR="007B434C" w:rsidRDefault="00AF7DB6">
      <w:pPr>
        <w:jc w:val="left"/>
        <w:rPr>
          <w:color w:val="000000"/>
        </w:rPr>
      </w:pPr>
      <w:r>
        <w:t>Relativamente à análise das zonas destino e origem da cidade, foi estabelecido a comparação na quantidade de tráfego (entradas e saídas) entre dias úteis como sexta e domingo, horas de ponta das 7 às 10 da manhã e das 17 às</w:t>
      </w:r>
      <w:r w:rsidR="0046194A">
        <w:t xml:space="preserve"> </w:t>
      </w:r>
      <w:r>
        <w:t>19 da tarde e períodos escolares de janeiro até junho e setembro até dezembro.</w:t>
      </w:r>
    </w:p>
    <w:p w14:paraId="67794E1D" w14:textId="77777777" w:rsidR="007B434C" w:rsidRDefault="00AF7DB6">
      <w:pPr>
        <w:pStyle w:val="Ttulo2"/>
        <w:numPr>
          <w:ilvl w:val="0"/>
          <w:numId w:val="0"/>
        </w:numPr>
        <w:ind w:left="823"/>
        <w:rPr>
          <w:sz w:val="24"/>
          <w:szCs w:val="24"/>
        </w:rPr>
      </w:pPr>
      <w:bookmarkStart w:id="154" w:name="_Toc138324027"/>
      <w:bookmarkStart w:id="155" w:name="_Toc139963571"/>
      <w:r>
        <w:rPr>
          <w:sz w:val="24"/>
          <w:szCs w:val="24"/>
        </w:rPr>
        <w:t>5.5.1. Dias Uteis vs. Outros Dias</w:t>
      </w:r>
      <w:bookmarkEnd w:id="154"/>
      <w:bookmarkEnd w:id="155"/>
    </w:p>
    <w:p w14:paraId="50EC3CB4" w14:textId="5B933890" w:rsidR="007A3F41" w:rsidRDefault="00AF7DB6">
      <w:pPr>
        <w:jc w:val="left"/>
        <w:rPr>
          <w:color w:val="000000"/>
        </w:rPr>
      </w:pPr>
      <w:r>
        <w:rPr>
          <w:color w:val="000000"/>
        </w:rPr>
        <w:t>Através da observação dos gráficos</w:t>
      </w:r>
      <w:r w:rsidR="00696E07">
        <w:rPr>
          <w:color w:val="000000"/>
        </w:rPr>
        <w:t xml:space="preserve"> da figura 11</w:t>
      </w:r>
      <w:r>
        <w:rPr>
          <w:color w:val="000000"/>
        </w:rPr>
        <w:t xml:space="preserve">, verifica-se que a quantidade de tráfego </w:t>
      </w:r>
      <w:r w:rsidR="005D6784">
        <w:rPr>
          <w:color w:val="000000"/>
        </w:rPr>
        <w:t>é semelhante</w:t>
      </w:r>
      <w:r w:rsidR="00FB22A6">
        <w:rPr>
          <w:color w:val="000000"/>
        </w:rPr>
        <w:t xml:space="preserve"> com uma média de 30000 unidades</w:t>
      </w:r>
      <w:r w:rsidR="005D6784">
        <w:rPr>
          <w:color w:val="000000"/>
        </w:rPr>
        <w:t xml:space="preserve"> paras as duas pontes, exceto no mês de dezembro onde foram levantadas as restrições de viagem do covid-19. Além disso, o tráfego é</w:t>
      </w:r>
      <w:r>
        <w:rPr>
          <w:color w:val="000000"/>
        </w:rPr>
        <w:t xml:space="preserve"> aproximadamente metade nas sextas e domingos</w:t>
      </w:r>
      <w:r w:rsidR="00012902">
        <w:rPr>
          <w:color w:val="000000"/>
        </w:rPr>
        <w:t>, principalmente em julho e dezembro. Uma das razões para isto acontecer é o facto de representarem meses com tendência para tirar férias.</w:t>
      </w:r>
      <w:r w:rsidR="005D6784">
        <w:rPr>
          <w:color w:val="000000"/>
        </w:rPr>
        <w:t xml:space="preserve"> </w:t>
      </w:r>
    </w:p>
    <w:p w14:paraId="78E85EE5" w14:textId="6BD5BA9D" w:rsidR="007A3F41" w:rsidRDefault="00696E07">
      <w:pPr>
        <w:jc w:val="left"/>
        <w:rPr>
          <w:color w:val="000000"/>
        </w:rPr>
      </w:pPr>
      <w:r>
        <w:rPr>
          <w:noProof/>
        </w:rPr>
        <w:drawing>
          <wp:anchor distT="0" distB="0" distL="0" distR="0" simplePos="0" relativeHeight="251604992" behindDoc="1" locked="0" layoutInCell="1" allowOverlap="1" wp14:anchorId="072A0DB7" wp14:editId="40FD4C1D">
            <wp:simplePos x="0" y="0"/>
            <wp:positionH relativeFrom="column">
              <wp:posOffset>914400</wp:posOffset>
            </wp:positionH>
            <wp:positionV relativeFrom="paragraph">
              <wp:posOffset>2927</wp:posOffset>
            </wp:positionV>
            <wp:extent cx="3578400" cy="2268000"/>
            <wp:effectExtent l="0" t="0" r="0" b="0"/>
            <wp:wrapSquare wrapText="bothSides"/>
            <wp:docPr id="58" name="Image2" descr="Uma imagem com texto, captura de ecrã, Gráfic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 descr="Uma imagem com texto, captura de ecrã, Gráfico, diagrama&#10;&#10;Descrição gerada automaticamente"/>
                    <pic:cNvPicPr>
                      <a:picLocks noChangeAspect="1" noChangeArrowheads="1"/>
                    </pic:cNvPicPr>
                  </pic:nvPicPr>
                  <pic:blipFill>
                    <a:blip r:embed="rId48"/>
                    <a:stretch>
                      <a:fillRect/>
                    </a:stretch>
                  </pic:blipFill>
                  <pic:spPr bwMode="auto">
                    <a:xfrm>
                      <a:off x="0" y="0"/>
                      <a:ext cx="3578400" cy="2268000"/>
                    </a:xfrm>
                    <a:prstGeom prst="rect">
                      <a:avLst/>
                    </a:prstGeom>
                  </pic:spPr>
                </pic:pic>
              </a:graphicData>
            </a:graphic>
            <wp14:sizeRelH relativeFrom="margin">
              <wp14:pctWidth>0</wp14:pctWidth>
            </wp14:sizeRelH>
            <wp14:sizeRelV relativeFrom="margin">
              <wp14:pctHeight>0</wp14:pctHeight>
            </wp14:sizeRelV>
          </wp:anchor>
        </w:drawing>
      </w:r>
    </w:p>
    <w:p w14:paraId="20C25D13" w14:textId="4E31E973" w:rsidR="007A3F41" w:rsidRDefault="007A3F41">
      <w:pPr>
        <w:jc w:val="left"/>
        <w:rPr>
          <w:color w:val="000000"/>
        </w:rPr>
      </w:pPr>
    </w:p>
    <w:p w14:paraId="5E115F41" w14:textId="24AD4C52" w:rsidR="007A3F41" w:rsidRDefault="007A3F41">
      <w:pPr>
        <w:jc w:val="left"/>
        <w:rPr>
          <w:color w:val="000000"/>
        </w:rPr>
      </w:pPr>
    </w:p>
    <w:p w14:paraId="60019D97" w14:textId="0F031F3D" w:rsidR="007A3F41" w:rsidRDefault="007A3F41">
      <w:pPr>
        <w:jc w:val="left"/>
        <w:rPr>
          <w:color w:val="000000"/>
        </w:rPr>
      </w:pPr>
    </w:p>
    <w:p w14:paraId="1613FE37" w14:textId="430211EC" w:rsidR="007A3F41" w:rsidRDefault="007A3F41">
      <w:pPr>
        <w:jc w:val="left"/>
        <w:rPr>
          <w:color w:val="000000"/>
        </w:rPr>
      </w:pPr>
    </w:p>
    <w:p w14:paraId="5C4AC564" w14:textId="172D86B3" w:rsidR="007A3F41" w:rsidRDefault="007A3F41">
      <w:pPr>
        <w:jc w:val="left"/>
        <w:rPr>
          <w:color w:val="000000"/>
        </w:rPr>
      </w:pPr>
    </w:p>
    <w:p w14:paraId="32F1FEAF" w14:textId="0389BC78" w:rsidR="007A3F41" w:rsidRDefault="007A3F41">
      <w:pPr>
        <w:jc w:val="left"/>
        <w:rPr>
          <w:color w:val="000000"/>
        </w:rPr>
      </w:pPr>
    </w:p>
    <w:p w14:paraId="6BD8A085" w14:textId="182E8A95" w:rsidR="007A3F41" w:rsidRDefault="00696E07">
      <w:pPr>
        <w:jc w:val="left"/>
        <w:rPr>
          <w:color w:val="000000"/>
        </w:rPr>
      </w:pPr>
      <w:r>
        <w:rPr>
          <w:noProof/>
        </w:rPr>
        <w:drawing>
          <wp:anchor distT="0" distB="0" distL="0" distR="0" simplePos="0" relativeHeight="251547648" behindDoc="0" locked="0" layoutInCell="1" allowOverlap="1" wp14:anchorId="6A872481" wp14:editId="3F81AAF4">
            <wp:simplePos x="0" y="0"/>
            <wp:positionH relativeFrom="column">
              <wp:posOffset>914400</wp:posOffset>
            </wp:positionH>
            <wp:positionV relativeFrom="paragraph">
              <wp:posOffset>12369</wp:posOffset>
            </wp:positionV>
            <wp:extent cx="3582035" cy="2268220"/>
            <wp:effectExtent l="0" t="0" r="0" b="0"/>
            <wp:wrapSquare wrapText="bothSides"/>
            <wp:docPr id="57" name="Imagem 28" descr="Uma imagem com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m 28" descr="Uma imagem com gráfico&#10;&#10;Descrição gerada automaticamente"/>
                    <pic:cNvPicPr>
                      <a:picLocks noChangeAspect="1" noChangeArrowheads="1"/>
                    </pic:cNvPicPr>
                  </pic:nvPicPr>
                  <pic:blipFill>
                    <a:blip r:embed="rId49"/>
                    <a:stretch>
                      <a:fillRect/>
                    </a:stretch>
                  </pic:blipFill>
                  <pic:spPr bwMode="auto">
                    <a:xfrm>
                      <a:off x="0" y="0"/>
                      <a:ext cx="3582035" cy="2268220"/>
                    </a:xfrm>
                    <a:prstGeom prst="rect">
                      <a:avLst/>
                    </a:prstGeom>
                  </pic:spPr>
                </pic:pic>
              </a:graphicData>
            </a:graphic>
          </wp:anchor>
        </w:drawing>
      </w:r>
    </w:p>
    <w:p w14:paraId="53661430" w14:textId="2E97FF6B" w:rsidR="007A3F41" w:rsidRDefault="007A3F41">
      <w:pPr>
        <w:jc w:val="left"/>
        <w:rPr>
          <w:color w:val="000000"/>
        </w:rPr>
      </w:pPr>
    </w:p>
    <w:p w14:paraId="1789EE9F" w14:textId="77777777" w:rsidR="007A3F41" w:rsidRDefault="007A3F41">
      <w:pPr>
        <w:jc w:val="left"/>
        <w:rPr>
          <w:color w:val="000000"/>
        </w:rPr>
      </w:pPr>
    </w:p>
    <w:p w14:paraId="4455CB1E" w14:textId="77777777" w:rsidR="007A3F41" w:rsidRDefault="007A3F41">
      <w:pPr>
        <w:jc w:val="left"/>
        <w:rPr>
          <w:color w:val="000000"/>
        </w:rPr>
      </w:pPr>
    </w:p>
    <w:p w14:paraId="77DE1287" w14:textId="77777777" w:rsidR="007A3F41" w:rsidRDefault="007A3F41">
      <w:pPr>
        <w:jc w:val="left"/>
        <w:rPr>
          <w:color w:val="000000"/>
        </w:rPr>
      </w:pPr>
    </w:p>
    <w:p w14:paraId="5FD95E5D" w14:textId="77777777" w:rsidR="007A3F41" w:rsidRDefault="007A3F41">
      <w:pPr>
        <w:jc w:val="left"/>
        <w:rPr>
          <w:color w:val="000000"/>
        </w:rPr>
      </w:pPr>
    </w:p>
    <w:p w14:paraId="4EE89AB7" w14:textId="031B2AF4" w:rsidR="007A3F41" w:rsidRDefault="00000000">
      <w:pPr>
        <w:jc w:val="left"/>
        <w:rPr>
          <w:color w:val="000000"/>
        </w:rPr>
      </w:pPr>
      <w:r>
        <w:rPr>
          <w:noProof/>
        </w:rPr>
        <w:pict w14:anchorId="153EDAB5">
          <v:rect id="3" o:spid="_x0000_s2062" style="position:absolute;margin-left:10.1pt;margin-top:31.25pt;width:405.75pt;height:24.3pt;z-index:251662336;visibility:visible;mso-wrap-distance-left:0;mso-wrap-distance-top:0;mso-wrap-distance-right:0;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" strokeweight=".02mm">
            <v:stroke joinstyle="round"/>
            <v:textbox style="mso-next-textbox:#3" inset="0,0,0,0">
              <w:txbxContent>
                <w:p w14:paraId="27D4BF88" w14:textId="3A40C196" w:rsidR="007B434C" w:rsidRDefault="00AF7DB6" w:rsidP="0046128E">
                  <w:pPr>
                    <w:pStyle w:val="Legenda"/>
                  </w:pPr>
                  <w:bookmarkStart w:id="156" w:name="_Toc139964950"/>
                  <w:r>
                    <w:t xml:space="preserve">Figura </w:t>
                  </w:r>
                  <w:r>
                    <w:fldChar w:fldCharType="begin"/>
                  </w:r>
                  <w:r>
                    <w:instrText>SEQ Figura \* ARABIC</w:instrText>
                  </w:r>
                  <w:r>
                    <w:fldChar w:fldCharType="separate"/>
                  </w:r>
                  <w:r w:rsidR="00331C42">
                    <w:rPr>
                      <w:noProof/>
                    </w:rPr>
                    <w:t>10</w:t>
                  </w:r>
                  <w:r>
                    <w:fldChar w:fldCharType="end"/>
                  </w:r>
                  <w:r>
                    <w:t xml:space="preserve"> - Tráfego nos dias úteis para as pontes 25 de Abril e Vasco da Gama</w:t>
                  </w:r>
                  <w:bookmarkEnd w:id="156"/>
                </w:p>
              </w:txbxContent>
            </v:textbox>
          </v:rect>
        </w:pict>
      </w:r>
    </w:p>
    <w:p w14:paraId="4E485283" w14:textId="77777777" w:rsidR="007B434C" w:rsidRDefault="007B434C">
      <w:pPr>
        <w:rPr>
          <w:color w:val="000000"/>
        </w:rPr>
        <w:sectPr w:rsidR="007B434C">
          <w:headerReference w:type="even" r:id="rId50"/>
          <w:headerReference w:type="default" r:id="rId51"/>
          <w:footerReference w:type="even" r:id="rId52"/>
          <w:footerReference w:type="default" r:id="rId53"/>
          <w:type w:val="oddPage"/>
          <w:pgSz w:w="11906" w:h="16838"/>
          <w:pgMar w:top="1731" w:right="1701" w:bottom="1731" w:left="1701" w:header="709" w:footer="709" w:gutter="0"/>
          <w:cols w:space="720"/>
          <w:formProt w:val="0"/>
          <w:docGrid w:linePitch="360"/>
        </w:sectPr>
      </w:pPr>
    </w:p>
    <w:p w14:paraId="47923DF0" w14:textId="77777777" w:rsidR="007B434C" w:rsidRDefault="00AF7DB6">
      <w:pPr>
        <w:pStyle w:val="Ttulo2"/>
        <w:numPr>
          <w:ilvl w:val="0"/>
          <w:numId w:val="0"/>
        </w:numPr>
        <w:rPr>
          <w:sz w:val="24"/>
          <w:szCs w:val="24"/>
        </w:rPr>
      </w:pPr>
      <w:bookmarkStart w:id="157" w:name="_Toc477106221"/>
      <w:bookmarkStart w:id="158" w:name="_Toc476831694"/>
      <w:bookmarkStart w:id="159" w:name="_Toc474921711"/>
      <w:bookmarkStart w:id="160" w:name="_Toc138324028"/>
      <w:bookmarkStart w:id="161" w:name="_Toc139963572"/>
      <w:bookmarkEnd w:id="157"/>
      <w:bookmarkEnd w:id="158"/>
      <w:bookmarkEnd w:id="159"/>
      <w:r>
        <w:rPr>
          <w:sz w:val="24"/>
          <w:szCs w:val="24"/>
        </w:rPr>
        <w:lastRenderedPageBreak/>
        <w:t>5.5.2. Horas de Ponta vs. Outras Horas</w:t>
      </w:r>
      <w:bookmarkEnd w:id="160"/>
      <w:bookmarkEnd w:id="161"/>
    </w:p>
    <w:p w14:paraId="75482C69" w14:textId="48EAFA98" w:rsidR="005D6784" w:rsidRPr="00FB22A6" w:rsidRDefault="00FD1E6E">
      <w:r>
        <w:t>E</w:t>
      </w:r>
      <w:r w:rsidR="00AF7DB6">
        <w:t xml:space="preserve">ntender horas de ponta, pode ser útil para encontrar soluções para o problema de mobilidade nas grandes cidades do mundo. Em Lisboa, o facto de muitas pessoas quererem deslocar-se todos os dias à mesma hora, pode vir de duas razões. Uma é </w:t>
      </w:r>
      <w:r>
        <w:t xml:space="preserve">a </w:t>
      </w:r>
      <w:r w:rsidR="00AF7DB6">
        <w:t>conveniência de</w:t>
      </w:r>
      <w:r>
        <w:t xml:space="preserve"> </w:t>
      </w:r>
      <w:r w:rsidR="00AF7DB6">
        <w:t>escolher livremente o percurso pretendido. A segunda é a flexibilidade para garantir a deslocação devido a horários de trabalho variáveis.</w:t>
      </w:r>
    </w:p>
    <w:p w14:paraId="1A213279" w14:textId="61ECCC61" w:rsidR="007B434C" w:rsidRDefault="00AF7DB6">
      <w:pPr>
        <w:rPr>
          <w:color w:val="000000"/>
        </w:rPr>
      </w:pPr>
      <w:r>
        <w:rPr>
          <w:noProof/>
        </w:rPr>
        <w:drawing>
          <wp:anchor distT="0" distB="0" distL="0" distR="0" simplePos="0" relativeHeight="251518976" behindDoc="0" locked="0" layoutInCell="1" allowOverlap="1" wp14:anchorId="37904D43" wp14:editId="70C0D6F7">
            <wp:simplePos x="0" y="0"/>
            <wp:positionH relativeFrom="column">
              <wp:posOffset>916167</wp:posOffset>
            </wp:positionH>
            <wp:positionV relativeFrom="paragraph">
              <wp:posOffset>9912</wp:posOffset>
            </wp:positionV>
            <wp:extent cx="3578225" cy="2268220"/>
            <wp:effectExtent l="0" t="0" r="0" b="0"/>
            <wp:wrapSquare wrapText="bothSides"/>
            <wp:docPr id="66" name="Imagem 15" descr="Uma imagem com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m 15" descr="Uma imagem com gráfico&#10;&#10;Descrição gerada automaticamente"/>
                    <pic:cNvPicPr>
                      <a:picLocks noChangeAspect="1" noChangeArrowheads="1"/>
                    </pic:cNvPicPr>
                  </pic:nvPicPr>
                  <pic:blipFill>
                    <a:blip r:embed="rId54"/>
                    <a:stretch>
                      <a:fillRect/>
                    </a:stretch>
                  </pic:blipFill>
                  <pic:spPr bwMode="auto">
                    <a:xfrm>
                      <a:off x="0" y="0"/>
                      <a:ext cx="3578225" cy="2268220"/>
                    </a:xfrm>
                    <a:prstGeom prst="rect">
                      <a:avLst/>
                    </a:prstGeom>
                  </pic:spPr>
                </pic:pic>
              </a:graphicData>
            </a:graphic>
          </wp:anchor>
        </w:drawing>
      </w:r>
    </w:p>
    <w:p w14:paraId="069A1E9B" w14:textId="3A5D54CA" w:rsidR="007B434C" w:rsidRDefault="007B434C">
      <w:pPr>
        <w:rPr>
          <w:color w:val="000000"/>
        </w:rPr>
      </w:pPr>
    </w:p>
    <w:p w14:paraId="6194E132" w14:textId="5968492E" w:rsidR="007B434C" w:rsidRDefault="007B434C">
      <w:pPr>
        <w:rPr>
          <w:color w:val="000000"/>
        </w:rPr>
      </w:pPr>
    </w:p>
    <w:p w14:paraId="2790208B" w14:textId="1496F7FB" w:rsidR="007B434C" w:rsidRDefault="007B434C">
      <w:pPr>
        <w:rPr>
          <w:color w:val="000000"/>
        </w:rPr>
      </w:pPr>
    </w:p>
    <w:p w14:paraId="5F3D451E" w14:textId="2E74509B" w:rsidR="007B434C" w:rsidRDefault="007B434C">
      <w:pPr>
        <w:rPr>
          <w:color w:val="000000"/>
        </w:rPr>
      </w:pPr>
    </w:p>
    <w:p w14:paraId="4C917AD2" w14:textId="1E16C04E" w:rsidR="007B434C" w:rsidRDefault="007B434C">
      <w:pPr>
        <w:rPr>
          <w:color w:val="000000"/>
        </w:rPr>
      </w:pPr>
    </w:p>
    <w:p w14:paraId="0421ABDA" w14:textId="1CED1DC3" w:rsidR="007B434C" w:rsidRDefault="007B434C">
      <w:pPr>
        <w:rPr>
          <w:color w:val="000000"/>
        </w:rPr>
      </w:pPr>
    </w:p>
    <w:p w14:paraId="1ACA6A58" w14:textId="4F9B8008" w:rsidR="007B434C" w:rsidRDefault="00FB22A6">
      <w:pPr>
        <w:rPr>
          <w:color w:val="000000"/>
        </w:rPr>
      </w:pPr>
      <w:r>
        <w:rPr>
          <w:noProof/>
        </w:rPr>
        <w:drawing>
          <wp:anchor distT="0" distB="0" distL="0" distR="0" simplePos="0" relativeHeight="251533312" behindDoc="0" locked="0" layoutInCell="1" allowOverlap="1" wp14:anchorId="74D21A56" wp14:editId="5A2B322C">
            <wp:simplePos x="0" y="0"/>
            <wp:positionH relativeFrom="column">
              <wp:posOffset>1000760</wp:posOffset>
            </wp:positionH>
            <wp:positionV relativeFrom="page">
              <wp:posOffset>5049317</wp:posOffset>
            </wp:positionV>
            <wp:extent cx="3578225" cy="2267585"/>
            <wp:effectExtent l="0" t="0" r="0" b="0"/>
            <wp:wrapSquare wrapText="bothSides"/>
            <wp:docPr id="67" name="Imagem 16" descr="Uma imagem com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m 16" descr="Uma imagem com gráfico&#10;&#10;Descrição gerada automaticamente"/>
                    <pic:cNvPicPr>
                      <a:picLocks noChangeAspect="1" noChangeArrowheads="1"/>
                    </pic:cNvPicPr>
                  </pic:nvPicPr>
                  <pic:blipFill>
                    <a:blip r:embed="rId55"/>
                    <a:stretch>
                      <a:fillRect/>
                    </a:stretch>
                  </pic:blipFill>
                  <pic:spPr bwMode="auto">
                    <a:xfrm>
                      <a:off x="0" y="0"/>
                      <a:ext cx="3578225" cy="2267585"/>
                    </a:xfrm>
                    <a:prstGeom prst="rect">
                      <a:avLst/>
                    </a:prstGeom>
                  </pic:spPr>
                </pic:pic>
              </a:graphicData>
            </a:graphic>
          </wp:anchor>
        </w:drawing>
      </w:r>
    </w:p>
    <w:p w14:paraId="625E6285" w14:textId="3D4ADD17" w:rsidR="007B434C" w:rsidRDefault="007B434C">
      <w:pPr>
        <w:jc w:val="center"/>
        <w:rPr>
          <w:color w:val="000000"/>
        </w:rPr>
      </w:pPr>
    </w:p>
    <w:p w14:paraId="59F67D21" w14:textId="270ECB2F" w:rsidR="007B434C" w:rsidRDefault="007B434C">
      <w:pPr>
        <w:rPr>
          <w:color w:val="000000"/>
        </w:rPr>
      </w:pPr>
    </w:p>
    <w:p w14:paraId="602B3BA5" w14:textId="473AE126" w:rsidR="007B434C" w:rsidRDefault="007B434C">
      <w:pPr>
        <w:rPr>
          <w:color w:val="000000"/>
        </w:rPr>
      </w:pPr>
    </w:p>
    <w:p w14:paraId="134F9FC1" w14:textId="1A742A2D" w:rsidR="00FD1E6E" w:rsidRDefault="00FD1E6E">
      <w:pPr>
        <w:rPr>
          <w:color w:val="000000"/>
        </w:rPr>
      </w:pPr>
    </w:p>
    <w:p w14:paraId="3AA06292" w14:textId="4395A08F" w:rsidR="00FD1E6E" w:rsidRDefault="00FD1E6E">
      <w:pPr>
        <w:rPr>
          <w:color w:val="000000"/>
        </w:rPr>
      </w:pPr>
    </w:p>
    <w:p w14:paraId="2B112009" w14:textId="577A4077" w:rsidR="00FD1E6E" w:rsidRDefault="00FD1E6E">
      <w:pPr>
        <w:rPr>
          <w:color w:val="000000"/>
        </w:rPr>
      </w:pPr>
    </w:p>
    <w:p w14:paraId="5CBE8ECB" w14:textId="0807FC69" w:rsidR="00FD1E6E" w:rsidRDefault="00000000">
      <w:pPr>
        <w:rPr>
          <w:color w:val="000000"/>
        </w:rPr>
      </w:pPr>
      <w:r>
        <w:rPr>
          <w:noProof/>
        </w:rPr>
        <w:pict w14:anchorId="0A33809E">
          <v:rect id="4" o:spid="_x0000_s2061" style="position:absolute;left:0;text-align:left;margin-left:44.75pt;margin-top:3.35pt;width:349.35pt;height:26.55pt;z-index:251663360;visibility:visible;mso-wrap-style:square;mso-wrap-distance-left:0;mso-wrap-distance-top:0;mso-wrap-distance-right:0;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" strokeweight=".02mm">
            <v:stroke joinstyle="round"/>
            <v:textbox style="mso-next-textbox:#4" inset="0,0,0,0">
              <w:txbxContent>
                <w:p w14:paraId="3BB896EA" w14:textId="2C5B71C4" w:rsidR="007B434C" w:rsidRDefault="00AF7DB6" w:rsidP="0046128E">
                  <w:pPr>
                    <w:pStyle w:val="Legenda"/>
                  </w:pPr>
                  <w:bookmarkStart w:id="162" w:name="_Toc139964951"/>
                  <w:r>
                    <w:t xml:space="preserve">Figura </w:t>
                  </w:r>
                  <w:r>
                    <w:fldChar w:fldCharType="begin"/>
                  </w:r>
                  <w:r>
                    <w:instrText>SEQ Figura \* ARABIC</w:instrText>
                  </w:r>
                  <w:r>
                    <w:fldChar w:fldCharType="separate"/>
                  </w:r>
                  <w:r w:rsidR="00331C42">
                    <w:rPr>
                      <w:noProof/>
                    </w:rPr>
                    <w:t>11</w:t>
                  </w:r>
                  <w:r>
                    <w:fldChar w:fldCharType="end"/>
                  </w:r>
                  <w:r>
                    <w:t xml:space="preserve"> - Tráfego nas horas de ponta para as pontes 25 de Abril e Vasco da Gama</w:t>
                  </w:r>
                  <w:bookmarkEnd w:id="162"/>
                </w:p>
              </w:txbxContent>
            </v:textbox>
          </v:rect>
        </w:pict>
      </w:r>
    </w:p>
    <w:p w14:paraId="1B8FBAF3" w14:textId="77777777" w:rsidR="00FD1E6E" w:rsidRDefault="00FD1E6E">
      <w:pPr>
        <w:rPr>
          <w:color w:val="000000"/>
        </w:rPr>
      </w:pPr>
    </w:p>
    <w:p w14:paraId="73E35FB1" w14:textId="7E3E4E9F" w:rsidR="00A638AF" w:rsidRPr="00A638AF" w:rsidRDefault="00AF7DB6">
      <w:r>
        <w:t>Através da análise dos gráficos</w:t>
      </w:r>
      <w:r w:rsidR="00FD1E6E">
        <w:t xml:space="preserve"> da figura 12</w:t>
      </w:r>
      <w:r>
        <w:t xml:space="preserve">, </w:t>
      </w:r>
      <w:r w:rsidR="00A638AF">
        <w:t xml:space="preserve">verifica-se uma quantidade de entradas superior nas horas de ponta para os meses de verão na ponte </w:t>
      </w:r>
      <w:r w:rsidR="000C6959">
        <w:t>V</w:t>
      </w:r>
      <w:r w:rsidR="00A638AF">
        <w:t xml:space="preserve">asco da </w:t>
      </w:r>
      <w:r w:rsidR="000C6959">
        <w:t>G</w:t>
      </w:r>
      <w:r w:rsidR="00A638AF">
        <w:t xml:space="preserve">ama., uma diferença com cerca de 10000 unidades. No entanto, para os meses de novembro e dezembro de 2022, </w:t>
      </w:r>
      <w:r w:rsidR="000C6959">
        <w:t>acontece o inverso para a ponte 25 de Abril, tendo mais 10000 unidades para novembro e mais 30000 para dezembro.</w:t>
      </w:r>
    </w:p>
    <w:p w14:paraId="3BC228E5" w14:textId="1C1B988D" w:rsidR="007B434C" w:rsidRDefault="000C6959">
      <w:pPr>
        <w:rPr>
          <w:color w:val="000000"/>
        </w:rPr>
      </w:pPr>
      <w:r>
        <w:t xml:space="preserve">Para além disso, </w:t>
      </w:r>
      <w:r w:rsidR="00AF7DB6">
        <w:t>existem</w:t>
      </w:r>
      <w:r>
        <w:t xml:space="preserve"> mais</w:t>
      </w:r>
      <w:r w:rsidR="00AF7DB6">
        <w:t xml:space="preserve"> </w:t>
      </w:r>
      <w:r>
        <w:t>saídas noutras horas do que entradas</w:t>
      </w:r>
      <w:r w:rsidR="00AF7DB6">
        <w:t xml:space="preserve"> </w:t>
      </w:r>
      <w:r>
        <w:t>para a ponte Vasco da Gama</w:t>
      </w:r>
      <w:r w:rsidR="00AF7DB6">
        <w:t>. Uma possibilidade para isto acontecer é que</w:t>
      </w:r>
      <w:r>
        <w:t xml:space="preserve"> as pessoas preferem entrar pela </w:t>
      </w:r>
      <w:r>
        <w:lastRenderedPageBreak/>
        <w:t xml:space="preserve">ponte 25 de Abril e sair na Vasco da Gama, onde </w:t>
      </w:r>
      <w:r w:rsidR="00AF7DB6">
        <w:t>existe uma grande área residencial e industrial para as pessoas chegarem ao trabalho ou para casa</w:t>
      </w:r>
      <w:r>
        <w:t>.</w:t>
      </w:r>
    </w:p>
    <w:p w14:paraId="22A7B701" w14:textId="67DE8418" w:rsidR="007B434C" w:rsidRDefault="00AF7DB6">
      <w:pPr>
        <w:pStyle w:val="Ttulo2"/>
        <w:numPr>
          <w:ilvl w:val="1"/>
          <w:numId w:val="6"/>
        </w:numPr>
        <w:rPr>
          <w:color w:val="000000"/>
        </w:rPr>
      </w:pPr>
      <w:bookmarkStart w:id="163" w:name="_Toc138324029"/>
      <w:bookmarkStart w:id="164" w:name="_Toc139963573"/>
      <w:r>
        <w:t>Série Temporal dos dados</w:t>
      </w:r>
      <w:bookmarkEnd w:id="163"/>
      <w:bookmarkEnd w:id="164"/>
    </w:p>
    <w:p w14:paraId="6A38F25C" w14:textId="3105C67A" w:rsidR="007B434C" w:rsidRPr="00EB47AA" w:rsidRDefault="00F442C3" w:rsidP="00EB47AA">
      <w:pPr>
        <w:ind w:firstLine="283"/>
      </w:pPr>
      <w:r>
        <w:rPr>
          <w:noProof/>
        </w:rPr>
        <w:drawing>
          <wp:anchor distT="0" distB="0" distL="114300" distR="114300" simplePos="0" relativeHeight="251668480" behindDoc="0" locked="0" layoutInCell="1" allowOverlap="1" wp14:anchorId="7F56DC2D" wp14:editId="1458E24F">
            <wp:simplePos x="0" y="0"/>
            <wp:positionH relativeFrom="page">
              <wp:posOffset>241300</wp:posOffset>
            </wp:positionH>
            <wp:positionV relativeFrom="paragraph">
              <wp:posOffset>1811655</wp:posOffset>
            </wp:positionV>
            <wp:extent cx="6913880" cy="3381375"/>
            <wp:effectExtent l="0" t="0" r="0" b="0"/>
            <wp:wrapSquare wrapText="bothSides"/>
            <wp:docPr id="72" name="Image4" descr="Uma imagem com diagrama, captura de ecrã, Gráfico, design&#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4" descr="Uma imagem com diagrama, captura de ecrã, Gráfico, design&#10;&#10;Descrição gerada automaticamente"/>
                    <pic:cNvPicPr>
                      <a:picLocks noChangeAspect="1" noChangeArrowheads="1"/>
                    </pic:cNvPicPr>
                  </pic:nvPicPr>
                  <pic:blipFill>
                    <a:blip r:embed="rId56"/>
                    <a:stretch>
                      <a:fillRect/>
                    </a:stretch>
                  </pic:blipFill>
                  <pic:spPr bwMode="auto">
                    <a:xfrm>
                      <a:off x="0" y="0"/>
                      <a:ext cx="6913880" cy="3381375"/>
                    </a:xfrm>
                    <a:prstGeom prst="rect">
                      <a:avLst/>
                    </a:prstGeom>
                  </pic:spPr>
                </pic:pic>
              </a:graphicData>
            </a:graphic>
            <wp14:sizeRelH relativeFrom="margin">
              <wp14:pctWidth>0</wp14:pctWidth>
            </wp14:sizeRelH>
            <wp14:sizeRelV relativeFrom="margin">
              <wp14:pctHeight>0</wp14:pctHeight>
            </wp14:sizeRelV>
          </wp:anchor>
        </w:drawing>
      </w:r>
      <w:r w:rsidR="00000000">
        <w:rPr>
          <w:noProof/>
        </w:rPr>
        <w:pict w14:anchorId="368EFB5C">
          <v:rect id="5" o:spid="_x0000_s2060" style="position:absolute;left:0;text-align:left;margin-left:.9pt;margin-top:413pt;width:595.35pt;height:26.55pt;z-index:251665408;visibility:visible;mso-wrap-style:square;mso-wrap-distance-left:9pt;mso-wrap-distance-top:0;mso-wrap-distance-right:9pt;mso-wrap-distance-bottom:0;mso-position-horizontal-relative:pag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" strokeweight=".02mm">
            <v:stroke joinstyle="round"/>
            <v:textbox style="mso-next-textbox:#5" inset="0,0,0,0">
              <w:txbxContent>
                <w:p w14:paraId="2C7BC453" w14:textId="7A31B288" w:rsidR="007B434C" w:rsidRDefault="00AF7DB6" w:rsidP="0046128E">
                  <w:pPr>
                    <w:pStyle w:val="Legenda"/>
                  </w:pPr>
                  <w:bookmarkStart w:id="165" w:name="_Toc139964952"/>
                  <w:r>
                    <w:t xml:space="preserve">Figura </w:t>
                  </w:r>
                  <w:r>
                    <w:fldChar w:fldCharType="begin"/>
                  </w:r>
                  <w:r>
                    <w:instrText>SEQ Figura \* ARABIC</w:instrText>
                  </w:r>
                  <w:r>
                    <w:fldChar w:fldCharType="separate"/>
                  </w:r>
                  <w:r w:rsidR="00331C42">
                    <w:rPr>
                      <w:noProof/>
                    </w:rPr>
                    <w:t>12</w:t>
                  </w:r>
                  <w:r>
                    <w:fldChar w:fldCharType="end"/>
                  </w:r>
                  <w:r>
                    <w:t xml:space="preserve"> - Série temporal do conjunto de dados</w:t>
                  </w:r>
                  <w:bookmarkEnd w:id="165"/>
                </w:p>
              </w:txbxContent>
            </v:textbox>
            <w10:wrap type="square" anchorx="page"/>
          </v:rect>
        </w:pict>
      </w:r>
      <w:r w:rsidR="007C761E">
        <w:t>Visualizar</w:t>
      </w:r>
      <w:r w:rsidR="00AF7DB6">
        <w:t xml:space="preserve"> a série temporal dos dados dá uma noção mais clara dos dados que vão ser trabalhados, neste caso das variáveis C12 e C13</w:t>
      </w:r>
      <w:r w:rsidR="007C761E">
        <w:t>, entradas e saídas respetivamente</w:t>
      </w:r>
      <w:r w:rsidR="00AF7DB6">
        <w:t xml:space="preserve">. Desta forma, observar os vários padrões e tendências que os dados apresentam é fundamental para desenvolver com mais detalhe e precisão modelos preditivos, como é o caso do modelo usado no projeto, GRU, que foi desenhado para lidar com dados sequenciais. A Figura </w:t>
      </w:r>
      <w:r w:rsidR="007C761E">
        <w:t>13</w:t>
      </w:r>
      <w:r w:rsidR="00AF7DB6">
        <w:t xml:space="preserve"> mostra</w:t>
      </w:r>
      <w:r w:rsidR="007C761E">
        <w:t xml:space="preserve"> o comportamento de cada um dos 11 eixos de forma abrangente e revela com clareza a descontinuidade encontrada no capítulo 4, referente à compreensão dos dados.</w:t>
      </w:r>
    </w:p>
    <w:p w14:paraId="25B69581" w14:textId="77777777" w:rsidR="007B434C" w:rsidRDefault="00AF7DB6">
      <w:pPr>
        <w:pStyle w:val="Ttulo2"/>
        <w:numPr>
          <w:ilvl w:val="1"/>
          <w:numId w:val="6"/>
        </w:numPr>
        <w:rPr>
          <w:color w:val="000000"/>
        </w:rPr>
      </w:pPr>
      <w:bookmarkStart w:id="166" w:name="_Toc138324030"/>
      <w:bookmarkStart w:id="167" w:name="_Toc139963574"/>
      <w:proofErr w:type="spellStart"/>
      <w:r>
        <w:lastRenderedPageBreak/>
        <w:t>Autocorrelação</w:t>
      </w:r>
      <w:bookmarkEnd w:id="166"/>
      <w:bookmarkEnd w:id="167"/>
      <w:proofErr w:type="spellEnd"/>
    </w:p>
    <w:p w14:paraId="689246C9" w14:textId="77777777" w:rsidR="007B434C" w:rsidRDefault="007B434C">
      <w:pPr>
        <w:rPr>
          <w:color w:val="000000"/>
        </w:rPr>
      </w:pPr>
    </w:p>
    <w:p w14:paraId="4EB26D74" w14:textId="534D66E8" w:rsidR="007B434C" w:rsidRDefault="00AF7DB6">
      <w:pPr>
        <w:ind w:firstLine="283"/>
        <w:rPr>
          <w:color w:val="000000"/>
        </w:rPr>
      </w:pPr>
      <w:r>
        <w:t xml:space="preserve">Depois de observar a série temporal, é importante fazer a </w:t>
      </w:r>
      <w:proofErr w:type="spellStart"/>
      <w:r>
        <w:t>autocorrelação</w:t>
      </w:r>
      <w:proofErr w:type="spellEnd"/>
      <w:r>
        <w:t xml:space="preserve"> para medir a relação da variável que se pretende analisar e os seus valores anteriores em diferentes momentos. Por outras palavras, quantificar a similaridade entre observações nos diversos períodos.</w:t>
      </w:r>
      <w:r w:rsidR="00E96845">
        <w:t xml:space="preserve"> </w:t>
      </w:r>
    </w:p>
    <w:p w14:paraId="2E1DCC37" w14:textId="45F224EB" w:rsidR="007B434C" w:rsidRDefault="00E96845">
      <w:pPr>
        <w:rPr>
          <w:color w:val="000000"/>
        </w:rPr>
      </w:pPr>
      <w:r>
        <w:rPr>
          <w:noProof/>
        </w:rPr>
        <w:drawing>
          <wp:anchor distT="0" distB="0" distL="114300" distR="114300" simplePos="0" relativeHeight="251561984" behindDoc="0" locked="0" layoutInCell="1" allowOverlap="1" wp14:anchorId="53323277" wp14:editId="525F7C80">
            <wp:simplePos x="0" y="0"/>
            <wp:positionH relativeFrom="column">
              <wp:posOffset>311521</wp:posOffset>
            </wp:positionH>
            <wp:positionV relativeFrom="paragraph">
              <wp:posOffset>131792</wp:posOffset>
            </wp:positionV>
            <wp:extent cx="4794250" cy="3348990"/>
            <wp:effectExtent l="0" t="0" r="0" b="0"/>
            <wp:wrapTight wrapText="bothSides">
              <wp:wrapPolygon edited="0">
                <wp:start x="-35" y="0"/>
                <wp:lineTo x="-35" y="21467"/>
                <wp:lineTo x="21537" y="21467"/>
                <wp:lineTo x="21537" y="0"/>
                <wp:lineTo x="-35" y="0"/>
              </wp:wrapPolygon>
            </wp:wrapTight>
            <wp:docPr id="75" name="Image5" descr="Uma imagem com texto, file, captura de ecrã,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5" descr="Uma imagem com texto, file, captura de ecrã, Gráfico&#10;&#10;Descrição gerada automaticamente"/>
                    <pic:cNvPicPr>
                      <a:picLocks noChangeAspect="1" noChangeArrowheads="1"/>
                    </pic:cNvPicPr>
                  </pic:nvPicPr>
                  <pic:blipFill>
                    <a:blip r:embed="rId57"/>
                    <a:stretch>
                      <a:fillRect/>
                    </a:stretch>
                  </pic:blipFill>
                  <pic:spPr bwMode="auto">
                    <a:xfrm>
                      <a:off x="0" y="0"/>
                      <a:ext cx="4794250" cy="3348990"/>
                    </a:xfrm>
                    <a:prstGeom prst="rect">
                      <a:avLst/>
                    </a:prstGeom>
                  </pic:spPr>
                </pic:pic>
              </a:graphicData>
            </a:graphic>
          </wp:anchor>
        </w:drawing>
      </w:r>
    </w:p>
    <w:p w14:paraId="483021FD" w14:textId="3F6CA491" w:rsidR="007B434C" w:rsidRDefault="00000000">
      <w:pPr>
        <w:rPr>
          <w:color w:val="000000"/>
        </w:rPr>
      </w:pPr>
      <w:r>
        <w:rPr>
          <w:noProof/>
        </w:rPr>
        <w:pict w14:anchorId="7B2FBB7E">
          <v:rect id="6" o:spid="_x0000_s2059" style="position:absolute;left:0;text-align:left;margin-left:23.85pt;margin-top:268.65pt;width:377.55pt;height:29.2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" strokeweight=".02mm">
            <v:stroke joinstyle="round"/>
            <v:textbox style="mso-next-textbox:#6" inset="0,0,0,0">
              <w:txbxContent>
                <w:p w14:paraId="3C13B6B7" w14:textId="156A3461" w:rsidR="007B434C" w:rsidRDefault="00AF7DB6" w:rsidP="0046128E">
                  <w:pPr>
                    <w:pStyle w:val="Legenda"/>
                  </w:pPr>
                  <w:bookmarkStart w:id="168" w:name="_Toc139964953"/>
                  <w:r>
                    <w:t xml:space="preserve">Figura </w:t>
                  </w:r>
                  <w:r>
                    <w:fldChar w:fldCharType="begin"/>
                  </w:r>
                  <w:r>
                    <w:instrText>SEQ Figura \* ARABIC</w:instrText>
                  </w:r>
                  <w:r>
                    <w:fldChar w:fldCharType="separate"/>
                  </w:r>
                  <w:r w:rsidR="00331C42">
                    <w:rPr>
                      <w:noProof/>
                    </w:rPr>
                    <w:t>13</w:t>
                  </w:r>
                  <w:r>
                    <w:fldChar w:fldCharType="end"/>
                  </w:r>
                  <w:r>
                    <w:t xml:space="preserve"> - </w:t>
                  </w:r>
                  <w:proofErr w:type="spellStart"/>
                  <w:r>
                    <w:t>Autocorrelação</w:t>
                  </w:r>
                  <w:proofErr w:type="spellEnd"/>
                  <w:r>
                    <w:t xml:space="preserve"> para a variável C12 (entradas), com um período de amostragem de </w:t>
                  </w:r>
                  <w:r w:rsidR="000C6959">
                    <w:t>1</w:t>
                  </w:r>
                  <w:r>
                    <w:t xml:space="preserve"> hora</w:t>
                  </w:r>
                  <w:bookmarkEnd w:id="168"/>
                </w:p>
              </w:txbxContent>
            </v:textbox>
            <w10:wrap type="square"/>
          </v:rect>
        </w:pict>
      </w:r>
    </w:p>
    <w:p w14:paraId="7994AFBD" w14:textId="77777777" w:rsidR="007B434C" w:rsidRDefault="007B434C">
      <w:pPr>
        <w:rPr>
          <w:color w:val="000000"/>
        </w:rPr>
      </w:pPr>
    </w:p>
    <w:p w14:paraId="5826D4C7" w14:textId="77777777" w:rsidR="007B434C" w:rsidRDefault="007B434C">
      <w:pPr>
        <w:rPr>
          <w:color w:val="000000"/>
        </w:rPr>
      </w:pPr>
    </w:p>
    <w:p w14:paraId="418CF78F" w14:textId="77777777" w:rsidR="00AB7692" w:rsidRDefault="00AB7692">
      <w:pPr>
        <w:rPr>
          <w:ins w:id="169" w:author="Ricardo J G F" w:date="2023-07-04T14:09:00Z"/>
        </w:rPr>
      </w:pPr>
    </w:p>
    <w:p w14:paraId="4F1A468F" w14:textId="77777777" w:rsidR="00AB7692" w:rsidRDefault="00AB7692">
      <w:pPr>
        <w:rPr>
          <w:ins w:id="170" w:author="Ricardo J G F" w:date="2023-07-04T14:09:00Z"/>
        </w:rPr>
      </w:pPr>
    </w:p>
    <w:p w14:paraId="5B40F9DC" w14:textId="77777777" w:rsidR="00AB7692" w:rsidRDefault="00AB7692">
      <w:pPr>
        <w:rPr>
          <w:ins w:id="171" w:author="Ricardo J G F" w:date="2023-07-04T14:09:00Z"/>
        </w:rPr>
      </w:pPr>
    </w:p>
    <w:p w14:paraId="0E6C3F91" w14:textId="77777777" w:rsidR="00AB7692" w:rsidRDefault="00AB7692">
      <w:pPr>
        <w:rPr>
          <w:ins w:id="172" w:author="Ricardo J G F" w:date="2023-07-04T14:09:00Z"/>
        </w:rPr>
      </w:pPr>
    </w:p>
    <w:p w14:paraId="3059E1BC" w14:textId="77777777" w:rsidR="00AB7692" w:rsidRDefault="00AB7692">
      <w:pPr>
        <w:rPr>
          <w:ins w:id="173" w:author="Ricardo J G F" w:date="2023-07-04T14:09:00Z"/>
        </w:rPr>
      </w:pPr>
    </w:p>
    <w:p w14:paraId="2F9FFB53" w14:textId="77777777" w:rsidR="00AB7692" w:rsidRDefault="00AB7692">
      <w:pPr>
        <w:rPr>
          <w:ins w:id="174" w:author="Ricardo J G F" w:date="2023-07-04T14:09:00Z"/>
        </w:rPr>
      </w:pPr>
    </w:p>
    <w:p w14:paraId="7E08BBB9" w14:textId="77777777" w:rsidR="00AB7692" w:rsidRDefault="00AB7692">
      <w:pPr>
        <w:rPr>
          <w:ins w:id="175" w:author="Ricardo J G F" w:date="2023-07-04T14:09:00Z"/>
        </w:rPr>
      </w:pPr>
    </w:p>
    <w:p w14:paraId="496F2B3E" w14:textId="77777777" w:rsidR="00AB7692" w:rsidRDefault="00AB7692">
      <w:pPr>
        <w:rPr>
          <w:ins w:id="176" w:author="Ricardo J G F" w:date="2023-07-04T14:09:00Z"/>
        </w:rPr>
      </w:pPr>
    </w:p>
    <w:p w14:paraId="6A260FA2" w14:textId="77777777" w:rsidR="00AB7692" w:rsidRPr="000C6959" w:rsidRDefault="00AB7692">
      <w:pPr>
        <w:rPr>
          <w:ins w:id="177" w:author="Ricardo J G F" w:date="2023-07-04T14:09:00Z"/>
          <w:i/>
          <w:iCs/>
        </w:rPr>
      </w:pPr>
    </w:p>
    <w:p w14:paraId="6FACC1C8" w14:textId="77777777" w:rsidR="00AB7692" w:rsidRDefault="00AB7692">
      <w:pPr>
        <w:rPr>
          <w:ins w:id="178" w:author="Ricardo J G F" w:date="2023-07-04T14:09:00Z"/>
        </w:rPr>
      </w:pPr>
    </w:p>
    <w:p w14:paraId="64BDBE84" w14:textId="18073349" w:rsidR="007B434C" w:rsidRDefault="00AF7DB6">
      <w:pPr>
        <w:rPr>
          <w:color w:val="000000"/>
        </w:rPr>
      </w:pPr>
      <w:r>
        <w:t xml:space="preserve">A Figura </w:t>
      </w:r>
      <w:r w:rsidR="00AB7692">
        <w:t xml:space="preserve">14, </w:t>
      </w:r>
      <w:r>
        <w:t xml:space="preserve">apresenta o gráfico da </w:t>
      </w:r>
      <w:proofErr w:type="spellStart"/>
      <w:r>
        <w:t>autocorrelação</w:t>
      </w:r>
      <w:proofErr w:type="spellEnd"/>
      <w:r>
        <w:t xml:space="preserve"> da variável C12, calculado com um período de </w:t>
      </w:r>
      <w:r w:rsidR="00AB7692">
        <w:t>51</w:t>
      </w:r>
      <w:r>
        <w:t xml:space="preserve"> horas. O resultado, como seria de esperar, verifica uma elevada correlação com o período de 24 horas antes – isto é, há um padrão diário bastante forte, mostrando que o tráfego de um dia está fortemente correlacionado com o tráfego do dia anterior à mesma hora.</w:t>
      </w:r>
    </w:p>
    <w:p w14:paraId="5E42C131" w14:textId="77777777" w:rsidR="007B434C" w:rsidRDefault="007B434C">
      <w:pPr>
        <w:rPr>
          <w:color w:val="000000"/>
        </w:rPr>
      </w:pPr>
    </w:p>
    <w:p w14:paraId="41FA5C94" w14:textId="77777777" w:rsidR="007B434C" w:rsidRDefault="007B434C">
      <w:pPr>
        <w:rPr>
          <w:color w:val="000000"/>
        </w:rPr>
      </w:pPr>
    </w:p>
    <w:p w14:paraId="3CBE6332" w14:textId="77777777" w:rsidR="007B434C" w:rsidRDefault="007B434C">
      <w:pPr>
        <w:rPr>
          <w:color w:val="000000"/>
        </w:rPr>
      </w:pPr>
    </w:p>
    <w:p w14:paraId="6EF04F4D" w14:textId="77777777" w:rsidR="007B434C" w:rsidRDefault="00AF7DB6">
      <w:pPr>
        <w:pStyle w:val="Ttulo1"/>
        <w:numPr>
          <w:ilvl w:val="0"/>
          <w:numId w:val="0"/>
        </w:numPr>
        <w:ind w:left="432" w:hanging="450"/>
        <w:rPr>
          <w:ins w:id="179" w:author="Unknown Author" w:date="2023-07-01T22:59:00Z"/>
          <w:color w:val="000000"/>
        </w:rPr>
      </w:pPr>
      <w:r>
        <w:br w:type="page"/>
      </w:r>
    </w:p>
    <w:p w14:paraId="0AAEF960" w14:textId="44011BB4" w:rsidR="007B434C" w:rsidRPr="001C281E" w:rsidRDefault="00AF7DB6" w:rsidP="001C281E">
      <w:pPr>
        <w:pStyle w:val="Ttulo1"/>
        <w:numPr>
          <w:ilvl w:val="0"/>
          <w:numId w:val="6"/>
        </w:numPr>
        <w:ind w:left="432"/>
        <w:rPr>
          <w:color w:val="000000"/>
        </w:rPr>
      </w:pPr>
      <w:bookmarkStart w:id="180" w:name="_Toc138324031"/>
      <w:bookmarkStart w:id="181" w:name="_Toc139963575"/>
      <w:proofErr w:type="spellStart"/>
      <w:r>
        <w:rPr>
          <w:color w:val="000000"/>
        </w:rPr>
        <w:lastRenderedPageBreak/>
        <w:t>Gated</w:t>
      </w:r>
      <w:proofErr w:type="spellEnd"/>
      <w:r>
        <w:rPr>
          <w:color w:val="000000"/>
        </w:rPr>
        <w:t xml:space="preserve"> </w:t>
      </w:r>
      <w:proofErr w:type="spellStart"/>
      <w:r>
        <w:rPr>
          <w:color w:val="000000"/>
        </w:rPr>
        <w:t>Recurrent</w:t>
      </w:r>
      <w:proofErr w:type="spellEnd"/>
      <w:r>
        <w:rPr>
          <w:color w:val="000000"/>
        </w:rPr>
        <w:t xml:space="preserve"> </w:t>
      </w:r>
      <w:proofErr w:type="spellStart"/>
      <w:r>
        <w:rPr>
          <w:color w:val="000000"/>
        </w:rPr>
        <w:t>Unit</w:t>
      </w:r>
      <w:proofErr w:type="spellEnd"/>
      <w:r>
        <w:rPr>
          <w:color w:val="000000"/>
        </w:rPr>
        <w:t xml:space="preserve"> (GRU)</w:t>
      </w:r>
      <w:bookmarkEnd w:id="180"/>
      <w:bookmarkEnd w:id="181"/>
    </w:p>
    <w:p w14:paraId="5C759DC8" w14:textId="5CFD6654" w:rsidR="00EB47AA" w:rsidRDefault="00AF7DB6">
      <w:proofErr w:type="spellStart"/>
      <w:r>
        <w:t>Gated</w:t>
      </w:r>
      <w:proofErr w:type="spellEnd"/>
      <w:r>
        <w:t xml:space="preserve"> </w:t>
      </w:r>
      <w:proofErr w:type="spellStart"/>
      <w:r>
        <w:t>Recurrent</w:t>
      </w:r>
      <w:proofErr w:type="spellEnd"/>
      <w:r>
        <w:t xml:space="preserve"> </w:t>
      </w:r>
      <w:proofErr w:type="spellStart"/>
      <w:r>
        <w:t>Unit</w:t>
      </w:r>
      <w:proofErr w:type="spellEnd"/>
      <w:r>
        <w:t xml:space="preserve"> (GRU) é uma versão recente das Redes Neurais Recorrentes (RNN), que foi criada pelo professor </w:t>
      </w:r>
      <w:hyperlink r:id="rId58">
        <w:proofErr w:type="spellStart"/>
        <w:r>
          <w:t>Kyunghyun</w:t>
        </w:r>
        <w:proofErr w:type="spellEnd"/>
        <w:r>
          <w:t xml:space="preserve"> </w:t>
        </w:r>
        <w:proofErr w:type="spellStart"/>
        <w:r>
          <w:t>Cho</w:t>
        </w:r>
        <w:proofErr w:type="spellEnd"/>
      </w:hyperlink>
      <w:r>
        <w:t xml:space="preserve"> e os seus colegas na universidade de Nova York em 2014 e que tem vindo a ganhar muita popularidade</w:t>
      </w:r>
      <w:r w:rsidR="00EB47AA">
        <w:t xml:space="preserve"> </w:t>
      </w:r>
      <w:r w:rsidR="00D36FD7">
        <w:t xml:space="preserve">[3] </w:t>
      </w:r>
      <w:r>
        <w:t xml:space="preserve">. </w:t>
      </w:r>
    </w:p>
    <w:p w14:paraId="2BCE9F8C" w14:textId="5445FF82" w:rsidR="00EB47AA" w:rsidRPr="00EB47AA" w:rsidRDefault="00EB47AA" w:rsidP="00EB47AA">
      <w:pPr>
        <w:pStyle w:val="Ttulo2"/>
        <w:numPr>
          <w:ilvl w:val="1"/>
          <w:numId w:val="6"/>
        </w:numPr>
        <w:rPr>
          <w:color w:val="000000"/>
        </w:rPr>
      </w:pPr>
      <w:bookmarkStart w:id="182" w:name="_Toc139963576"/>
      <w:r>
        <w:t>Arquitetura</w:t>
      </w:r>
      <w:bookmarkEnd w:id="182"/>
    </w:p>
    <w:p w14:paraId="0B205B61" w14:textId="64099FDB" w:rsidR="00EB47AA" w:rsidRPr="001C281E" w:rsidRDefault="00EB47AA">
      <w:r>
        <w:t xml:space="preserve">A arquitetura do modelo GRU utilizada neste projeto, é uma variante das redes neuronais recorrentes que se destaca na captura de dependências de longo prazo em dados sequenciais. Ao contrário das </w:t>
      </w:r>
      <w:proofErr w:type="spellStart"/>
      <w:r>
        <w:t>RNNs</w:t>
      </w:r>
      <w:proofErr w:type="spellEnd"/>
      <w:r>
        <w:t xml:space="preserve"> tradicionais, o GRU introduz mecanismos de portas que controlam o fluxo de informações dentro da rede. Estas portas, que consistem em portas de reposição e atualização, permitem à GRU reter e atualizar seletivamente a informação, permitindo-lhe captar eficazmente padrões relevantes em sequências mais longas. Isso torna a GRU adequada para tarefas de previsão de séries temporais em que as dependências de longo prazo desempenham um papel crucial.</w:t>
      </w:r>
    </w:p>
    <w:p w14:paraId="51FE66C5" w14:textId="12398AF6" w:rsidR="007B434C" w:rsidRDefault="00AF7DB6">
      <w:pPr>
        <w:pStyle w:val="Ttulo2"/>
        <w:numPr>
          <w:ilvl w:val="1"/>
          <w:numId w:val="6"/>
        </w:numPr>
        <w:rPr>
          <w:color w:val="000000"/>
        </w:rPr>
      </w:pPr>
      <w:bookmarkStart w:id="183" w:name="_Toc138324032"/>
      <w:bookmarkStart w:id="184" w:name="_Toc139963577"/>
      <w:r>
        <w:t xml:space="preserve">GRU </w:t>
      </w:r>
      <w:proofErr w:type="spellStart"/>
      <w:r>
        <w:t>vs</w:t>
      </w:r>
      <w:proofErr w:type="spellEnd"/>
      <w:r>
        <w:t xml:space="preserve"> LSTM</w:t>
      </w:r>
      <w:bookmarkEnd w:id="183"/>
      <w:bookmarkEnd w:id="184"/>
    </w:p>
    <w:p w14:paraId="27B9810A" w14:textId="77A74DEE" w:rsidR="007B434C" w:rsidRDefault="00AF7DB6">
      <w:pPr>
        <w:rPr>
          <w:color w:val="000000"/>
        </w:rPr>
      </w:pPr>
      <w:r>
        <w:t xml:space="preserve">As </w:t>
      </w:r>
      <w:proofErr w:type="spellStart"/>
      <w:r>
        <w:t>GRUs</w:t>
      </w:r>
      <w:proofErr w:type="spellEnd"/>
      <w:r>
        <w:t xml:space="preserve"> são semelhantes às redes Long Short-</w:t>
      </w:r>
      <w:proofErr w:type="spellStart"/>
      <w:r>
        <w:t>Term</w:t>
      </w:r>
      <w:proofErr w:type="spellEnd"/>
      <w:r>
        <w:t xml:space="preserve"> </w:t>
      </w:r>
      <w:proofErr w:type="spellStart"/>
      <w:r>
        <w:t>Memory</w:t>
      </w:r>
      <w:proofErr w:type="spellEnd"/>
      <w:r>
        <w:t xml:space="preserve"> (LSTM) no sentido de que são capazes de lidar com dependências de longo prazo em dados sequenciais, mas usam menos parâmetros e são computacionalmente mais flexíveis. Por exemplo, se o input na rede for a frase “A minha comida favorita é”, o GRU não será capaz de entender o significado total da frase, se fizer parte de um contexto mais extenso, porque a LSTM usa uma porta adicional que armazena mais informação. Por outras palavras, o GRU é uma versão leve da LSTM, que combina memória de longo e curto prazo no seu estado </w:t>
      </w:r>
      <w:r w:rsidR="00EB47AA">
        <w:t>oculto [</w:t>
      </w:r>
      <w:r w:rsidR="00D36FD7">
        <w:t>7]</w:t>
      </w:r>
      <w:r>
        <w:t xml:space="preserve">. </w:t>
      </w:r>
    </w:p>
    <w:p w14:paraId="12981E93" w14:textId="0C2F28D6" w:rsidR="007B434C" w:rsidRDefault="00AF7DB6">
      <w:pPr>
        <w:pStyle w:val="Ttulo2"/>
        <w:numPr>
          <w:ilvl w:val="1"/>
          <w:numId w:val="6"/>
        </w:numPr>
        <w:rPr>
          <w:color w:val="000000"/>
        </w:rPr>
      </w:pPr>
      <w:bookmarkStart w:id="185" w:name="_Toc138324033"/>
      <w:bookmarkStart w:id="186" w:name="_Toc139963578"/>
      <w:r>
        <w:t>Mecanismo</w:t>
      </w:r>
      <w:bookmarkEnd w:id="185"/>
      <w:bookmarkEnd w:id="186"/>
    </w:p>
    <w:p w14:paraId="70D99AE2" w14:textId="49D0462D" w:rsidR="007B434C" w:rsidRDefault="001C281E">
      <w:pPr>
        <w:rPr>
          <w:color w:val="000000"/>
        </w:rPr>
      </w:pPr>
      <w:r>
        <w:t>A partir da figura 15,</w:t>
      </w:r>
      <w:r w:rsidR="00AF7DB6">
        <w:t xml:space="preserve"> o</w:t>
      </w:r>
      <w:r>
        <w:t>bserva-se que o</w:t>
      </w:r>
      <w:r w:rsidR="00AF7DB6">
        <w:t xml:space="preserve"> GRU compreende duas portas, a porta de atualização</w:t>
      </w:r>
      <w:r>
        <w:t xml:space="preserve"> (</w:t>
      </w:r>
      <w:proofErr w:type="spellStart"/>
      <w:r w:rsidRPr="001C281E">
        <w:rPr>
          <w:i/>
          <w:iCs/>
        </w:rPr>
        <w:t>update</w:t>
      </w:r>
      <w:proofErr w:type="spellEnd"/>
      <w:r>
        <w:t>)</w:t>
      </w:r>
      <w:r w:rsidR="00AF7DB6">
        <w:t xml:space="preserve"> e a porta de reposição</w:t>
      </w:r>
      <w:r>
        <w:t xml:space="preserve"> (</w:t>
      </w:r>
      <w:proofErr w:type="spellStart"/>
      <w:r w:rsidRPr="001C281E">
        <w:rPr>
          <w:i/>
          <w:iCs/>
        </w:rPr>
        <w:t>reset</w:t>
      </w:r>
      <w:proofErr w:type="spellEnd"/>
      <w:r>
        <w:t>)</w:t>
      </w:r>
      <w:r w:rsidR="00AF7DB6">
        <w:t xml:space="preserve">. A porta de atualização lembra o quanto da memória passada deve ser “retido”, enquanto a porta de reposição controla o quanto da memória passada deve ser “esquecida”. </w:t>
      </w:r>
    </w:p>
    <w:p w14:paraId="00463F45" w14:textId="0BB7B0D0" w:rsidR="001C281E" w:rsidRDefault="001C281E">
      <w:r>
        <w:rPr>
          <w:noProof/>
        </w:rPr>
        <w:lastRenderedPageBreak/>
        <w:drawing>
          <wp:anchor distT="0" distB="0" distL="114300" distR="114300" simplePos="0" relativeHeight="251638784" behindDoc="0" locked="0" layoutInCell="1" allowOverlap="1" wp14:anchorId="511777F9" wp14:editId="16CDAD94">
            <wp:simplePos x="0" y="0"/>
            <wp:positionH relativeFrom="column">
              <wp:posOffset>713752</wp:posOffset>
            </wp:positionH>
            <wp:positionV relativeFrom="paragraph">
              <wp:posOffset>5715</wp:posOffset>
            </wp:positionV>
            <wp:extent cx="3968115" cy="3387725"/>
            <wp:effectExtent l="0" t="0" r="0" b="0"/>
            <wp:wrapSquare wrapText="bothSides"/>
            <wp:docPr id="78" name="Image6" descr="Uma imagem com captura de ecrã, diagrama, file, Retângul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6" descr="Uma imagem com captura de ecrã, diagrama, file, Retângulo&#10;&#10;Descrição gerada automaticamente"/>
                    <pic:cNvPicPr>
                      <a:picLocks noChangeAspect="1" noChangeArrowheads="1"/>
                    </pic:cNvPicPr>
                  </pic:nvPicPr>
                  <pic:blipFill>
                    <a:blip r:embed="rId59"/>
                    <a:stretch>
                      <a:fillRect/>
                    </a:stretch>
                  </pic:blipFill>
                  <pic:spPr bwMode="auto">
                    <a:xfrm>
                      <a:off x="0" y="0"/>
                      <a:ext cx="3968115" cy="3387725"/>
                    </a:xfrm>
                    <a:prstGeom prst="rect">
                      <a:avLst/>
                    </a:prstGeom>
                  </pic:spPr>
                </pic:pic>
              </a:graphicData>
            </a:graphic>
            <wp14:sizeRelH relativeFrom="margin">
              <wp14:pctWidth>0</wp14:pctWidth>
            </wp14:sizeRelH>
            <wp14:sizeRelV relativeFrom="margin">
              <wp14:pctHeight>0</wp14:pctHeight>
            </wp14:sizeRelV>
          </wp:anchor>
        </w:drawing>
      </w:r>
    </w:p>
    <w:p w14:paraId="70FA7270" w14:textId="60A0966D" w:rsidR="001C281E" w:rsidRDefault="001C281E"/>
    <w:p w14:paraId="05DDB047" w14:textId="0409F906" w:rsidR="001C281E" w:rsidRDefault="001C281E"/>
    <w:p w14:paraId="7DAC288E" w14:textId="617CED8F" w:rsidR="001C281E" w:rsidRDefault="001C281E"/>
    <w:p w14:paraId="6A2A1DAC" w14:textId="77777777" w:rsidR="001C281E" w:rsidRDefault="001C281E"/>
    <w:p w14:paraId="4BD94A1D" w14:textId="77777777" w:rsidR="001C281E" w:rsidRDefault="001C281E"/>
    <w:p w14:paraId="2DD26F3D" w14:textId="77777777" w:rsidR="001C281E" w:rsidRDefault="001C281E"/>
    <w:p w14:paraId="58A03013" w14:textId="77777777" w:rsidR="001C281E" w:rsidRDefault="001C281E"/>
    <w:p w14:paraId="6DA12324" w14:textId="77777777" w:rsidR="001C281E" w:rsidRDefault="001C281E"/>
    <w:p w14:paraId="3F0233AC" w14:textId="5620F5A0" w:rsidR="001C281E" w:rsidRDefault="00000000">
      <w:r>
        <w:rPr>
          <w:noProof/>
        </w:rPr>
        <w:pict w14:anchorId="561F7972">
          <v:rect id="11" o:spid="_x0000_s2058" style="position:absolute;left:0;text-align:left;margin-left:33.85pt;margin-top:41.45pt;width:357.05pt;height:17.7pt;z-index:251666432;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" strokeweight=".02mm">
            <v:stroke joinstyle="round"/>
            <v:textbox style="mso-next-textbox:#11" inset="0,0,0,0">
              <w:txbxContent>
                <w:p w14:paraId="749A9F1B" w14:textId="145C20E4" w:rsidR="007B434C" w:rsidRDefault="00AF7DB6" w:rsidP="0046128E">
                  <w:pPr>
                    <w:pStyle w:val="Legenda"/>
                  </w:pPr>
                  <w:bookmarkStart w:id="187" w:name="_Toc139964954"/>
                  <w:r>
                    <w:t xml:space="preserve">Figura </w:t>
                  </w:r>
                  <w:r>
                    <w:fldChar w:fldCharType="begin"/>
                  </w:r>
                  <w:r>
                    <w:instrText>SEQ Figura \* ARABIC</w:instrText>
                  </w:r>
                  <w:r>
                    <w:fldChar w:fldCharType="separate"/>
                  </w:r>
                  <w:r w:rsidR="00331C42">
                    <w:rPr>
                      <w:noProof/>
                    </w:rPr>
                    <w:t>14</w:t>
                  </w:r>
                  <w:r>
                    <w:fldChar w:fldCharType="end"/>
                  </w:r>
                  <w:r>
                    <w:t xml:space="preserve"> - </w:t>
                  </w:r>
                  <w:proofErr w:type="spellStart"/>
                  <w:r>
                    <w:t>Flow</w:t>
                  </w:r>
                  <w:proofErr w:type="spellEnd"/>
                  <w:r>
                    <w:t xml:space="preserve"> Gates Modelo </w:t>
                  </w:r>
                  <w:proofErr w:type="spellStart"/>
                  <w:r>
                    <w:t>Gru</w:t>
                  </w:r>
                  <w:bookmarkEnd w:id="187"/>
                  <w:proofErr w:type="spellEnd"/>
                </w:p>
              </w:txbxContent>
            </v:textbox>
            <w10:wrap type="square"/>
          </v:rect>
        </w:pict>
      </w:r>
    </w:p>
    <w:p w14:paraId="56FCEC16" w14:textId="77777777" w:rsidR="00102EF1" w:rsidRDefault="00102EF1"/>
    <w:p w14:paraId="723C6452" w14:textId="77777777" w:rsidR="00102EF1" w:rsidRDefault="00102EF1"/>
    <w:p w14:paraId="4BB38F7A" w14:textId="3FF9EE6B" w:rsidR="00BD785D" w:rsidRPr="00BD785D" w:rsidRDefault="00AF7DB6">
      <w:r>
        <w:t>Para cada elemento da sequência de input, cada camada calcula as seguintes funções:</w:t>
      </w:r>
    </w:p>
    <w:p w14:paraId="0792CA61" w14:textId="77777777" w:rsidR="00E96845" w:rsidRDefault="00AF7DB6" w:rsidP="00E96845">
      <w:pPr>
        <w:keepNext/>
        <w:shd w:val="clear" w:color="auto" w:fill="FFFFFF"/>
        <w:suppressAutoHyphens w:val="0"/>
        <w:spacing w:after="0" w:line="240" w:lineRule="auto"/>
      </w:pPr>
      <m:oMathPara>
        <m:oMath>
          <m:r>
            <w:rPr>
              <w:rFonts w:ascii="Cambria Math" w:hAnsi="Cambria Math"/>
            </w:rPr>
            <m:t>rt=σ</m:t>
          </m:r>
          <m:d>
            <m:dPr>
              <m:ctrlPr>
                <w:rPr>
                  <w:rFonts w:ascii="Cambria Math" w:hAnsi="Cambria Math"/>
                </w:rPr>
              </m:ctrlPr>
            </m:dPr>
            <m:e>
              <m:r>
                <w:rPr>
                  <w:rFonts w:ascii="Cambria Math" w:hAnsi="Cambria Math"/>
                </w:rPr>
                <m:t>Wirxt+bir+Whrh</m:t>
              </m:r>
              <m:d>
                <m:dPr>
                  <m:ctrlPr>
                    <w:rPr>
                      <w:rFonts w:ascii="Cambria Math" w:hAnsi="Cambria Math"/>
                    </w:rPr>
                  </m:ctrlPr>
                </m:dPr>
                <m:e>
                  <m:r>
                    <w:rPr>
                      <w:rFonts w:ascii="Cambria Math" w:hAnsi="Cambria Math"/>
                    </w:rPr>
                    <m:t>t-1</m:t>
                  </m:r>
                </m:e>
              </m:d>
              <m:r>
                <w:rPr>
                  <w:rFonts w:ascii="Cambria Math" w:hAnsi="Cambria Math"/>
                </w:rPr>
                <m:t>+bhr</m:t>
              </m:r>
            </m:e>
          </m:d>
        </m:oMath>
      </m:oMathPara>
    </w:p>
    <w:p w14:paraId="1357E36F" w14:textId="431E8515" w:rsidR="007B434C" w:rsidRDefault="00E96845" w:rsidP="0046128E">
      <w:pPr>
        <w:pStyle w:val="Legenda"/>
        <w:rPr>
          <w:color w:val="000000"/>
        </w:rPr>
      </w:pPr>
      <w:r>
        <w:t xml:space="preserve">Equação </w:t>
      </w:r>
      <w:fldSimple w:instr=" SEQ Equação \* ARABIC ">
        <w:r w:rsidR="001C281E">
          <w:rPr>
            <w:noProof/>
          </w:rPr>
          <w:t>1</w:t>
        </w:r>
      </w:fldSimple>
      <w:r>
        <w:t xml:space="preserve"> </w:t>
      </w:r>
      <w:r w:rsidR="00BD785D">
        <w:t>–</w:t>
      </w:r>
      <w:r>
        <w:t xml:space="preserve"> </w:t>
      </w:r>
      <w:r w:rsidR="00BD785D">
        <w:t>Porta de reposição</w:t>
      </w:r>
    </w:p>
    <w:p w14:paraId="78410A33" w14:textId="77777777" w:rsidR="00E96845" w:rsidRDefault="00AF7DB6" w:rsidP="00E96845">
      <w:pPr>
        <w:keepNext/>
        <w:shd w:val="clear" w:color="auto" w:fill="FFFFFF"/>
        <w:suppressAutoHyphens w:val="0"/>
        <w:spacing w:after="0" w:line="240" w:lineRule="auto"/>
      </w:pPr>
      <m:oMathPara>
        <m:oMath>
          <m:r>
            <w:rPr>
              <w:rFonts w:ascii="Cambria Math" w:hAnsi="Cambria Math"/>
            </w:rPr>
            <m:t>zt=σ</m:t>
          </m:r>
          <m:d>
            <m:dPr>
              <m:ctrlPr>
                <w:rPr>
                  <w:rFonts w:ascii="Cambria Math" w:hAnsi="Cambria Math"/>
                </w:rPr>
              </m:ctrlPr>
            </m:dPr>
            <m:e>
              <m:r>
                <w:rPr>
                  <w:rFonts w:ascii="Cambria Math" w:hAnsi="Cambria Math"/>
                </w:rPr>
                <m:t>Wizxt+biz+Whzh</m:t>
              </m:r>
              <m:d>
                <m:dPr>
                  <m:ctrlPr>
                    <w:rPr>
                      <w:rFonts w:ascii="Cambria Math" w:hAnsi="Cambria Math"/>
                    </w:rPr>
                  </m:ctrlPr>
                </m:dPr>
                <m:e>
                  <m:r>
                    <w:rPr>
                      <w:rFonts w:ascii="Cambria Math" w:hAnsi="Cambria Math"/>
                    </w:rPr>
                    <m:t>t-1</m:t>
                  </m:r>
                </m:e>
              </m:d>
              <m:r>
                <w:rPr>
                  <w:rFonts w:ascii="Cambria Math" w:hAnsi="Cambria Math"/>
                </w:rPr>
                <m:t>+bhz</m:t>
              </m:r>
            </m:e>
          </m:d>
        </m:oMath>
      </m:oMathPara>
    </w:p>
    <w:p w14:paraId="2DBCD784" w14:textId="35025049" w:rsidR="007B434C" w:rsidRDefault="00E96845" w:rsidP="0046128E">
      <w:pPr>
        <w:pStyle w:val="Legenda"/>
        <w:rPr>
          <w:color w:val="000000"/>
        </w:rPr>
      </w:pPr>
      <w:r>
        <w:t xml:space="preserve">Equação </w:t>
      </w:r>
      <w:fldSimple w:instr=" SEQ Equação \* ARABIC ">
        <w:r w:rsidR="001C281E">
          <w:rPr>
            <w:noProof/>
          </w:rPr>
          <w:t>2</w:t>
        </w:r>
      </w:fldSimple>
      <w:r w:rsidR="00BD785D">
        <w:t xml:space="preserve"> – Porta de atualização</w:t>
      </w:r>
    </w:p>
    <w:p w14:paraId="63DD2713" w14:textId="77777777" w:rsidR="001C281E" w:rsidRDefault="00AF7DB6" w:rsidP="001C281E">
      <w:pPr>
        <w:keepNext/>
        <w:shd w:val="clear" w:color="auto" w:fill="FFFFFF"/>
        <w:suppressAutoHyphens w:val="0"/>
        <w:spacing w:after="0" w:line="240" w:lineRule="auto"/>
      </w:pPr>
      <m:oMathPara>
        <m:oMath>
          <m:r>
            <w:rPr>
              <w:rFonts w:ascii="Cambria Math" w:hAnsi="Cambria Math"/>
            </w:rPr>
            <m:t>nt​=tanh</m:t>
          </m:r>
          <m:d>
            <m:dPr>
              <m:ctrlPr>
                <w:rPr>
                  <w:rFonts w:ascii="Cambria Math" w:hAnsi="Cambria Math"/>
                </w:rPr>
              </m:ctrlPr>
            </m:dPr>
            <m:e>
              <m:r>
                <w:rPr>
                  <w:rFonts w:ascii="Cambria Math" w:hAnsi="Cambria Math"/>
                </w:rPr>
                <m:t>Win​xt​+bin​+rt​*</m:t>
              </m:r>
              <m:d>
                <m:dPr>
                  <m:ctrlPr>
                    <w:rPr>
                      <w:rFonts w:ascii="Cambria Math" w:hAnsi="Cambria Math"/>
                    </w:rPr>
                  </m:ctrlPr>
                </m:dPr>
                <m:e>
                  <m:r>
                    <w:rPr>
                      <w:rFonts w:ascii="Cambria Math" w:hAnsi="Cambria Math"/>
                    </w:rPr>
                    <m:t>Whn​h</m:t>
                  </m:r>
                  <m:d>
                    <m:dPr>
                      <m:ctrlPr>
                        <w:rPr>
                          <w:rFonts w:ascii="Cambria Math" w:hAnsi="Cambria Math"/>
                        </w:rPr>
                      </m:ctrlPr>
                    </m:dPr>
                    <m:e>
                      <m:r>
                        <w:rPr>
                          <w:rFonts w:ascii="Cambria Math" w:hAnsi="Cambria Math"/>
                        </w:rPr>
                        <m:t>t-1</m:t>
                      </m:r>
                    </m:e>
                  </m:d>
                  <m:r>
                    <w:rPr>
                      <w:rFonts w:ascii="Cambria Math" w:hAnsi="Cambria Math"/>
                    </w:rPr>
                    <m:t>​+bhn​</m:t>
                  </m:r>
                </m:e>
              </m:d>
            </m:e>
          </m:d>
        </m:oMath>
      </m:oMathPara>
    </w:p>
    <w:p w14:paraId="40A4B3A7" w14:textId="31E7531D" w:rsidR="007B434C" w:rsidRDefault="001C281E" w:rsidP="0046128E">
      <w:pPr>
        <w:pStyle w:val="Legenda"/>
        <w:rPr>
          <w:color w:val="000000"/>
        </w:rPr>
      </w:pPr>
      <w:r>
        <w:t xml:space="preserve">Equação </w:t>
      </w:r>
      <w:fldSimple w:instr=" SEQ Equação \* ARABIC ">
        <w:r>
          <w:rPr>
            <w:noProof/>
          </w:rPr>
          <w:t>3</w:t>
        </w:r>
      </w:fldSimple>
      <w:r w:rsidR="00BD785D">
        <w:t xml:space="preserve"> – Porta gerada</w:t>
      </w:r>
    </w:p>
    <w:p w14:paraId="098CD933" w14:textId="77777777" w:rsidR="007B434C" w:rsidRDefault="00AF7DB6" w:rsidP="001C281E">
      <w:pPr>
        <w:keepNext/>
        <w:shd w:val="clear" w:color="auto" w:fill="FFFFFF"/>
        <w:suppressAutoHyphens w:val="0"/>
        <w:spacing w:after="0" w:line="240" w:lineRule="auto"/>
        <w:rPr>
          <w:color w:val="000000"/>
        </w:rPr>
      </w:pPr>
      <m:oMathPara>
        <m:oMath>
          <m:r>
            <w:rPr>
              <w:rFonts w:ascii="Cambria Math" w:hAnsi="Cambria Math"/>
            </w:rPr>
            <m:t>ht​=</m:t>
          </m:r>
          <m:d>
            <m:dPr>
              <m:ctrlPr>
                <w:rPr>
                  <w:rFonts w:ascii="Cambria Math" w:hAnsi="Cambria Math"/>
                </w:rPr>
              </m:ctrlPr>
            </m:dPr>
            <m:e>
              <m:r>
                <w:rPr>
                  <w:rFonts w:ascii="Cambria Math" w:hAnsi="Cambria Math"/>
                </w:rPr>
                <m:t>1-zt​</m:t>
              </m:r>
            </m:e>
          </m:d>
          <m:r>
            <w:rPr>
              <w:rFonts w:ascii="Cambria Math" w:hAnsi="Cambria Math"/>
            </w:rPr>
            <m:t>*nt​+zt​*h</m:t>
          </m:r>
          <m:d>
            <m:dPr>
              <m:ctrlPr>
                <w:rPr>
                  <w:rFonts w:ascii="Cambria Math" w:hAnsi="Cambria Math"/>
                </w:rPr>
              </m:ctrlPr>
            </m:dPr>
            <m:e>
              <m:r>
                <w:rPr>
                  <w:rFonts w:ascii="Cambria Math" w:hAnsi="Cambria Math"/>
                </w:rPr>
                <m:t>t-1</m:t>
              </m:r>
            </m:e>
          </m:d>
        </m:oMath>
      </m:oMathPara>
    </w:p>
    <w:p w14:paraId="58724E29" w14:textId="43D79045" w:rsidR="00BD785D" w:rsidRPr="00BD785D" w:rsidRDefault="001C281E" w:rsidP="0046128E">
      <w:pPr>
        <w:pStyle w:val="Legenda"/>
      </w:pPr>
      <w:r>
        <w:t xml:space="preserve">Equação </w:t>
      </w:r>
      <w:fldSimple w:instr=" SEQ Equação \* ARABIC ">
        <w:r>
          <w:rPr>
            <w:noProof/>
          </w:rPr>
          <w:t>4</w:t>
        </w:r>
      </w:fldSimple>
      <w:r w:rsidR="00BD785D">
        <w:t xml:space="preserve"> – Estado oculto no tempo t</w:t>
      </w:r>
    </w:p>
    <w:p w14:paraId="0D017A90" w14:textId="77BB572F" w:rsidR="007B434C" w:rsidRPr="00BD785D" w:rsidRDefault="00AF7DB6">
      <w:r>
        <w:t>Onde</w:t>
      </w:r>
      <w:r w:rsidRPr="00BD785D">
        <w:t xml:space="preserve"> </w:t>
      </w:r>
      <w:proofErr w:type="spellStart"/>
      <w:r w:rsidRPr="00BD785D">
        <w:t>ht</w:t>
      </w:r>
      <w:proofErr w:type="spellEnd"/>
      <w:r w:rsidRPr="00BD785D">
        <w:t xml:space="preserve">​ </w:t>
      </w:r>
      <w:r>
        <w:t>é o estado oculto no tempo t,</w:t>
      </w:r>
      <w:r w:rsidRPr="00BD785D">
        <w:t> </w:t>
      </w:r>
      <w:proofErr w:type="spellStart"/>
      <w:r w:rsidRPr="00BD785D">
        <w:t>xt</w:t>
      </w:r>
      <w:proofErr w:type="spellEnd"/>
      <w:r w:rsidRPr="00BD785D">
        <w:t>​ é o input no tempo t, </w:t>
      </w:r>
      <w:proofErr w:type="spellStart"/>
      <w:r w:rsidRPr="00BD785D">
        <w:t>Whz</w:t>
      </w:r>
      <w:proofErr w:type="spellEnd"/>
      <w:r w:rsidRPr="00BD785D">
        <w:t>​h(t−1) é o estado oculto da camada no tempo t-1 ou no tempo </w:t>
      </w:r>
      <w:r w:rsidRPr="00BD785D">
        <w:rPr>
          <w:i/>
          <w:iCs/>
        </w:rPr>
        <w:t>0</w:t>
      </w:r>
      <w:r w:rsidRPr="00BD785D">
        <w:t xml:space="preserve"> e </w:t>
      </w:r>
      <w:proofErr w:type="spellStart"/>
      <w:r w:rsidRPr="00BD785D">
        <w:t>rt</w:t>
      </w:r>
      <w:proofErr w:type="spellEnd"/>
      <w:r w:rsidRPr="00BD785D">
        <w:t>​, </w:t>
      </w:r>
      <w:proofErr w:type="spellStart"/>
      <w:r w:rsidRPr="00BD785D">
        <w:t>zt</w:t>
      </w:r>
      <w:proofErr w:type="spellEnd"/>
      <w:r w:rsidRPr="00BD785D">
        <w:t xml:space="preserve">​ são as portas de reinicialização e atualização respetivamente. σ é a função </w:t>
      </w:r>
      <w:proofErr w:type="spellStart"/>
      <w:r w:rsidRPr="00BD785D">
        <w:t>sigmoid</w:t>
      </w:r>
      <w:proofErr w:type="spellEnd"/>
      <w:r w:rsidRPr="00BD785D">
        <w:t xml:space="preserve"> e * é o símbolo da multiplicação</w:t>
      </w:r>
      <w:r w:rsidR="00EB47AA">
        <w:t xml:space="preserve"> [12]</w:t>
      </w:r>
      <w:r w:rsidRPr="00BD785D">
        <w:t>.</w:t>
      </w:r>
    </w:p>
    <w:p w14:paraId="636EA901" w14:textId="01F670C3" w:rsidR="007B434C" w:rsidRDefault="00AF7DB6">
      <w:pPr>
        <w:pStyle w:val="Ttulo2"/>
        <w:numPr>
          <w:ilvl w:val="1"/>
          <w:numId w:val="6"/>
        </w:numPr>
        <w:rPr>
          <w:color w:val="000000"/>
        </w:rPr>
      </w:pPr>
      <w:bookmarkStart w:id="188" w:name="_Toc138324034"/>
      <w:bookmarkStart w:id="189" w:name="_Toc139963579"/>
      <w:r>
        <w:t>Implementação</w:t>
      </w:r>
      <w:bookmarkEnd w:id="188"/>
      <w:bookmarkEnd w:id="189"/>
    </w:p>
    <w:p w14:paraId="644A168A" w14:textId="77777777" w:rsidR="00AB1247" w:rsidRDefault="00AB1247">
      <w:pPr>
        <w:suppressAutoHyphens w:val="0"/>
        <w:spacing w:after="0" w:line="240" w:lineRule="auto"/>
        <w:jc w:val="left"/>
        <w:rPr>
          <w:color w:val="262626"/>
          <w:highlight w:val="yellow"/>
        </w:rPr>
      </w:pPr>
    </w:p>
    <w:p w14:paraId="17CA5AF2" w14:textId="55B140AC" w:rsidR="00AB1247" w:rsidRDefault="00AB1247" w:rsidP="00AB1247">
      <w:pPr>
        <w:suppressAutoHyphens w:val="0"/>
        <w:spacing w:after="0" w:line="240" w:lineRule="auto"/>
        <w:jc w:val="left"/>
      </w:pPr>
      <w:r>
        <w:t xml:space="preserve">O código abaixo implementa uma classe </w:t>
      </w:r>
      <w:proofErr w:type="spellStart"/>
      <w:r>
        <w:t>Gated</w:t>
      </w:r>
      <w:proofErr w:type="spellEnd"/>
      <w:r>
        <w:t xml:space="preserve"> </w:t>
      </w:r>
      <w:proofErr w:type="spellStart"/>
      <w:r>
        <w:t>Recurrent</w:t>
      </w:r>
      <w:proofErr w:type="spellEnd"/>
      <w:r>
        <w:t xml:space="preserve"> </w:t>
      </w:r>
      <w:proofErr w:type="spellStart"/>
      <w:r>
        <w:t>Unit</w:t>
      </w:r>
      <w:proofErr w:type="spellEnd"/>
      <w:r>
        <w:t xml:space="preserve"> (GRU</w:t>
      </w:r>
      <w:r w:rsidR="00A34E32">
        <w:t>) [</w:t>
      </w:r>
      <w:r w:rsidR="001C0235">
        <w:t>2</w:t>
      </w:r>
      <w:r w:rsidR="00392B5E">
        <w:t>]</w:t>
      </w:r>
      <w:r>
        <w:t xml:space="preserve">. A classe GRU contém métodos para inicializar os pesos e parâmetros da através da função </w:t>
      </w:r>
      <w:r w:rsidR="00392B5E">
        <w:lastRenderedPageBreak/>
        <w:t>“</w:t>
      </w:r>
      <w:r>
        <w:t>__</w:t>
      </w:r>
      <w:proofErr w:type="spellStart"/>
      <w:r>
        <w:t>init</w:t>
      </w:r>
      <w:proofErr w:type="spellEnd"/>
      <w:r>
        <w:t>__</w:t>
      </w:r>
      <w:r w:rsidR="00392B5E">
        <w:t>”</w:t>
      </w:r>
      <w:r>
        <w:t xml:space="preserve"> e executa-os GRU através da função </w:t>
      </w:r>
      <w:r w:rsidR="00392B5E">
        <w:t>“</w:t>
      </w:r>
      <w:proofErr w:type="spellStart"/>
      <w:r>
        <w:t>forward</w:t>
      </w:r>
      <w:proofErr w:type="spellEnd"/>
      <w:r w:rsidR="00392B5E">
        <w:t>”</w:t>
      </w:r>
      <w:r>
        <w:t xml:space="preserve"> como passagem direta. A função sigmoide é a função de ativação utilizada pelas portas GRU.</w:t>
      </w:r>
    </w:p>
    <w:p w14:paraId="3D7FF37F" w14:textId="77777777" w:rsidR="007B434C" w:rsidRDefault="007B434C">
      <w:pPr>
        <w:suppressAutoHyphens w:val="0"/>
        <w:spacing w:after="0" w:line="240" w:lineRule="auto"/>
        <w:jc w:val="left"/>
        <w:rPr>
          <w:color w:val="262626"/>
        </w:rPr>
      </w:pPr>
    </w:p>
    <w:p w14:paraId="70AD1F9B" w14:textId="77777777" w:rsidR="007B434C" w:rsidRDefault="00AF7DB6">
      <w:pPr>
        <w:suppressAutoHyphens w:val="0"/>
        <w:spacing w:after="0" w:line="240" w:lineRule="auto"/>
        <w:jc w:val="left"/>
        <w:rPr>
          <w:i/>
          <w:iCs/>
          <w:color w:val="262626"/>
        </w:rPr>
      </w:pPr>
      <w:proofErr w:type="spellStart"/>
      <w:r>
        <w:rPr>
          <w:i/>
          <w:iCs/>
          <w:color w:val="262626"/>
        </w:rPr>
        <w:t>import</w:t>
      </w:r>
      <w:proofErr w:type="spellEnd"/>
      <w:r>
        <w:rPr>
          <w:i/>
          <w:iCs/>
          <w:color w:val="262626"/>
        </w:rPr>
        <w:t xml:space="preserve"> </w:t>
      </w:r>
      <w:proofErr w:type="spellStart"/>
      <w:r>
        <w:rPr>
          <w:i/>
          <w:iCs/>
          <w:color w:val="262626"/>
        </w:rPr>
        <w:t>numpy</w:t>
      </w:r>
      <w:proofErr w:type="spellEnd"/>
      <w:r>
        <w:rPr>
          <w:i/>
          <w:iCs/>
          <w:color w:val="262626"/>
        </w:rPr>
        <w:t xml:space="preserve"> as </w:t>
      </w:r>
      <w:proofErr w:type="spellStart"/>
      <w:r>
        <w:rPr>
          <w:i/>
          <w:iCs/>
          <w:color w:val="262626"/>
        </w:rPr>
        <w:t>np</w:t>
      </w:r>
      <w:proofErr w:type="spellEnd"/>
    </w:p>
    <w:p w14:paraId="412E96E8" w14:textId="2C0CEC9C" w:rsidR="007B434C" w:rsidRDefault="007B434C">
      <w:pPr>
        <w:suppressAutoHyphens w:val="0"/>
        <w:spacing w:after="0" w:line="240" w:lineRule="auto"/>
        <w:jc w:val="left"/>
        <w:rPr>
          <w:b/>
          <w:bCs/>
          <w:i/>
          <w:iCs/>
          <w:color w:val="262626"/>
        </w:rPr>
      </w:pPr>
    </w:p>
    <w:p w14:paraId="33600F02" w14:textId="77777777" w:rsidR="007B434C" w:rsidRDefault="00AF7DB6">
      <w:pPr>
        <w:suppressAutoHyphens w:val="0"/>
        <w:spacing w:after="0" w:line="240" w:lineRule="auto"/>
        <w:jc w:val="left"/>
        <w:rPr>
          <w:i/>
          <w:iCs/>
          <w:color w:val="262626"/>
        </w:rPr>
      </w:pPr>
      <w:proofErr w:type="spellStart"/>
      <w:r>
        <w:rPr>
          <w:i/>
          <w:iCs/>
          <w:color w:val="262626"/>
        </w:rPr>
        <w:t>def</w:t>
      </w:r>
      <w:proofErr w:type="spellEnd"/>
      <w:r>
        <w:rPr>
          <w:i/>
          <w:iCs/>
          <w:color w:val="262626"/>
        </w:rPr>
        <w:t xml:space="preserve"> </w:t>
      </w:r>
      <w:proofErr w:type="spellStart"/>
      <w:r>
        <w:rPr>
          <w:i/>
          <w:iCs/>
          <w:color w:val="262626"/>
        </w:rPr>
        <w:t>sigmoid</w:t>
      </w:r>
      <w:proofErr w:type="spellEnd"/>
      <w:r>
        <w:rPr>
          <w:i/>
          <w:iCs/>
          <w:color w:val="262626"/>
        </w:rPr>
        <w:t>(x):</w:t>
      </w:r>
    </w:p>
    <w:p w14:paraId="072C9992" w14:textId="3934722D" w:rsidR="007B434C" w:rsidRDefault="00AF7DB6">
      <w:pPr>
        <w:pStyle w:val="PargrafodaLista"/>
        <w:suppressAutoHyphens w:val="0"/>
        <w:spacing w:after="0" w:line="240" w:lineRule="auto"/>
        <w:ind w:left="450"/>
        <w:jc w:val="left"/>
        <w:rPr>
          <w:i/>
          <w:iCs/>
          <w:color w:val="262626"/>
          <w:lang w:val="en-US"/>
        </w:rPr>
      </w:pPr>
      <w:r>
        <w:rPr>
          <w:i/>
          <w:iCs/>
          <w:color w:val="262626"/>
          <w:lang w:val="en-US"/>
        </w:rPr>
        <w:t>"""</w:t>
      </w:r>
      <w:r w:rsidRPr="001C0235">
        <w:rPr>
          <w:b/>
          <w:bCs/>
          <w:i/>
          <w:iCs/>
          <w:color w:val="262626"/>
          <w:lang w:val="en-US"/>
        </w:rPr>
        <w:t xml:space="preserve">Sigmoid </w:t>
      </w:r>
      <w:proofErr w:type="spellStart"/>
      <w:r w:rsidR="004A6DFB" w:rsidRPr="001C0235">
        <w:rPr>
          <w:b/>
          <w:bCs/>
          <w:i/>
          <w:iCs/>
          <w:color w:val="262626"/>
          <w:lang w:val="en-US"/>
        </w:rPr>
        <w:t>função</w:t>
      </w:r>
      <w:proofErr w:type="spellEnd"/>
      <w:r w:rsidR="004A6DFB" w:rsidRPr="001C0235">
        <w:rPr>
          <w:b/>
          <w:bCs/>
          <w:i/>
          <w:iCs/>
          <w:color w:val="262626"/>
          <w:lang w:val="en-US"/>
        </w:rPr>
        <w:t xml:space="preserve"> de </w:t>
      </w:r>
      <w:proofErr w:type="spellStart"/>
      <w:r w:rsidR="004A6DFB" w:rsidRPr="001C0235">
        <w:rPr>
          <w:b/>
          <w:bCs/>
          <w:i/>
          <w:iCs/>
          <w:color w:val="262626"/>
          <w:lang w:val="en-US"/>
        </w:rPr>
        <w:t>ativação</w:t>
      </w:r>
      <w:proofErr w:type="spellEnd"/>
      <w:r>
        <w:rPr>
          <w:i/>
          <w:iCs/>
          <w:color w:val="262626"/>
          <w:lang w:val="en-US"/>
        </w:rPr>
        <w:t>."""</w:t>
      </w:r>
    </w:p>
    <w:p w14:paraId="550C2159" w14:textId="585A0651" w:rsidR="007B434C" w:rsidRDefault="00AF7DB6">
      <w:pPr>
        <w:pStyle w:val="PargrafodaLista"/>
        <w:suppressAutoHyphens w:val="0"/>
        <w:spacing w:after="0" w:line="240" w:lineRule="auto"/>
        <w:ind w:left="450"/>
        <w:jc w:val="left"/>
        <w:rPr>
          <w:i/>
          <w:iCs/>
          <w:color w:val="262626"/>
          <w:lang w:val="en-US"/>
        </w:rPr>
      </w:pPr>
      <w:r>
        <w:rPr>
          <w:i/>
          <w:iCs/>
          <w:color w:val="262626"/>
          <w:lang w:val="en-US"/>
        </w:rPr>
        <w:t xml:space="preserve">return 1 / (1 + </w:t>
      </w:r>
      <w:proofErr w:type="spellStart"/>
      <w:r>
        <w:rPr>
          <w:i/>
          <w:iCs/>
          <w:color w:val="262626"/>
          <w:lang w:val="en-US"/>
        </w:rPr>
        <w:t>np.exp</w:t>
      </w:r>
      <w:proofErr w:type="spellEnd"/>
      <w:r>
        <w:rPr>
          <w:i/>
          <w:iCs/>
          <w:color w:val="262626"/>
          <w:lang w:val="en-US"/>
        </w:rPr>
        <w:t>(-x))</w:t>
      </w:r>
    </w:p>
    <w:p w14:paraId="4D682CB9" w14:textId="77777777" w:rsidR="007B434C" w:rsidRDefault="007B434C">
      <w:pPr>
        <w:suppressAutoHyphens w:val="0"/>
        <w:spacing w:after="0" w:line="240" w:lineRule="auto"/>
        <w:jc w:val="left"/>
        <w:rPr>
          <w:i/>
          <w:iCs/>
          <w:color w:val="262626"/>
          <w:lang w:val="en-US"/>
        </w:rPr>
      </w:pPr>
    </w:p>
    <w:p w14:paraId="3088836F" w14:textId="2808C40B" w:rsidR="007B434C" w:rsidRDefault="007B434C">
      <w:pPr>
        <w:suppressAutoHyphens w:val="0"/>
        <w:spacing w:after="0" w:line="240" w:lineRule="auto"/>
        <w:jc w:val="left"/>
        <w:rPr>
          <w:b/>
          <w:bCs/>
          <w:i/>
          <w:iCs/>
          <w:color w:val="262626"/>
        </w:rPr>
      </w:pPr>
    </w:p>
    <w:p w14:paraId="17D9F8EC" w14:textId="14279453" w:rsidR="00392B5E" w:rsidRDefault="00AF7DB6">
      <w:pPr>
        <w:suppressAutoHyphens w:val="0"/>
        <w:spacing w:after="0" w:line="240" w:lineRule="auto"/>
        <w:jc w:val="left"/>
        <w:rPr>
          <w:i/>
          <w:iCs/>
          <w:color w:val="262626"/>
        </w:rPr>
      </w:pPr>
      <w:proofErr w:type="spellStart"/>
      <w:r>
        <w:rPr>
          <w:i/>
          <w:iCs/>
          <w:color w:val="262626"/>
        </w:rPr>
        <w:t>class</w:t>
      </w:r>
      <w:proofErr w:type="spellEnd"/>
      <w:r>
        <w:rPr>
          <w:i/>
          <w:iCs/>
          <w:color w:val="262626"/>
        </w:rPr>
        <w:t xml:space="preserve"> GRU:</w:t>
      </w:r>
    </w:p>
    <w:p w14:paraId="78C2BDEB" w14:textId="22879AE6" w:rsidR="004A6DFB" w:rsidRPr="004A6DFB" w:rsidRDefault="004A6DFB" w:rsidP="004A6DFB">
      <w:pPr>
        <w:suppressAutoHyphens w:val="0"/>
        <w:overflowPunct/>
        <w:spacing w:after="0" w:line="240" w:lineRule="auto"/>
        <w:jc w:val="left"/>
        <w:rPr>
          <w:i/>
          <w:iCs/>
          <w:color w:val="262626"/>
          <w:lang w:val="en-US"/>
        </w:rPr>
      </w:pPr>
      <w:r>
        <w:rPr>
          <w:i/>
          <w:iCs/>
          <w:color w:val="262626"/>
          <w:lang w:val="en-US"/>
        </w:rPr>
        <w:t xml:space="preserve">        </w:t>
      </w:r>
      <w:r w:rsidRPr="004A6DFB">
        <w:rPr>
          <w:i/>
          <w:iCs/>
          <w:color w:val="262626"/>
          <w:lang w:val="en-US"/>
        </w:rPr>
        <w:t>"""</w:t>
      </w:r>
    </w:p>
    <w:p w14:paraId="61FCE85D" w14:textId="55991355" w:rsidR="004A6DFB" w:rsidRPr="004A6DFB" w:rsidRDefault="004A6DFB" w:rsidP="004A6DFB">
      <w:pPr>
        <w:suppressAutoHyphens w:val="0"/>
        <w:overflowPunct/>
        <w:spacing w:after="0" w:line="240" w:lineRule="auto"/>
        <w:jc w:val="left"/>
        <w:rPr>
          <w:b/>
          <w:bCs/>
          <w:i/>
          <w:iCs/>
          <w:color w:val="262626"/>
          <w:lang w:val="en-US"/>
        </w:rPr>
      </w:pPr>
      <w:r w:rsidRPr="004A6DFB">
        <w:rPr>
          <w:i/>
          <w:iCs/>
          <w:color w:val="262626"/>
          <w:lang w:val="en-US"/>
        </w:rPr>
        <w:t xml:space="preserve">        </w:t>
      </w:r>
      <w:proofErr w:type="spellStart"/>
      <w:r w:rsidRPr="001C0235">
        <w:rPr>
          <w:b/>
          <w:bCs/>
          <w:i/>
          <w:iCs/>
          <w:color w:val="262626"/>
          <w:lang w:val="en-US"/>
        </w:rPr>
        <w:t>Inicializa</w:t>
      </w:r>
      <w:proofErr w:type="spellEnd"/>
      <w:r w:rsidRPr="001C0235">
        <w:rPr>
          <w:b/>
          <w:bCs/>
          <w:i/>
          <w:iCs/>
          <w:color w:val="262626"/>
          <w:lang w:val="en-US"/>
        </w:rPr>
        <w:t xml:space="preserve"> pesos e </w:t>
      </w:r>
      <w:proofErr w:type="spellStart"/>
      <w:r w:rsidRPr="001C0235">
        <w:rPr>
          <w:b/>
          <w:bCs/>
          <w:i/>
          <w:iCs/>
          <w:color w:val="262626"/>
          <w:lang w:val="en-US"/>
        </w:rPr>
        <w:t>parâmetros</w:t>
      </w:r>
      <w:proofErr w:type="spellEnd"/>
      <w:r w:rsidRPr="001C0235">
        <w:rPr>
          <w:b/>
          <w:bCs/>
          <w:i/>
          <w:iCs/>
          <w:color w:val="262626"/>
          <w:lang w:val="en-US"/>
        </w:rPr>
        <w:t xml:space="preserve"> de </w:t>
      </w:r>
      <w:proofErr w:type="spellStart"/>
      <w:r w:rsidRPr="001C0235">
        <w:rPr>
          <w:b/>
          <w:bCs/>
          <w:i/>
          <w:iCs/>
          <w:color w:val="262626"/>
          <w:lang w:val="en-US"/>
        </w:rPr>
        <w:t>aprendizagem</w:t>
      </w:r>
      <w:proofErr w:type="spellEnd"/>
    </w:p>
    <w:p w14:paraId="3E6B2BB3" w14:textId="77777777" w:rsidR="004A6DFB" w:rsidRPr="004A6DFB" w:rsidRDefault="004A6DFB" w:rsidP="004A6DFB">
      <w:pPr>
        <w:suppressAutoHyphens w:val="0"/>
        <w:overflowPunct/>
        <w:spacing w:after="0" w:line="240" w:lineRule="auto"/>
        <w:jc w:val="left"/>
        <w:rPr>
          <w:i/>
          <w:iCs/>
          <w:color w:val="262626"/>
          <w:lang w:val="en-US"/>
        </w:rPr>
      </w:pPr>
      <w:r w:rsidRPr="004A6DFB">
        <w:rPr>
          <w:i/>
          <w:iCs/>
          <w:color w:val="262626"/>
          <w:lang w:val="en-US"/>
        </w:rPr>
        <w:t xml:space="preserve">        </w:t>
      </w:r>
    </w:p>
    <w:p w14:paraId="30784BCB" w14:textId="0FA2CE9B" w:rsidR="004A6DFB" w:rsidRPr="004A6DFB" w:rsidRDefault="004A6DFB" w:rsidP="004A6DFB">
      <w:pPr>
        <w:suppressAutoHyphens w:val="0"/>
        <w:overflowPunct/>
        <w:spacing w:after="0" w:line="240" w:lineRule="auto"/>
        <w:jc w:val="left"/>
        <w:rPr>
          <w:i/>
          <w:iCs/>
          <w:color w:val="262626"/>
          <w:lang w:val="en-US"/>
        </w:rPr>
      </w:pPr>
      <w:r w:rsidRPr="004A6DFB">
        <w:rPr>
          <w:i/>
          <w:iCs/>
          <w:color w:val="262626"/>
          <w:lang w:val="en-US"/>
        </w:rPr>
        <w:t xml:space="preserve">        </w:t>
      </w:r>
      <w:proofErr w:type="spellStart"/>
      <w:r w:rsidRPr="004A6DFB">
        <w:rPr>
          <w:i/>
          <w:iCs/>
          <w:color w:val="262626"/>
          <w:lang w:val="en-US"/>
        </w:rPr>
        <w:t>Arg</w:t>
      </w:r>
      <w:r>
        <w:rPr>
          <w:i/>
          <w:iCs/>
          <w:color w:val="262626"/>
          <w:lang w:val="en-US"/>
        </w:rPr>
        <w:t>umentos</w:t>
      </w:r>
      <w:proofErr w:type="spellEnd"/>
      <w:r w:rsidRPr="004A6DFB">
        <w:rPr>
          <w:i/>
          <w:iCs/>
          <w:color w:val="262626"/>
          <w:lang w:val="en-US"/>
        </w:rPr>
        <w:t>:</w:t>
      </w:r>
    </w:p>
    <w:p w14:paraId="12007574" w14:textId="58428D99" w:rsidR="004A6DFB" w:rsidRPr="004A6DFB" w:rsidRDefault="004A6DFB" w:rsidP="004A6DFB">
      <w:pPr>
        <w:suppressAutoHyphens w:val="0"/>
        <w:overflowPunct/>
        <w:spacing w:after="0" w:line="240" w:lineRule="auto"/>
        <w:jc w:val="left"/>
        <w:rPr>
          <w:i/>
          <w:iCs/>
          <w:color w:val="262626"/>
          <w:lang w:val="en-US"/>
        </w:rPr>
      </w:pPr>
      <w:r w:rsidRPr="004A6DFB">
        <w:rPr>
          <w:i/>
          <w:iCs/>
          <w:color w:val="262626"/>
          <w:lang w:val="en-US"/>
        </w:rPr>
        <w:t xml:space="preserve">        - </w:t>
      </w:r>
      <w:proofErr w:type="spellStart"/>
      <w:r w:rsidRPr="004A6DFB">
        <w:rPr>
          <w:i/>
          <w:iCs/>
          <w:color w:val="262626"/>
          <w:lang w:val="en-US"/>
        </w:rPr>
        <w:t>input_dim</w:t>
      </w:r>
      <w:proofErr w:type="spellEnd"/>
      <w:r w:rsidRPr="004A6DFB">
        <w:rPr>
          <w:i/>
          <w:iCs/>
          <w:color w:val="262626"/>
          <w:lang w:val="en-US"/>
        </w:rPr>
        <w:t xml:space="preserve">: </w:t>
      </w:r>
      <w:proofErr w:type="spellStart"/>
      <w:r>
        <w:rPr>
          <w:i/>
          <w:iCs/>
          <w:color w:val="262626"/>
          <w:lang w:val="en-US"/>
        </w:rPr>
        <w:t>Dimensão</w:t>
      </w:r>
      <w:proofErr w:type="spellEnd"/>
      <w:r>
        <w:rPr>
          <w:i/>
          <w:iCs/>
          <w:color w:val="262626"/>
          <w:lang w:val="en-US"/>
        </w:rPr>
        <w:t xml:space="preserve"> dos </w:t>
      </w:r>
      <w:proofErr w:type="spellStart"/>
      <w:r>
        <w:rPr>
          <w:i/>
          <w:iCs/>
          <w:color w:val="262626"/>
          <w:lang w:val="en-US"/>
        </w:rPr>
        <w:t>vetores</w:t>
      </w:r>
      <w:proofErr w:type="spellEnd"/>
      <w:r>
        <w:rPr>
          <w:i/>
          <w:iCs/>
          <w:color w:val="262626"/>
          <w:lang w:val="en-US"/>
        </w:rPr>
        <w:t xml:space="preserve"> de entrada</w:t>
      </w:r>
    </w:p>
    <w:p w14:paraId="36A69A4A" w14:textId="79EC9582" w:rsidR="004A6DFB" w:rsidRDefault="004A6DFB" w:rsidP="004A6DFB">
      <w:pPr>
        <w:suppressAutoHyphens w:val="0"/>
        <w:overflowPunct/>
        <w:spacing w:after="0" w:line="240" w:lineRule="auto"/>
        <w:jc w:val="left"/>
        <w:rPr>
          <w:i/>
          <w:iCs/>
          <w:color w:val="262626"/>
          <w:lang w:val="en-US"/>
        </w:rPr>
      </w:pPr>
      <w:r w:rsidRPr="004A6DFB">
        <w:rPr>
          <w:i/>
          <w:iCs/>
          <w:color w:val="262626"/>
          <w:lang w:val="en-US"/>
        </w:rPr>
        <w:t xml:space="preserve">        - </w:t>
      </w:r>
      <w:proofErr w:type="spellStart"/>
      <w:r w:rsidRPr="004A6DFB">
        <w:rPr>
          <w:i/>
          <w:iCs/>
          <w:color w:val="262626"/>
          <w:lang w:val="en-US"/>
        </w:rPr>
        <w:t>hidden_dim</w:t>
      </w:r>
      <w:proofErr w:type="spellEnd"/>
      <w:r w:rsidRPr="004A6DFB">
        <w:rPr>
          <w:i/>
          <w:iCs/>
          <w:color w:val="262626"/>
          <w:lang w:val="en-US"/>
        </w:rPr>
        <w:t xml:space="preserve">: </w:t>
      </w:r>
      <w:proofErr w:type="spellStart"/>
      <w:r>
        <w:rPr>
          <w:i/>
          <w:iCs/>
          <w:color w:val="262626"/>
          <w:lang w:val="en-US"/>
        </w:rPr>
        <w:t>Dimensão</w:t>
      </w:r>
      <w:proofErr w:type="spellEnd"/>
      <w:r>
        <w:rPr>
          <w:i/>
          <w:iCs/>
          <w:color w:val="262626"/>
          <w:lang w:val="en-US"/>
        </w:rPr>
        <w:t xml:space="preserve"> dos </w:t>
      </w:r>
      <w:proofErr w:type="spellStart"/>
      <w:r>
        <w:rPr>
          <w:i/>
          <w:iCs/>
          <w:color w:val="262626"/>
          <w:lang w:val="en-US"/>
        </w:rPr>
        <w:t>vetores</w:t>
      </w:r>
      <w:proofErr w:type="spellEnd"/>
      <w:r>
        <w:rPr>
          <w:i/>
          <w:iCs/>
          <w:color w:val="262626"/>
          <w:lang w:val="en-US"/>
        </w:rPr>
        <w:t xml:space="preserve"> do </w:t>
      </w:r>
      <w:proofErr w:type="spellStart"/>
      <w:r>
        <w:rPr>
          <w:i/>
          <w:iCs/>
          <w:color w:val="262626"/>
          <w:lang w:val="en-US"/>
        </w:rPr>
        <w:t>estado</w:t>
      </w:r>
      <w:proofErr w:type="spellEnd"/>
      <w:r>
        <w:rPr>
          <w:i/>
          <w:iCs/>
          <w:color w:val="262626"/>
          <w:lang w:val="en-US"/>
        </w:rPr>
        <w:t xml:space="preserve"> </w:t>
      </w:r>
      <w:proofErr w:type="spellStart"/>
      <w:r>
        <w:rPr>
          <w:i/>
          <w:iCs/>
          <w:color w:val="262626"/>
          <w:lang w:val="en-US"/>
        </w:rPr>
        <w:t>oculto</w:t>
      </w:r>
      <w:proofErr w:type="spellEnd"/>
      <w:r w:rsidRPr="004A6DFB">
        <w:rPr>
          <w:i/>
          <w:iCs/>
          <w:color w:val="262626"/>
          <w:lang w:val="en-US"/>
        </w:rPr>
        <w:t>.</w:t>
      </w:r>
    </w:p>
    <w:p w14:paraId="55012582" w14:textId="77777777" w:rsidR="00392B5E" w:rsidRPr="004A6DFB" w:rsidRDefault="00392B5E" w:rsidP="004A6DFB">
      <w:pPr>
        <w:suppressAutoHyphens w:val="0"/>
        <w:overflowPunct/>
        <w:spacing w:after="0" w:line="240" w:lineRule="auto"/>
        <w:jc w:val="left"/>
        <w:rPr>
          <w:i/>
          <w:iCs/>
          <w:color w:val="262626"/>
          <w:lang w:val="en-US"/>
        </w:rPr>
      </w:pPr>
    </w:p>
    <w:p w14:paraId="590437B0" w14:textId="068AC155" w:rsidR="00392B5E" w:rsidRPr="00102EF1" w:rsidRDefault="004A6DFB" w:rsidP="00102EF1">
      <w:pPr>
        <w:suppressAutoHyphens w:val="0"/>
        <w:spacing w:after="0" w:line="240" w:lineRule="auto"/>
        <w:jc w:val="left"/>
        <w:rPr>
          <w:i/>
          <w:iCs/>
          <w:color w:val="262626"/>
          <w:lang w:val="en-US"/>
        </w:rPr>
      </w:pPr>
      <w:r w:rsidRPr="004A6DFB">
        <w:rPr>
          <w:i/>
          <w:iCs/>
          <w:color w:val="262626"/>
          <w:lang w:val="en-US"/>
        </w:rPr>
        <w:t xml:space="preserve">        """</w:t>
      </w:r>
    </w:p>
    <w:p w14:paraId="73FA9C3D" w14:textId="1B03C3DC" w:rsidR="007B434C" w:rsidRDefault="00AF7DB6">
      <w:pPr>
        <w:pStyle w:val="PargrafodaLista"/>
        <w:suppressAutoHyphens w:val="0"/>
        <w:spacing w:after="0" w:line="240" w:lineRule="auto"/>
        <w:ind w:left="450"/>
        <w:jc w:val="left"/>
        <w:rPr>
          <w:i/>
          <w:iCs/>
          <w:color w:val="262626"/>
          <w:lang w:val="en-US"/>
        </w:rPr>
      </w:pPr>
      <w:r>
        <w:rPr>
          <w:i/>
          <w:iCs/>
          <w:color w:val="262626"/>
          <w:lang w:val="en-US"/>
        </w:rPr>
        <w:t>__</w:t>
      </w:r>
      <w:proofErr w:type="spellStart"/>
      <w:r>
        <w:rPr>
          <w:i/>
          <w:iCs/>
          <w:color w:val="262626"/>
          <w:lang w:val="en-US"/>
        </w:rPr>
        <w:t>init</w:t>
      </w:r>
      <w:proofErr w:type="spellEnd"/>
      <w:r>
        <w:rPr>
          <w:i/>
          <w:iCs/>
          <w:color w:val="262626"/>
          <w:lang w:val="en-US"/>
        </w:rPr>
        <w:t>_</w:t>
      </w:r>
      <w:r w:rsidR="00392B5E">
        <w:rPr>
          <w:i/>
          <w:iCs/>
          <w:color w:val="262626"/>
          <w:lang w:val="en-US"/>
        </w:rPr>
        <w:t>_ (</w:t>
      </w:r>
      <w:r>
        <w:rPr>
          <w:i/>
          <w:iCs/>
          <w:color w:val="262626"/>
          <w:lang w:val="en-US"/>
        </w:rPr>
        <w:t xml:space="preserve">self, </w:t>
      </w:r>
      <w:proofErr w:type="spellStart"/>
      <w:r>
        <w:rPr>
          <w:i/>
          <w:iCs/>
          <w:color w:val="262626"/>
          <w:lang w:val="en-US"/>
        </w:rPr>
        <w:t>input_dim</w:t>
      </w:r>
      <w:proofErr w:type="spellEnd"/>
      <w:r>
        <w:rPr>
          <w:i/>
          <w:iCs/>
          <w:color w:val="262626"/>
          <w:lang w:val="en-US"/>
        </w:rPr>
        <w:t xml:space="preserve">, </w:t>
      </w:r>
      <w:proofErr w:type="spellStart"/>
      <w:r>
        <w:rPr>
          <w:i/>
          <w:iCs/>
          <w:color w:val="262626"/>
          <w:lang w:val="en-US"/>
        </w:rPr>
        <w:t>hidden_dim</w:t>
      </w:r>
      <w:proofErr w:type="spellEnd"/>
      <w:r>
        <w:rPr>
          <w:i/>
          <w:iCs/>
          <w:color w:val="262626"/>
          <w:lang w:val="en-US"/>
        </w:rPr>
        <w:t>):</w:t>
      </w:r>
    </w:p>
    <w:p w14:paraId="7048D768" w14:textId="77777777" w:rsidR="007B434C" w:rsidRDefault="00AF7DB6">
      <w:pPr>
        <w:pStyle w:val="PargrafodaLista"/>
        <w:suppressAutoHyphens w:val="0"/>
        <w:spacing w:after="0" w:line="240" w:lineRule="auto"/>
        <w:ind w:left="450"/>
        <w:jc w:val="left"/>
        <w:rPr>
          <w:i/>
          <w:iCs/>
          <w:color w:val="262626"/>
          <w:lang w:val="en-US"/>
        </w:rPr>
      </w:pPr>
      <w:proofErr w:type="spellStart"/>
      <w:r>
        <w:rPr>
          <w:i/>
          <w:iCs/>
          <w:color w:val="262626"/>
          <w:lang w:val="en-US"/>
        </w:rPr>
        <w:t>self.input_dim</w:t>
      </w:r>
      <w:proofErr w:type="spellEnd"/>
      <w:r>
        <w:rPr>
          <w:i/>
          <w:iCs/>
          <w:color w:val="262626"/>
          <w:lang w:val="en-US"/>
        </w:rPr>
        <w:t xml:space="preserve"> = </w:t>
      </w:r>
      <w:proofErr w:type="spellStart"/>
      <w:r>
        <w:rPr>
          <w:i/>
          <w:iCs/>
          <w:color w:val="262626"/>
          <w:lang w:val="en-US"/>
        </w:rPr>
        <w:t>input_dim</w:t>
      </w:r>
      <w:proofErr w:type="spellEnd"/>
    </w:p>
    <w:p w14:paraId="357C93C3" w14:textId="77777777" w:rsidR="007B434C" w:rsidRDefault="00AF7DB6">
      <w:pPr>
        <w:pStyle w:val="PargrafodaLista"/>
        <w:suppressAutoHyphens w:val="0"/>
        <w:spacing w:after="0" w:line="240" w:lineRule="auto"/>
        <w:ind w:left="450"/>
        <w:jc w:val="left"/>
        <w:rPr>
          <w:i/>
          <w:iCs/>
          <w:color w:val="262626"/>
          <w:lang w:val="en-US"/>
        </w:rPr>
      </w:pPr>
      <w:proofErr w:type="spellStart"/>
      <w:r>
        <w:rPr>
          <w:i/>
          <w:iCs/>
          <w:color w:val="262626"/>
          <w:lang w:val="en-US"/>
        </w:rPr>
        <w:t>self.hidden_dim</w:t>
      </w:r>
      <w:proofErr w:type="spellEnd"/>
      <w:r>
        <w:rPr>
          <w:i/>
          <w:iCs/>
          <w:color w:val="262626"/>
          <w:lang w:val="en-US"/>
        </w:rPr>
        <w:t xml:space="preserve"> = </w:t>
      </w:r>
      <w:proofErr w:type="spellStart"/>
      <w:r>
        <w:rPr>
          <w:i/>
          <w:iCs/>
          <w:color w:val="262626"/>
          <w:lang w:val="en-US"/>
        </w:rPr>
        <w:t>hidden_dim</w:t>
      </w:r>
      <w:proofErr w:type="spellEnd"/>
    </w:p>
    <w:p w14:paraId="13CCD539" w14:textId="77777777" w:rsidR="00392B5E" w:rsidRDefault="00392B5E">
      <w:pPr>
        <w:pStyle w:val="PargrafodaLista"/>
        <w:suppressAutoHyphens w:val="0"/>
        <w:spacing w:after="0" w:line="240" w:lineRule="auto"/>
        <w:ind w:left="450"/>
        <w:jc w:val="left"/>
        <w:rPr>
          <w:i/>
          <w:iCs/>
          <w:color w:val="262626"/>
          <w:lang w:val="en-US"/>
        </w:rPr>
      </w:pPr>
    </w:p>
    <w:p w14:paraId="47F42CAE" w14:textId="6C4DE90B" w:rsidR="00392B5E" w:rsidRDefault="00392B5E">
      <w:pPr>
        <w:pStyle w:val="PargrafodaLista"/>
        <w:suppressAutoHyphens w:val="0"/>
        <w:spacing w:after="0" w:line="240" w:lineRule="auto"/>
        <w:ind w:left="450"/>
        <w:jc w:val="left"/>
        <w:rPr>
          <w:i/>
          <w:iCs/>
          <w:color w:val="262626"/>
          <w:lang w:val="en-US"/>
        </w:rPr>
      </w:pPr>
      <w:r w:rsidRPr="00392B5E">
        <w:rPr>
          <w:i/>
          <w:iCs/>
          <w:color w:val="262626"/>
          <w:lang w:val="en-US"/>
        </w:rPr>
        <w:t xml:space="preserve"># </w:t>
      </w:r>
      <w:proofErr w:type="spellStart"/>
      <w:r w:rsidR="001C0235">
        <w:rPr>
          <w:i/>
          <w:iCs/>
          <w:color w:val="262626"/>
          <w:lang w:val="en-US"/>
        </w:rPr>
        <w:t>Calcula</w:t>
      </w:r>
      <w:proofErr w:type="spellEnd"/>
      <w:r w:rsidR="001C0235">
        <w:rPr>
          <w:i/>
          <w:iCs/>
          <w:color w:val="262626"/>
          <w:lang w:val="en-US"/>
        </w:rPr>
        <w:t xml:space="preserve"> </w:t>
      </w:r>
      <w:proofErr w:type="spellStart"/>
      <w:r w:rsidR="001C0235">
        <w:rPr>
          <w:i/>
          <w:iCs/>
          <w:color w:val="262626"/>
          <w:lang w:val="en-US"/>
        </w:rPr>
        <w:t>matrizes</w:t>
      </w:r>
      <w:proofErr w:type="spellEnd"/>
      <w:r w:rsidR="001C0235">
        <w:rPr>
          <w:i/>
          <w:iCs/>
          <w:color w:val="262626"/>
          <w:lang w:val="en-US"/>
        </w:rPr>
        <w:t xml:space="preserve"> e pesos dos </w:t>
      </w:r>
      <w:proofErr w:type="spellStart"/>
      <w:r w:rsidR="001C0235">
        <w:rPr>
          <w:i/>
          <w:iCs/>
          <w:color w:val="262626"/>
          <w:lang w:val="en-US"/>
        </w:rPr>
        <w:t>vetores</w:t>
      </w:r>
      <w:proofErr w:type="spellEnd"/>
      <w:r w:rsidR="001C0235">
        <w:rPr>
          <w:i/>
          <w:iCs/>
          <w:color w:val="262626"/>
          <w:lang w:val="en-US"/>
        </w:rPr>
        <w:t xml:space="preserve"> para a porta de </w:t>
      </w:r>
      <w:proofErr w:type="spellStart"/>
      <w:r w:rsidR="001C0235">
        <w:rPr>
          <w:i/>
          <w:iCs/>
          <w:color w:val="262626"/>
          <w:lang w:val="en-US"/>
        </w:rPr>
        <w:t>atualização</w:t>
      </w:r>
      <w:proofErr w:type="spellEnd"/>
      <w:r w:rsidRPr="00392B5E">
        <w:rPr>
          <w:i/>
          <w:iCs/>
          <w:color w:val="262626"/>
          <w:lang w:val="en-US"/>
        </w:rPr>
        <w:t xml:space="preserve"> (z)</w:t>
      </w:r>
    </w:p>
    <w:p w14:paraId="073D77BC" w14:textId="341C97B1" w:rsidR="007B434C" w:rsidRDefault="00AF7DB6">
      <w:pPr>
        <w:pStyle w:val="PargrafodaLista"/>
        <w:suppressAutoHyphens w:val="0"/>
        <w:spacing w:after="0" w:line="240" w:lineRule="auto"/>
        <w:ind w:left="450"/>
        <w:jc w:val="left"/>
        <w:rPr>
          <w:i/>
          <w:iCs/>
          <w:color w:val="262626"/>
          <w:lang w:val="en-US"/>
        </w:rPr>
      </w:pPr>
      <w:proofErr w:type="spellStart"/>
      <w:r>
        <w:rPr>
          <w:i/>
          <w:iCs/>
          <w:color w:val="262626"/>
          <w:lang w:val="en-US"/>
        </w:rPr>
        <w:t>self.W_z</w:t>
      </w:r>
      <w:proofErr w:type="spellEnd"/>
      <w:r>
        <w:rPr>
          <w:i/>
          <w:iCs/>
          <w:color w:val="262626"/>
          <w:lang w:val="en-US"/>
        </w:rPr>
        <w:t xml:space="preserve"> = </w:t>
      </w:r>
      <w:proofErr w:type="spellStart"/>
      <w:r>
        <w:rPr>
          <w:i/>
          <w:iCs/>
          <w:color w:val="262626"/>
          <w:lang w:val="en-US"/>
        </w:rPr>
        <w:t>np.random.randn</w:t>
      </w:r>
      <w:proofErr w:type="spellEnd"/>
      <w:r>
        <w:rPr>
          <w:i/>
          <w:iCs/>
          <w:color w:val="262626"/>
          <w:lang w:val="en-US"/>
        </w:rPr>
        <w:t>(</w:t>
      </w:r>
      <w:proofErr w:type="spellStart"/>
      <w:r>
        <w:rPr>
          <w:i/>
          <w:iCs/>
          <w:color w:val="262626"/>
          <w:lang w:val="en-US"/>
        </w:rPr>
        <w:t>input_dim</w:t>
      </w:r>
      <w:proofErr w:type="spellEnd"/>
      <w:r>
        <w:rPr>
          <w:i/>
          <w:iCs/>
          <w:color w:val="262626"/>
          <w:lang w:val="en-US"/>
        </w:rPr>
        <w:t xml:space="preserve">, </w:t>
      </w:r>
      <w:proofErr w:type="spellStart"/>
      <w:r>
        <w:rPr>
          <w:i/>
          <w:iCs/>
          <w:color w:val="262626"/>
          <w:lang w:val="en-US"/>
        </w:rPr>
        <w:t>hidden_dim</w:t>
      </w:r>
      <w:proofErr w:type="spellEnd"/>
      <w:r>
        <w:rPr>
          <w:i/>
          <w:iCs/>
          <w:color w:val="262626"/>
          <w:lang w:val="en-US"/>
        </w:rPr>
        <w:t>)</w:t>
      </w:r>
    </w:p>
    <w:p w14:paraId="5C271D3E" w14:textId="77777777" w:rsidR="007B434C" w:rsidRDefault="00AF7DB6">
      <w:pPr>
        <w:pStyle w:val="PargrafodaLista"/>
        <w:suppressAutoHyphens w:val="0"/>
        <w:spacing w:after="0" w:line="240" w:lineRule="auto"/>
        <w:ind w:left="450"/>
        <w:jc w:val="left"/>
        <w:rPr>
          <w:i/>
          <w:iCs/>
          <w:color w:val="262626"/>
          <w:lang w:val="en-US"/>
        </w:rPr>
      </w:pPr>
      <w:proofErr w:type="spellStart"/>
      <w:r>
        <w:rPr>
          <w:i/>
          <w:iCs/>
          <w:color w:val="262626"/>
          <w:lang w:val="en-US"/>
        </w:rPr>
        <w:t>self.U_z</w:t>
      </w:r>
      <w:proofErr w:type="spellEnd"/>
      <w:r>
        <w:rPr>
          <w:i/>
          <w:iCs/>
          <w:color w:val="262626"/>
          <w:lang w:val="en-US"/>
        </w:rPr>
        <w:t xml:space="preserve"> = </w:t>
      </w:r>
      <w:proofErr w:type="spellStart"/>
      <w:r>
        <w:rPr>
          <w:i/>
          <w:iCs/>
          <w:color w:val="262626"/>
          <w:lang w:val="en-US"/>
        </w:rPr>
        <w:t>np.random.randn</w:t>
      </w:r>
      <w:proofErr w:type="spellEnd"/>
      <w:r>
        <w:rPr>
          <w:i/>
          <w:iCs/>
          <w:color w:val="262626"/>
          <w:lang w:val="en-US"/>
        </w:rPr>
        <w:t>(</w:t>
      </w:r>
      <w:proofErr w:type="spellStart"/>
      <w:r>
        <w:rPr>
          <w:i/>
          <w:iCs/>
          <w:color w:val="262626"/>
          <w:lang w:val="en-US"/>
        </w:rPr>
        <w:t>hidden_dim</w:t>
      </w:r>
      <w:proofErr w:type="spellEnd"/>
      <w:r>
        <w:rPr>
          <w:i/>
          <w:iCs/>
          <w:color w:val="262626"/>
          <w:lang w:val="en-US"/>
        </w:rPr>
        <w:t xml:space="preserve">, </w:t>
      </w:r>
      <w:proofErr w:type="spellStart"/>
      <w:r>
        <w:rPr>
          <w:i/>
          <w:iCs/>
          <w:color w:val="262626"/>
          <w:lang w:val="en-US"/>
        </w:rPr>
        <w:t>hidden_dim</w:t>
      </w:r>
      <w:proofErr w:type="spellEnd"/>
      <w:r>
        <w:rPr>
          <w:i/>
          <w:iCs/>
          <w:color w:val="262626"/>
          <w:lang w:val="en-US"/>
        </w:rPr>
        <w:t>)</w:t>
      </w:r>
    </w:p>
    <w:p w14:paraId="6399CB55" w14:textId="77777777" w:rsidR="007B434C" w:rsidRDefault="00AF7DB6">
      <w:pPr>
        <w:pStyle w:val="PargrafodaLista"/>
        <w:suppressAutoHyphens w:val="0"/>
        <w:spacing w:after="0" w:line="240" w:lineRule="auto"/>
        <w:ind w:left="450"/>
        <w:jc w:val="left"/>
        <w:rPr>
          <w:i/>
          <w:iCs/>
          <w:color w:val="262626"/>
          <w:lang w:val="en-US"/>
        </w:rPr>
      </w:pPr>
      <w:proofErr w:type="spellStart"/>
      <w:r>
        <w:rPr>
          <w:i/>
          <w:iCs/>
          <w:color w:val="262626"/>
          <w:lang w:val="en-US"/>
        </w:rPr>
        <w:t>self.b_z</w:t>
      </w:r>
      <w:proofErr w:type="spellEnd"/>
      <w:r>
        <w:rPr>
          <w:i/>
          <w:iCs/>
          <w:color w:val="262626"/>
          <w:lang w:val="en-US"/>
        </w:rPr>
        <w:t xml:space="preserve"> = </w:t>
      </w:r>
      <w:proofErr w:type="spellStart"/>
      <w:r>
        <w:rPr>
          <w:i/>
          <w:iCs/>
          <w:color w:val="262626"/>
          <w:lang w:val="en-US"/>
        </w:rPr>
        <w:t>np.zeros</w:t>
      </w:r>
      <w:proofErr w:type="spellEnd"/>
      <w:r>
        <w:rPr>
          <w:i/>
          <w:iCs/>
          <w:color w:val="262626"/>
          <w:lang w:val="en-US"/>
        </w:rPr>
        <w:t xml:space="preserve">((1, </w:t>
      </w:r>
      <w:proofErr w:type="spellStart"/>
      <w:r>
        <w:rPr>
          <w:i/>
          <w:iCs/>
          <w:color w:val="262626"/>
          <w:lang w:val="en-US"/>
        </w:rPr>
        <w:t>hidden_dim</w:t>
      </w:r>
      <w:proofErr w:type="spellEnd"/>
      <w:r>
        <w:rPr>
          <w:i/>
          <w:iCs/>
          <w:color w:val="262626"/>
          <w:lang w:val="en-US"/>
        </w:rPr>
        <w:t>))</w:t>
      </w:r>
    </w:p>
    <w:p w14:paraId="6CBBF5EA" w14:textId="77777777" w:rsidR="00392B5E" w:rsidRDefault="00392B5E">
      <w:pPr>
        <w:pStyle w:val="PargrafodaLista"/>
        <w:suppressAutoHyphens w:val="0"/>
        <w:spacing w:after="0" w:line="240" w:lineRule="auto"/>
        <w:ind w:left="450"/>
        <w:jc w:val="left"/>
        <w:rPr>
          <w:i/>
          <w:iCs/>
          <w:color w:val="262626"/>
          <w:lang w:val="en-US"/>
        </w:rPr>
      </w:pPr>
    </w:p>
    <w:p w14:paraId="0E578539" w14:textId="5F54AC6F" w:rsidR="001C0235" w:rsidRDefault="001C0235" w:rsidP="001C0235">
      <w:pPr>
        <w:pStyle w:val="PargrafodaLista"/>
        <w:suppressAutoHyphens w:val="0"/>
        <w:spacing w:after="0" w:line="240" w:lineRule="auto"/>
        <w:ind w:left="450"/>
        <w:jc w:val="left"/>
        <w:rPr>
          <w:i/>
          <w:iCs/>
          <w:color w:val="262626"/>
          <w:lang w:val="en-US"/>
        </w:rPr>
      </w:pPr>
      <w:r w:rsidRPr="00392B5E">
        <w:rPr>
          <w:i/>
          <w:iCs/>
          <w:color w:val="262626"/>
          <w:lang w:val="en-US"/>
        </w:rPr>
        <w:t xml:space="preserve"># </w:t>
      </w:r>
      <w:proofErr w:type="spellStart"/>
      <w:r>
        <w:rPr>
          <w:i/>
          <w:iCs/>
          <w:color w:val="262626"/>
          <w:lang w:val="en-US"/>
        </w:rPr>
        <w:t>Calcula</w:t>
      </w:r>
      <w:proofErr w:type="spellEnd"/>
      <w:r>
        <w:rPr>
          <w:i/>
          <w:iCs/>
          <w:color w:val="262626"/>
          <w:lang w:val="en-US"/>
        </w:rPr>
        <w:t xml:space="preserve"> </w:t>
      </w:r>
      <w:proofErr w:type="spellStart"/>
      <w:r>
        <w:rPr>
          <w:i/>
          <w:iCs/>
          <w:color w:val="262626"/>
          <w:lang w:val="en-US"/>
        </w:rPr>
        <w:t>matrizes</w:t>
      </w:r>
      <w:proofErr w:type="spellEnd"/>
      <w:r>
        <w:rPr>
          <w:i/>
          <w:iCs/>
          <w:color w:val="262626"/>
          <w:lang w:val="en-US"/>
        </w:rPr>
        <w:t xml:space="preserve"> e pesos dos </w:t>
      </w:r>
      <w:proofErr w:type="spellStart"/>
      <w:r>
        <w:rPr>
          <w:i/>
          <w:iCs/>
          <w:color w:val="262626"/>
          <w:lang w:val="en-US"/>
        </w:rPr>
        <w:t>vetores</w:t>
      </w:r>
      <w:proofErr w:type="spellEnd"/>
      <w:r>
        <w:rPr>
          <w:i/>
          <w:iCs/>
          <w:color w:val="262626"/>
          <w:lang w:val="en-US"/>
        </w:rPr>
        <w:t xml:space="preserve"> para a porta de </w:t>
      </w:r>
      <w:proofErr w:type="spellStart"/>
      <w:r>
        <w:rPr>
          <w:i/>
          <w:iCs/>
          <w:color w:val="262626"/>
          <w:lang w:val="en-US"/>
        </w:rPr>
        <w:t>reposição</w:t>
      </w:r>
      <w:proofErr w:type="spellEnd"/>
      <w:r w:rsidRPr="00392B5E">
        <w:rPr>
          <w:i/>
          <w:iCs/>
          <w:color w:val="262626"/>
          <w:lang w:val="en-US"/>
        </w:rPr>
        <w:t xml:space="preserve"> (</w:t>
      </w:r>
      <w:r>
        <w:rPr>
          <w:i/>
          <w:iCs/>
          <w:color w:val="262626"/>
          <w:lang w:val="en-US"/>
        </w:rPr>
        <w:t>r</w:t>
      </w:r>
      <w:r w:rsidRPr="00392B5E">
        <w:rPr>
          <w:i/>
          <w:iCs/>
          <w:color w:val="262626"/>
          <w:lang w:val="en-US"/>
        </w:rPr>
        <w:t>)</w:t>
      </w:r>
    </w:p>
    <w:p w14:paraId="1E1A66BB" w14:textId="77777777" w:rsidR="007B434C" w:rsidRDefault="00AF7DB6">
      <w:pPr>
        <w:pStyle w:val="PargrafodaLista"/>
        <w:suppressAutoHyphens w:val="0"/>
        <w:spacing w:after="0" w:line="240" w:lineRule="auto"/>
        <w:ind w:left="450"/>
        <w:jc w:val="left"/>
        <w:rPr>
          <w:i/>
          <w:iCs/>
          <w:color w:val="262626"/>
          <w:lang w:val="en-US"/>
        </w:rPr>
      </w:pPr>
      <w:proofErr w:type="spellStart"/>
      <w:r>
        <w:rPr>
          <w:i/>
          <w:iCs/>
          <w:color w:val="262626"/>
          <w:lang w:val="en-US"/>
        </w:rPr>
        <w:t>self.W_r</w:t>
      </w:r>
      <w:proofErr w:type="spellEnd"/>
      <w:r>
        <w:rPr>
          <w:i/>
          <w:iCs/>
          <w:color w:val="262626"/>
          <w:lang w:val="en-US"/>
        </w:rPr>
        <w:t xml:space="preserve"> = </w:t>
      </w:r>
      <w:proofErr w:type="spellStart"/>
      <w:r>
        <w:rPr>
          <w:i/>
          <w:iCs/>
          <w:color w:val="262626"/>
          <w:lang w:val="en-US"/>
        </w:rPr>
        <w:t>np.random.randn</w:t>
      </w:r>
      <w:proofErr w:type="spellEnd"/>
      <w:r>
        <w:rPr>
          <w:i/>
          <w:iCs/>
          <w:color w:val="262626"/>
          <w:lang w:val="en-US"/>
        </w:rPr>
        <w:t>(</w:t>
      </w:r>
      <w:proofErr w:type="spellStart"/>
      <w:r>
        <w:rPr>
          <w:i/>
          <w:iCs/>
          <w:color w:val="262626"/>
          <w:lang w:val="en-US"/>
        </w:rPr>
        <w:t>input_dim</w:t>
      </w:r>
      <w:proofErr w:type="spellEnd"/>
      <w:r>
        <w:rPr>
          <w:i/>
          <w:iCs/>
          <w:color w:val="262626"/>
          <w:lang w:val="en-US"/>
        </w:rPr>
        <w:t xml:space="preserve">, </w:t>
      </w:r>
      <w:proofErr w:type="spellStart"/>
      <w:r>
        <w:rPr>
          <w:i/>
          <w:iCs/>
          <w:color w:val="262626"/>
          <w:lang w:val="en-US"/>
        </w:rPr>
        <w:t>hidden_dim</w:t>
      </w:r>
      <w:proofErr w:type="spellEnd"/>
      <w:r>
        <w:rPr>
          <w:i/>
          <w:iCs/>
          <w:color w:val="262626"/>
          <w:lang w:val="en-US"/>
        </w:rPr>
        <w:t>)</w:t>
      </w:r>
    </w:p>
    <w:p w14:paraId="75E3C828" w14:textId="77777777" w:rsidR="007B434C" w:rsidRDefault="00AF7DB6">
      <w:pPr>
        <w:pStyle w:val="PargrafodaLista"/>
        <w:suppressAutoHyphens w:val="0"/>
        <w:spacing w:after="0" w:line="240" w:lineRule="auto"/>
        <w:ind w:left="450"/>
        <w:jc w:val="left"/>
        <w:rPr>
          <w:i/>
          <w:iCs/>
          <w:color w:val="262626"/>
          <w:lang w:val="en-US"/>
        </w:rPr>
      </w:pPr>
      <w:proofErr w:type="spellStart"/>
      <w:r>
        <w:rPr>
          <w:i/>
          <w:iCs/>
          <w:color w:val="262626"/>
          <w:lang w:val="en-US"/>
        </w:rPr>
        <w:t>self.U_r</w:t>
      </w:r>
      <w:proofErr w:type="spellEnd"/>
      <w:r>
        <w:rPr>
          <w:i/>
          <w:iCs/>
          <w:color w:val="262626"/>
          <w:lang w:val="en-US"/>
        </w:rPr>
        <w:t xml:space="preserve"> = </w:t>
      </w:r>
      <w:proofErr w:type="spellStart"/>
      <w:r>
        <w:rPr>
          <w:i/>
          <w:iCs/>
          <w:color w:val="262626"/>
          <w:lang w:val="en-US"/>
        </w:rPr>
        <w:t>np.random.randn</w:t>
      </w:r>
      <w:proofErr w:type="spellEnd"/>
      <w:r>
        <w:rPr>
          <w:i/>
          <w:iCs/>
          <w:color w:val="262626"/>
          <w:lang w:val="en-US"/>
        </w:rPr>
        <w:t>(</w:t>
      </w:r>
      <w:proofErr w:type="spellStart"/>
      <w:r>
        <w:rPr>
          <w:i/>
          <w:iCs/>
          <w:color w:val="262626"/>
          <w:lang w:val="en-US"/>
        </w:rPr>
        <w:t>hidden_dim</w:t>
      </w:r>
      <w:proofErr w:type="spellEnd"/>
      <w:r>
        <w:rPr>
          <w:i/>
          <w:iCs/>
          <w:color w:val="262626"/>
          <w:lang w:val="en-US"/>
        </w:rPr>
        <w:t xml:space="preserve">, </w:t>
      </w:r>
      <w:proofErr w:type="spellStart"/>
      <w:r>
        <w:rPr>
          <w:i/>
          <w:iCs/>
          <w:color w:val="262626"/>
          <w:lang w:val="en-US"/>
        </w:rPr>
        <w:t>hidden_dim</w:t>
      </w:r>
      <w:proofErr w:type="spellEnd"/>
      <w:r>
        <w:rPr>
          <w:i/>
          <w:iCs/>
          <w:color w:val="262626"/>
          <w:lang w:val="en-US"/>
        </w:rPr>
        <w:t>)</w:t>
      </w:r>
    </w:p>
    <w:p w14:paraId="3E829786" w14:textId="6B4E3A74" w:rsidR="007B434C" w:rsidRDefault="00AF7DB6">
      <w:pPr>
        <w:pStyle w:val="PargrafodaLista"/>
        <w:suppressAutoHyphens w:val="0"/>
        <w:spacing w:after="0" w:line="240" w:lineRule="auto"/>
        <w:ind w:left="450"/>
        <w:jc w:val="left"/>
        <w:rPr>
          <w:i/>
          <w:iCs/>
          <w:color w:val="262626"/>
          <w:lang w:val="en-US"/>
        </w:rPr>
      </w:pPr>
      <w:proofErr w:type="spellStart"/>
      <w:r>
        <w:rPr>
          <w:i/>
          <w:iCs/>
          <w:color w:val="262626"/>
          <w:lang w:val="en-US"/>
        </w:rPr>
        <w:t>self.b_r</w:t>
      </w:r>
      <w:proofErr w:type="spellEnd"/>
      <w:r>
        <w:rPr>
          <w:i/>
          <w:iCs/>
          <w:color w:val="262626"/>
          <w:lang w:val="en-US"/>
        </w:rPr>
        <w:t xml:space="preserve"> = </w:t>
      </w:r>
      <w:proofErr w:type="spellStart"/>
      <w:r>
        <w:rPr>
          <w:i/>
          <w:iCs/>
          <w:color w:val="262626"/>
          <w:lang w:val="en-US"/>
        </w:rPr>
        <w:t>np.zeros</w:t>
      </w:r>
      <w:proofErr w:type="spellEnd"/>
      <w:r>
        <w:rPr>
          <w:i/>
          <w:iCs/>
          <w:color w:val="262626"/>
          <w:lang w:val="en-US"/>
        </w:rPr>
        <w:t xml:space="preserve">((1, </w:t>
      </w:r>
      <w:proofErr w:type="spellStart"/>
      <w:r>
        <w:rPr>
          <w:i/>
          <w:iCs/>
          <w:color w:val="262626"/>
          <w:lang w:val="en-US"/>
        </w:rPr>
        <w:t>hidden_dim</w:t>
      </w:r>
      <w:proofErr w:type="spellEnd"/>
      <w:r>
        <w:rPr>
          <w:i/>
          <w:iCs/>
          <w:color w:val="262626"/>
          <w:lang w:val="en-US"/>
        </w:rPr>
        <w:t>))</w:t>
      </w:r>
    </w:p>
    <w:p w14:paraId="544D28ED" w14:textId="77777777" w:rsidR="00392B5E" w:rsidRDefault="00392B5E">
      <w:pPr>
        <w:pStyle w:val="PargrafodaLista"/>
        <w:suppressAutoHyphens w:val="0"/>
        <w:spacing w:after="0" w:line="240" w:lineRule="auto"/>
        <w:ind w:left="450"/>
        <w:jc w:val="left"/>
        <w:rPr>
          <w:i/>
          <w:iCs/>
          <w:color w:val="262626"/>
          <w:lang w:val="en-US"/>
        </w:rPr>
      </w:pPr>
    </w:p>
    <w:p w14:paraId="6CC6C275" w14:textId="2549DC1A" w:rsidR="001C0235" w:rsidRDefault="001C0235" w:rsidP="001C0235">
      <w:pPr>
        <w:pStyle w:val="PargrafodaLista"/>
        <w:suppressAutoHyphens w:val="0"/>
        <w:spacing w:after="0" w:line="240" w:lineRule="auto"/>
        <w:ind w:left="450"/>
        <w:jc w:val="left"/>
        <w:rPr>
          <w:i/>
          <w:iCs/>
          <w:color w:val="262626"/>
          <w:lang w:val="en-US"/>
        </w:rPr>
      </w:pPr>
      <w:r w:rsidRPr="00392B5E">
        <w:rPr>
          <w:i/>
          <w:iCs/>
          <w:color w:val="262626"/>
          <w:lang w:val="en-US"/>
        </w:rPr>
        <w:t xml:space="preserve"># </w:t>
      </w:r>
      <w:proofErr w:type="spellStart"/>
      <w:r>
        <w:rPr>
          <w:i/>
          <w:iCs/>
          <w:color w:val="262626"/>
          <w:lang w:val="en-US"/>
        </w:rPr>
        <w:t>Calcula</w:t>
      </w:r>
      <w:proofErr w:type="spellEnd"/>
      <w:r>
        <w:rPr>
          <w:i/>
          <w:iCs/>
          <w:color w:val="262626"/>
          <w:lang w:val="en-US"/>
        </w:rPr>
        <w:t xml:space="preserve"> </w:t>
      </w:r>
      <w:proofErr w:type="spellStart"/>
      <w:r>
        <w:rPr>
          <w:i/>
          <w:iCs/>
          <w:color w:val="262626"/>
          <w:lang w:val="en-US"/>
        </w:rPr>
        <w:t>matrizes</w:t>
      </w:r>
      <w:proofErr w:type="spellEnd"/>
      <w:r>
        <w:rPr>
          <w:i/>
          <w:iCs/>
          <w:color w:val="262626"/>
          <w:lang w:val="en-US"/>
        </w:rPr>
        <w:t xml:space="preserve"> e pesos dos </w:t>
      </w:r>
      <w:proofErr w:type="spellStart"/>
      <w:r>
        <w:rPr>
          <w:i/>
          <w:iCs/>
          <w:color w:val="262626"/>
          <w:lang w:val="en-US"/>
        </w:rPr>
        <w:t>vetores</w:t>
      </w:r>
      <w:proofErr w:type="spellEnd"/>
      <w:r>
        <w:rPr>
          <w:i/>
          <w:iCs/>
          <w:color w:val="262626"/>
          <w:lang w:val="en-US"/>
        </w:rPr>
        <w:t xml:space="preserve"> para a nova porta </w:t>
      </w:r>
      <w:proofErr w:type="spellStart"/>
      <w:r>
        <w:rPr>
          <w:i/>
          <w:iCs/>
          <w:color w:val="262626"/>
          <w:lang w:val="en-US"/>
        </w:rPr>
        <w:t>gerada</w:t>
      </w:r>
      <w:proofErr w:type="spellEnd"/>
    </w:p>
    <w:p w14:paraId="32FBC639" w14:textId="004D05A7" w:rsidR="007B434C" w:rsidRDefault="00AF7DB6">
      <w:pPr>
        <w:pStyle w:val="PargrafodaLista"/>
        <w:suppressAutoHyphens w:val="0"/>
        <w:spacing w:after="0" w:line="240" w:lineRule="auto"/>
        <w:ind w:left="450"/>
        <w:jc w:val="left"/>
        <w:rPr>
          <w:i/>
          <w:iCs/>
          <w:color w:val="262626"/>
          <w:lang w:val="en-US"/>
        </w:rPr>
      </w:pPr>
      <w:proofErr w:type="spellStart"/>
      <w:r>
        <w:rPr>
          <w:i/>
          <w:iCs/>
          <w:color w:val="262626"/>
          <w:lang w:val="en-US"/>
        </w:rPr>
        <w:t>self.W</w:t>
      </w:r>
      <w:proofErr w:type="spellEnd"/>
      <w:r>
        <w:rPr>
          <w:i/>
          <w:iCs/>
          <w:color w:val="262626"/>
          <w:lang w:val="en-US"/>
        </w:rPr>
        <w:t xml:space="preserve"> = </w:t>
      </w:r>
      <w:proofErr w:type="spellStart"/>
      <w:r>
        <w:rPr>
          <w:i/>
          <w:iCs/>
          <w:color w:val="262626"/>
          <w:lang w:val="en-US"/>
        </w:rPr>
        <w:t>np.random.randn</w:t>
      </w:r>
      <w:proofErr w:type="spellEnd"/>
      <w:r>
        <w:rPr>
          <w:i/>
          <w:iCs/>
          <w:color w:val="262626"/>
          <w:lang w:val="en-US"/>
        </w:rPr>
        <w:t>(</w:t>
      </w:r>
      <w:proofErr w:type="spellStart"/>
      <w:r>
        <w:rPr>
          <w:i/>
          <w:iCs/>
          <w:color w:val="262626"/>
          <w:lang w:val="en-US"/>
        </w:rPr>
        <w:t>input_dim</w:t>
      </w:r>
      <w:proofErr w:type="spellEnd"/>
      <w:r>
        <w:rPr>
          <w:i/>
          <w:iCs/>
          <w:color w:val="262626"/>
          <w:lang w:val="en-US"/>
        </w:rPr>
        <w:t xml:space="preserve">, </w:t>
      </w:r>
      <w:proofErr w:type="spellStart"/>
      <w:r>
        <w:rPr>
          <w:i/>
          <w:iCs/>
          <w:color w:val="262626"/>
          <w:lang w:val="en-US"/>
        </w:rPr>
        <w:t>hidden_dim</w:t>
      </w:r>
      <w:proofErr w:type="spellEnd"/>
      <w:r>
        <w:rPr>
          <w:i/>
          <w:iCs/>
          <w:color w:val="262626"/>
          <w:lang w:val="en-US"/>
        </w:rPr>
        <w:t>)</w:t>
      </w:r>
    </w:p>
    <w:p w14:paraId="7FF04AAD" w14:textId="610CD481" w:rsidR="007B434C" w:rsidRDefault="00AF7DB6">
      <w:pPr>
        <w:pStyle w:val="PargrafodaLista"/>
        <w:suppressAutoHyphens w:val="0"/>
        <w:spacing w:after="0" w:line="240" w:lineRule="auto"/>
        <w:ind w:left="450"/>
        <w:jc w:val="left"/>
        <w:rPr>
          <w:i/>
          <w:iCs/>
          <w:color w:val="262626"/>
          <w:lang w:val="en-US"/>
        </w:rPr>
      </w:pPr>
      <w:proofErr w:type="spellStart"/>
      <w:r>
        <w:rPr>
          <w:i/>
          <w:iCs/>
          <w:color w:val="262626"/>
          <w:lang w:val="en-US"/>
        </w:rPr>
        <w:t>self.U</w:t>
      </w:r>
      <w:proofErr w:type="spellEnd"/>
      <w:r>
        <w:rPr>
          <w:i/>
          <w:iCs/>
          <w:color w:val="262626"/>
          <w:lang w:val="en-US"/>
        </w:rPr>
        <w:t xml:space="preserve"> = </w:t>
      </w:r>
      <w:proofErr w:type="spellStart"/>
      <w:r>
        <w:rPr>
          <w:i/>
          <w:iCs/>
          <w:color w:val="262626"/>
          <w:lang w:val="en-US"/>
        </w:rPr>
        <w:t>np.random.randn</w:t>
      </w:r>
      <w:proofErr w:type="spellEnd"/>
      <w:r>
        <w:rPr>
          <w:i/>
          <w:iCs/>
          <w:color w:val="262626"/>
          <w:lang w:val="en-US"/>
        </w:rPr>
        <w:t>(</w:t>
      </w:r>
      <w:proofErr w:type="spellStart"/>
      <w:r>
        <w:rPr>
          <w:i/>
          <w:iCs/>
          <w:color w:val="262626"/>
          <w:lang w:val="en-US"/>
        </w:rPr>
        <w:t>hidden_dim</w:t>
      </w:r>
      <w:proofErr w:type="spellEnd"/>
      <w:r>
        <w:rPr>
          <w:i/>
          <w:iCs/>
          <w:color w:val="262626"/>
          <w:lang w:val="en-US"/>
        </w:rPr>
        <w:t xml:space="preserve">, </w:t>
      </w:r>
      <w:proofErr w:type="spellStart"/>
      <w:r>
        <w:rPr>
          <w:i/>
          <w:iCs/>
          <w:color w:val="262626"/>
          <w:lang w:val="en-US"/>
        </w:rPr>
        <w:t>hidden_dim</w:t>
      </w:r>
      <w:proofErr w:type="spellEnd"/>
      <w:r>
        <w:rPr>
          <w:i/>
          <w:iCs/>
          <w:color w:val="262626"/>
          <w:lang w:val="en-US"/>
        </w:rPr>
        <w:t>)</w:t>
      </w:r>
    </w:p>
    <w:p w14:paraId="406DC41C" w14:textId="6EABFE6D" w:rsidR="007B434C" w:rsidRDefault="00AF7DB6">
      <w:pPr>
        <w:pStyle w:val="PargrafodaLista"/>
        <w:suppressAutoHyphens w:val="0"/>
        <w:spacing w:after="0" w:line="240" w:lineRule="auto"/>
        <w:ind w:left="450"/>
        <w:jc w:val="left"/>
        <w:rPr>
          <w:i/>
          <w:iCs/>
          <w:color w:val="262626"/>
          <w:lang w:val="en-US"/>
        </w:rPr>
      </w:pPr>
      <w:proofErr w:type="spellStart"/>
      <w:r>
        <w:rPr>
          <w:i/>
          <w:iCs/>
          <w:color w:val="262626"/>
          <w:lang w:val="en-US"/>
        </w:rPr>
        <w:t>self.b</w:t>
      </w:r>
      <w:proofErr w:type="spellEnd"/>
      <w:r>
        <w:rPr>
          <w:i/>
          <w:iCs/>
          <w:color w:val="262626"/>
          <w:lang w:val="en-US"/>
        </w:rPr>
        <w:t xml:space="preserve"> = </w:t>
      </w:r>
      <w:proofErr w:type="spellStart"/>
      <w:r>
        <w:rPr>
          <w:i/>
          <w:iCs/>
          <w:color w:val="262626"/>
          <w:lang w:val="en-US"/>
        </w:rPr>
        <w:t>np.zeros</w:t>
      </w:r>
      <w:proofErr w:type="spellEnd"/>
      <w:r>
        <w:rPr>
          <w:i/>
          <w:iCs/>
          <w:color w:val="262626"/>
          <w:lang w:val="en-US"/>
        </w:rPr>
        <w:t xml:space="preserve">((1, </w:t>
      </w:r>
      <w:proofErr w:type="spellStart"/>
      <w:r>
        <w:rPr>
          <w:i/>
          <w:iCs/>
          <w:color w:val="262626"/>
          <w:lang w:val="en-US"/>
        </w:rPr>
        <w:t>hidden_dim</w:t>
      </w:r>
      <w:proofErr w:type="spellEnd"/>
      <w:r>
        <w:rPr>
          <w:i/>
          <w:iCs/>
          <w:color w:val="262626"/>
          <w:lang w:val="en-US"/>
        </w:rPr>
        <w:t>))</w:t>
      </w:r>
    </w:p>
    <w:p w14:paraId="557632EA" w14:textId="7A7D7F2C" w:rsidR="007B434C" w:rsidRDefault="007B434C">
      <w:pPr>
        <w:suppressAutoHyphens w:val="0"/>
        <w:spacing w:after="0" w:line="240" w:lineRule="auto"/>
        <w:jc w:val="left"/>
        <w:rPr>
          <w:b/>
          <w:bCs/>
          <w:i/>
          <w:iCs/>
          <w:color w:val="262626"/>
        </w:rPr>
      </w:pPr>
    </w:p>
    <w:p w14:paraId="328C1B24" w14:textId="43FFBD45" w:rsidR="007B434C" w:rsidRDefault="00AF7DB6">
      <w:pPr>
        <w:suppressAutoHyphens w:val="0"/>
        <w:spacing w:after="0" w:line="240" w:lineRule="auto"/>
        <w:jc w:val="left"/>
        <w:rPr>
          <w:i/>
          <w:iCs/>
          <w:color w:val="262626"/>
          <w:lang w:val="en-US"/>
        </w:rPr>
      </w:pPr>
      <w:r>
        <w:rPr>
          <w:i/>
          <w:iCs/>
          <w:color w:val="262626"/>
          <w:lang w:val="en-US"/>
        </w:rPr>
        <w:t xml:space="preserve">def </w:t>
      </w:r>
      <w:r w:rsidR="00392B5E">
        <w:rPr>
          <w:i/>
          <w:iCs/>
          <w:color w:val="262626"/>
          <w:lang w:val="en-US"/>
        </w:rPr>
        <w:t>forward (</w:t>
      </w:r>
      <w:r>
        <w:rPr>
          <w:i/>
          <w:iCs/>
          <w:color w:val="262626"/>
          <w:lang w:val="en-US"/>
        </w:rPr>
        <w:t>self, X):</w:t>
      </w:r>
    </w:p>
    <w:p w14:paraId="21E5756C" w14:textId="2279C55F" w:rsidR="004A6DFB" w:rsidRPr="004A6DFB" w:rsidRDefault="004A6DFB" w:rsidP="004A6DFB">
      <w:pPr>
        <w:pStyle w:val="PargrafodaLista"/>
        <w:suppressAutoHyphens w:val="0"/>
        <w:spacing w:after="0" w:line="240" w:lineRule="auto"/>
        <w:ind w:left="450"/>
        <w:jc w:val="left"/>
        <w:rPr>
          <w:i/>
          <w:iCs/>
          <w:color w:val="262626"/>
          <w:lang w:val="en-US"/>
        </w:rPr>
      </w:pPr>
      <w:r>
        <w:rPr>
          <w:i/>
          <w:iCs/>
          <w:color w:val="262626"/>
          <w:lang w:val="en-US"/>
        </w:rPr>
        <w:t xml:space="preserve">        </w:t>
      </w:r>
      <w:r w:rsidRPr="004A6DFB">
        <w:rPr>
          <w:i/>
          <w:iCs/>
          <w:color w:val="262626"/>
          <w:lang w:val="en-US"/>
        </w:rPr>
        <w:t>"""</w:t>
      </w:r>
    </w:p>
    <w:p w14:paraId="7AD67371" w14:textId="3577F1E0" w:rsidR="004A6DFB" w:rsidRPr="004A6DFB" w:rsidRDefault="004A6DFB" w:rsidP="004A6DFB">
      <w:pPr>
        <w:pStyle w:val="PargrafodaLista"/>
        <w:suppressAutoHyphens w:val="0"/>
        <w:spacing w:after="0" w:line="240" w:lineRule="auto"/>
        <w:ind w:left="450"/>
        <w:jc w:val="left"/>
        <w:rPr>
          <w:b/>
          <w:bCs/>
          <w:i/>
          <w:iCs/>
          <w:color w:val="262626"/>
          <w:lang w:val="en-US"/>
        </w:rPr>
      </w:pPr>
      <w:r w:rsidRPr="004A6DFB">
        <w:rPr>
          <w:i/>
          <w:iCs/>
          <w:color w:val="262626"/>
          <w:lang w:val="en-US"/>
        </w:rPr>
        <w:t xml:space="preserve">        </w:t>
      </w:r>
      <w:proofErr w:type="spellStart"/>
      <w:r w:rsidRPr="001C0235">
        <w:rPr>
          <w:b/>
          <w:bCs/>
          <w:i/>
          <w:iCs/>
          <w:color w:val="262626"/>
          <w:lang w:val="en-US"/>
        </w:rPr>
        <w:t>Executa</w:t>
      </w:r>
      <w:proofErr w:type="spellEnd"/>
      <w:r w:rsidRPr="001C0235">
        <w:rPr>
          <w:b/>
          <w:bCs/>
          <w:i/>
          <w:iCs/>
          <w:color w:val="262626"/>
          <w:lang w:val="en-US"/>
        </w:rPr>
        <w:t xml:space="preserve"> a </w:t>
      </w:r>
      <w:proofErr w:type="spellStart"/>
      <w:r w:rsidRPr="001C0235">
        <w:rPr>
          <w:b/>
          <w:bCs/>
          <w:i/>
          <w:iCs/>
          <w:color w:val="262626"/>
          <w:lang w:val="en-US"/>
        </w:rPr>
        <w:t>função</w:t>
      </w:r>
      <w:proofErr w:type="spellEnd"/>
      <w:r w:rsidRPr="001C0235">
        <w:rPr>
          <w:b/>
          <w:bCs/>
          <w:i/>
          <w:iCs/>
          <w:color w:val="262626"/>
          <w:lang w:val="en-US"/>
        </w:rPr>
        <w:t xml:space="preserve"> forward </w:t>
      </w:r>
      <w:proofErr w:type="spellStart"/>
      <w:r w:rsidRPr="001C0235">
        <w:rPr>
          <w:b/>
          <w:bCs/>
          <w:i/>
          <w:iCs/>
          <w:color w:val="262626"/>
          <w:lang w:val="en-US"/>
        </w:rPr>
        <w:t>através</w:t>
      </w:r>
      <w:proofErr w:type="spellEnd"/>
      <w:r w:rsidRPr="001C0235">
        <w:rPr>
          <w:b/>
          <w:bCs/>
          <w:i/>
          <w:iCs/>
          <w:color w:val="262626"/>
          <w:lang w:val="en-US"/>
        </w:rPr>
        <w:t xml:space="preserve"> de passage </w:t>
      </w:r>
      <w:proofErr w:type="spellStart"/>
      <w:r w:rsidRPr="001C0235">
        <w:rPr>
          <w:b/>
          <w:bCs/>
          <w:i/>
          <w:iCs/>
          <w:color w:val="262626"/>
          <w:lang w:val="en-US"/>
        </w:rPr>
        <w:t>direta</w:t>
      </w:r>
      <w:proofErr w:type="spellEnd"/>
    </w:p>
    <w:p w14:paraId="1017B3A2" w14:textId="77777777" w:rsidR="004A6DFB" w:rsidRPr="004A6DFB" w:rsidRDefault="004A6DFB" w:rsidP="004A6DFB">
      <w:pPr>
        <w:pStyle w:val="PargrafodaLista"/>
        <w:suppressAutoHyphens w:val="0"/>
        <w:spacing w:after="0" w:line="240" w:lineRule="auto"/>
        <w:ind w:left="450"/>
        <w:jc w:val="left"/>
        <w:rPr>
          <w:i/>
          <w:iCs/>
          <w:color w:val="262626"/>
          <w:lang w:val="en-US"/>
        </w:rPr>
      </w:pPr>
      <w:r w:rsidRPr="004A6DFB">
        <w:rPr>
          <w:i/>
          <w:iCs/>
          <w:color w:val="262626"/>
          <w:lang w:val="en-US"/>
        </w:rPr>
        <w:t xml:space="preserve">        </w:t>
      </w:r>
    </w:p>
    <w:p w14:paraId="785311CF" w14:textId="03C770AA" w:rsidR="004A6DFB" w:rsidRPr="004A6DFB" w:rsidRDefault="004A6DFB" w:rsidP="004A6DFB">
      <w:pPr>
        <w:pStyle w:val="PargrafodaLista"/>
        <w:suppressAutoHyphens w:val="0"/>
        <w:spacing w:after="0" w:line="240" w:lineRule="auto"/>
        <w:ind w:left="450"/>
        <w:jc w:val="left"/>
        <w:rPr>
          <w:i/>
          <w:iCs/>
          <w:color w:val="262626"/>
          <w:lang w:val="en-US"/>
        </w:rPr>
      </w:pPr>
      <w:r w:rsidRPr="004A6DFB">
        <w:rPr>
          <w:i/>
          <w:iCs/>
          <w:color w:val="262626"/>
          <w:lang w:val="en-US"/>
        </w:rPr>
        <w:t xml:space="preserve">        </w:t>
      </w:r>
      <w:proofErr w:type="spellStart"/>
      <w:r w:rsidRPr="004A6DFB">
        <w:rPr>
          <w:i/>
          <w:iCs/>
          <w:color w:val="262626"/>
          <w:lang w:val="en-US"/>
        </w:rPr>
        <w:t>Arg</w:t>
      </w:r>
      <w:r>
        <w:rPr>
          <w:i/>
          <w:iCs/>
          <w:color w:val="262626"/>
          <w:lang w:val="en-US"/>
        </w:rPr>
        <w:t>umentos</w:t>
      </w:r>
      <w:proofErr w:type="spellEnd"/>
      <w:r w:rsidRPr="004A6DFB">
        <w:rPr>
          <w:i/>
          <w:iCs/>
          <w:color w:val="262626"/>
          <w:lang w:val="en-US"/>
        </w:rPr>
        <w:t>:</w:t>
      </w:r>
    </w:p>
    <w:p w14:paraId="25DF28BD" w14:textId="278AECD8" w:rsidR="004A6DFB" w:rsidRPr="004A6DFB" w:rsidRDefault="004A6DFB" w:rsidP="004A6DFB">
      <w:pPr>
        <w:pStyle w:val="PargrafodaLista"/>
        <w:suppressAutoHyphens w:val="0"/>
        <w:spacing w:after="0" w:line="240" w:lineRule="auto"/>
        <w:ind w:left="450"/>
        <w:jc w:val="left"/>
        <w:rPr>
          <w:i/>
          <w:iCs/>
          <w:color w:val="262626"/>
          <w:lang w:val="en-US"/>
        </w:rPr>
      </w:pPr>
      <w:r w:rsidRPr="004A6DFB">
        <w:rPr>
          <w:i/>
          <w:iCs/>
          <w:color w:val="262626"/>
          <w:lang w:val="en-US"/>
        </w:rPr>
        <w:t xml:space="preserve">        - X: </w:t>
      </w:r>
      <w:proofErr w:type="spellStart"/>
      <w:r>
        <w:rPr>
          <w:i/>
          <w:iCs/>
          <w:color w:val="262626"/>
          <w:lang w:val="en-US"/>
        </w:rPr>
        <w:t>Sequência</w:t>
      </w:r>
      <w:proofErr w:type="spellEnd"/>
      <w:r>
        <w:rPr>
          <w:i/>
          <w:iCs/>
          <w:color w:val="262626"/>
          <w:lang w:val="en-US"/>
        </w:rPr>
        <w:t xml:space="preserve"> dos </w:t>
      </w:r>
      <w:proofErr w:type="spellStart"/>
      <w:r>
        <w:rPr>
          <w:i/>
          <w:iCs/>
          <w:color w:val="262626"/>
          <w:lang w:val="en-US"/>
        </w:rPr>
        <w:t>vetores</w:t>
      </w:r>
      <w:proofErr w:type="spellEnd"/>
      <w:r>
        <w:rPr>
          <w:i/>
          <w:iCs/>
          <w:color w:val="262626"/>
          <w:lang w:val="en-US"/>
        </w:rPr>
        <w:t xml:space="preserve"> de entrada.</w:t>
      </w:r>
    </w:p>
    <w:p w14:paraId="7D2A9BEB" w14:textId="77777777" w:rsidR="004A6DFB" w:rsidRPr="004A6DFB" w:rsidRDefault="004A6DFB" w:rsidP="004A6DFB">
      <w:pPr>
        <w:pStyle w:val="PargrafodaLista"/>
        <w:suppressAutoHyphens w:val="0"/>
        <w:spacing w:after="0" w:line="240" w:lineRule="auto"/>
        <w:ind w:left="450"/>
        <w:jc w:val="left"/>
        <w:rPr>
          <w:i/>
          <w:iCs/>
          <w:color w:val="262626"/>
          <w:lang w:val="en-US"/>
        </w:rPr>
      </w:pPr>
      <w:r w:rsidRPr="004A6DFB">
        <w:rPr>
          <w:i/>
          <w:iCs/>
          <w:color w:val="262626"/>
          <w:lang w:val="en-US"/>
        </w:rPr>
        <w:t xml:space="preserve">        </w:t>
      </w:r>
    </w:p>
    <w:p w14:paraId="66AC8E97" w14:textId="52E61FB4" w:rsidR="004A6DFB" w:rsidRPr="004A6DFB" w:rsidRDefault="004A6DFB" w:rsidP="004A6DFB">
      <w:pPr>
        <w:pStyle w:val="PargrafodaLista"/>
        <w:suppressAutoHyphens w:val="0"/>
        <w:spacing w:after="0" w:line="240" w:lineRule="auto"/>
        <w:ind w:left="450"/>
        <w:jc w:val="left"/>
        <w:rPr>
          <w:i/>
          <w:iCs/>
          <w:color w:val="262626"/>
          <w:lang w:val="en-US"/>
        </w:rPr>
      </w:pPr>
      <w:r w:rsidRPr="004A6DFB">
        <w:rPr>
          <w:i/>
          <w:iCs/>
          <w:color w:val="262626"/>
          <w:lang w:val="en-US"/>
        </w:rPr>
        <w:t xml:space="preserve">        </w:t>
      </w:r>
      <w:proofErr w:type="spellStart"/>
      <w:r>
        <w:rPr>
          <w:i/>
          <w:iCs/>
          <w:color w:val="262626"/>
          <w:lang w:val="en-US"/>
        </w:rPr>
        <w:t>Retorna</w:t>
      </w:r>
      <w:proofErr w:type="spellEnd"/>
      <w:r w:rsidRPr="004A6DFB">
        <w:rPr>
          <w:i/>
          <w:iCs/>
          <w:color w:val="262626"/>
          <w:lang w:val="en-US"/>
        </w:rPr>
        <w:t>:</w:t>
      </w:r>
    </w:p>
    <w:p w14:paraId="04E71964" w14:textId="2B81EAC2" w:rsidR="004A6DFB" w:rsidRPr="004A6DFB" w:rsidRDefault="004A6DFB" w:rsidP="004A6DFB">
      <w:pPr>
        <w:pStyle w:val="PargrafodaLista"/>
        <w:suppressAutoHyphens w:val="0"/>
        <w:spacing w:after="0" w:line="240" w:lineRule="auto"/>
        <w:ind w:left="450"/>
        <w:jc w:val="left"/>
        <w:rPr>
          <w:i/>
          <w:iCs/>
          <w:color w:val="262626"/>
          <w:lang w:val="en-US"/>
        </w:rPr>
      </w:pPr>
      <w:r w:rsidRPr="004A6DFB">
        <w:rPr>
          <w:i/>
          <w:iCs/>
          <w:color w:val="262626"/>
          <w:lang w:val="en-US"/>
        </w:rPr>
        <w:t xml:space="preserve">        - H: </w:t>
      </w:r>
      <w:proofErr w:type="spellStart"/>
      <w:r>
        <w:rPr>
          <w:i/>
          <w:iCs/>
          <w:color w:val="262626"/>
          <w:lang w:val="en-US"/>
        </w:rPr>
        <w:t>Sequência</w:t>
      </w:r>
      <w:proofErr w:type="spellEnd"/>
      <w:r>
        <w:rPr>
          <w:i/>
          <w:iCs/>
          <w:color w:val="262626"/>
          <w:lang w:val="en-US"/>
        </w:rPr>
        <w:t xml:space="preserve"> dos </w:t>
      </w:r>
      <w:proofErr w:type="spellStart"/>
      <w:r>
        <w:rPr>
          <w:i/>
          <w:iCs/>
          <w:color w:val="262626"/>
          <w:lang w:val="en-US"/>
        </w:rPr>
        <w:t>estados</w:t>
      </w:r>
      <w:proofErr w:type="spellEnd"/>
      <w:r>
        <w:rPr>
          <w:i/>
          <w:iCs/>
          <w:color w:val="262626"/>
          <w:lang w:val="en-US"/>
        </w:rPr>
        <w:t xml:space="preserve"> </w:t>
      </w:r>
      <w:proofErr w:type="spellStart"/>
      <w:r>
        <w:rPr>
          <w:i/>
          <w:iCs/>
          <w:color w:val="262626"/>
          <w:lang w:val="en-US"/>
        </w:rPr>
        <w:t>ocultos</w:t>
      </w:r>
      <w:proofErr w:type="spellEnd"/>
      <w:r w:rsidRPr="004A6DFB">
        <w:rPr>
          <w:i/>
          <w:iCs/>
          <w:color w:val="262626"/>
          <w:lang w:val="en-US"/>
        </w:rPr>
        <w:t>.</w:t>
      </w:r>
    </w:p>
    <w:p w14:paraId="30C5BF56" w14:textId="3356EADB" w:rsidR="004A6DFB" w:rsidRPr="004A6DFB" w:rsidRDefault="004A6DFB" w:rsidP="004A6DFB">
      <w:pPr>
        <w:pStyle w:val="PargrafodaLista"/>
        <w:suppressAutoHyphens w:val="0"/>
        <w:spacing w:after="0" w:line="240" w:lineRule="auto"/>
        <w:ind w:left="450"/>
        <w:jc w:val="left"/>
        <w:rPr>
          <w:i/>
          <w:iCs/>
          <w:color w:val="262626"/>
          <w:lang w:val="en-US"/>
        </w:rPr>
      </w:pPr>
      <w:r w:rsidRPr="004A6DFB">
        <w:rPr>
          <w:i/>
          <w:iCs/>
          <w:color w:val="262626"/>
          <w:lang w:val="en-US"/>
        </w:rPr>
        <w:t xml:space="preserve">        - Z: </w:t>
      </w:r>
      <w:proofErr w:type="spellStart"/>
      <w:r w:rsidRPr="004A6DFB">
        <w:rPr>
          <w:i/>
          <w:iCs/>
          <w:color w:val="262626"/>
          <w:lang w:val="en-US"/>
        </w:rPr>
        <w:t>S</w:t>
      </w:r>
      <w:r>
        <w:rPr>
          <w:i/>
          <w:iCs/>
          <w:color w:val="262626"/>
          <w:lang w:val="en-US"/>
        </w:rPr>
        <w:t>equência</w:t>
      </w:r>
      <w:proofErr w:type="spellEnd"/>
      <w:r>
        <w:rPr>
          <w:i/>
          <w:iCs/>
          <w:color w:val="262626"/>
          <w:lang w:val="en-US"/>
        </w:rPr>
        <w:t xml:space="preserve"> das </w:t>
      </w:r>
      <w:proofErr w:type="spellStart"/>
      <w:r>
        <w:rPr>
          <w:i/>
          <w:iCs/>
          <w:color w:val="262626"/>
          <w:lang w:val="en-US"/>
        </w:rPr>
        <w:t>saídas</w:t>
      </w:r>
      <w:proofErr w:type="spellEnd"/>
      <w:r>
        <w:rPr>
          <w:i/>
          <w:iCs/>
          <w:color w:val="262626"/>
          <w:lang w:val="en-US"/>
        </w:rPr>
        <w:t xml:space="preserve"> da porta de </w:t>
      </w:r>
      <w:proofErr w:type="spellStart"/>
      <w:r>
        <w:rPr>
          <w:i/>
          <w:iCs/>
          <w:color w:val="262626"/>
          <w:lang w:val="en-US"/>
        </w:rPr>
        <w:t>atualização</w:t>
      </w:r>
      <w:proofErr w:type="spellEnd"/>
      <w:r w:rsidRPr="004A6DFB">
        <w:rPr>
          <w:i/>
          <w:iCs/>
          <w:color w:val="262626"/>
          <w:lang w:val="en-US"/>
        </w:rPr>
        <w:t>.</w:t>
      </w:r>
    </w:p>
    <w:p w14:paraId="2D4A0DF3" w14:textId="49267A68" w:rsidR="004A6DFB" w:rsidRPr="004A6DFB" w:rsidRDefault="004A6DFB" w:rsidP="004A6DFB">
      <w:pPr>
        <w:pStyle w:val="PargrafodaLista"/>
        <w:suppressAutoHyphens w:val="0"/>
        <w:spacing w:after="0" w:line="240" w:lineRule="auto"/>
        <w:ind w:left="450"/>
        <w:jc w:val="left"/>
        <w:rPr>
          <w:i/>
          <w:iCs/>
          <w:color w:val="262626"/>
          <w:lang w:val="en-US"/>
        </w:rPr>
      </w:pPr>
      <w:r w:rsidRPr="004A6DFB">
        <w:rPr>
          <w:i/>
          <w:iCs/>
          <w:color w:val="262626"/>
          <w:lang w:val="en-US"/>
        </w:rPr>
        <w:lastRenderedPageBreak/>
        <w:t xml:space="preserve">        - R: </w:t>
      </w:r>
      <w:proofErr w:type="spellStart"/>
      <w:r w:rsidRPr="004A6DFB">
        <w:rPr>
          <w:i/>
          <w:iCs/>
          <w:color w:val="262626"/>
          <w:lang w:val="en-US"/>
        </w:rPr>
        <w:t>S</w:t>
      </w:r>
      <w:r>
        <w:rPr>
          <w:i/>
          <w:iCs/>
          <w:color w:val="262626"/>
          <w:lang w:val="en-US"/>
        </w:rPr>
        <w:t>equência</w:t>
      </w:r>
      <w:proofErr w:type="spellEnd"/>
      <w:r>
        <w:rPr>
          <w:i/>
          <w:iCs/>
          <w:color w:val="262626"/>
          <w:lang w:val="en-US"/>
        </w:rPr>
        <w:t xml:space="preserve"> das </w:t>
      </w:r>
      <w:proofErr w:type="spellStart"/>
      <w:r>
        <w:rPr>
          <w:i/>
          <w:iCs/>
          <w:color w:val="262626"/>
          <w:lang w:val="en-US"/>
        </w:rPr>
        <w:t>saídas</w:t>
      </w:r>
      <w:proofErr w:type="spellEnd"/>
      <w:r>
        <w:rPr>
          <w:i/>
          <w:iCs/>
          <w:color w:val="262626"/>
          <w:lang w:val="en-US"/>
        </w:rPr>
        <w:t xml:space="preserve"> da porta de </w:t>
      </w:r>
      <w:proofErr w:type="spellStart"/>
      <w:r>
        <w:rPr>
          <w:i/>
          <w:iCs/>
          <w:color w:val="262626"/>
          <w:lang w:val="en-US"/>
        </w:rPr>
        <w:t>reposição</w:t>
      </w:r>
      <w:proofErr w:type="spellEnd"/>
      <w:r w:rsidRPr="004A6DFB">
        <w:rPr>
          <w:i/>
          <w:iCs/>
          <w:color w:val="262626"/>
          <w:lang w:val="en-US"/>
        </w:rPr>
        <w:t>.</w:t>
      </w:r>
    </w:p>
    <w:p w14:paraId="542B862C" w14:textId="0D05F69A" w:rsidR="004A6DFB" w:rsidRDefault="004A6DFB" w:rsidP="004A6DFB">
      <w:pPr>
        <w:pStyle w:val="PargrafodaLista"/>
        <w:suppressAutoHyphens w:val="0"/>
        <w:spacing w:after="0" w:line="240" w:lineRule="auto"/>
        <w:ind w:left="450"/>
        <w:jc w:val="left"/>
        <w:rPr>
          <w:i/>
          <w:iCs/>
          <w:color w:val="262626"/>
          <w:lang w:val="en-US"/>
        </w:rPr>
      </w:pPr>
      <w:r w:rsidRPr="004A6DFB">
        <w:rPr>
          <w:i/>
          <w:iCs/>
          <w:color w:val="262626"/>
          <w:lang w:val="en-US"/>
        </w:rPr>
        <w:t xml:space="preserve">        """</w:t>
      </w:r>
    </w:p>
    <w:p w14:paraId="4F8752F9" w14:textId="77777777" w:rsidR="00392B5E" w:rsidRDefault="00392B5E" w:rsidP="004A6DFB">
      <w:pPr>
        <w:pStyle w:val="PargrafodaLista"/>
        <w:suppressAutoHyphens w:val="0"/>
        <w:spacing w:after="0" w:line="240" w:lineRule="auto"/>
        <w:ind w:left="450"/>
        <w:jc w:val="left"/>
        <w:rPr>
          <w:i/>
          <w:iCs/>
          <w:color w:val="262626"/>
          <w:lang w:val="en-US"/>
        </w:rPr>
      </w:pPr>
    </w:p>
    <w:p w14:paraId="08E9F635" w14:textId="49DD9551" w:rsidR="00392B5E" w:rsidRPr="00392B5E" w:rsidRDefault="00392B5E" w:rsidP="00392B5E">
      <w:pPr>
        <w:suppressAutoHyphens w:val="0"/>
        <w:overflowPunct/>
        <w:spacing w:after="0" w:line="240" w:lineRule="auto"/>
        <w:ind w:left="709"/>
        <w:jc w:val="left"/>
        <w:rPr>
          <w:i/>
          <w:iCs/>
          <w:color w:val="262626"/>
          <w:lang w:val="en-US"/>
        </w:rPr>
      </w:pPr>
      <w:r w:rsidRPr="00392B5E">
        <w:rPr>
          <w:i/>
          <w:iCs/>
          <w:color w:val="262626"/>
          <w:lang w:val="en-US"/>
        </w:rPr>
        <w:t xml:space="preserve">T = </w:t>
      </w:r>
      <w:proofErr w:type="spellStart"/>
      <w:r w:rsidRPr="00392B5E">
        <w:rPr>
          <w:i/>
          <w:iCs/>
          <w:color w:val="262626"/>
          <w:lang w:val="en-US"/>
        </w:rPr>
        <w:t>X.shape</w:t>
      </w:r>
      <w:proofErr w:type="spellEnd"/>
      <w:r w:rsidRPr="00392B5E">
        <w:rPr>
          <w:i/>
          <w:iCs/>
          <w:color w:val="262626"/>
          <w:lang w:val="en-US"/>
        </w:rPr>
        <w:t xml:space="preserve">[0]  # </w:t>
      </w:r>
      <w:proofErr w:type="spellStart"/>
      <w:r w:rsidR="001C0235">
        <w:rPr>
          <w:i/>
          <w:iCs/>
          <w:color w:val="262626"/>
          <w:lang w:val="en-US"/>
        </w:rPr>
        <w:t>Número</w:t>
      </w:r>
      <w:proofErr w:type="spellEnd"/>
      <w:r w:rsidR="001C0235">
        <w:rPr>
          <w:i/>
          <w:iCs/>
          <w:color w:val="262626"/>
          <w:lang w:val="en-US"/>
        </w:rPr>
        <w:t xml:space="preserve"> de </w:t>
      </w:r>
      <w:proofErr w:type="spellStart"/>
      <w:r w:rsidR="00D36FD7">
        <w:rPr>
          <w:i/>
          <w:iCs/>
          <w:color w:val="262626"/>
          <w:lang w:val="en-US"/>
        </w:rPr>
        <w:t>iterações</w:t>
      </w:r>
      <w:proofErr w:type="spellEnd"/>
    </w:p>
    <w:p w14:paraId="129710AB" w14:textId="58FE2C9E" w:rsidR="00392B5E" w:rsidRPr="00392B5E" w:rsidRDefault="00392B5E" w:rsidP="00392B5E">
      <w:pPr>
        <w:suppressAutoHyphens w:val="0"/>
        <w:overflowPunct/>
        <w:spacing w:after="0" w:line="240" w:lineRule="auto"/>
        <w:jc w:val="left"/>
        <w:rPr>
          <w:i/>
          <w:iCs/>
          <w:color w:val="262626"/>
          <w:lang w:val="en-US"/>
        </w:rPr>
      </w:pPr>
      <w:r w:rsidRPr="00392B5E">
        <w:rPr>
          <w:i/>
          <w:iCs/>
          <w:color w:val="262626"/>
          <w:lang w:val="en-US"/>
        </w:rPr>
        <w:t xml:space="preserve">        </w:t>
      </w:r>
      <w:r>
        <w:rPr>
          <w:i/>
          <w:iCs/>
          <w:color w:val="262626"/>
          <w:lang w:val="en-US"/>
        </w:rPr>
        <w:tab/>
      </w:r>
      <w:r w:rsidRPr="00392B5E">
        <w:rPr>
          <w:i/>
          <w:iCs/>
          <w:color w:val="262626"/>
          <w:lang w:val="en-US"/>
        </w:rPr>
        <w:t xml:space="preserve">H = </w:t>
      </w:r>
      <w:proofErr w:type="spellStart"/>
      <w:r w:rsidRPr="00392B5E">
        <w:rPr>
          <w:i/>
          <w:iCs/>
          <w:color w:val="262626"/>
          <w:lang w:val="en-US"/>
        </w:rPr>
        <w:t>np.zeros</w:t>
      </w:r>
      <w:proofErr w:type="spellEnd"/>
      <w:r w:rsidRPr="00392B5E">
        <w:rPr>
          <w:i/>
          <w:iCs/>
          <w:color w:val="262626"/>
          <w:lang w:val="en-US"/>
        </w:rPr>
        <w:t xml:space="preserve">((T + 1, </w:t>
      </w:r>
      <w:proofErr w:type="spellStart"/>
      <w:r w:rsidRPr="00392B5E">
        <w:rPr>
          <w:i/>
          <w:iCs/>
          <w:color w:val="262626"/>
          <w:lang w:val="en-US"/>
        </w:rPr>
        <w:t>self.hidden_dim</w:t>
      </w:r>
      <w:proofErr w:type="spellEnd"/>
      <w:r w:rsidRPr="00392B5E">
        <w:rPr>
          <w:i/>
          <w:iCs/>
          <w:color w:val="262626"/>
          <w:lang w:val="en-US"/>
        </w:rPr>
        <w:t xml:space="preserve">))  # </w:t>
      </w:r>
      <w:proofErr w:type="spellStart"/>
      <w:r w:rsidR="001C0235">
        <w:rPr>
          <w:i/>
          <w:iCs/>
          <w:color w:val="262626"/>
          <w:lang w:val="en-US"/>
        </w:rPr>
        <w:t>Estados</w:t>
      </w:r>
      <w:proofErr w:type="spellEnd"/>
      <w:r w:rsidR="001C0235">
        <w:rPr>
          <w:i/>
          <w:iCs/>
          <w:color w:val="262626"/>
          <w:lang w:val="en-US"/>
        </w:rPr>
        <w:t xml:space="preserve"> </w:t>
      </w:r>
      <w:proofErr w:type="spellStart"/>
      <w:r w:rsidR="001C0235">
        <w:rPr>
          <w:i/>
          <w:iCs/>
          <w:color w:val="262626"/>
          <w:lang w:val="en-US"/>
        </w:rPr>
        <w:t>ocultos</w:t>
      </w:r>
      <w:proofErr w:type="spellEnd"/>
    </w:p>
    <w:p w14:paraId="4867398D" w14:textId="26D7F71B" w:rsidR="00392B5E" w:rsidRPr="00392B5E" w:rsidRDefault="00392B5E" w:rsidP="00392B5E">
      <w:pPr>
        <w:suppressAutoHyphens w:val="0"/>
        <w:overflowPunct/>
        <w:spacing w:after="0" w:line="240" w:lineRule="auto"/>
        <w:jc w:val="left"/>
        <w:rPr>
          <w:i/>
          <w:iCs/>
          <w:color w:val="262626"/>
          <w:lang w:val="en-US"/>
        </w:rPr>
      </w:pPr>
      <w:r w:rsidRPr="00392B5E">
        <w:rPr>
          <w:i/>
          <w:iCs/>
          <w:color w:val="262626"/>
          <w:lang w:val="en-US"/>
        </w:rPr>
        <w:t xml:space="preserve">        </w:t>
      </w:r>
      <w:r>
        <w:rPr>
          <w:i/>
          <w:iCs/>
          <w:color w:val="262626"/>
          <w:lang w:val="en-US"/>
        </w:rPr>
        <w:tab/>
      </w:r>
      <w:r w:rsidRPr="00392B5E">
        <w:rPr>
          <w:i/>
          <w:iCs/>
          <w:color w:val="262626"/>
          <w:lang w:val="en-US"/>
        </w:rPr>
        <w:t xml:space="preserve">Z = </w:t>
      </w:r>
      <w:proofErr w:type="spellStart"/>
      <w:r w:rsidRPr="00392B5E">
        <w:rPr>
          <w:i/>
          <w:iCs/>
          <w:color w:val="262626"/>
          <w:lang w:val="en-US"/>
        </w:rPr>
        <w:t>np.zeros</w:t>
      </w:r>
      <w:proofErr w:type="spellEnd"/>
      <w:r w:rsidRPr="00392B5E">
        <w:rPr>
          <w:i/>
          <w:iCs/>
          <w:color w:val="262626"/>
          <w:lang w:val="en-US"/>
        </w:rPr>
        <w:t xml:space="preserve">((T, </w:t>
      </w:r>
      <w:proofErr w:type="spellStart"/>
      <w:r w:rsidRPr="00392B5E">
        <w:rPr>
          <w:i/>
          <w:iCs/>
          <w:color w:val="262626"/>
          <w:lang w:val="en-US"/>
        </w:rPr>
        <w:t>self.hidden_dim</w:t>
      </w:r>
      <w:proofErr w:type="spellEnd"/>
      <w:r w:rsidRPr="00392B5E">
        <w:rPr>
          <w:i/>
          <w:iCs/>
          <w:color w:val="262626"/>
          <w:lang w:val="en-US"/>
        </w:rPr>
        <w:t xml:space="preserve">))  # </w:t>
      </w:r>
      <w:proofErr w:type="spellStart"/>
      <w:r w:rsidR="001C0235">
        <w:rPr>
          <w:i/>
          <w:iCs/>
          <w:color w:val="262626"/>
          <w:lang w:val="en-US"/>
        </w:rPr>
        <w:t>Saídas</w:t>
      </w:r>
      <w:proofErr w:type="spellEnd"/>
      <w:r w:rsidR="001C0235">
        <w:rPr>
          <w:i/>
          <w:iCs/>
          <w:color w:val="262626"/>
          <w:lang w:val="en-US"/>
        </w:rPr>
        <w:t xml:space="preserve"> da porta de </w:t>
      </w:r>
      <w:proofErr w:type="spellStart"/>
      <w:r w:rsidR="00D36FD7">
        <w:rPr>
          <w:i/>
          <w:iCs/>
          <w:color w:val="262626"/>
          <w:lang w:val="en-US"/>
        </w:rPr>
        <w:t>atualização</w:t>
      </w:r>
      <w:proofErr w:type="spellEnd"/>
    </w:p>
    <w:p w14:paraId="3B17B05D" w14:textId="658F336F" w:rsidR="00392B5E" w:rsidRPr="00392B5E" w:rsidRDefault="00392B5E" w:rsidP="00392B5E">
      <w:pPr>
        <w:suppressAutoHyphens w:val="0"/>
        <w:overflowPunct/>
        <w:spacing w:after="0" w:line="240" w:lineRule="auto"/>
        <w:jc w:val="left"/>
        <w:rPr>
          <w:i/>
          <w:iCs/>
          <w:color w:val="262626"/>
          <w:lang w:val="en-US"/>
        </w:rPr>
      </w:pPr>
      <w:r w:rsidRPr="00392B5E">
        <w:rPr>
          <w:i/>
          <w:iCs/>
          <w:color w:val="262626"/>
          <w:lang w:val="en-US"/>
        </w:rPr>
        <w:t xml:space="preserve">        </w:t>
      </w:r>
      <w:r>
        <w:rPr>
          <w:i/>
          <w:iCs/>
          <w:color w:val="262626"/>
          <w:lang w:val="en-US"/>
        </w:rPr>
        <w:tab/>
      </w:r>
      <w:r w:rsidRPr="00392B5E">
        <w:rPr>
          <w:i/>
          <w:iCs/>
          <w:color w:val="262626"/>
          <w:lang w:val="en-US"/>
        </w:rPr>
        <w:t xml:space="preserve">R = </w:t>
      </w:r>
      <w:proofErr w:type="spellStart"/>
      <w:r w:rsidRPr="00392B5E">
        <w:rPr>
          <w:i/>
          <w:iCs/>
          <w:color w:val="262626"/>
          <w:lang w:val="en-US"/>
        </w:rPr>
        <w:t>np.zeros</w:t>
      </w:r>
      <w:proofErr w:type="spellEnd"/>
      <w:r w:rsidRPr="00392B5E">
        <w:rPr>
          <w:i/>
          <w:iCs/>
          <w:color w:val="262626"/>
          <w:lang w:val="en-US"/>
        </w:rPr>
        <w:t xml:space="preserve">((T, </w:t>
      </w:r>
      <w:proofErr w:type="spellStart"/>
      <w:r w:rsidRPr="00392B5E">
        <w:rPr>
          <w:i/>
          <w:iCs/>
          <w:color w:val="262626"/>
          <w:lang w:val="en-US"/>
        </w:rPr>
        <w:t>self.hidden_dim</w:t>
      </w:r>
      <w:proofErr w:type="spellEnd"/>
      <w:r w:rsidRPr="00392B5E">
        <w:rPr>
          <w:i/>
          <w:iCs/>
          <w:color w:val="262626"/>
          <w:lang w:val="en-US"/>
        </w:rPr>
        <w:t xml:space="preserve">))  # </w:t>
      </w:r>
      <w:proofErr w:type="spellStart"/>
      <w:r w:rsidR="00D36FD7">
        <w:rPr>
          <w:i/>
          <w:iCs/>
          <w:color w:val="262626"/>
          <w:lang w:val="en-US"/>
        </w:rPr>
        <w:t>Saídas</w:t>
      </w:r>
      <w:proofErr w:type="spellEnd"/>
      <w:r w:rsidR="00D36FD7">
        <w:rPr>
          <w:i/>
          <w:iCs/>
          <w:color w:val="262626"/>
          <w:lang w:val="en-US"/>
        </w:rPr>
        <w:t xml:space="preserve"> da porta de </w:t>
      </w:r>
      <w:proofErr w:type="spellStart"/>
      <w:r w:rsidR="00D36FD7">
        <w:rPr>
          <w:i/>
          <w:iCs/>
          <w:color w:val="262626"/>
          <w:lang w:val="en-US"/>
        </w:rPr>
        <w:t>reposição</w:t>
      </w:r>
      <w:proofErr w:type="spellEnd"/>
    </w:p>
    <w:p w14:paraId="16D5A6F8" w14:textId="77777777" w:rsidR="00392B5E" w:rsidRPr="00392B5E" w:rsidRDefault="00392B5E" w:rsidP="00392B5E">
      <w:pPr>
        <w:suppressAutoHyphens w:val="0"/>
        <w:overflowPunct/>
        <w:spacing w:after="0" w:line="240" w:lineRule="auto"/>
        <w:jc w:val="left"/>
        <w:rPr>
          <w:i/>
          <w:iCs/>
          <w:color w:val="262626"/>
          <w:lang w:val="en-US"/>
        </w:rPr>
      </w:pPr>
      <w:r w:rsidRPr="00392B5E">
        <w:rPr>
          <w:i/>
          <w:iCs/>
          <w:color w:val="262626"/>
          <w:lang w:val="en-US"/>
        </w:rPr>
        <w:t xml:space="preserve">        </w:t>
      </w:r>
    </w:p>
    <w:p w14:paraId="1D734100" w14:textId="4DC90F3E" w:rsidR="00392B5E" w:rsidRPr="00392B5E" w:rsidRDefault="00392B5E" w:rsidP="00392B5E">
      <w:pPr>
        <w:suppressAutoHyphens w:val="0"/>
        <w:overflowPunct/>
        <w:spacing w:after="0" w:line="240" w:lineRule="auto"/>
        <w:jc w:val="left"/>
        <w:rPr>
          <w:i/>
          <w:iCs/>
          <w:color w:val="262626"/>
          <w:lang w:val="en-US"/>
        </w:rPr>
      </w:pPr>
      <w:r w:rsidRPr="00392B5E">
        <w:rPr>
          <w:i/>
          <w:iCs/>
          <w:color w:val="262626"/>
          <w:lang w:val="en-US"/>
        </w:rPr>
        <w:t xml:space="preserve">        </w:t>
      </w:r>
      <w:r>
        <w:rPr>
          <w:i/>
          <w:iCs/>
          <w:color w:val="262626"/>
          <w:lang w:val="en-US"/>
        </w:rPr>
        <w:tab/>
      </w:r>
      <w:r w:rsidRPr="00392B5E">
        <w:rPr>
          <w:i/>
          <w:iCs/>
          <w:color w:val="262626"/>
          <w:lang w:val="en-US"/>
        </w:rPr>
        <w:t xml:space="preserve">H [0] = </w:t>
      </w:r>
      <w:proofErr w:type="spellStart"/>
      <w:r w:rsidRPr="00392B5E">
        <w:rPr>
          <w:i/>
          <w:iCs/>
          <w:color w:val="262626"/>
          <w:lang w:val="en-US"/>
        </w:rPr>
        <w:t>np.zeros</w:t>
      </w:r>
      <w:proofErr w:type="spellEnd"/>
      <w:r w:rsidRPr="00392B5E">
        <w:rPr>
          <w:i/>
          <w:iCs/>
          <w:color w:val="262626"/>
          <w:lang w:val="en-US"/>
        </w:rPr>
        <w:t xml:space="preserve">((1, </w:t>
      </w:r>
      <w:proofErr w:type="spellStart"/>
      <w:r w:rsidRPr="00392B5E">
        <w:rPr>
          <w:i/>
          <w:iCs/>
          <w:color w:val="262626"/>
          <w:lang w:val="en-US"/>
        </w:rPr>
        <w:t>self.hidden_dim</w:t>
      </w:r>
      <w:proofErr w:type="spellEnd"/>
      <w:r w:rsidRPr="00392B5E">
        <w:rPr>
          <w:i/>
          <w:iCs/>
          <w:color w:val="262626"/>
          <w:lang w:val="en-US"/>
        </w:rPr>
        <w:t xml:space="preserve">))  # </w:t>
      </w:r>
      <w:r w:rsidR="00D36FD7">
        <w:rPr>
          <w:i/>
          <w:iCs/>
          <w:color w:val="262626"/>
          <w:lang w:val="en-US"/>
        </w:rPr>
        <w:t xml:space="preserve">Estado </w:t>
      </w:r>
      <w:proofErr w:type="spellStart"/>
      <w:r w:rsidR="00D36FD7">
        <w:rPr>
          <w:i/>
          <w:iCs/>
          <w:color w:val="262626"/>
          <w:lang w:val="en-US"/>
        </w:rPr>
        <w:t>oculto</w:t>
      </w:r>
      <w:proofErr w:type="spellEnd"/>
      <w:r w:rsidR="00D36FD7">
        <w:rPr>
          <w:i/>
          <w:iCs/>
          <w:color w:val="262626"/>
          <w:lang w:val="en-US"/>
        </w:rPr>
        <w:t xml:space="preserve"> </w:t>
      </w:r>
      <w:proofErr w:type="spellStart"/>
      <w:r w:rsidR="00D36FD7">
        <w:rPr>
          <w:i/>
          <w:iCs/>
          <w:color w:val="262626"/>
          <w:lang w:val="en-US"/>
        </w:rPr>
        <w:t>inicial</w:t>
      </w:r>
      <w:proofErr w:type="spellEnd"/>
    </w:p>
    <w:p w14:paraId="69916CB9" w14:textId="77777777" w:rsidR="00392B5E" w:rsidRPr="00392B5E" w:rsidRDefault="00392B5E" w:rsidP="00392B5E">
      <w:pPr>
        <w:suppressAutoHyphens w:val="0"/>
        <w:overflowPunct/>
        <w:spacing w:after="0" w:line="240" w:lineRule="auto"/>
        <w:jc w:val="left"/>
        <w:rPr>
          <w:i/>
          <w:iCs/>
          <w:color w:val="262626"/>
          <w:lang w:val="en-US"/>
        </w:rPr>
      </w:pPr>
      <w:r w:rsidRPr="00392B5E">
        <w:rPr>
          <w:i/>
          <w:iCs/>
          <w:color w:val="262626"/>
          <w:lang w:val="en-US"/>
        </w:rPr>
        <w:t xml:space="preserve">        </w:t>
      </w:r>
    </w:p>
    <w:p w14:paraId="0B04D93D" w14:textId="77777777" w:rsidR="00392B5E" w:rsidRPr="00392B5E" w:rsidRDefault="00392B5E" w:rsidP="00392B5E">
      <w:pPr>
        <w:suppressAutoHyphens w:val="0"/>
        <w:overflowPunct/>
        <w:spacing w:after="0" w:line="240" w:lineRule="auto"/>
        <w:jc w:val="left"/>
        <w:rPr>
          <w:i/>
          <w:iCs/>
          <w:color w:val="262626"/>
          <w:lang w:val="en-US"/>
        </w:rPr>
      </w:pPr>
      <w:r w:rsidRPr="00392B5E">
        <w:rPr>
          <w:i/>
          <w:iCs/>
          <w:color w:val="262626"/>
          <w:lang w:val="en-US"/>
        </w:rPr>
        <w:t xml:space="preserve">        for t in range(T):</w:t>
      </w:r>
    </w:p>
    <w:p w14:paraId="540EBF71" w14:textId="00C709B1" w:rsidR="00392B5E" w:rsidRPr="00392B5E" w:rsidRDefault="00392B5E" w:rsidP="00392B5E">
      <w:pPr>
        <w:suppressAutoHyphens w:val="0"/>
        <w:overflowPunct/>
        <w:spacing w:after="0" w:line="240" w:lineRule="auto"/>
        <w:jc w:val="left"/>
        <w:rPr>
          <w:i/>
          <w:iCs/>
          <w:color w:val="262626"/>
          <w:lang w:val="en-US"/>
        </w:rPr>
      </w:pPr>
      <w:r w:rsidRPr="00392B5E">
        <w:rPr>
          <w:i/>
          <w:iCs/>
          <w:color w:val="262626"/>
          <w:lang w:val="en-US"/>
        </w:rPr>
        <w:t xml:space="preserve">            </w:t>
      </w:r>
      <w:proofErr w:type="spellStart"/>
      <w:r w:rsidRPr="00392B5E">
        <w:rPr>
          <w:i/>
          <w:iCs/>
          <w:color w:val="262626"/>
          <w:lang w:val="en-US"/>
        </w:rPr>
        <w:t>x_t</w:t>
      </w:r>
      <w:proofErr w:type="spellEnd"/>
      <w:r w:rsidRPr="00392B5E">
        <w:rPr>
          <w:i/>
          <w:iCs/>
          <w:color w:val="262626"/>
          <w:lang w:val="en-US"/>
        </w:rPr>
        <w:t xml:space="preserve"> = X[t] # </w:t>
      </w:r>
      <w:r w:rsidR="00D36FD7">
        <w:rPr>
          <w:i/>
          <w:iCs/>
          <w:color w:val="262626"/>
          <w:lang w:val="en-US"/>
        </w:rPr>
        <w:t xml:space="preserve">Entrada </w:t>
      </w:r>
      <w:proofErr w:type="spellStart"/>
      <w:r w:rsidR="00D36FD7">
        <w:rPr>
          <w:i/>
          <w:iCs/>
          <w:color w:val="262626"/>
          <w:lang w:val="en-US"/>
        </w:rPr>
        <w:t>na</w:t>
      </w:r>
      <w:proofErr w:type="spellEnd"/>
      <w:r w:rsidR="00D36FD7">
        <w:rPr>
          <w:i/>
          <w:iCs/>
          <w:color w:val="262626"/>
          <w:lang w:val="en-US"/>
        </w:rPr>
        <w:t xml:space="preserve"> </w:t>
      </w:r>
      <w:proofErr w:type="spellStart"/>
      <w:r w:rsidR="00D36FD7">
        <w:rPr>
          <w:i/>
          <w:iCs/>
          <w:color w:val="262626"/>
          <w:lang w:val="en-US"/>
        </w:rPr>
        <w:t>iteração</w:t>
      </w:r>
      <w:proofErr w:type="spellEnd"/>
      <w:r w:rsidR="00D36FD7">
        <w:rPr>
          <w:i/>
          <w:iCs/>
          <w:color w:val="262626"/>
          <w:lang w:val="en-US"/>
        </w:rPr>
        <w:t xml:space="preserve"> t</w:t>
      </w:r>
    </w:p>
    <w:p w14:paraId="54D33A6D" w14:textId="77777777" w:rsidR="00392B5E" w:rsidRPr="00392B5E" w:rsidRDefault="00392B5E" w:rsidP="00392B5E">
      <w:pPr>
        <w:suppressAutoHyphens w:val="0"/>
        <w:overflowPunct/>
        <w:spacing w:after="0" w:line="240" w:lineRule="auto"/>
        <w:jc w:val="left"/>
        <w:rPr>
          <w:i/>
          <w:iCs/>
          <w:color w:val="262626"/>
          <w:lang w:val="en-US"/>
        </w:rPr>
      </w:pPr>
      <w:r w:rsidRPr="00392B5E">
        <w:rPr>
          <w:i/>
          <w:iCs/>
          <w:color w:val="262626"/>
          <w:lang w:val="en-US"/>
        </w:rPr>
        <w:t xml:space="preserve">            </w:t>
      </w:r>
    </w:p>
    <w:p w14:paraId="46754269" w14:textId="0F6B56C9" w:rsidR="00392B5E" w:rsidRPr="00392B5E" w:rsidRDefault="00392B5E" w:rsidP="00392B5E">
      <w:pPr>
        <w:suppressAutoHyphens w:val="0"/>
        <w:overflowPunct/>
        <w:spacing w:after="0" w:line="240" w:lineRule="auto"/>
        <w:jc w:val="left"/>
        <w:rPr>
          <w:i/>
          <w:iCs/>
          <w:color w:val="262626"/>
          <w:lang w:val="en-US"/>
        </w:rPr>
      </w:pPr>
      <w:r w:rsidRPr="00392B5E">
        <w:rPr>
          <w:i/>
          <w:iCs/>
          <w:color w:val="262626"/>
          <w:lang w:val="en-US"/>
        </w:rPr>
        <w:t xml:space="preserve">            # </w:t>
      </w:r>
      <w:proofErr w:type="spellStart"/>
      <w:r w:rsidR="00D36FD7">
        <w:rPr>
          <w:i/>
          <w:iCs/>
          <w:color w:val="262626"/>
          <w:lang w:val="en-US"/>
        </w:rPr>
        <w:t>Calcula</w:t>
      </w:r>
      <w:proofErr w:type="spellEnd"/>
      <w:r w:rsidRPr="00392B5E">
        <w:rPr>
          <w:i/>
          <w:iCs/>
          <w:color w:val="262626"/>
          <w:lang w:val="en-US"/>
        </w:rPr>
        <w:t xml:space="preserve"> </w:t>
      </w:r>
      <w:r w:rsidR="00D36FD7">
        <w:rPr>
          <w:i/>
          <w:iCs/>
          <w:color w:val="262626"/>
          <w:lang w:val="en-US"/>
        </w:rPr>
        <w:t xml:space="preserve">porta de </w:t>
      </w:r>
      <w:proofErr w:type="spellStart"/>
      <w:r w:rsidR="00D36FD7">
        <w:rPr>
          <w:i/>
          <w:iCs/>
          <w:color w:val="262626"/>
          <w:lang w:val="en-US"/>
        </w:rPr>
        <w:t>atualização</w:t>
      </w:r>
      <w:proofErr w:type="spellEnd"/>
      <w:r w:rsidRPr="00392B5E">
        <w:rPr>
          <w:i/>
          <w:iCs/>
          <w:color w:val="262626"/>
          <w:lang w:val="en-US"/>
        </w:rPr>
        <w:t xml:space="preserve"> (z), </w:t>
      </w:r>
      <w:proofErr w:type="spellStart"/>
      <w:r w:rsidR="00D36FD7">
        <w:rPr>
          <w:i/>
          <w:iCs/>
          <w:color w:val="262626"/>
          <w:lang w:val="en-US"/>
        </w:rPr>
        <w:t>reposição</w:t>
      </w:r>
      <w:proofErr w:type="spellEnd"/>
      <w:r w:rsidRPr="00392B5E">
        <w:rPr>
          <w:i/>
          <w:iCs/>
          <w:color w:val="262626"/>
          <w:lang w:val="en-US"/>
        </w:rPr>
        <w:t xml:space="preserve"> (r)</w:t>
      </w:r>
      <w:r w:rsidR="00D36FD7">
        <w:rPr>
          <w:i/>
          <w:iCs/>
          <w:color w:val="262626"/>
          <w:lang w:val="en-US"/>
        </w:rPr>
        <w:t xml:space="preserve"> e a nova porta </w:t>
      </w:r>
      <w:proofErr w:type="spellStart"/>
      <w:r w:rsidR="00D36FD7">
        <w:rPr>
          <w:i/>
          <w:iCs/>
          <w:color w:val="262626"/>
          <w:lang w:val="en-US"/>
        </w:rPr>
        <w:t>gerada</w:t>
      </w:r>
      <w:proofErr w:type="spellEnd"/>
      <w:r w:rsidRPr="00392B5E">
        <w:rPr>
          <w:i/>
          <w:iCs/>
          <w:color w:val="262626"/>
          <w:lang w:val="en-US"/>
        </w:rPr>
        <w:t xml:space="preserve"> (</w:t>
      </w:r>
      <w:proofErr w:type="spellStart"/>
      <w:r w:rsidRPr="00392B5E">
        <w:rPr>
          <w:i/>
          <w:iCs/>
          <w:color w:val="262626"/>
          <w:lang w:val="en-US"/>
        </w:rPr>
        <w:t>h_tilde</w:t>
      </w:r>
      <w:proofErr w:type="spellEnd"/>
      <w:r w:rsidRPr="00392B5E">
        <w:rPr>
          <w:i/>
          <w:iCs/>
          <w:color w:val="262626"/>
          <w:lang w:val="en-US"/>
        </w:rPr>
        <w:t>)</w:t>
      </w:r>
    </w:p>
    <w:p w14:paraId="1B8195AE" w14:textId="77777777" w:rsidR="00392B5E" w:rsidRPr="00392B5E" w:rsidRDefault="00392B5E" w:rsidP="00392B5E">
      <w:pPr>
        <w:suppressAutoHyphens w:val="0"/>
        <w:overflowPunct/>
        <w:spacing w:after="0" w:line="240" w:lineRule="auto"/>
        <w:jc w:val="left"/>
        <w:rPr>
          <w:i/>
          <w:iCs/>
          <w:color w:val="262626"/>
          <w:lang w:val="en-US"/>
        </w:rPr>
      </w:pPr>
      <w:r w:rsidRPr="00392B5E">
        <w:rPr>
          <w:i/>
          <w:iCs/>
          <w:color w:val="262626"/>
          <w:lang w:val="en-US"/>
        </w:rPr>
        <w:t xml:space="preserve">            </w:t>
      </w:r>
      <w:proofErr w:type="spellStart"/>
      <w:r w:rsidRPr="00392B5E">
        <w:rPr>
          <w:i/>
          <w:iCs/>
          <w:color w:val="262626"/>
          <w:lang w:val="en-US"/>
        </w:rPr>
        <w:t>z_t</w:t>
      </w:r>
      <w:proofErr w:type="spellEnd"/>
      <w:r w:rsidRPr="00392B5E">
        <w:rPr>
          <w:i/>
          <w:iCs/>
          <w:color w:val="262626"/>
          <w:lang w:val="en-US"/>
        </w:rPr>
        <w:t xml:space="preserve"> = sigmoid(</w:t>
      </w:r>
      <w:proofErr w:type="spellStart"/>
      <w:r w:rsidRPr="00392B5E">
        <w:rPr>
          <w:i/>
          <w:iCs/>
          <w:color w:val="262626"/>
          <w:lang w:val="en-US"/>
        </w:rPr>
        <w:t>x_t</w:t>
      </w:r>
      <w:proofErr w:type="spellEnd"/>
      <w:r w:rsidRPr="00392B5E">
        <w:rPr>
          <w:i/>
          <w:iCs/>
          <w:color w:val="262626"/>
          <w:lang w:val="en-US"/>
        </w:rPr>
        <w:t xml:space="preserve"> @ </w:t>
      </w:r>
      <w:proofErr w:type="spellStart"/>
      <w:r w:rsidRPr="00392B5E">
        <w:rPr>
          <w:i/>
          <w:iCs/>
          <w:color w:val="262626"/>
          <w:lang w:val="en-US"/>
        </w:rPr>
        <w:t>self.W_z</w:t>
      </w:r>
      <w:proofErr w:type="spellEnd"/>
      <w:r w:rsidRPr="00392B5E">
        <w:rPr>
          <w:i/>
          <w:iCs/>
          <w:color w:val="262626"/>
          <w:lang w:val="en-US"/>
        </w:rPr>
        <w:t xml:space="preserve"> + H[t] @ </w:t>
      </w:r>
      <w:proofErr w:type="spellStart"/>
      <w:r w:rsidRPr="00392B5E">
        <w:rPr>
          <w:i/>
          <w:iCs/>
          <w:color w:val="262626"/>
          <w:lang w:val="en-US"/>
        </w:rPr>
        <w:t>self.U_z</w:t>
      </w:r>
      <w:proofErr w:type="spellEnd"/>
      <w:r w:rsidRPr="00392B5E">
        <w:rPr>
          <w:i/>
          <w:iCs/>
          <w:color w:val="262626"/>
          <w:lang w:val="en-US"/>
        </w:rPr>
        <w:t xml:space="preserve"> + </w:t>
      </w:r>
      <w:proofErr w:type="spellStart"/>
      <w:r w:rsidRPr="00392B5E">
        <w:rPr>
          <w:i/>
          <w:iCs/>
          <w:color w:val="262626"/>
          <w:lang w:val="en-US"/>
        </w:rPr>
        <w:t>self.b_z</w:t>
      </w:r>
      <w:proofErr w:type="spellEnd"/>
      <w:r w:rsidRPr="00392B5E">
        <w:rPr>
          <w:i/>
          <w:iCs/>
          <w:color w:val="262626"/>
          <w:lang w:val="en-US"/>
        </w:rPr>
        <w:t>)</w:t>
      </w:r>
    </w:p>
    <w:p w14:paraId="5557FE64" w14:textId="77777777" w:rsidR="00392B5E" w:rsidRPr="00392B5E" w:rsidRDefault="00392B5E" w:rsidP="00392B5E">
      <w:pPr>
        <w:suppressAutoHyphens w:val="0"/>
        <w:overflowPunct/>
        <w:spacing w:after="0" w:line="240" w:lineRule="auto"/>
        <w:jc w:val="left"/>
        <w:rPr>
          <w:i/>
          <w:iCs/>
          <w:color w:val="262626"/>
          <w:lang w:val="en-US"/>
        </w:rPr>
      </w:pPr>
      <w:r w:rsidRPr="00392B5E">
        <w:rPr>
          <w:i/>
          <w:iCs/>
          <w:color w:val="262626"/>
          <w:lang w:val="en-US"/>
        </w:rPr>
        <w:t xml:space="preserve">            </w:t>
      </w:r>
      <w:proofErr w:type="spellStart"/>
      <w:r w:rsidRPr="00392B5E">
        <w:rPr>
          <w:i/>
          <w:iCs/>
          <w:color w:val="262626"/>
          <w:lang w:val="en-US"/>
        </w:rPr>
        <w:t>r_t</w:t>
      </w:r>
      <w:proofErr w:type="spellEnd"/>
      <w:r w:rsidRPr="00392B5E">
        <w:rPr>
          <w:i/>
          <w:iCs/>
          <w:color w:val="262626"/>
          <w:lang w:val="en-US"/>
        </w:rPr>
        <w:t xml:space="preserve"> = sigmoid(</w:t>
      </w:r>
      <w:proofErr w:type="spellStart"/>
      <w:r w:rsidRPr="00392B5E">
        <w:rPr>
          <w:i/>
          <w:iCs/>
          <w:color w:val="262626"/>
          <w:lang w:val="en-US"/>
        </w:rPr>
        <w:t>x_t</w:t>
      </w:r>
      <w:proofErr w:type="spellEnd"/>
      <w:r w:rsidRPr="00392B5E">
        <w:rPr>
          <w:i/>
          <w:iCs/>
          <w:color w:val="262626"/>
          <w:lang w:val="en-US"/>
        </w:rPr>
        <w:t xml:space="preserve"> @ </w:t>
      </w:r>
      <w:proofErr w:type="spellStart"/>
      <w:r w:rsidRPr="00392B5E">
        <w:rPr>
          <w:i/>
          <w:iCs/>
          <w:color w:val="262626"/>
          <w:lang w:val="en-US"/>
        </w:rPr>
        <w:t>self.W_r</w:t>
      </w:r>
      <w:proofErr w:type="spellEnd"/>
      <w:r w:rsidRPr="00392B5E">
        <w:rPr>
          <w:i/>
          <w:iCs/>
          <w:color w:val="262626"/>
          <w:lang w:val="en-US"/>
        </w:rPr>
        <w:t xml:space="preserve"> + H[t] @ </w:t>
      </w:r>
      <w:proofErr w:type="spellStart"/>
      <w:r w:rsidRPr="00392B5E">
        <w:rPr>
          <w:i/>
          <w:iCs/>
          <w:color w:val="262626"/>
          <w:lang w:val="en-US"/>
        </w:rPr>
        <w:t>self.U_r</w:t>
      </w:r>
      <w:proofErr w:type="spellEnd"/>
      <w:r w:rsidRPr="00392B5E">
        <w:rPr>
          <w:i/>
          <w:iCs/>
          <w:color w:val="262626"/>
          <w:lang w:val="en-US"/>
        </w:rPr>
        <w:t xml:space="preserve"> + </w:t>
      </w:r>
      <w:proofErr w:type="spellStart"/>
      <w:r w:rsidRPr="00392B5E">
        <w:rPr>
          <w:i/>
          <w:iCs/>
          <w:color w:val="262626"/>
          <w:lang w:val="en-US"/>
        </w:rPr>
        <w:t>self.b_r</w:t>
      </w:r>
      <w:proofErr w:type="spellEnd"/>
      <w:r w:rsidRPr="00392B5E">
        <w:rPr>
          <w:i/>
          <w:iCs/>
          <w:color w:val="262626"/>
          <w:lang w:val="en-US"/>
        </w:rPr>
        <w:t>)</w:t>
      </w:r>
    </w:p>
    <w:p w14:paraId="2BC7156D" w14:textId="77777777" w:rsidR="00392B5E" w:rsidRPr="00392B5E" w:rsidRDefault="00392B5E" w:rsidP="00392B5E">
      <w:pPr>
        <w:suppressAutoHyphens w:val="0"/>
        <w:overflowPunct/>
        <w:spacing w:after="0" w:line="240" w:lineRule="auto"/>
        <w:jc w:val="left"/>
        <w:rPr>
          <w:i/>
          <w:iCs/>
          <w:color w:val="262626"/>
          <w:lang w:val="en-US"/>
        </w:rPr>
      </w:pPr>
      <w:r w:rsidRPr="00392B5E">
        <w:rPr>
          <w:i/>
          <w:iCs/>
          <w:color w:val="262626"/>
          <w:lang w:val="en-US"/>
        </w:rPr>
        <w:t xml:space="preserve">            </w:t>
      </w:r>
      <w:proofErr w:type="spellStart"/>
      <w:r w:rsidRPr="00392B5E">
        <w:rPr>
          <w:i/>
          <w:iCs/>
          <w:color w:val="262626"/>
          <w:lang w:val="en-US"/>
        </w:rPr>
        <w:t>h_tilde_t</w:t>
      </w:r>
      <w:proofErr w:type="spellEnd"/>
      <w:r w:rsidRPr="00392B5E">
        <w:rPr>
          <w:i/>
          <w:iCs/>
          <w:color w:val="262626"/>
          <w:lang w:val="en-US"/>
        </w:rPr>
        <w:t xml:space="preserve"> = </w:t>
      </w:r>
      <w:proofErr w:type="spellStart"/>
      <w:r w:rsidRPr="00392B5E">
        <w:rPr>
          <w:i/>
          <w:iCs/>
          <w:color w:val="262626"/>
          <w:lang w:val="en-US"/>
        </w:rPr>
        <w:t>np.tanh</w:t>
      </w:r>
      <w:proofErr w:type="spellEnd"/>
      <w:r w:rsidRPr="00392B5E">
        <w:rPr>
          <w:i/>
          <w:iCs/>
          <w:color w:val="262626"/>
          <w:lang w:val="en-US"/>
        </w:rPr>
        <w:t>(</w:t>
      </w:r>
      <w:proofErr w:type="spellStart"/>
      <w:r w:rsidRPr="00392B5E">
        <w:rPr>
          <w:i/>
          <w:iCs/>
          <w:color w:val="262626"/>
          <w:lang w:val="en-US"/>
        </w:rPr>
        <w:t>x_t</w:t>
      </w:r>
      <w:proofErr w:type="spellEnd"/>
      <w:r w:rsidRPr="00392B5E">
        <w:rPr>
          <w:i/>
          <w:iCs/>
          <w:color w:val="262626"/>
          <w:lang w:val="en-US"/>
        </w:rPr>
        <w:t xml:space="preserve"> @ </w:t>
      </w:r>
      <w:proofErr w:type="spellStart"/>
      <w:r w:rsidRPr="00392B5E">
        <w:rPr>
          <w:i/>
          <w:iCs/>
          <w:color w:val="262626"/>
          <w:lang w:val="en-US"/>
        </w:rPr>
        <w:t>self.W</w:t>
      </w:r>
      <w:proofErr w:type="spellEnd"/>
      <w:r w:rsidRPr="00392B5E">
        <w:rPr>
          <w:i/>
          <w:iCs/>
          <w:color w:val="262626"/>
          <w:lang w:val="en-US"/>
        </w:rPr>
        <w:t xml:space="preserve"> + (</w:t>
      </w:r>
      <w:proofErr w:type="spellStart"/>
      <w:r w:rsidRPr="00392B5E">
        <w:rPr>
          <w:i/>
          <w:iCs/>
          <w:color w:val="262626"/>
          <w:lang w:val="en-US"/>
        </w:rPr>
        <w:t>r_t</w:t>
      </w:r>
      <w:proofErr w:type="spellEnd"/>
      <w:r w:rsidRPr="00392B5E">
        <w:rPr>
          <w:i/>
          <w:iCs/>
          <w:color w:val="262626"/>
          <w:lang w:val="en-US"/>
        </w:rPr>
        <w:t xml:space="preserve"> * H[t]) @ </w:t>
      </w:r>
      <w:proofErr w:type="spellStart"/>
      <w:r w:rsidRPr="00392B5E">
        <w:rPr>
          <w:i/>
          <w:iCs/>
          <w:color w:val="262626"/>
          <w:lang w:val="en-US"/>
        </w:rPr>
        <w:t>self.U</w:t>
      </w:r>
      <w:proofErr w:type="spellEnd"/>
      <w:r w:rsidRPr="00392B5E">
        <w:rPr>
          <w:i/>
          <w:iCs/>
          <w:color w:val="262626"/>
          <w:lang w:val="en-US"/>
        </w:rPr>
        <w:t xml:space="preserve"> + </w:t>
      </w:r>
      <w:proofErr w:type="spellStart"/>
      <w:r w:rsidRPr="00392B5E">
        <w:rPr>
          <w:i/>
          <w:iCs/>
          <w:color w:val="262626"/>
          <w:lang w:val="en-US"/>
        </w:rPr>
        <w:t>self.b</w:t>
      </w:r>
      <w:proofErr w:type="spellEnd"/>
      <w:r w:rsidRPr="00392B5E">
        <w:rPr>
          <w:i/>
          <w:iCs/>
          <w:color w:val="262626"/>
          <w:lang w:val="en-US"/>
        </w:rPr>
        <w:t>)</w:t>
      </w:r>
    </w:p>
    <w:p w14:paraId="0F8DBAEF" w14:textId="77777777" w:rsidR="00392B5E" w:rsidRPr="00392B5E" w:rsidRDefault="00392B5E" w:rsidP="00392B5E">
      <w:pPr>
        <w:suppressAutoHyphens w:val="0"/>
        <w:overflowPunct/>
        <w:spacing w:after="0" w:line="240" w:lineRule="auto"/>
        <w:jc w:val="left"/>
        <w:rPr>
          <w:i/>
          <w:iCs/>
          <w:color w:val="262626"/>
          <w:lang w:val="en-US"/>
        </w:rPr>
      </w:pPr>
      <w:r w:rsidRPr="00392B5E">
        <w:rPr>
          <w:i/>
          <w:iCs/>
          <w:color w:val="262626"/>
          <w:lang w:val="en-US"/>
        </w:rPr>
        <w:t xml:space="preserve">            </w:t>
      </w:r>
    </w:p>
    <w:p w14:paraId="4B492F7A" w14:textId="3D4ABA3F" w:rsidR="00392B5E" w:rsidRPr="00392B5E" w:rsidRDefault="00392B5E" w:rsidP="00392B5E">
      <w:pPr>
        <w:suppressAutoHyphens w:val="0"/>
        <w:overflowPunct/>
        <w:spacing w:after="0" w:line="240" w:lineRule="auto"/>
        <w:jc w:val="left"/>
        <w:rPr>
          <w:i/>
          <w:iCs/>
          <w:color w:val="262626"/>
          <w:lang w:val="en-US"/>
        </w:rPr>
      </w:pPr>
      <w:r w:rsidRPr="00392B5E">
        <w:rPr>
          <w:i/>
          <w:iCs/>
          <w:color w:val="262626"/>
          <w:lang w:val="en-US"/>
        </w:rPr>
        <w:t xml:space="preserve">            # </w:t>
      </w:r>
      <w:proofErr w:type="spellStart"/>
      <w:r w:rsidR="00D36FD7">
        <w:rPr>
          <w:i/>
          <w:iCs/>
          <w:color w:val="262626"/>
          <w:lang w:val="en-US"/>
        </w:rPr>
        <w:t>Atualiza</w:t>
      </w:r>
      <w:proofErr w:type="spellEnd"/>
      <w:r w:rsidR="00D36FD7">
        <w:rPr>
          <w:i/>
          <w:iCs/>
          <w:color w:val="262626"/>
          <w:lang w:val="en-US"/>
        </w:rPr>
        <w:t xml:space="preserve"> o </w:t>
      </w:r>
      <w:proofErr w:type="spellStart"/>
      <w:r w:rsidR="00D36FD7">
        <w:rPr>
          <w:i/>
          <w:iCs/>
          <w:color w:val="262626"/>
          <w:lang w:val="en-US"/>
        </w:rPr>
        <w:t>estado</w:t>
      </w:r>
      <w:proofErr w:type="spellEnd"/>
      <w:r w:rsidR="00D36FD7">
        <w:rPr>
          <w:i/>
          <w:iCs/>
          <w:color w:val="262626"/>
          <w:lang w:val="en-US"/>
        </w:rPr>
        <w:t xml:space="preserve"> </w:t>
      </w:r>
      <w:proofErr w:type="spellStart"/>
      <w:r w:rsidR="00D36FD7">
        <w:rPr>
          <w:i/>
          <w:iCs/>
          <w:color w:val="262626"/>
          <w:lang w:val="en-US"/>
        </w:rPr>
        <w:t>oculto</w:t>
      </w:r>
      <w:proofErr w:type="spellEnd"/>
      <w:r w:rsidR="00D36FD7">
        <w:rPr>
          <w:i/>
          <w:iCs/>
          <w:color w:val="262626"/>
          <w:lang w:val="en-US"/>
        </w:rPr>
        <w:t xml:space="preserve"> </w:t>
      </w:r>
      <w:proofErr w:type="spellStart"/>
      <w:r w:rsidR="00D36FD7">
        <w:rPr>
          <w:i/>
          <w:iCs/>
          <w:color w:val="262626"/>
          <w:lang w:val="en-US"/>
        </w:rPr>
        <w:t>através</w:t>
      </w:r>
      <w:proofErr w:type="spellEnd"/>
      <w:r w:rsidR="00D36FD7">
        <w:rPr>
          <w:i/>
          <w:iCs/>
          <w:color w:val="262626"/>
          <w:lang w:val="en-US"/>
        </w:rPr>
        <w:t xml:space="preserve"> da </w:t>
      </w:r>
      <w:proofErr w:type="spellStart"/>
      <w:r w:rsidR="00D36FD7">
        <w:rPr>
          <w:i/>
          <w:iCs/>
          <w:color w:val="262626"/>
          <w:lang w:val="en-US"/>
        </w:rPr>
        <w:t>equação</w:t>
      </w:r>
      <w:proofErr w:type="spellEnd"/>
      <w:r w:rsidR="00D36FD7">
        <w:rPr>
          <w:i/>
          <w:iCs/>
          <w:color w:val="262626"/>
          <w:lang w:val="en-US"/>
        </w:rPr>
        <w:t xml:space="preserve"> 4</w:t>
      </w:r>
    </w:p>
    <w:p w14:paraId="51AF2E31" w14:textId="77777777" w:rsidR="00392B5E" w:rsidRPr="00392B5E" w:rsidRDefault="00392B5E" w:rsidP="00392B5E">
      <w:pPr>
        <w:suppressAutoHyphens w:val="0"/>
        <w:overflowPunct/>
        <w:spacing w:after="0" w:line="240" w:lineRule="auto"/>
        <w:jc w:val="left"/>
        <w:rPr>
          <w:i/>
          <w:iCs/>
          <w:color w:val="262626"/>
          <w:lang w:val="en-US"/>
        </w:rPr>
      </w:pPr>
      <w:r w:rsidRPr="00392B5E">
        <w:rPr>
          <w:i/>
          <w:iCs/>
          <w:color w:val="262626"/>
          <w:lang w:val="en-US"/>
        </w:rPr>
        <w:t xml:space="preserve">            H[t+1] = (1 - </w:t>
      </w:r>
      <w:proofErr w:type="spellStart"/>
      <w:r w:rsidRPr="00392B5E">
        <w:rPr>
          <w:i/>
          <w:iCs/>
          <w:color w:val="262626"/>
          <w:lang w:val="en-US"/>
        </w:rPr>
        <w:t>z_t</w:t>
      </w:r>
      <w:proofErr w:type="spellEnd"/>
      <w:r w:rsidRPr="00392B5E">
        <w:rPr>
          <w:i/>
          <w:iCs/>
          <w:color w:val="262626"/>
          <w:lang w:val="en-US"/>
        </w:rPr>
        <w:t xml:space="preserve">) * H[t] + </w:t>
      </w:r>
      <w:proofErr w:type="spellStart"/>
      <w:r w:rsidRPr="00392B5E">
        <w:rPr>
          <w:i/>
          <w:iCs/>
          <w:color w:val="262626"/>
          <w:lang w:val="en-US"/>
        </w:rPr>
        <w:t>z_t</w:t>
      </w:r>
      <w:proofErr w:type="spellEnd"/>
      <w:r w:rsidRPr="00392B5E">
        <w:rPr>
          <w:i/>
          <w:iCs/>
          <w:color w:val="262626"/>
          <w:lang w:val="en-US"/>
        </w:rPr>
        <w:t xml:space="preserve"> * </w:t>
      </w:r>
      <w:proofErr w:type="spellStart"/>
      <w:r w:rsidRPr="00392B5E">
        <w:rPr>
          <w:i/>
          <w:iCs/>
          <w:color w:val="262626"/>
          <w:lang w:val="en-US"/>
        </w:rPr>
        <w:t>h_tilde_t</w:t>
      </w:r>
      <w:proofErr w:type="spellEnd"/>
    </w:p>
    <w:p w14:paraId="488BE398" w14:textId="77777777" w:rsidR="00392B5E" w:rsidRPr="00392B5E" w:rsidRDefault="00392B5E" w:rsidP="00392B5E">
      <w:pPr>
        <w:suppressAutoHyphens w:val="0"/>
        <w:overflowPunct/>
        <w:spacing w:after="0" w:line="240" w:lineRule="auto"/>
        <w:jc w:val="left"/>
        <w:rPr>
          <w:i/>
          <w:iCs/>
          <w:color w:val="262626"/>
          <w:lang w:val="en-US"/>
        </w:rPr>
      </w:pPr>
      <w:r w:rsidRPr="00392B5E">
        <w:rPr>
          <w:i/>
          <w:iCs/>
          <w:color w:val="262626"/>
          <w:lang w:val="en-US"/>
        </w:rPr>
        <w:t xml:space="preserve">            </w:t>
      </w:r>
    </w:p>
    <w:p w14:paraId="39A7173C" w14:textId="4B704366" w:rsidR="00392B5E" w:rsidRPr="00392B5E" w:rsidRDefault="00392B5E" w:rsidP="00392B5E">
      <w:pPr>
        <w:suppressAutoHyphens w:val="0"/>
        <w:overflowPunct/>
        <w:spacing w:after="0" w:line="240" w:lineRule="auto"/>
        <w:jc w:val="left"/>
        <w:rPr>
          <w:i/>
          <w:iCs/>
          <w:color w:val="262626"/>
          <w:lang w:val="en-US"/>
        </w:rPr>
      </w:pPr>
      <w:r w:rsidRPr="00392B5E">
        <w:rPr>
          <w:i/>
          <w:iCs/>
          <w:color w:val="262626"/>
          <w:lang w:val="en-US"/>
        </w:rPr>
        <w:t xml:space="preserve">            Z[t] = </w:t>
      </w:r>
      <w:proofErr w:type="spellStart"/>
      <w:r w:rsidRPr="00392B5E">
        <w:rPr>
          <w:i/>
          <w:iCs/>
          <w:color w:val="262626"/>
          <w:lang w:val="en-US"/>
        </w:rPr>
        <w:t>z_t</w:t>
      </w:r>
      <w:proofErr w:type="spellEnd"/>
      <w:r w:rsidRPr="00392B5E">
        <w:rPr>
          <w:i/>
          <w:iCs/>
          <w:color w:val="262626"/>
          <w:lang w:val="en-US"/>
        </w:rPr>
        <w:t xml:space="preserve"> # </w:t>
      </w:r>
      <w:proofErr w:type="spellStart"/>
      <w:r w:rsidR="00D36FD7">
        <w:rPr>
          <w:i/>
          <w:iCs/>
          <w:color w:val="262626"/>
          <w:lang w:val="en-US"/>
        </w:rPr>
        <w:t>Armazena</w:t>
      </w:r>
      <w:proofErr w:type="spellEnd"/>
      <w:r w:rsidR="00D36FD7">
        <w:rPr>
          <w:i/>
          <w:iCs/>
          <w:color w:val="262626"/>
          <w:lang w:val="en-US"/>
        </w:rPr>
        <w:t xml:space="preserve"> a porta de </w:t>
      </w:r>
      <w:proofErr w:type="spellStart"/>
      <w:r w:rsidR="00D36FD7">
        <w:rPr>
          <w:i/>
          <w:iCs/>
          <w:color w:val="262626"/>
          <w:lang w:val="en-US"/>
        </w:rPr>
        <w:t>atualização</w:t>
      </w:r>
      <w:proofErr w:type="spellEnd"/>
      <w:r w:rsidR="00D36FD7">
        <w:rPr>
          <w:i/>
          <w:iCs/>
          <w:color w:val="262626"/>
          <w:lang w:val="en-US"/>
        </w:rPr>
        <w:t xml:space="preserve"> para </w:t>
      </w:r>
      <w:proofErr w:type="spellStart"/>
      <w:r w:rsidR="00D36FD7">
        <w:rPr>
          <w:i/>
          <w:iCs/>
          <w:color w:val="262626"/>
          <w:lang w:val="en-US"/>
        </w:rPr>
        <w:t>esta</w:t>
      </w:r>
      <w:proofErr w:type="spellEnd"/>
      <w:r w:rsidR="00D36FD7">
        <w:rPr>
          <w:i/>
          <w:iCs/>
          <w:color w:val="262626"/>
          <w:lang w:val="en-US"/>
        </w:rPr>
        <w:t xml:space="preserve"> </w:t>
      </w:r>
      <w:proofErr w:type="spellStart"/>
      <w:r w:rsidR="00D36FD7">
        <w:rPr>
          <w:i/>
          <w:iCs/>
          <w:color w:val="262626"/>
          <w:lang w:val="en-US"/>
        </w:rPr>
        <w:t>iteração</w:t>
      </w:r>
      <w:proofErr w:type="spellEnd"/>
    </w:p>
    <w:p w14:paraId="5A332A8B" w14:textId="558E930C" w:rsidR="00392B5E" w:rsidRPr="00392B5E" w:rsidRDefault="00392B5E" w:rsidP="00392B5E">
      <w:pPr>
        <w:suppressAutoHyphens w:val="0"/>
        <w:overflowPunct/>
        <w:spacing w:after="0" w:line="240" w:lineRule="auto"/>
        <w:jc w:val="left"/>
        <w:rPr>
          <w:i/>
          <w:iCs/>
          <w:color w:val="262626"/>
          <w:lang w:val="en-US"/>
        </w:rPr>
      </w:pPr>
      <w:r w:rsidRPr="00392B5E">
        <w:rPr>
          <w:i/>
          <w:iCs/>
          <w:color w:val="262626"/>
          <w:lang w:val="en-US"/>
        </w:rPr>
        <w:t xml:space="preserve">            R[t] = </w:t>
      </w:r>
      <w:proofErr w:type="spellStart"/>
      <w:r w:rsidRPr="00392B5E">
        <w:rPr>
          <w:i/>
          <w:iCs/>
          <w:color w:val="262626"/>
          <w:lang w:val="en-US"/>
        </w:rPr>
        <w:t>r_t</w:t>
      </w:r>
      <w:proofErr w:type="spellEnd"/>
      <w:r w:rsidRPr="00392B5E">
        <w:rPr>
          <w:i/>
          <w:iCs/>
          <w:color w:val="262626"/>
          <w:lang w:val="en-US"/>
        </w:rPr>
        <w:t xml:space="preserve">  # </w:t>
      </w:r>
      <w:proofErr w:type="spellStart"/>
      <w:r w:rsidR="00D36FD7">
        <w:rPr>
          <w:i/>
          <w:iCs/>
          <w:color w:val="262626"/>
          <w:lang w:val="en-US"/>
        </w:rPr>
        <w:t>Armazena</w:t>
      </w:r>
      <w:proofErr w:type="spellEnd"/>
      <w:r w:rsidR="00D36FD7">
        <w:rPr>
          <w:i/>
          <w:iCs/>
          <w:color w:val="262626"/>
          <w:lang w:val="en-US"/>
        </w:rPr>
        <w:t xml:space="preserve"> a porta de </w:t>
      </w:r>
      <w:proofErr w:type="spellStart"/>
      <w:r w:rsidR="00D36FD7">
        <w:rPr>
          <w:i/>
          <w:iCs/>
          <w:color w:val="262626"/>
          <w:lang w:val="en-US"/>
        </w:rPr>
        <w:t>reposição</w:t>
      </w:r>
      <w:proofErr w:type="spellEnd"/>
      <w:r w:rsidR="00D36FD7">
        <w:rPr>
          <w:i/>
          <w:iCs/>
          <w:color w:val="262626"/>
          <w:lang w:val="en-US"/>
        </w:rPr>
        <w:t xml:space="preserve"> para </w:t>
      </w:r>
      <w:proofErr w:type="spellStart"/>
      <w:r w:rsidR="00D36FD7">
        <w:rPr>
          <w:i/>
          <w:iCs/>
          <w:color w:val="262626"/>
          <w:lang w:val="en-US"/>
        </w:rPr>
        <w:t>esta</w:t>
      </w:r>
      <w:proofErr w:type="spellEnd"/>
      <w:r w:rsidR="00D36FD7">
        <w:rPr>
          <w:i/>
          <w:iCs/>
          <w:color w:val="262626"/>
          <w:lang w:val="en-US"/>
        </w:rPr>
        <w:t xml:space="preserve"> </w:t>
      </w:r>
      <w:proofErr w:type="spellStart"/>
      <w:r w:rsidR="00D36FD7">
        <w:rPr>
          <w:i/>
          <w:iCs/>
          <w:color w:val="262626"/>
          <w:lang w:val="en-US"/>
        </w:rPr>
        <w:t>iteração</w:t>
      </w:r>
      <w:proofErr w:type="spellEnd"/>
    </w:p>
    <w:p w14:paraId="77F3F6DA" w14:textId="77777777" w:rsidR="00392B5E" w:rsidRPr="00392B5E" w:rsidRDefault="00392B5E" w:rsidP="00392B5E">
      <w:pPr>
        <w:suppressAutoHyphens w:val="0"/>
        <w:overflowPunct/>
        <w:spacing w:after="0" w:line="240" w:lineRule="auto"/>
        <w:jc w:val="left"/>
        <w:rPr>
          <w:i/>
          <w:iCs/>
          <w:color w:val="262626"/>
          <w:lang w:val="en-US"/>
        </w:rPr>
      </w:pPr>
      <w:r w:rsidRPr="00392B5E">
        <w:rPr>
          <w:i/>
          <w:iCs/>
          <w:color w:val="262626"/>
          <w:lang w:val="en-US"/>
        </w:rPr>
        <w:t xml:space="preserve">        </w:t>
      </w:r>
    </w:p>
    <w:p w14:paraId="4C9A8263" w14:textId="6551F9A9" w:rsidR="007B434C" w:rsidRPr="00392B5E" w:rsidRDefault="00392B5E" w:rsidP="00392B5E">
      <w:pPr>
        <w:rPr>
          <w:i/>
          <w:iCs/>
          <w:color w:val="262626"/>
          <w:lang w:val="en-US"/>
        </w:rPr>
      </w:pPr>
      <w:r w:rsidRPr="00392B5E">
        <w:rPr>
          <w:i/>
          <w:iCs/>
          <w:color w:val="262626"/>
          <w:lang w:val="en-US"/>
        </w:rPr>
        <w:t xml:space="preserve">        return H[1:], Z, R</w:t>
      </w:r>
    </w:p>
    <w:p w14:paraId="5E88E468" w14:textId="284A7796" w:rsidR="007B434C" w:rsidRDefault="007B434C">
      <w:pPr>
        <w:jc w:val="center"/>
        <w:rPr>
          <w:color w:val="262626"/>
          <w:highlight w:val="white"/>
        </w:rPr>
      </w:pPr>
    </w:p>
    <w:p w14:paraId="44AF5ED2" w14:textId="3FC8E44F" w:rsidR="007B434C" w:rsidRDefault="007B434C">
      <w:pPr>
        <w:rPr>
          <w:color w:val="262626"/>
          <w:highlight w:val="white"/>
        </w:rPr>
      </w:pPr>
    </w:p>
    <w:p w14:paraId="16D56D7E" w14:textId="1B774B69" w:rsidR="007B434C" w:rsidRDefault="007B434C">
      <w:pPr>
        <w:rPr>
          <w:color w:val="262626"/>
          <w:highlight w:val="white"/>
        </w:rPr>
      </w:pPr>
    </w:p>
    <w:p w14:paraId="14D62E07" w14:textId="53D14F6E" w:rsidR="007B434C" w:rsidRDefault="007B434C">
      <w:pPr>
        <w:rPr>
          <w:color w:val="262626"/>
          <w:highlight w:val="white"/>
        </w:rPr>
      </w:pPr>
    </w:p>
    <w:p w14:paraId="77B07F4F" w14:textId="1E18BA0A" w:rsidR="007B434C" w:rsidRDefault="007B434C">
      <w:pPr>
        <w:rPr>
          <w:color w:val="000000"/>
        </w:rPr>
      </w:pPr>
    </w:p>
    <w:p w14:paraId="4910DF74" w14:textId="77777777" w:rsidR="007B434C" w:rsidRDefault="007B434C">
      <w:pPr>
        <w:rPr>
          <w:color w:val="000000"/>
        </w:rPr>
      </w:pPr>
    </w:p>
    <w:p w14:paraId="27593265" w14:textId="77777777" w:rsidR="007B434C" w:rsidRDefault="007B434C">
      <w:pPr>
        <w:rPr>
          <w:color w:val="000000"/>
        </w:rPr>
      </w:pPr>
    </w:p>
    <w:p w14:paraId="23EF0A96" w14:textId="77777777" w:rsidR="007B434C" w:rsidRDefault="007B434C">
      <w:pPr>
        <w:rPr>
          <w:color w:val="000000"/>
        </w:rPr>
      </w:pPr>
    </w:p>
    <w:p w14:paraId="2475D152" w14:textId="77777777" w:rsidR="007B434C" w:rsidRDefault="007B434C">
      <w:pPr>
        <w:rPr>
          <w:color w:val="000000"/>
        </w:rPr>
      </w:pPr>
    </w:p>
    <w:p w14:paraId="56EBEC70" w14:textId="77777777" w:rsidR="007B434C" w:rsidRDefault="007B434C">
      <w:pPr>
        <w:rPr>
          <w:color w:val="000000"/>
        </w:rPr>
      </w:pPr>
    </w:p>
    <w:p w14:paraId="33DA60A0" w14:textId="77777777" w:rsidR="007B434C" w:rsidRDefault="007B434C">
      <w:pPr>
        <w:rPr>
          <w:color w:val="000000"/>
        </w:rPr>
      </w:pPr>
    </w:p>
    <w:p w14:paraId="5BB9AF18" w14:textId="77777777" w:rsidR="007B434C" w:rsidRDefault="007B434C">
      <w:pPr>
        <w:rPr>
          <w:color w:val="000000"/>
        </w:rPr>
      </w:pPr>
    </w:p>
    <w:p w14:paraId="7D7F04CE" w14:textId="77777777" w:rsidR="007B434C" w:rsidRDefault="007B434C">
      <w:pPr>
        <w:rPr>
          <w:color w:val="000000"/>
        </w:rPr>
      </w:pPr>
    </w:p>
    <w:p w14:paraId="0CE851EB" w14:textId="77777777" w:rsidR="007B434C" w:rsidRDefault="007B434C">
      <w:pPr>
        <w:rPr>
          <w:color w:val="000000"/>
        </w:rPr>
      </w:pPr>
    </w:p>
    <w:p w14:paraId="479B5A3F" w14:textId="77777777" w:rsidR="007B434C" w:rsidRDefault="007B434C">
      <w:pPr>
        <w:rPr>
          <w:color w:val="000000"/>
        </w:rPr>
      </w:pPr>
    </w:p>
    <w:p w14:paraId="2DE1ED5E" w14:textId="77777777" w:rsidR="007B434C" w:rsidRDefault="00AF7DB6">
      <w:pPr>
        <w:pStyle w:val="Ttulo1"/>
        <w:numPr>
          <w:ilvl w:val="0"/>
          <w:numId w:val="0"/>
        </w:numPr>
        <w:rPr>
          <w:ins w:id="190" w:author="Unknown Author" w:date="2023-07-01T22:59:00Z"/>
          <w:color w:val="000000"/>
        </w:rPr>
      </w:pPr>
      <w:r>
        <w:br w:type="page"/>
      </w:r>
    </w:p>
    <w:p w14:paraId="4F5BF7C1" w14:textId="77777777" w:rsidR="007B434C" w:rsidRDefault="00AF7DB6">
      <w:pPr>
        <w:pStyle w:val="Ttulo1"/>
        <w:numPr>
          <w:ilvl w:val="0"/>
          <w:numId w:val="6"/>
        </w:numPr>
        <w:rPr>
          <w:color w:val="000000"/>
        </w:rPr>
      </w:pPr>
      <w:bookmarkStart w:id="191" w:name="_Toc138324035"/>
      <w:bookmarkStart w:id="192" w:name="_Toc139963580"/>
      <w:r>
        <w:rPr>
          <w:color w:val="000000"/>
        </w:rPr>
        <w:lastRenderedPageBreak/>
        <w:t xml:space="preserve">Conceitos de </w:t>
      </w:r>
      <w:proofErr w:type="spellStart"/>
      <w:r>
        <w:rPr>
          <w:i/>
          <w:iCs/>
          <w:color w:val="000000"/>
        </w:rPr>
        <w:t>Machine</w:t>
      </w:r>
      <w:proofErr w:type="spellEnd"/>
      <w:r>
        <w:rPr>
          <w:i/>
          <w:iCs/>
          <w:color w:val="000000"/>
        </w:rPr>
        <w:t xml:space="preserve"> </w:t>
      </w:r>
      <w:proofErr w:type="spellStart"/>
      <w:r>
        <w:rPr>
          <w:i/>
          <w:iCs/>
          <w:color w:val="000000"/>
        </w:rPr>
        <w:t>Learning</w:t>
      </w:r>
      <w:bookmarkEnd w:id="191"/>
      <w:bookmarkEnd w:id="192"/>
      <w:proofErr w:type="spellEnd"/>
    </w:p>
    <w:p w14:paraId="163C8154" w14:textId="59210432" w:rsidR="007B434C" w:rsidRDefault="00AF7DB6">
      <w:pPr>
        <w:pStyle w:val="Ttulo2"/>
        <w:numPr>
          <w:ilvl w:val="1"/>
          <w:numId w:val="6"/>
        </w:numPr>
        <w:rPr>
          <w:color w:val="000000"/>
        </w:rPr>
      </w:pPr>
      <w:bookmarkStart w:id="193" w:name="_Toc138324036"/>
      <w:bookmarkStart w:id="194" w:name="_Toc139963581"/>
      <w:r>
        <w:t>Pré-processamento dos dados</w:t>
      </w:r>
      <w:bookmarkEnd w:id="193"/>
      <w:bookmarkEnd w:id="194"/>
    </w:p>
    <w:p w14:paraId="2A3A41AB" w14:textId="77777777" w:rsidR="007B434C" w:rsidRDefault="00AF7DB6">
      <w:pPr>
        <w:ind w:firstLine="450"/>
      </w:pPr>
      <w:r>
        <w:t>Antes de treinar o modelo, os dados são submetidos a etapas essenciais de pré-processamento para garantir melhor desempenho. Estes passos incluem a normalização ou o escalonamento das características de entradas, o que coloca os dados num intervalo normalizado e impede que determinadas características dominem o processo de aprendizagem. Além disso, os dados são divididos em conjuntos de treino e teste separados, o que permite avaliar o desempenho do modelo em dados não vistos. Essa separação ajuda a avaliar a capacidade do modelo de generalizar novas observações.</w:t>
      </w:r>
    </w:p>
    <w:p w14:paraId="201BB235" w14:textId="4A31F9D9" w:rsidR="00315849" w:rsidRDefault="00315849">
      <w:pPr>
        <w:ind w:firstLine="450"/>
      </w:pPr>
      <w:r>
        <w:t xml:space="preserve">De facto, foi usado no projeto </w:t>
      </w:r>
      <w:r w:rsidR="00FC1781">
        <w:t>o</w:t>
      </w:r>
      <w:r w:rsidR="00FC1781" w:rsidRPr="00FC1781">
        <w:t xml:space="preserve"> </w:t>
      </w:r>
      <w:proofErr w:type="spellStart"/>
      <w:r w:rsidR="00FC1781" w:rsidRPr="00FC1781">
        <w:rPr>
          <w:i/>
          <w:iCs/>
        </w:rPr>
        <w:t>MinMaxScaler</w:t>
      </w:r>
      <w:proofErr w:type="spellEnd"/>
      <w:r w:rsidR="00FC1781">
        <w:t>, onde o</w:t>
      </w:r>
      <w:r w:rsidR="00FC1781" w:rsidRPr="00FC1781">
        <w:t xml:space="preserve"> pré-processamento de dados </w:t>
      </w:r>
      <w:r w:rsidR="00FC1781">
        <w:t>é utilizado</w:t>
      </w:r>
      <w:r w:rsidR="00FC1781" w:rsidRPr="00FC1781">
        <w:t xml:space="preserve"> para dimensionar (escalonar) os valores de um conjunto de dados para um intervalo específico, geralmente entre 0 e 1</w:t>
      </w:r>
      <w:r w:rsidR="00FC1781">
        <w:t xml:space="preserve">. De modo que, </w:t>
      </w:r>
      <w:r w:rsidR="00FC1781" w:rsidRPr="00FC1781">
        <w:t>realiza a subtração do valor mínimo do conjunto de dados a cada valor original e, em seguida, divide a diferença pelo intervalo entre o valor mínimo e o máximo</w:t>
      </w:r>
      <w:r w:rsidR="00FC1781">
        <w:t>.</w:t>
      </w:r>
    </w:p>
    <w:p w14:paraId="73B2CE16" w14:textId="297EF0E0" w:rsidR="0003131B" w:rsidRDefault="0003131B">
      <w:pPr>
        <w:ind w:firstLine="450"/>
      </w:pPr>
      <w:r w:rsidRPr="0003131B">
        <w:rPr>
          <w:b/>
          <w:bCs/>
        </w:rPr>
        <w:t>Conceitos Principais</w:t>
      </w:r>
      <w:r>
        <w:t>:</w:t>
      </w:r>
    </w:p>
    <w:p w14:paraId="5E2C3F30" w14:textId="77777777" w:rsidR="0003131B" w:rsidRDefault="0003131B" w:rsidP="0003131B">
      <w:r w:rsidRPr="007430A2">
        <w:rPr>
          <w:b/>
          <w:bCs/>
        </w:rPr>
        <w:t>Dados de treino e teste</w:t>
      </w:r>
      <w:r>
        <w:t xml:space="preserve">: As variáveis </w:t>
      </w:r>
      <w:proofErr w:type="spellStart"/>
      <w:r w:rsidRPr="007430A2">
        <w:rPr>
          <w:i/>
          <w:iCs/>
        </w:rPr>
        <w:t>train</w:t>
      </w:r>
      <w:proofErr w:type="spellEnd"/>
      <w:r>
        <w:t xml:space="preserve"> e </w:t>
      </w:r>
      <w:proofErr w:type="spellStart"/>
      <w:r w:rsidRPr="007430A2">
        <w:rPr>
          <w:i/>
          <w:iCs/>
        </w:rPr>
        <w:t>test</w:t>
      </w:r>
      <w:proofErr w:type="spellEnd"/>
      <w:r>
        <w:t xml:space="preserve"> caraterizam o </w:t>
      </w:r>
      <w:proofErr w:type="spellStart"/>
      <w:r w:rsidRPr="007430A2">
        <w:rPr>
          <w:i/>
          <w:iCs/>
        </w:rPr>
        <w:t>path</w:t>
      </w:r>
      <w:proofErr w:type="spellEnd"/>
      <w:r>
        <w:t xml:space="preserve"> que aponta para os conjuntos de dados de treino e teste, respetivamente. Estes conjuntos de dados contêm as características de entrada (X) e os valores-alvo (Y) para treinar e avaliar o modelo. </w:t>
      </w:r>
    </w:p>
    <w:p w14:paraId="6280EB6D" w14:textId="77777777" w:rsidR="0003131B" w:rsidRDefault="0003131B" w:rsidP="0003131B">
      <w:proofErr w:type="spellStart"/>
      <w:r w:rsidRPr="004B45AF">
        <w:rPr>
          <w:b/>
          <w:bCs/>
          <w:i/>
          <w:iCs/>
        </w:rPr>
        <w:t>Lag</w:t>
      </w:r>
      <w:proofErr w:type="spellEnd"/>
      <w:r w:rsidRPr="004B45AF">
        <w:t xml:space="preserve"> e </w:t>
      </w:r>
      <w:r w:rsidRPr="004B45AF">
        <w:rPr>
          <w:b/>
          <w:bCs/>
          <w:i/>
          <w:iCs/>
        </w:rPr>
        <w:t>Gap</w:t>
      </w:r>
      <w:r w:rsidRPr="004B45AF">
        <w:t xml:space="preserve">: Neste contexto, o </w:t>
      </w:r>
      <w:proofErr w:type="spellStart"/>
      <w:r w:rsidRPr="004B45AF">
        <w:rPr>
          <w:i/>
          <w:iCs/>
        </w:rPr>
        <w:t>lag</w:t>
      </w:r>
      <w:proofErr w:type="spellEnd"/>
      <w:r w:rsidRPr="004B45AF">
        <w:t xml:space="preserve"> representa o número de passos de tempo anteriores que são utilizados como entrada para prever o valor futuro, enquanto o </w:t>
      </w:r>
      <w:r w:rsidRPr="004B45AF">
        <w:rPr>
          <w:i/>
          <w:iCs/>
        </w:rPr>
        <w:t>gap</w:t>
      </w:r>
      <w:r w:rsidRPr="004B45AF">
        <w:t xml:space="preserve"> refere</w:t>
      </w:r>
      <w:r>
        <w:t>-se</w:t>
      </w:r>
      <w:r w:rsidRPr="004B45AF">
        <w:t xml:space="preserve"> à janela de previsão. Por exemplo, se o </w:t>
      </w:r>
      <w:proofErr w:type="spellStart"/>
      <w:r w:rsidRPr="004B45AF">
        <w:rPr>
          <w:i/>
          <w:iCs/>
        </w:rPr>
        <w:t>lag</w:t>
      </w:r>
      <w:proofErr w:type="spellEnd"/>
      <w:r w:rsidRPr="004B45AF">
        <w:t xml:space="preserve"> for definido como 24</w:t>
      </w:r>
      <w:r>
        <w:t xml:space="preserve"> e o </w:t>
      </w:r>
      <w:r w:rsidRPr="004B45AF">
        <w:rPr>
          <w:i/>
          <w:iCs/>
        </w:rPr>
        <w:t>gap</w:t>
      </w:r>
      <w:r>
        <w:t xml:space="preserve"> como 1</w:t>
      </w:r>
      <w:r w:rsidRPr="004B45AF">
        <w:t xml:space="preserve">, o modelo utiliza os dados dos 24 passos de tempo anteriores como entrada para prever </w:t>
      </w:r>
      <w:r>
        <w:t>1 hora á frente no tempo</w:t>
      </w:r>
      <w:r w:rsidRPr="004B45AF">
        <w:t>.</w:t>
      </w:r>
    </w:p>
    <w:p w14:paraId="1366C815" w14:textId="77777777" w:rsidR="00315849" w:rsidRDefault="0003131B" w:rsidP="0003131B">
      <w:proofErr w:type="spellStart"/>
      <w:r>
        <w:rPr>
          <w:b/>
          <w:bCs/>
          <w:i/>
          <w:iCs/>
        </w:rPr>
        <w:t>Scaler</w:t>
      </w:r>
      <w:proofErr w:type="spellEnd"/>
      <w:r>
        <w:t>:</w:t>
      </w:r>
      <w:r w:rsidRPr="004B45AF">
        <w:t xml:space="preserve"> </w:t>
      </w:r>
      <w:r w:rsidRPr="00441E96">
        <w:t xml:space="preserve">A principal função de um </w:t>
      </w:r>
      <w:proofErr w:type="spellStart"/>
      <w:r w:rsidRPr="00441E96">
        <w:rPr>
          <w:i/>
          <w:iCs/>
        </w:rPr>
        <w:t>scaler</w:t>
      </w:r>
      <w:proofErr w:type="spellEnd"/>
      <w:r w:rsidRPr="00441E96">
        <w:t xml:space="preserve"> é garantir que todas as características numéricas têm magnitudes comparáveis, o que ajuda a evitar que as características com escalas maiores dominem o processo de aprendizagem em detrimento das características com escalas mais pequenas.</w:t>
      </w:r>
      <w:r>
        <w:t xml:space="preserve"> </w:t>
      </w:r>
    </w:p>
    <w:p w14:paraId="393FF6BF" w14:textId="3CDB8A04" w:rsidR="007B434C" w:rsidRDefault="00AF7DB6">
      <w:pPr>
        <w:pStyle w:val="Ttulo2"/>
        <w:numPr>
          <w:ilvl w:val="1"/>
          <w:numId w:val="6"/>
        </w:numPr>
      </w:pPr>
      <w:bookmarkStart w:id="195" w:name="_Toc138324038"/>
      <w:bookmarkStart w:id="196" w:name="_Toc139963582"/>
      <w:r>
        <w:t>Treinar o modelo</w:t>
      </w:r>
      <w:bookmarkEnd w:id="195"/>
      <w:bookmarkEnd w:id="196"/>
    </w:p>
    <w:p w14:paraId="67C5C58A" w14:textId="0119B1A5" w:rsidR="007430A2" w:rsidRDefault="002A47F6" w:rsidP="0003131B">
      <w:pPr>
        <w:ind w:firstLine="450"/>
      </w:pPr>
      <w:r>
        <w:t xml:space="preserve">Para treinar um modelo preditivo em </w:t>
      </w:r>
      <w:proofErr w:type="spellStart"/>
      <w:r w:rsidRPr="002A47F6">
        <w:rPr>
          <w:i/>
          <w:iCs/>
        </w:rPr>
        <w:t>Python</w:t>
      </w:r>
      <w:proofErr w:type="spellEnd"/>
      <w:r>
        <w:t xml:space="preserve">, deve existir certos passos em conta avaliar os dados de um determinado conjunto de dados. Em primeiro lugar, começa-se por pré-processar os dados, o que implica separá-los em dois ficheiros: conjunto de treino e de teste. Normalmente, o conjunto de treino compreende 70 a 80% dos dados, enquanto o conjunto de teste 20 a 30%. Em seguida, cria-se uma instância de modelo </w:t>
      </w:r>
      <w:r>
        <w:lastRenderedPageBreak/>
        <w:t xml:space="preserve">sequencial e incorpora-se a camada GRU com os parâmetros desejados, incluindo o número de entradas e a forma de entrada. Em seguida, especifica-se a </w:t>
      </w:r>
      <w:proofErr w:type="spellStart"/>
      <w:r w:rsidRPr="002A47F6">
        <w:rPr>
          <w:i/>
          <w:iCs/>
        </w:rPr>
        <w:t>loss</w:t>
      </w:r>
      <w:proofErr w:type="spellEnd"/>
      <w:r w:rsidRPr="002A47F6">
        <w:rPr>
          <w:i/>
          <w:iCs/>
        </w:rPr>
        <w:t xml:space="preserve"> </w:t>
      </w:r>
      <w:proofErr w:type="spellStart"/>
      <w:r w:rsidRPr="002A47F6">
        <w:rPr>
          <w:i/>
          <w:iCs/>
        </w:rPr>
        <w:t>function</w:t>
      </w:r>
      <w:proofErr w:type="spellEnd"/>
      <w:r>
        <w:t xml:space="preserve">, o </w:t>
      </w:r>
      <w:proofErr w:type="spellStart"/>
      <w:r w:rsidRPr="002A47F6">
        <w:rPr>
          <w:i/>
          <w:iCs/>
        </w:rPr>
        <w:t>optimizer</w:t>
      </w:r>
      <w:proofErr w:type="spellEnd"/>
      <w:r>
        <w:t xml:space="preserve"> e a avaliação métrica para o processo de formação. Depois, treina-se o modelo através da função </w:t>
      </w:r>
      <w:proofErr w:type="spellStart"/>
      <w:r w:rsidRPr="002A47F6">
        <w:rPr>
          <w:i/>
          <w:iCs/>
        </w:rPr>
        <w:t>fit</w:t>
      </w:r>
      <w:proofErr w:type="spellEnd"/>
      <w:r>
        <w:t xml:space="preserve">, especificando o número de </w:t>
      </w:r>
      <w:proofErr w:type="spellStart"/>
      <w:r w:rsidRPr="002A47F6">
        <w:rPr>
          <w:i/>
          <w:iCs/>
        </w:rPr>
        <w:t>epochs</w:t>
      </w:r>
      <w:proofErr w:type="spellEnd"/>
      <w:r>
        <w:t xml:space="preserve"> (iterações) e o </w:t>
      </w:r>
      <w:proofErr w:type="spellStart"/>
      <w:r w:rsidRPr="002A47F6">
        <w:rPr>
          <w:i/>
          <w:iCs/>
        </w:rPr>
        <w:t>batch</w:t>
      </w:r>
      <w:proofErr w:type="spellEnd"/>
      <w:r w:rsidRPr="002A47F6">
        <w:rPr>
          <w:i/>
          <w:iCs/>
        </w:rPr>
        <w:t xml:space="preserve"> </w:t>
      </w:r>
      <w:proofErr w:type="spellStart"/>
      <w:r w:rsidRPr="002A47F6">
        <w:rPr>
          <w:i/>
          <w:iCs/>
        </w:rPr>
        <w:t>size</w:t>
      </w:r>
      <w:proofErr w:type="spellEnd"/>
      <w:r>
        <w:t xml:space="preserve">. Por fim, avalia-se o desempenho do modelo nos dados de teste com a função </w:t>
      </w:r>
      <w:proofErr w:type="spellStart"/>
      <w:r w:rsidRPr="002A47F6">
        <w:rPr>
          <w:i/>
          <w:iCs/>
        </w:rPr>
        <w:t>evaluate</w:t>
      </w:r>
      <w:proofErr w:type="spellEnd"/>
      <w:r>
        <w:t>, que fornece métricas de perda e precisão. Desta forma, é possível utilizar o modelo treinado para fazer previsões em dados novos e que ainda não foram visualizados.</w:t>
      </w:r>
    </w:p>
    <w:p w14:paraId="0F1038EE" w14:textId="61F9695E" w:rsidR="00FC1781" w:rsidRDefault="00FC1781" w:rsidP="008F2F23">
      <w:r>
        <w:t xml:space="preserve">Na verdade, para a gerar melhor performance no modelo foram usados entre 100 </w:t>
      </w:r>
      <w:r w:rsidR="009275C1">
        <w:t>e</w:t>
      </w:r>
      <w:r>
        <w:t xml:space="preserve"> 600 </w:t>
      </w:r>
      <w:proofErr w:type="spellStart"/>
      <w:r w:rsidRPr="004563A9">
        <w:rPr>
          <w:i/>
          <w:iCs/>
        </w:rPr>
        <w:t>epochs</w:t>
      </w:r>
      <w:proofErr w:type="spellEnd"/>
      <w:r>
        <w:t xml:space="preserve">, 64 e </w:t>
      </w:r>
      <w:r w:rsidR="004563A9">
        <w:t xml:space="preserve">256 para o </w:t>
      </w:r>
      <w:proofErr w:type="spellStart"/>
      <w:r w:rsidR="004563A9" w:rsidRPr="004563A9">
        <w:rPr>
          <w:i/>
          <w:iCs/>
        </w:rPr>
        <w:t>batch</w:t>
      </w:r>
      <w:proofErr w:type="spellEnd"/>
      <w:r w:rsidR="004563A9" w:rsidRPr="004563A9">
        <w:rPr>
          <w:i/>
          <w:iCs/>
        </w:rPr>
        <w:t xml:space="preserve"> </w:t>
      </w:r>
      <w:proofErr w:type="spellStart"/>
      <w:r w:rsidR="004563A9" w:rsidRPr="004563A9">
        <w:rPr>
          <w:i/>
          <w:iCs/>
        </w:rPr>
        <w:t>size</w:t>
      </w:r>
      <w:proofErr w:type="spellEnd"/>
      <w:r w:rsidR="004563A9">
        <w:t xml:space="preserve">, o </w:t>
      </w:r>
      <w:proofErr w:type="spellStart"/>
      <w:r w:rsidR="004563A9" w:rsidRPr="004563A9">
        <w:rPr>
          <w:i/>
          <w:iCs/>
        </w:rPr>
        <w:t>optimizer</w:t>
      </w:r>
      <w:proofErr w:type="spellEnd"/>
      <w:r w:rsidR="004563A9">
        <w:t xml:space="preserve"> </w:t>
      </w:r>
      <w:r w:rsidR="004563A9" w:rsidRPr="004563A9">
        <w:rPr>
          <w:i/>
          <w:iCs/>
        </w:rPr>
        <w:t>Adam</w:t>
      </w:r>
      <w:r w:rsidR="004563A9">
        <w:t xml:space="preserve"> com </w:t>
      </w:r>
      <w:proofErr w:type="spellStart"/>
      <w:r w:rsidR="004563A9" w:rsidRPr="004563A9">
        <w:rPr>
          <w:i/>
          <w:iCs/>
        </w:rPr>
        <w:t>learning</w:t>
      </w:r>
      <w:proofErr w:type="spellEnd"/>
      <w:r w:rsidR="004563A9" w:rsidRPr="004563A9">
        <w:rPr>
          <w:i/>
          <w:iCs/>
        </w:rPr>
        <w:t xml:space="preserve"> rate</w:t>
      </w:r>
      <w:r w:rsidR="004563A9">
        <w:t xml:space="preserve"> de </w:t>
      </w:r>
      <w:r w:rsidR="004563A9" w:rsidRPr="004563A9">
        <w:t>0.001</w:t>
      </w:r>
      <w:r w:rsidR="004563A9" w:rsidRPr="004563A9">
        <w:rPr>
          <w:i/>
          <w:iCs/>
        </w:rPr>
        <w:t xml:space="preserve">, </w:t>
      </w:r>
      <w:proofErr w:type="spellStart"/>
      <w:r w:rsidR="004563A9" w:rsidRPr="004563A9">
        <w:rPr>
          <w:i/>
          <w:iCs/>
        </w:rPr>
        <w:t>loss</w:t>
      </w:r>
      <w:proofErr w:type="spellEnd"/>
      <w:r w:rsidR="004563A9" w:rsidRPr="004563A9">
        <w:rPr>
          <w:i/>
          <w:iCs/>
        </w:rPr>
        <w:t xml:space="preserve"> </w:t>
      </w:r>
      <w:proofErr w:type="spellStart"/>
      <w:r w:rsidR="004563A9" w:rsidRPr="004563A9">
        <w:rPr>
          <w:i/>
          <w:iCs/>
        </w:rPr>
        <w:t>function</w:t>
      </w:r>
      <w:proofErr w:type="spellEnd"/>
      <w:r w:rsidR="004563A9">
        <w:t xml:space="preserve"> </w:t>
      </w:r>
      <w:r w:rsidR="009275C1">
        <w:rPr>
          <w:i/>
          <w:iCs/>
        </w:rPr>
        <w:t>MSE</w:t>
      </w:r>
      <w:r w:rsidR="004563A9">
        <w:t xml:space="preserve"> e avaliação métrica </w:t>
      </w:r>
      <w:r w:rsidR="009275C1">
        <w:rPr>
          <w:i/>
          <w:iCs/>
        </w:rPr>
        <w:t>MAPE</w:t>
      </w:r>
      <w:r w:rsidR="004563A9">
        <w:rPr>
          <w:i/>
          <w:iCs/>
        </w:rPr>
        <w:t>.</w:t>
      </w:r>
    </w:p>
    <w:p w14:paraId="03F56FA5" w14:textId="77777777" w:rsidR="0003131B" w:rsidRDefault="0003131B" w:rsidP="0003131B">
      <w:pPr>
        <w:ind w:firstLine="450"/>
        <w:rPr>
          <w:b/>
          <w:bCs/>
        </w:rPr>
      </w:pPr>
      <w:r>
        <w:rPr>
          <w:b/>
          <w:bCs/>
        </w:rPr>
        <w:t>Conceitos principais:</w:t>
      </w:r>
    </w:p>
    <w:p w14:paraId="2E7D8B0F" w14:textId="77777777" w:rsidR="0003131B" w:rsidRDefault="0003131B" w:rsidP="0003131B">
      <w:pPr>
        <w:rPr>
          <w:color w:val="000000"/>
        </w:rPr>
      </w:pPr>
      <w:proofErr w:type="spellStart"/>
      <w:r>
        <w:rPr>
          <w:b/>
          <w:bCs/>
          <w:i/>
          <w:iCs/>
        </w:rPr>
        <w:t>Epochs</w:t>
      </w:r>
      <w:proofErr w:type="spellEnd"/>
      <w:r>
        <w:t xml:space="preserve">: Uma </w:t>
      </w:r>
      <w:proofErr w:type="spellStart"/>
      <w:r>
        <w:rPr>
          <w:i/>
          <w:iCs/>
        </w:rPr>
        <w:t>epoch</w:t>
      </w:r>
      <w:proofErr w:type="spellEnd"/>
      <w:r>
        <w:t xml:space="preserve"> é uma iteração completa através de todo o conjunto de dados de treino. Durante cada </w:t>
      </w:r>
      <w:proofErr w:type="spellStart"/>
      <w:r>
        <w:rPr>
          <w:i/>
          <w:iCs/>
        </w:rPr>
        <w:t>epoch</w:t>
      </w:r>
      <w:proofErr w:type="spellEnd"/>
      <w:r>
        <w:t xml:space="preserve">, os pesos do modelo são ajustados com base no algoritmo </w:t>
      </w:r>
      <w:proofErr w:type="spellStart"/>
      <w:r w:rsidRPr="007430A2">
        <w:rPr>
          <w:i/>
          <w:iCs/>
        </w:rPr>
        <w:t>optimizer</w:t>
      </w:r>
      <w:proofErr w:type="spellEnd"/>
      <w:r>
        <w:t xml:space="preserve"> e na </w:t>
      </w:r>
      <w:proofErr w:type="spellStart"/>
      <w:r w:rsidRPr="007430A2">
        <w:rPr>
          <w:i/>
          <w:iCs/>
        </w:rPr>
        <w:t>loss</w:t>
      </w:r>
      <w:proofErr w:type="spellEnd"/>
      <w:r w:rsidRPr="007430A2">
        <w:rPr>
          <w:i/>
          <w:iCs/>
        </w:rPr>
        <w:t xml:space="preserve"> </w:t>
      </w:r>
      <w:proofErr w:type="spellStart"/>
      <w:r w:rsidRPr="007430A2">
        <w:rPr>
          <w:i/>
          <w:iCs/>
        </w:rPr>
        <w:t>function</w:t>
      </w:r>
      <w:proofErr w:type="spellEnd"/>
      <w:r>
        <w:t xml:space="preserve">. O número de </w:t>
      </w:r>
      <w:proofErr w:type="spellStart"/>
      <w:r>
        <w:rPr>
          <w:i/>
          <w:iCs/>
        </w:rPr>
        <w:t>epoch</w:t>
      </w:r>
      <w:r>
        <w:t>s</w:t>
      </w:r>
      <w:proofErr w:type="spellEnd"/>
      <w:r>
        <w:t xml:space="preserve"> determina quantas vezes o modelo será treinado em todo o conjunto de dados.</w:t>
      </w:r>
    </w:p>
    <w:p w14:paraId="214C9119" w14:textId="77777777" w:rsidR="0003131B" w:rsidRDefault="0003131B" w:rsidP="0003131B">
      <w:pPr>
        <w:rPr>
          <w:color w:val="000000"/>
        </w:rPr>
      </w:pPr>
      <w:proofErr w:type="spellStart"/>
      <w:r>
        <w:rPr>
          <w:b/>
          <w:bCs/>
          <w:i/>
          <w:iCs/>
        </w:rPr>
        <w:t>Batch</w:t>
      </w:r>
      <w:proofErr w:type="spellEnd"/>
      <w:r>
        <w:rPr>
          <w:b/>
          <w:bCs/>
          <w:i/>
          <w:iCs/>
        </w:rPr>
        <w:t xml:space="preserve"> </w:t>
      </w:r>
      <w:proofErr w:type="spellStart"/>
      <w:r>
        <w:rPr>
          <w:b/>
          <w:bCs/>
          <w:i/>
          <w:iCs/>
        </w:rPr>
        <w:t>Size</w:t>
      </w:r>
      <w:proofErr w:type="spellEnd"/>
      <w:r>
        <w:t xml:space="preserve">: O </w:t>
      </w:r>
      <w:proofErr w:type="spellStart"/>
      <w:r>
        <w:rPr>
          <w:i/>
          <w:iCs/>
        </w:rPr>
        <w:t>batch</w:t>
      </w:r>
      <w:proofErr w:type="spellEnd"/>
      <w:r>
        <w:rPr>
          <w:i/>
          <w:iCs/>
        </w:rPr>
        <w:t xml:space="preserve"> </w:t>
      </w:r>
      <w:proofErr w:type="spellStart"/>
      <w:r>
        <w:rPr>
          <w:i/>
          <w:iCs/>
        </w:rPr>
        <w:t>size</w:t>
      </w:r>
      <w:proofErr w:type="spellEnd"/>
      <w:r>
        <w:t xml:space="preserve"> refere-se ao número de exemplos de treino usados na passagem para frente/para trás da rede neural durante cada </w:t>
      </w:r>
      <w:proofErr w:type="spellStart"/>
      <w:r>
        <w:rPr>
          <w:i/>
          <w:iCs/>
        </w:rPr>
        <w:t>epoch</w:t>
      </w:r>
      <w:proofErr w:type="spellEnd"/>
      <w:r>
        <w:t xml:space="preserve">, o que pode afetar a velocidade e a estabilidade do processo de treino. </w:t>
      </w:r>
      <w:proofErr w:type="spellStart"/>
      <w:r>
        <w:rPr>
          <w:i/>
          <w:iCs/>
        </w:rPr>
        <w:t>Batch</w:t>
      </w:r>
      <w:proofErr w:type="spellEnd"/>
      <w:r>
        <w:rPr>
          <w:i/>
          <w:iCs/>
        </w:rPr>
        <w:t xml:space="preserve"> </w:t>
      </w:r>
      <w:proofErr w:type="spellStart"/>
      <w:r>
        <w:rPr>
          <w:i/>
          <w:iCs/>
        </w:rPr>
        <w:t>size</w:t>
      </w:r>
      <w:proofErr w:type="spellEnd"/>
      <w:r>
        <w:t xml:space="preserve"> maiores podem resultar num treino mais rápido, mas exige mais memória. </w:t>
      </w:r>
      <w:proofErr w:type="spellStart"/>
      <w:r>
        <w:rPr>
          <w:i/>
          <w:iCs/>
        </w:rPr>
        <w:t>Batch</w:t>
      </w:r>
      <w:proofErr w:type="spellEnd"/>
      <w:r>
        <w:rPr>
          <w:i/>
          <w:iCs/>
        </w:rPr>
        <w:t xml:space="preserve"> </w:t>
      </w:r>
      <w:proofErr w:type="spellStart"/>
      <w:r>
        <w:rPr>
          <w:i/>
          <w:iCs/>
        </w:rPr>
        <w:t>size</w:t>
      </w:r>
      <w:proofErr w:type="spellEnd"/>
      <w:r>
        <w:t xml:space="preserve"> menores fornecem atualizações de peso mais frequentes, mas podem tornar o processo de treino mais lento.</w:t>
      </w:r>
    </w:p>
    <w:p w14:paraId="11672CF9" w14:textId="77777777" w:rsidR="0003131B" w:rsidRDefault="0003131B" w:rsidP="0003131B">
      <w:proofErr w:type="spellStart"/>
      <w:r>
        <w:rPr>
          <w:b/>
          <w:bCs/>
          <w:i/>
          <w:iCs/>
        </w:rPr>
        <w:t>Model</w:t>
      </w:r>
      <w:proofErr w:type="spellEnd"/>
      <w:r>
        <w:t xml:space="preserve">: O parâmetro </w:t>
      </w:r>
      <w:proofErr w:type="spellStart"/>
      <w:r>
        <w:rPr>
          <w:i/>
          <w:iCs/>
        </w:rPr>
        <w:t>model</w:t>
      </w:r>
      <w:proofErr w:type="spellEnd"/>
      <w:r>
        <w:t xml:space="preserve"> representa o objeto do modelo de rede neuronal que será treinado e validado.</w:t>
      </w:r>
    </w:p>
    <w:p w14:paraId="1C72AB73" w14:textId="4FCC80B8" w:rsidR="00FC1781" w:rsidRDefault="00315849" w:rsidP="0003131B">
      <w:proofErr w:type="spellStart"/>
      <w:r w:rsidRPr="00315849">
        <w:rPr>
          <w:b/>
          <w:bCs/>
          <w:i/>
          <w:iCs/>
        </w:rPr>
        <w:t>Optimizer</w:t>
      </w:r>
      <w:proofErr w:type="spellEnd"/>
      <w:r>
        <w:t xml:space="preserve">: </w:t>
      </w:r>
      <w:r w:rsidR="00FC1781">
        <w:t xml:space="preserve">É um algoritmo ou técnica </w:t>
      </w:r>
      <w:r w:rsidR="00FC1781" w:rsidRPr="00FC1781">
        <w:t xml:space="preserve">que ajusta os parâmetros do modelo de forma a minimizar o erro ou a </w:t>
      </w:r>
      <w:proofErr w:type="spellStart"/>
      <w:r w:rsidR="00FC1781" w:rsidRPr="00FC1781">
        <w:rPr>
          <w:i/>
          <w:iCs/>
        </w:rPr>
        <w:t>loss</w:t>
      </w:r>
      <w:proofErr w:type="spellEnd"/>
      <w:r w:rsidR="00FC1781" w:rsidRPr="00FC1781">
        <w:rPr>
          <w:i/>
          <w:iCs/>
        </w:rPr>
        <w:t xml:space="preserve"> </w:t>
      </w:r>
      <w:proofErr w:type="spellStart"/>
      <w:r w:rsidR="00FC1781" w:rsidRPr="00FC1781">
        <w:rPr>
          <w:i/>
          <w:iCs/>
        </w:rPr>
        <w:t>function</w:t>
      </w:r>
      <w:proofErr w:type="spellEnd"/>
      <w:r w:rsidR="00FC1781" w:rsidRPr="00FC1781">
        <w:t>. O objetivo é encontrar os valores ótimos para os parâmetros do modelo que melhor se ajustem aos dados de treino e generalizem bem para dados não vistos.</w:t>
      </w:r>
    </w:p>
    <w:p w14:paraId="3E350B79" w14:textId="76E3CE6A" w:rsidR="0003131B" w:rsidRDefault="0003131B" w:rsidP="0003131B">
      <w:pPr>
        <w:rPr>
          <w:color w:val="000000"/>
        </w:rPr>
      </w:pPr>
      <w:proofErr w:type="spellStart"/>
      <w:r>
        <w:rPr>
          <w:b/>
          <w:bCs/>
          <w:i/>
          <w:iCs/>
        </w:rPr>
        <w:t>Loss</w:t>
      </w:r>
      <w:proofErr w:type="spellEnd"/>
      <w:r>
        <w:rPr>
          <w:b/>
          <w:bCs/>
          <w:i/>
          <w:iCs/>
        </w:rPr>
        <w:t xml:space="preserve"> </w:t>
      </w:r>
      <w:proofErr w:type="spellStart"/>
      <w:r>
        <w:rPr>
          <w:b/>
          <w:bCs/>
          <w:i/>
          <w:iCs/>
        </w:rPr>
        <w:t>Function</w:t>
      </w:r>
      <w:proofErr w:type="spellEnd"/>
      <w:r>
        <w:t>: Através de uma função como o erro quadrático médio (</w:t>
      </w:r>
      <w:r w:rsidRPr="009275C1">
        <w:rPr>
          <w:i/>
          <w:iCs/>
        </w:rPr>
        <w:t>MSE</w:t>
      </w:r>
      <w:r>
        <w:t>) é medido a diferença média entre os valores previstos e reais, servindo como uma medida do desempenho do modelo. Podem ser usadas outras funções, como o erro absoluto médio (</w:t>
      </w:r>
      <w:r w:rsidRPr="009275C1">
        <w:rPr>
          <w:i/>
          <w:iCs/>
        </w:rPr>
        <w:t>MAE</w:t>
      </w:r>
      <w:r>
        <w:t>), por exemplo.</w:t>
      </w:r>
    </w:p>
    <w:p w14:paraId="6B95526C" w14:textId="4311A5B0" w:rsidR="007430A2" w:rsidRDefault="0003131B" w:rsidP="0003131B">
      <w:proofErr w:type="spellStart"/>
      <w:r>
        <w:rPr>
          <w:b/>
          <w:bCs/>
          <w:i/>
          <w:iCs/>
        </w:rPr>
        <w:t>Early</w:t>
      </w:r>
      <w:proofErr w:type="spellEnd"/>
      <w:r>
        <w:rPr>
          <w:b/>
          <w:bCs/>
          <w:i/>
          <w:iCs/>
        </w:rPr>
        <w:t xml:space="preserve"> </w:t>
      </w:r>
      <w:proofErr w:type="spellStart"/>
      <w:r>
        <w:rPr>
          <w:b/>
          <w:bCs/>
          <w:i/>
          <w:iCs/>
        </w:rPr>
        <w:t>Stopping</w:t>
      </w:r>
      <w:proofErr w:type="spellEnd"/>
      <w:r>
        <w:t xml:space="preserve">: </w:t>
      </w:r>
      <w:proofErr w:type="spellStart"/>
      <w:r>
        <w:rPr>
          <w:i/>
          <w:iCs/>
        </w:rPr>
        <w:t>Early</w:t>
      </w:r>
      <w:proofErr w:type="spellEnd"/>
      <w:r>
        <w:rPr>
          <w:i/>
          <w:iCs/>
        </w:rPr>
        <w:t xml:space="preserve"> </w:t>
      </w:r>
      <w:proofErr w:type="spellStart"/>
      <w:r>
        <w:rPr>
          <w:i/>
          <w:iCs/>
        </w:rPr>
        <w:t>Stopping</w:t>
      </w:r>
      <w:proofErr w:type="spellEnd"/>
      <w:r>
        <w:t xml:space="preserve"> é usado no processo de treino, porque ajuda a evitar o ajuste excessivo, interrompendo o treino se a função de erro de validação parar de melhorar durante um determinado número de </w:t>
      </w:r>
      <w:proofErr w:type="spellStart"/>
      <w:r>
        <w:rPr>
          <w:i/>
          <w:iCs/>
        </w:rPr>
        <w:t>epochs</w:t>
      </w:r>
      <w:proofErr w:type="spellEnd"/>
      <w:r>
        <w:t>.</w:t>
      </w:r>
    </w:p>
    <w:p w14:paraId="571E669D" w14:textId="6C492635" w:rsidR="00315849" w:rsidRDefault="00315849" w:rsidP="0003131B">
      <w:proofErr w:type="spellStart"/>
      <w:r>
        <w:rPr>
          <w:b/>
          <w:bCs/>
          <w:i/>
          <w:iCs/>
        </w:rPr>
        <w:lastRenderedPageBreak/>
        <w:t>Learning</w:t>
      </w:r>
      <w:proofErr w:type="spellEnd"/>
      <w:r>
        <w:rPr>
          <w:b/>
          <w:bCs/>
          <w:i/>
          <w:iCs/>
        </w:rPr>
        <w:t xml:space="preserve"> Rate</w:t>
      </w:r>
      <w:r>
        <w:t>: Determina o tamanho da iteração em que os parâmetros de um modelo são ajustados durante o treino. Por outras palavras, controla a velocidade com que um modelo aprende com os dados.</w:t>
      </w:r>
    </w:p>
    <w:p w14:paraId="5D6F300E" w14:textId="77777777" w:rsidR="00FC1781" w:rsidRPr="00315849" w:rsidRDefault="00FC1781" w:rsidP="00FC1781">
      <w:pPr>
        <w:rPr>
          <w:color w:val="000000"/>
        </w:rPr>
      </w:pPr>
      <w:r>
        <w:rPr>
          <w:b/>
          <w:bCs/>
        </w:rPr>
        <w:t>Métricas de avaliação</w:t>
      </w:r>
      <w:r>
        <w:t>: As métricas de avaliação, como o erro percentual absoluto médio (</w:t>
      </w:r>
      <w:r w:rsidRPr="009275C1">
        <w:rPr>
          <w:i/>
          <w:iCs/>
        </w:rPr>
        <w:t>MAPE</w:t>
      </w:r>
      <w:r>
        <w:t xml:space="preserve">), são calculadas durante o treino ou teste, e podem ser usadas para avaliar o desempenho do modelo. </w:t>
      </w:r>
    </w:p>
    <w:p w14:paraId="60EA9CAF" w14:textId="557F21E3" w:rsidR="00315849" w:rsidRPr="0003131B" w:rsidRDefault="00FC1781" w:rsidP="0003131B">
      <w:pPr>
        <w:rPr>
          <w:color w:val="000000"/>
        </w:rPr>
      </w:pPr>
      <w:r>
        <w:rPr>
          <w:b/>
          <w:bCs/>
          <w:i/>
          <w:iCs/>
        </w:rPr>
        <w:t xml:space="preserve">Save </w:t>
      </w:r>
      <w:proofErr w:type="spellStart"/>
      <w:r>
        <w:rPr>
          <w:b/>
          <w:bCs/>
          <w:i/>
          <w:iCs/>
        </w:rPr>
        <w:t>Model</w:t>
      </w:r>
      <w:proofErr w:type="spellEnd"/>
      <w:r>
        <w:t>: O modelo treinado é guardado no disco como um formato de arquivo h5 para uso futuro. Isto permite carregar o modelo e fazer previsões sem ter de o treinar novamente.</w:t>
      </w:r>
    </w:p>
    <w:p w14:paraId="3A8A9D42" w14:textId="4056FB0A" w:rsidR="007430A2" w:rsidRDefault="00315849" w:rsidP="004563A9">
      <w:pPr>
        <w:pStyle w:val="Ttulo2"/>
        <w:numPr>
          <w:ilvl w:val="1"/>
          <w:numId w:val="6"/>
        </w:numPr>
      </w:pPr>
      <w:bookmarkStart w:id="197" w:name="_Toc139963583"/>
      <w:r>
        <w:t>Avaliar o Modelo</w:t>
      </w:r>
      <w:bookmarkEnd w:id="197"/>
    </w:p>
    <w:p w14:paraId="204E6E93" w14:textId="3323F6EC" w:rsidR="008410D8" w:rsidRDefault="00BA1E0B" w:rsidP="004563A9">
      <w:r>
        <w:t>Para avaliar o modelo</w:t>
      </w:r>
      <w:r w:rsidR="008410D8" w:rsidRPr="008410D8">
        <w:t xml:space="preserve">, </w:t>
      </w:r>
      <w:r>
        <w:t>usa-se</w:t>
      </w:r>
      <w:r w:rsidR="008410D8" w:rsidRPr="008410D8">
        <w:t xml:space="preserve"> um modelo pré-treinado </w:t>
      </w:r>
      <w:r w:rsidRPr="008410D8">
        <w:t>'</w:t>
      </w:r>
      <w:proofErr w:type="spellStart"/>
      <w:r w:rsidRPr="008410D8">
        <w:t>gru</w:t>
      </w:r>
      <w:proofErr w:type="spellEnd"/>
      <w:r w:rsidRPr="008410D8">
        <w:t>'</w:t>
      </w:r>
      <w:r>
        <w:t xml:space="preserve">, já com </w:t>
      </w:r>
      <w:r w:rsidRPr="00BA1E0B">
        <w:t>conjunto de dados</w:t>
      </w:r>
      <w:r>
        <w:t xml:space="preserve"> </w:t>
      </w:r>
      <w:r w:rsidRPr="00BA1E0B">
        <w:t>concebido para executa</w:t>
      </w:r>
      <w:r>
        <w:t xml:space="preserve">r as previsões. Desta forma, para </w:t>
      </w:r>
      <w:r w:rsidR="008410D8" w:rsidRPr="008410D8">
        <w:t xml:space="preserve">compreender melhor a sua estrutura, </w:t>
      </w:r>
      <w:r>
        <w:t>existe</w:t>
      </w:r>
      <w:r w:rsidR="008410D8" w:rsidRPr="008410D8">
        <w:t xml:space="preserve"> uma imagem que representa visualmente a arquitetura do modelo</w:t>
      </w:r>
      <w:r>
        <w:t xml:space="preserve"> para proceder</w:t>
      </w:r>
      <w:r w:rsidR="008410D8" w:rsidRPr="008410D8">
        <w:t xml:space="preserve"> </w:t>
      </w:r>
      <w:r>
        <w:t>às</w:t>
      </w:r>
      <w:r w:rsidR="008410D8" w:rsidRPr="008410D8">
        <w:t xml:space="preserve"> previsões </w:t>
      </w:r>
      <w:r>
        <w:t>através dos</w:t>
      </w:r>
      <w:r w:rsidR="008410D8" w:rsidRPr="008410D8">
        <w:t xml:space="preserve"> dados de teste</w:t>
      </w:r>
      <w:r>
        <w:t xml:space="preserve"> e por fim avaliar o</w:t>
      </w:r>
      <w:r w:rsidR="008410D8" w:rsidRPr="008410D8">
        <w:t xml:space="preserve"> seu desempenho e </w:t>
      </w:r>
      <w:r w:rsidRPr="008410D8">
        <w:t>precisão</w:t>
      </w:r>
      <w:r>
        <w:t>.</w:t>
      </w:r>
    </w:p>
    <w:p w14:paraId="348160A9" w14:textId="60AE786A" w:rsidR="004563A9" w:rsidRDefault="004563A9" w:rsidP="004563A9">
      <w:proofErr w:type="spellStart"/>
      <w:r>
        <w:rPr>
          <w:b/>
          <w:bCs/>
          <w:i/>
          <w:iCs/>
        </w:rPr>
        <w:t>Load_model</w:t>
      </w:r>
      <w:proofErr w:type="spellEnd"/>
      <w:r>
        <w:t xml:space="preserve">: </w:t>
      </w:r>
      <w:r w:rsidRPr="004563A9">
        <w:t xml:space="preserve">A função </w:t>
      </w:r>
      <w:proofErr w:type="spellStart"/>
      <w:r w:rsidRPr="004563A9">
        <w:t>load_model</w:t>
      </w:r>
      <w:proofErr w:type="spellEnd"/>
      <w:r w:rsidRPr="004563A9">
        <w:t xml:space="preserve"> é responsável por carregar um modelo pré-treinado a partir de um ficheiro guardado ou os pesos e a arquitetura de um modelo treinado. Esta função permite trazer um modelo treinado de volta à memória para utilização posterior.</w:t>
      </w:r>
    </w:p>
    <w:p w14:paraId="34873BD5" w14:textId="42368478" w:rsidR="004563A9" w:rsidRDefault="008410D8" w:rsidP="004563A9">
      <w:proofErr w:type="spellStart"/>
      <w:r>
        <w:rPr>
          <w:b/>
          <w:bCs/>
          <w:i/>
          <w:iCs/>
        </w:rPr>
        <w:t>Plot_model</w:t>
      </w:r>
      <w:proofErr w:type="spellEnd"/>
      <w:r>
        <w:t xml:space="preserve">: </w:t>
      </w:r>
      <w:r w:rsidRPr="008410D8">
        <w:t xml:space="preserve">A função </w:t>
      </w:r>
      <w:proofErr w:type="spellStart"/>
      <w:r w:rsidRPr="008410D8">
        <w:t>plot_model</w:t>
      </w:r>
      <w:proofErr w:type="spellEnd"/>
      <w:r w:rsidRPr="008410D8">
        <w:t xml:space="preserve"> é utilizada para visualizar a arquitetura ou estrutura de um modelo. Ela gera uma representação gráfica das camadas, conexões e fluxo de dados do modelo</w:t>
      </w:r>
      <w:r>
        <w:t xml:space="preserve"> e </w:t>
      </w:r>
      <w:r w:rsidRPr="008410D8">
        <w:t>ajuda a compreender a conceção do modelo, a identificar os seus componentes e a analisar o fluxo de informação.</w:t>
      </w:r>
    </w:p>
    <w:p w14:paraId="41CBBD7A" w14:textId="7CEE4EFA" w:rsidR="008410D8" w:rsidRDefault="008410D8" w:rsidP="004563A9">
      <w:proofErr w:type="spellStart"/>
      <w:r w:rsidRPr="008410D8">
        <w:rPr>
          <w:b/>
          <w:bCs/>
          <w:i/>
          <w:iCs/>
        </w:rPr>
        <w:t>Predict</w:t>
      </w:r>
      <w:proofErr w:type="spellEnd"/>
      <w:r w:rsidRPr="008410D8">
        <w:rPr>
          <w:b/>
          <w:bCs/>
          <w:i/>
          <w:iCs/>
        </w:rPr>
        <w:t>:</w:t>
      </w:r>
      <w:r>
        <w:t xml:space="preserve"> </w:t>
      </w:r>
      <w:r w:rsidRPr="008410D8">
        <w:t xml:space="preserve">A função de </w:t>
      </w:r>
      <w:proofErr w:type="spellStart"/>
      <w:r w:rsidRPr="008410D8">
        <w:rPr>
          <w:i/>
          <w:iCs/>
        </w:rPr>
        <w:t>predict</w:t>
      </w:r>
      <w:proofErr w:type="spellEnd"/>
      <w:r>
        <w:t xml:space="preserve"> </w:t>
      </w:r>
      <w:r w:rsidRPr="008410D8">
        <w:t xml:space="preserve">é utilizada para efetuar previsões utilizando </w:t>
      </w:r>
      <w:r>
        <w:t>o</w:t>
      </w:r>
      <w:r w:rsidRPr="008410D8">
        <w:t xml:space="preserve"> modelo carregado. Recebe dados de entrada e gera previsões ou probabilidades de saída com base nos padrões e relações aprendidos no modelo. </w:t>
      </w:r>
    </w:p>
    <w:p w14:paraId="5907376A" w14:textId="77777777" w:rsidR="008410D8" w:rsidRDefault="008410D8" w:rsidP="004563A9"/>
    <w:p w14:paraId="3CBE1ECF" w14:textId="77777777" w:rsidR="007B434C" w:rsidRDefault="007B434C" w:rsidP="00BA1E0B">
      <w:pPr>
        <w:rPr>
          <w:color w:val="000000"/>
        </w:rPr>
      </w:pPr>
    </w:p>
    <w:p w14:paraId="64B0B4E4" w14:textId="77777777" w:rsidR="007B434C" w:rsidRDefault="007B434C">
      <w:pPr>
        <w:ind w:left="142"/>
        <w:rPr>
          <w:color w:val="000000"/>
        </w:rPr>
      </w:pPr>
    </w:p>
    <w:p w14:paraId="6A186E22" w14:textId="77777777" w:rsidR="007B434C" w:rsidRDefault="007B434C">
      <w:pPr>
        <w:rPr>
          <w:color w:val="000000"/>
        </w:rPr>
      </w:pPr>
    </w:p>
    <w:p w14:paraId="4646105A" w14:textId="77777777" w:rsidR="007B434C" w:rsidRDefault="00AF7DB6" w:rsidP="0003131B">
      <w:pPr>
        <w:pStyle w:val="Ttulo1"/>
        <w:numPr>
          <w:ilvl w:val="0"/>
          <w:numId w:val="6"/>
        </w:numPr>
        <w:rPr>
          <w:color w:val="000000"/>
        </w:rPr>
      </w:pPr>
      <w:bookmarkStart w:id="198" w:name="_Toc138324039"/>
      <w:bookmarkStart w:id="199" w:name="_Toc139963584"/>
      <w:r>
        <w:rPr>
          <w:color w:val="000000"/>
        </w:rPr>
        <w:lastRenderedPageBreak/>
        <w:t>Testes de Previsão e Resultados</w:t>
      </w:r>
      <w:bookmarkEnd w:id="198"/>
      <w:bookmarkEnd w:id="199"/>
    </w:p>
    <w:p w14:paraId="108309A3" w14:textId="6FF8532B" w:rsidR="00634B53" w:rsidRDefault="00634B53" w:rsidP="00634B53">
      <w:r>
        <w:t>Neste capítulo são apresentados os testes e resultados obtidos, bem como o modelo que foi aplicado durante a validação dos mesmos.</w:t>
      </w:r>
    </w:p>
    <w:p w14:paraId="77063B38" w14:textId="0B85AB45" w:rsidR="002E0DB0" w:rsidRPr="002E0DB0" w:rsidRDefault="002E0DB0" w:rsidP="00634B53">
      <w:pPr>
        <w:pStyle w:val="Ttulo2"/>
        <w:numPr>
          <w:ilvl w:val="1"/>
          <w:numId w:val="6"/>
        </w:numPr>
        <w:rPr>
          <w:color w:val="000000"/>
        </w:rPr>
      </w:pPr>
      <w:bookmarkStart w:id="200" w:name="_Toc139963585"/>
      <w:r>
        <w:t>Arquitetura do modelo</w:t>
      </w:r>
      <w:bookmarkEnd w:id="200"/>
    </w:p>
    <w:p w14:paraId="79E9001C" w14:textId="7B8AFD3E" w:rsidR="002E0DB0" w:rsidRDefault="000F40D4" w:rsidP="002E0DB0">
      <w:r>
        <w:t xml:space="preserve">A arquitetura do modelo é representada por um </w:t>
      </w:r>
      <w:proofErr w:type="spellStart"/>
      <w:r w:rsidRPr="000F40D4">
        <w:rPr>
          <w:i/>
          <w:iCs/>
        </w:rPr>
        <w:t>InputLayer</w:t>
      </w:r>
      <w:proofErr w:type="spellEnd"/>
      <w:r w:rsidR="00A11943">
        <w:rPr>
          <w:i/>
          <w:iCs/>
        </w:rPr>
        <w:t>,</w:t>
      </w:r>
      <w:r>
        <w:rPr>
          <w:i/>
          <w:iCs/>
        </w:rPr>
        <w:t xml:space="preserve"> </w:t>
      </w:r>
      <w:r w:rsidRPr="00A11943">
        <w:t xml:space="preserve">com uma sequência de comprimento 12 e </w:t>
      </w:r>
      <w:r w:rsidR="009462F6">
        <w:t>1</w:t>
      </w:r>
      <w:r w:rsidRPr="00A11943">
        <w:t xml:space="preserve"> característica de entrada</w:t>
      </w:r>
      <w:r w:rsidR="00A11943">
        <w:t xml:space="preserve">, que a </w:t>
      </w:r>
      <w:r w:rsidRPr="00A11943">
        <w:t>processa através</w:t>
      </w:r>
      <w:r>
        <w:t xml:space="preserve"> de</w:t>
      </w:r>
      <w:r w:rsidR="002E0DB0">
        <w:t xml:space="preserve"> duas camadas </w:t>
      </w:r>
      <w:r w:rsidR="002E0DB0" w:rsidRPr="00E02DC4">
        <w:rPr>
          <w:i/>
          <w:iCs/>
        </w:rPr>
        <w:t>GRU</w:t>
      </w:r>
      <w:r>
        <w:rPr>
          <w:i/>
          <w:iCs/>
        </w:rPr>
        <w:t xml:space="preserve">, </w:t>
      </w:r>
      <w:r w:rsidRPr="008F2F23">
        <w:t>GRU_1 e GRU_2</w:t>
      </w:r>
      <w:r>
        <w:rPr>
          <w:i/>
          <w:iCs/>
        </w:rPr>
        <w:t xml:space="preserve">, </w:t>
      </w:r>
      <w:r w:rsidRPr="002E0DB0">
        <w:t>reduzindo o comprimento da sequência a uma única representação vetorial</w:t>
      </w:r>
      <w:r>
        <w:t>.</w:t>
      </w:r>
      <w:r w:rsidR="002E0DB0">
        <w:t xml:space="preserve"> </w:t>
      </w:r>
      <w:r>
        <w:t>A seguir vem</w:t>
      </w:r>
      <w:r w:rsidR="00A11943">
        <w:t xml:space="preserve"> a</w:t>
      </w:r>
      <w:r w:rsidR="002E0DB0">
        <w:t xml:space="preserve"> camada </w:t>
      </w:r>
      <w:proofErr w:type="spellStart"/>
      <w:r w:rsidR="002E0DB0" w:rsidRPr="00E02DC4">
        <w:rPr>
          <w:i/>
          <w:iCs/>
        </w:rPr>
        <w:t>dropout</w:t>
      </w:r>
      <w:proofErr w:type="spellEnd"/>
      <w:r>
        <w:rPr>
          <w:i/>
          <w:iCs/>
        </w:rPr>
        <w:t xml:space="preserve"> </w:t>
      </w:r>
      <w:r w:rsidRPr="000F40D4">
        <w:t>para ajudar na regularização</w:t>
      </w:r>
      <w:r w:rsidR="009462F6">
        <w:t xml:space="preserve"> do modelo e evitar </w:t>
      </w:r>
      <w:proofErr w:type="spellStart"/>
      <w:r w:rsidR="009462F6" w:rsidRPr="009462F6">
        <w:rPr>
          <w:i/>
          <w:iCs/>
        </w:rPr>
        <w:t>overfitting</w:t>
      </w:r>
      <w:proofErr w:type="spellEnd"/>
      <w:r w:rsidR="002E0DB0">
        <w:t xml:space="preserve"> e uma camada </w:t>
      </w:r>
      <w:r w:rsidR="00E02DC4" w:rsidRPr="00E02DC4">
        <w:rPr>
          <w:i/>
          <w:iCs/>
        </w:rPr>
        <w:t>dense</w:t>
      </w:r>
      <w:r>
        <w:t xml:space="preserve"> para dar a previsão final de saída</w:t>
      </w:r>
      <w:r w:rsidR="00A11943">
        <w:t>.</w:t>
      </w:r>
    </w:p>
    <w:p w14:paraId="50979839" w14:textId="0A90C5C1" w:rsidR="00A11943" w:rsidRDefault="00000000" w:rsidP="002E0DB0">
      <w:r>
        <w:rPr>
          <w:noProof/>
        </w:rPr>
        <w:pict w14:anchorId="33953EF3">
          <v:shapetype id="_x0000_t202" coordsize="21600,21600" o:spt="202" path="m,l,21600r21600,l21600,xe">
            <v:stroke joinstyle="miter"/>
            <v:path gradientshapeok="t" o:connecttype="rect"/>
          </v:shapetype>
          <v:shape id="_x0000_s2067" type="#_x0000_t202" style="position:absolute;left:0;text-align:left;margin-left:136.75pt;margin-top:407.25pt;width:229.55pt;height:13.8pt;z-index:251669504;mso-position-horizontal-relative:text;mso-position-vertical-relative:text" stroked="f">
            <v:textbox style="mso-next-textbox:#_x0000_s2067" inset="0,0,0,0">
              <w:txbxContent>
                <w:p w14:paraId="7F9CCBB0" w14:textId="59F62F7B" w:rsidR="00A11943" w:rsidRPr="003B5FE1" w:rsidRDefault="00A11943" w:rsidP="0046128E">
                  <w:pPr>
                    <w:pStyle w:val="Legenda"/>
                    <w:rPr>
                      <w:noProof/>
                    </w:rPr>
                  </w:pPr>
                </w:p>
              </w:txbxContent>
            </v:textbox>
            <w10:wrap type="square"/>
          </v:shape>
        </w:pict>
      </w:r>
      <w:r>
        <w:rPr>
          <w:noProof/>
        </w:rPr>
        <w:pict w14:anchorId="27223B11">
          <v:shape id="_x0000_s2071" type="#_x0000_t202" style="position:absolute;left:0;text-align:left;margin-left:59.5pt;margin-top:392.25pt;width:306.8pt;height:.05pt;z-index:251670528;mso-position-horizontal-relative:text;mso-position-vertical-relative:text" stroked="f">
            <v:textbox style="mso-next-textbox:#_x0000_s2071;mso-fit-shape-to-text:t" inset="0,0,0,0">
              <w:txbxContent>
                <w:p w14:paraId="6740BBD6" w14:textId="3979B501" w:rsidR="000158E2" w:rsidRPr="006D3AE7" w:rsidRDefault="000158E2" w:rsidP="0046128E">
                  <w:pPr>
                    <w:pStyle w:val="Legenda"/>
                    <w:rPr>
                      <w:noProof/>
                      <w:sz w:val="24"/>
                      <w:szCs w:val="24"/>
                    </w:rPr>
                  </w:pPr>
                  <w:bookmarkStart w:id="201" w:name="_Toc139964955"/>
                  <w:r>
                    <w:t xml:space="preserve">Figura </w:t>
                  </w:r>
                  <w:fldSimple w:instr=" SEQ Figura \* ARABIC ">
                    <w:r w:rsidR="00331C42">
                      <w:rPr>
                        <w:noProof/>
                      </w:rPr>
                      <w:t>15</w:t>
                    </w:r>
                  </w:fldSimple>
                  <w:r>
                    <w:t xml:space="preserve"> - Arquitetura Modelo </w:t>
                  </w:r>
                  <w:r w:rsidRPr="009462F6">
                    <w:t>GRU</w:t>
                  </w:r>
                  <w:bookmarkEnd w:id="201"/>
                </w:p>
              </w:txbxContent>
            </v:textbox>
            <w10:wrap type="square"/>
          </v:shape>
        </w:pict>
      </w:r>
      <w:r w:rsidR="00A11943">
        <w:rPr>
          <w:noProof/>
        </w:rPr>
        <w:drawing>
          <wp:anchor distT="0" distB="0" distL="114300" distR="114300" simplePos="0" relativeHeight="251754496" behindDoc="0" locked="0" layoutInCell="1" allowOverlap="1" wp14:anchorId="2F5DB34B" wp14:editId="76670753">
            <wp:simplePos x="0" y="0"/>
            <wp:positionH relativeFrom="column">
              <wp:posOffset>755650</wp:posOffset>
            </wp:positionH>
            <wp:positionV relativeFrom="paragraph">
              <wp:posOffset>10795</wp:posOffset>
            </wp:positionV>
            <wp:extent cx="3896360" cy="4913630"/>
            <wp:effectExtent l="0" t="0" r="0" b="0"/>
            <wp:wrapSquare wrapText="bothSides"/>
            <wp:docPr id="292803142" name="Imagem 1" descr="Uma imagem com texto, captura de ecrã, Tipo de letra, núme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803142" name="Imagem 1" descr="Uma imagem com texto, captura de ecrã, Tipo de letra, número&#10;&#10;Descrição gerada automaticament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896360" cy="49136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81021D9" w14:textId="7DA73272" w:rsidR="00240436" w:rsidRPr="00240436" w:rsidRDefault="00240436" w:rsidP="00240436">
      <w:pPr>
        <w:pStyle w:val="Ttulo2"/>
        <w:numPr>
          <w:ilvl w:val="1"/>
          <w:numId w:val="6"/>
        </w:numPr>
        <w:rPr>
          <w:color w:val="000000"/>
        </w:rPr>
      </w:pPr>
      <w:bookmarkStart w:id="202" w:name="_Toc139963586"/>
      <w:r>
        <w:lastRenderedPageBreak/>
        <w:t>Primeiros testes</w:t>
      </w:r>
      <w:bookmarkEnd w:id="202"/>
    </w:p>
    <w:p w14:paraId="7EBCA2A7" w14:textId="4A465B16" w:rsidR="00A7422E" w:rsidRDefault="00AF7DB6" w:rsidP="00240436">
      <w:pPr>
        <w:ind w:firstLine="709"/>
        <w:rPr>
          <w:color w:val="000000"/>
        </w:rPr>
      </w:pPr>
      <w:r>
        <w:t>Para iniciar os testes,</w:t>
      </w:r>
      <w:r w:rsidR="009275C1">
        <w:t xml:space="preserve"> começou-se por determinar o </w:t>
      </w:r>
      <w:proofErr w:type="spellStart"/>
      <w:r w:rsidR="009275C1" w:rsidRPr="009275C1">
        <w:rPr>
          <w:i/>
          <w:iCs/>
        </w:rPr>
        <w:t>lag</w:t>
      </w:r>
      <w:proofErr w:type="spellEnd"/>
      <w:r w:rsidR="009275C1">
        <w:t xml:space="preserve"> </w:t>
      </w:r>
      <w:r w:rsidR="00240436">
        <w:t xml:space="preserve">referência </w:t>
      </w:r>
      <w:r w:rsidR="009275C1">
        <w:t>de acordo com a figura 14 e</w:t>
      </w:r>
      <w:r>
        <w:t xml:space="preserve"> </w:t>
      </w:r>
      <w:r w:rsidR="009275C1">
        <w:t>f</w:t>
      </w:r>
      <w:r>
        <w:t>o</w:t>
      </w:r>
      <w:r w:rsidR="009275C1">
        <w:t xml:space="preserve">i </w:t>
      </w:r>
      <w:r w:rsidR="00240436">
        <w:t>fornecido</w:t>
      </w:r>
      <w:r>
        <w:t xml:space="preserve"> código base</w:t>
      </w:r>
      <w:r w:rsidR="009275C1">
        <w:t xml:space="preserve">, </w:t>
      </w:r>
      <w:r>
        <w:t>obtido no repositório GitHub [</w:t>
      </w:r>
      <w:r w:rsidR="009275C1">
        <w:t>1</w:t>
      </w:r>
      <w:r>
        <w:t>]</w:t>
      </w:r>
      <w:r w:rsidR="00240436">
        <w:t xml:space="preserve">, em </w:t>
      </w:r>
      <w:proofErr w:type="spellStart"/>
      <w:r w:rsidR="00240436">
        <w:t>python</w:t>
      </w:r>
      <w:proofErr w:type="spellEnd"/>
      <w:r>
        <w:t xml:space="preserve">. Este código serviu como ponto de partida para começar a fazer os testes. </w:t>
      </w:r>
      <w:r w:rsidR="00A7422E">
        <w:t>Tendo em conta que se trata</w:t>
      </w:r>
      <w:r w:rsidR="00B409AC">
        <w:t>va</w:t>
      </w:r>
      <w:r w:rsidR="00A7422E">
        <w:t xml:space="preserve"> da fase inicial, manteve-se os parâmetros iniciais como o </w:t>
      </w:r>
      <w:proofErr w:type="spellStart"/>
      <w:r w:rsidR="00A7422E" w:rsidRPr="00A7422E">
        <w:rPr>
          <w:i/>
          <w:iCs/>
        </w:rPr>
        <w:t>batch</w:t>
      </w:r>
      <w:proofErr w:type="spellEnd"/>
      <w:r w:rsidR="00A7422E" w:rsidRPr="00A7422E">
        <w:rPr>
          <w:i/>
          <w:iCs/>
        </w:rPr>
        <w:t xml:space="preserve"> </w:t>
      </w:r>
      <w:proofErr w:type="spellStart"/>
      <w:r w:rsidR="00A7422E" w:rsidRPr="00A7422E">
        <w:rPr>
          <w:i/>
          <w:iCs/>
        </w:rPr>
        <w:t>size</w:t>
      </w:r>
      <w:proofErr w:type="spellEnd"/>
      <w:r w:rsidR="00A7422E">
        <w:t xml:space="preserve"> a</w:t>
      </w:r>
      <w:r>
        <w:t xml:space="preserve"> 256</w:t>
      </w:r>
      <w:r w:rsidR="00A7422E">
        <w:t xml:space="preserve">, número de </w:t>
      </w:r>
      <w:proofErr w:type="spellStart"/>
      <w:r w:rsidR="00A7422E" w:rsidRPr="00A7422E">
        <w:rPr>
          <w:i/>
          <w:iCs/>
        </w:rPr>
        <w:t>epochs</w:t>
      </w:r>
      <w:proofErr w:type="spellEnd"/>
      <w:r w:rsidR="00A7422E">
        <w:t xml:space="preserve"> </w:t>
      </w:r>
      <w:r>
        <w:t>600,</w:t>
      </w:r>
      <w:r w:rsidR="00A7422E">
        <w:t xml:space="preserve"> a </w:t>
      </w:r>
      <w:proofErr w:type="spellStart"/>
      <w:r w:rsidR="00A7422E" w:rsidRPr="00A7422E">
        <w:rPr>
          <w:i/>
          <w:iCs/>
        </w:rPr>
        <w:t>loss</w:t>
      </w:r>
      <w:proofErr w:type="spellEnd"/>
      <w:r w:rsidR="00A7422E" w:rsidRPr="00A7422E">
        <w:rPr>
          <w:i/>
          <w:iCs/>
        </w:rPr>
        <w:t xml:space="preserve"> </w:t>
      </w:r>
      <w:proofErr w:type="spellStart"/>
      <w:r w:rsidR="00A7422E" w:rsidRPr="00A7422E">
        <w:rPr>
          <w:i/>
          <w:iCs/>
        </w:rPr>
        <w:t>function</w:t>
      </w:r>
      <w:proofErr w:type="spellEnd"/>
      <w:r w:rsidR="00A7422E" w:rsidRPr="00A7422E">
        <w:rPr>
          <w:i/>
          <w:iCs/>
        </w:rPr>
        <w:t xml:space="preserve"> MSE</w:t>
      </w:r>
      <w:r w:rsidR="00A7422E">
        <w:t xml:space="preserve">, o </w:t>
      </w:r>
      <w:proofErr w:type="spellStart"/>
      <w:r w:rsidR="00A7422E" w:rsidRPr="00A7422E">
        <w:rPr>
          <w:i/>
          <w:iCs/>
        </w:rPr>
        <w:t>optimizer</w:t>
      </w:r>
      <w:proofErr w:type="spellEnd"/>
      <w:r w:rsidR="00A7422E" w:rsidRPr="00A7422E">
        <w:rPr>
          <w:i/>
          <w:iCs/>
        </w:rPr>
        <w:t xml:space="preserve"> </w:t>
      </w:r>
      <w:proofErr w:type="spellStart"/>
      <w:r w:rsidR="00A7422E">
        <w:rPr>
          <w:i/>
          <w:iCs/>
        </w:rPr>
        <w:t>RMS</w:t>
      </w:r>
      <w:r w:rsidR="00A7422E" w:rsidRPr="00A7422E">
        <w:rPr>
          <w:i/>
          <w:iCs/>
        </w:rPr>
        <w:t>prop</w:t>
      </w:r>
      <w:proofErr w:type="spellEnd"/>
      <w:r w:rsidR="00A7422E">
        <w:t xml:space="preserve"> e avaliação métrica </w:t>
      </w:r>
      <w:r w:rsidR="00A7422E" w:rsidRPr="00A7422E">
        <w:rPr>
          <w:i/>
          <w:iCs/>
        </w:rPr>
        <w:t>MAPE</w:t>
      </w:r>
      <w:r>
        <w:t>.</w:t>
      </w:r>
      <w:r w:rsidR="00240436">
        <w:rPr>
          <w:color w:val="000000"/>
        </w:rPr>
        <w:t xml:space="preserve"> </w:t>
      </w:r>
    </w:p>
    <w:p w14:paraId="3735837C" w14:textId="7381A0A8" w:rsidR="007B434C" w:rsidRDefault="009A47F9" w:rsidP="00240436">
      <w:pPr>
        <w:ind w:firstLine="709"/>
        <w:rPr>
          <w:color w:val="000000"/>
        </w:rPr>
      </w:pPr>
      <w:r>
        <w:t>Para além disto</w:t>
      </w:r>
      <w:r w:rsidR="00AF7DB6">
        <w:t>,</w:t>
      </w:r>
      <w:r w:rsidR="002122C5">
        <w:t xml:space="preserve"> os conceitos de </w:t>
      </w:r>
      <w:proofErr w:type="spellStart"/>
      <w:r w:rsidR="002122C5" w:rsidRPr="002122C5">
        <w:rPr>
          <w:i/>
          <w:iCs/>
        </w:rPr>
        <w:t>machine</w:t>
      </w:r>
      <w:proofErr w:type="spellEnd"/>
      <w:r w:rsidR="002122C5" w:rsidRPr="002122C5">
        <w:rPr>
          <w:i/>
          <w:iCs/>
        </w:rPr>
        <w:t xml:space="preserve"> </w:t>
      </w:r>
      <w:proofErr w:type="spellStart"/>
      <w:r w:rsidR="002122C5" w:rsidRPr="002122C5">
        <w:rPr>
          <w:i/>
          <w:iCs/>
        </w:rPr>
        <w:t>learning</w:t>
      </w:r>
      <w:proofErr w:type="spellEnd"/>
      <w:r w:rsidR="002122C5">
        <w:t xml:space="preserve"> não estavam sólidos,</w:t>
      </w:r>
      <w:r w:rsidR="00B409AC">
        <w:t xml:space="preserve"> de maneira que</w:t>
      </w:r>
      <w:r w:rsidR="00AF7DB6">
        <w:t xml:space="preserve"> o conjunto de dados</w:t>
      </w:r>
      <w:r w:rsidR="00A7422E">
        <w:t xml:space="preserve"> </w:t>
      </w:r>
      <w:r w:rsidR="00B409AC">
        <w:t>previsto, surgiu misturado</w:t>
      </w:r>
      <w:r w:rsidR="00AF7DB6">
        <w:t xml:space="preserve"> para todos os eixo</w:t>
      </w:r>
      <w:r>
        <w:t>s, tanto para o conjunto de treino, como para o de teste, que apresentava a mesma informação</w:t>
      </w:r>
      <w:r w:rsidR="00B409AC">
        <w:t>. Esta abordagem resultou</w:t>
      </w:r>
      <w:r w:rsidR="00AF7DB6">
        <w:t xml:space="preserve"> </w:t>
      </w:r>
      <w:r>
        <w:t>num</w:t>
      </w:r>
      <w:r w:rsidR="00AF7DB6">
        <w:t xml:space="preserve"> gráfico</w:t>
      </w:r>
      <w:r>
        <w:t xml:space="preserve"> com elevado nível de inconsistência</w:t>
      </w:r>
      <w:r w:rsidR="00AF7DB6">
        <w:t xml:space="preserve"> </w:t>
      </w:r>
      <w:r>
        <w:t xml:space="preserve">e falta de coerência </w:t>
      </w:r>
      <w:r w:rsidR="00AF7DB6">
        <w:t>para responder eficazmente às questões do problema.</w:t>
      </w:r>
    </w:p>
    <w:p w14:paraId="3635D7D2" w14:textId="77777777" w:rsidR="007B434C" w:rsidRDefault="00AF7DB6" w:rsidP="0003131B">
      <w:pPr>
        <w:pStyle w:val="Ttulo2"/>
        <w:numPr>
          <w:ilvl w:val="1"/>
          <w:numId w:val="6"/>
        </w:numPr>
        <w:rPr>
          <w:color w:val="000000"/>
        </w:rPr>
      </w:pPr>
      <w:bookmarkStart w:id="203" w:name="_Toc138324040"/>
      <w:bookmarkStart w:id="204" w:name="_Toc139963587"/>
      <w:r>
        <w:t>Testes para as entradas de cada eixo</w:t>
      </w:r>
      <w:bookmarkEnd w:id="203"/>
      <w:bookmarkEnd w:id="204"/>
    </w:p>
    <w:p w14:paraId="4AA56735" w14:textId="5498BCF2" w:rsidR="007B434C" w:rsidRDefault="00C86D1A">
      <w:pPr>
        <w:rPr>
          <w:color w:val="000000"/>
        </w:rPr>
      </w:pPr>
      <w:r>
        <w:t>Após os testes iniciais, a estratégia foi mudada para tratar cada eixo individualmente</w:t>
      </w:r>
      <w:r w:rsidR="005A621F">
        <w:t xml:space="preserve">, reservando </w:t>
      </w:r>
      <w:r w:rsidR="001204F4">
        <w:t>76</w:t>
      </w:r>
      <w:r w:rsidR="005A621F">
        <w:t>% dos registos para o treino, entre 14 de setembro de 2021 e 31 de agosto de 2022 e 2</w:t>
      </w:r>
      <w:r w:rsidR="001204F4">
        <w:t>4</w:t>
      </w:r>
      <w:r w:rsidR="005A621F">
        <w:t>% para o teste, entre 1 de setembro e 31 de dezembro de 2022.</w:t>
      </w:r>
    </w:p>
    <w:p w14:paraId="1C2CEB6D" w14:textId="131F963B" w:rsidR="007B434C" w:rsidRDefault="00AF7DB6" w:rsidP="009275C1">
      <w:pPr>
        <w:pStyle w:val="Ttulo2"/>
        <w:numPr>
          <w:ilvl w:val="0"/>
          <w:numId w:val="0"/>
        </w:numPr>
        <w:ind w:left="823"/>
        <w:rPr>
          <w:color w:val="000000"/>
        </w:rPr>
      </w:pPr>
      <w:bookmarkStart w:id="205" w:name="_Toc138324041"/>
      <w:bookmarkStart w:id="206" w:name="_Toc139963588"/>
      <w:r>
        <w:rPr>
          <w:sz w:val="24"/>
          <w:szCs w:val="24"/>
        </w:rPr>
        <w:t>8.</w:t>
      </w:r>
      <w:r w:rsidR="001204F4">
        <w:rPr>
          <w:sz w:val="24"/>
          <w:szCs w:val="24"/>
        </w:rPr>
        <w:t>3</w:t>
      </w:r>
      <w:r>
        <w:rPr>
          <w:sz w:val="24"/>
          <w:szCs w:val="24"/>
        </w:rPr>
        <w:t xml:space="preserve">.1. </w:t>
      </w:r>
      <w:proofErr w:type="spellStart"/>
      <w:r w:rsidRPr="00171E63">
        <w:rPr>
          <w:i/>
          <w:iCs/>
          <w:sz w:val="24"/>
          <w:szCs w:val="24"/>
        </w:rPr>
        <w:t>Lag</w:t>
      </w:r>
      <w:proofErr w:type="spellEnd"/>
      <w:r>
        <w:rPr>
          <w:sz w:val="24"/>
          <w:szCs w:val="24"/>
        </w:rPr>
        <w:t xml:space="preserve"> 24 </w:t>
      </w:r>
      <w:proofErr w:type="spellStart"/>
      <w:r>
        <w:rPr>
          <w:sz w:val="24"/>
          <w:szCs w:val="24"/>
        </w:rPr>
        <w:t>vs</w:t>
      </w:r>
      <w:proofErr w:type="spellEnd"/>
      <w:r>
        <w:rPr>
          <w:sz w:val="24"/>
          <w:szCs w:val="24"/>
        </w:rPr>
        <w:t xml:space="preserve"> </w:t>
      </w:r>
      <w:proofErr w:type="spellStart"/>
      <w:r w:rsidRPr="00171E63">
        <w:rPr>
          <w:i/>
          <w:iCs/>
          <w:sz w:val="24"/>
          <w:szCs w:val="24"/>
        </w:rPr>
        <w:t>Lag</w:t>
      </w:r>
      <w:proofErr w:type="spellEnd"/>
      <w:r>
        <w:rPr>
          <w:sz w:val="24"/>
          <w:szCs w:val="24"/>
        </w:rPr>
        <w:t xml:space="preserve"> 12</w:t>
      </w:r>
      <w:bookmarkEnd w:id="205"/>
      <w:bookmarkEnd w:id="206"/>
      <w:r>
        <w:rPr>
          <w:sz w:val="24"/>
          <w:szCs w:val="24"/>
        </w:rPr>
        <w:t xml:space="preserve"> </w:t>
      </w:r>
    </w:p>
    <w:p w14:paraId="374E38BB" w14:textId="00640378" w:rsidR="002865F6" w:rsidRDefault="00000000">
      <w:r>
        <w:rPr>
          <w:noProof/>
        </w:rPr>
        <w:pict w14:anchorId="014DF8CB">
          <v:shape id="_x0000_s2073" type="#_x0000_t202" style="position:absolute;left:0;text-align:left;margin-left:12.05pt;margin-top:320.95pt;width:414.7pt;height:.05pt;z-index:251671552;mso-position-horizontal-relative:text;mso-position-vertical-relative:text" stroked="f">
            <v:textbox style="mso-next-textbox:#_x0000_s2073;mso-fit-shape-to-text:t" inset="0,0,0,0">
              <w:txbxContent>
                <w:p w14:paraId="274E42C3" w14:textId="7A62C6E2" w:rsidR="000158E2" w:rsidRPr="008C3E04" w:rsidRDefault="000158E2" w:rsidP="0046128E">
                  <w:pPr>
                    <w:pStyle w:val="Legenda"/>
                    <w:rPr>
                      <w:noProof/>
                      <w:sz w:val="24"/>
                      <w:szCs w:val="24"/>
                    </w:rPr>
                  </w:pPr>
                  <w:bookmarkStart w:id="207" w:name="_Toc139964956"/>
                  <w:r>
                    <w:t xml:space="preserve">Figura </w:t>
                  </w:r>
                  <w:fldSimple w:instr=" SEQ Figura \* ARABIC ">
                    <w:r w:rsidR="00331C42">
                      <w:rPr>
                        <w:noProof/>
                      </w:rPr>
                      <w:t>16</w:t>
                    </w:r>
                  </w:fldSimple>
                  <w:r>
                    <w:t xml:space="preserve"> - </w:t>
                  </w:r>
                  <w:r w:rsidRPr="00311325">
                    <w:t xml:space="preserve">MAPE da previsão do tráfego para os Eixos da Cidade de Lisboa | </w:t>
                  </w:r>
                  <w:proofErr w:type="spellStart"/>
                  <w:r w:rsidRPr="00311325">
                    <w:t>Lag</w:t>
                  </w:r>
                  <w:proofErr w:type="spellEnd"/>
                  <w:r w:rsidRPr="00311325">
                    <w:t>: 24</w:t>
                  </w:r>
                  <w:bookmarkEnd w:id="207"/>
                </w:p>
              </w:txbxContent>
            </v:textbox>
            <w10:wrap type="square"/>
          </v:shape>
        </w:pict>
      </w:r>
      <w:r w:rsidR="00B52786">
        <w:rPr>
          <w:noProof/>
        </w:rPr>
        <w:drawing>
          <wp:anchor distT="0" distB="0" distL="114300" distR="114300" simplePos="0" relativeHeight="251590656" behindDoc="0" locked="0" layoutInCell="1" allowOverlap="1" wp14:anchorId="51FF92B2" wp14:editId="12000890">
            <wp:simplePos x="0" y="0"/>
            <wp:positionH relativeFrom="column">
              <wp:posOffset>153035</wp:posOffset>
            </wp:positionH>
            <wp:positionV relativeFrom="paragraph">
              <wp:posOffset>1013663</wp:posOffset>
            </wp:positionV>
            <wp:extent cx="5266800" cy="3006000"/>
            <wp:effectExtent l="0" t="0" r="0" b="0"/>
            <wp:wrapSquare wrapText="bothSides"/>
            <wp:docPr id="84" name="Image8" descr="Uma imagem com texto, captura de ecrã, Tipo de letra, fil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8" descr="Uma imagem com texto, captura de ecrã, Tipo de letra, file&#10;&#10;Descrição gerada automaticamente"/>
                    <pic:cNvPicPr>
                      <a:picLocks noChangeAspect="1" noChangeArrowheads="1"/>
                    </pic:cNvPicPr>
                  </pic:nvPicPr>
                  <pic:blipFill>
                    <a:blip r:embed="rId61"/>
                    <a:stretch>
                      <a:fillRect/>
                    </a:stretch>
                  </pic:blipFill>
                  <pic:spPr bwMode="auto">
                    <a:xfrm>
                      <a:off x="0" y="0"/>
                      <a:ext cx="5266800" cy="3006000"/>
                    </a:xfrm>
                    <a:prstGeom prst="rect">
                      <a:avLst/>
                    </a:prstGeom>
                  </pic:spPr>
                </pic:pic>
              </a:graphicData>
            </a:graphic>
            <wp14:sizeRelH relativeFrom="margin">
              <wp14:pctWidth>0</wp14:pctWidth>
            </wp14:sizeRelH>
            <wp14:sizeRelV relativeFrom="margin">
              <wp14:pctHeight>0</wp14:pctHeight>
            </wp14:sizeRelV>
          </wp:anchor>
        </w:drawing>
      </w:r>
      <w:r w:rsidR="00350481">
        <w:t>É</w:t>
      </w:r>
      <w:r w:rsidR="00350481" w:rsidRPr="00350481">
        <w:t xml:space="preserve"> importante considerar tanto o </w:t>
      </w:r>
      <w:proofErr w:type="spellStart"/>
      <w:r w:rsidR="00350481" w:rsidRPr="00171E63">
        <w:rPr>
          <w:i/>
          <w:iCs/>
        </w:rPr>
        <w:t>lag</w:t>
      </w:r>
      <w:proofErr w:type="spellEnd"/>
      <w:r w:rsidR="00350481" w:rsidRPr="00350481">
        <w:t xml:space="preserve"> </w:t>
      </w:r>
      <w:r w:rsidR="00350481">
        <w:t>24</w:t>
      </w:r>
      <w:r w:rsidR="00350481" w:rsidRPr="00350481">
        <w:t xml:space="preserve"> quanto o </w:t>
      </w:r>
      <w:proofErr w:type="spellStart"/>
      <w:r w:rsidR="00350481" w:rsidRPr="00171E63">
        <w:rPr>
          <w:i/>
          <w:iCs/>
        </w:rPr>
        <w:t>lag</w:t>
      </w:r>
      <w:proofErr w:type="spellEnd"/>
      <w:r w:rsidR="00350481" w:rsidRPr="00350481">
        <w:t xml:space="preserve"> </w:t>
      </w:r>
      <w:r w:rsidR="00350481">
        <w:t>12, visto que se trata d</w:t>
      </w:r>
      <w:r w:rsidR="00171E63">
        <w:t>a</w:t>
      </w:r>
      <w:r w:rsidR="00350481">
        <w:t xml:space="preserve"> previsão de tráfego, onde existem</w:t>
      </w:r>
      <w:r w:rsidR="00350481" w:rsidRPr="00350481">
        <w:t xml:space="preserve"> padrões diários recorrentes</w:t>
      </w:r>
      <w:r w:rsidR="00171E63">
        <w:t>, como se observa na figura 13</w:t>
      </w:r>
      <w:r w:rsidR="00350481">
        <w:t>.</w:t>
      </w:r>
      <w:r w:rsidR="00171E63">
        <w:t xml:space="preserve"> Com efeito, </w:t>
      </w:r>
      <w:r w:rsidR="00350481" w:rsidRPr="00350481">
        <w:t xml:space="preserve">realizar testes preditivos para identificar o melhor </w:t>
      </w:r>
      <w:proofErr w:type="spellStart"/>
      <w:r w:rsidR="00171E63" w:rsidRPr="00171E63">
        <w:rPr>
          <w:i/>
          <w:iCs/>
        </w:rPr>
        <w:t>lag</w:t>
      </w:r>
      <w:proofErr w:type="spellEnd"/>
      <w:r w:rsidR="00350481" w:rsidRPr="00350481">
        <w:t xml:space="preserve"> que maximize a precisão</w:t>
      </w:r>
      <w:r w:rsidR="00171E63">
        <w:t xml:space="preserve"> do modelo</w:t>
      </w:r>
      <w:r w:rsidR="00350481" w:rsidRPr="00350481">
        <w:t xml:space="preserve"> e a captura d</w:t>
      </w:r>
      <w:r w:rsidR="009462F6">
        <w:t>estes</w:t>
      </w:r>
      <w:r w:rsidR="00350481" w:rsidRPr="00350481">
        <w:t xml:space="preserve"> padrões</w:t>
      </w:r>
      <w:r w:rsidR="00171E63">
        <w:t xml:space="preserve"> é relevante para fazer uma análise fundamentada.</w:t>
      </w:r>
      <w:r w:rsidR="00350481" w:rsidRPr="00350481">
        <w:t xml:space="preserve"> </w:t>
      </w:r>
    </w:p>
    <w:p w14:paraId="3DB52F2B" w14:textId="6187EBD6" w:rsidR="007B434C" w:rsidRDefault="00000000" w:rsidP="00B52786">
      <w:pPr>
        <w:rPr>
          <w:color w:val="000000"/>
        </w:rPr>
      </w:pPr>
      <w:r>
        <w:rPr>
          <w:noProof/>
        </w:rPr>
        <w:lastRenderedPageBreak/>
        <w:pict w14:anchorId="63BF5502">
          <v:shape id="_x0000_s2074" type="#_x0000_t202" style="position:absolute;left:0;text-align:left;margin-left:10.55pt;margin-top:223.25pt;width:417.5pt;height:.05pt;z-index:251672576;mso-position-horizontal-relative:text;mso-position-vertical-relative:text" stroked="f">
            <v:textbox style="mso-next-textbox:#_x0000_s2074;mso-fit-shape-to-text:t" inset="0,0,0,0">
              <w:txbxContent>
                <w:p w14:paraId="3E2D0E3C" w14:textId="5ACAACF8" w:rsidR="000158E2" w:rsidRPr="00680F0E" w:rsidRDefault="000158E2" w:rsidP="0046128E">
                  <w:pPr>
                    <w:pStyle w:val="Legenda"/>
                    <w:rPr>
                      <w:noProof/>
                      <w:sz w:val="24"/>
                      <w:szCs w:val="24"/>
                    </w:rPr>
                  </w:pPr>
                  <w:bookmarkStart w:id="208" w:name="_Toc139964957"/>
                  <w:r>
                    <w:t xml:space="preserve">Figura </w:t>
                  </w:r>
                  <w:fldSimple w:instr=" SEQ Figura \* ARABIC ">
                    <w:r w:rsidR="00331C42">
                      <w:rPr>
                        <w:noProof/>
                      </w:rPr>
                      <w:t>17</w:t>
                    </w:r>
                  </w:fldSimple>
                  <w:r>
                    <w:t xml:space="preserve"> - </w:t>
                  </w:r>
                  <w:r w:rsidRPr="00F63F29">
                    <w:t xml:space="preserve">MAPE da previsão do tráfego para os Eixos da Cidade de Lisboa | </w:t>
                  </w:r>
                  <w:proofErr w:type="spellStart"/>
                  <w:r w:rsidRPr="00F63F29">
                    <w:t>Lag</w:t>
                  </w:r>
                  <w:proofErr w:type="spellEnd"/>
                  <w:r w:rsidRPr="00F63F29">
                    <w:t>: 12</w:t>
                  </w:r>
                  <w:bookmarkEnd w:id="208"/>
                </w:p>
              </w:txbxContent>
            </v:textbox>
            <w10:wrap type="square"/>
          </v:shape>
        </w:pict>
      </w:r>
      <w:r w:rsidR="00B52786">
        <w:rPr>
          <w:noProof/>
        </w:rPr>
        <w:drawing>
          <wp:anchor distT="0" distB="0" distL="114300" distR="114300" simplePos="0" relativeHeight="251489280" behindDoc="0" locked="0" layoutInCell="1" allowOverlap="1" wp14:anchorId="5CBF1712" wp14:editId="18E035E6">
            <wp:simplePos x="0" y="0"/>
            <wp:positionH relativeFrom="column">
              <wp:posOffset>134087</wp:posOffset>
            </wp:positionH>
            <wp:positionV relativeFrom="paragraph">
              <wp:posOffset>-155956</wp:posOffset>
            </wp:positionV>
            <wp:extent cx="5302800" cy="2934000"/>
            <wp:effectExtent l="0" t="0" r="0" b="0"/>
            <wp:wrapSquare wrapText="bothSides"/>
            <wp:docPr id="83" name="Image7" descr="Uma imagem com texto, captura de ecrã, Tipo de letra, fil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7" descr="Uma imagem com texto, captura de ecrã, Tipo de letra, file&#10;&#10;Descrição gerada automaticamente"/>
                    <pic:cNvPicPr>
                      <a:picLocks noChangeAspect="1" noChangeArrowheads="1"/>
                    </pic:cNvPicPr>
                  </pic:nvPicPr>
                  <pic:blipFill>
                    <a:blip r:embed="rId62"/>
                    <a:stretch>
                      <a:fillRect/>
                    </a:stretch>
                  </pic:blipFill>
                  <pic:spPr bwMode="auto">
                    <a:xfrm>
                      <a:off x="0" y="0"/>
                      <a:ext cx="5302800" cy="2934000"/>
                    </a:xfrm>
                    <a:prstGeom prst="rect">
                      <a:avLst/>
                    </a:prstGeom>
                  </pic:spPr>
                </pic:pic>
              </a:graphicData>
            </a:graphic>
            <wp14:sizeRelH relativeFrom="margin">
              <wp14:pctWidth>0</wp14:pctWidth>
            </wp14:sizeRelH>
            <wp14:sizeRelV relativeFrom="margin">
              <wp14:pctHeight>0</wp14:pctHeight>
            </wp14:sizeRelV>
          </wp:anchor>
        </w:drawing>
      </w:r>
    </w:p>
    <w:p w14:paraId="4913C8F5" w14:textId="4B15F1E1" w:rsidR="00B52786" w:rsidRDefault="00B52786">
      <w:pPr>
        <w:ind w:firstLine="709"/>
      </w:pPr>
      <w:r w:rsidRPr="00B52786">
        <w:t>De facto, ao analisar as Figuras 1</w:t>
      </w:r>
      <w:r w:rsidR="009462F6">
        <w:t>7</w:t>
      </w:r>
      <w:r w:rsidRPr="00B52786">
        <w:t xml:space="preserve"> e 1</w:t>
      </w:r>
      <w:r w:rsidR="009462F6">
        <w:t>8</w:t>
      </w:r>
      <w:r w:rsidRPr="00B52786">
        <w:t>, foi observada uma diferença média de 0</w:t>
      </w:r>
      <w:r w:rsidR="009153CC">
        <w:t>.</w:t>
      </w:r>
      <w:r w:rsidRPr="00B52786">
        <w:t xml:space="preserve">86% no MAPE entre as previsões com um </w:t>
      </w:r>
      <w:proofErr w:type="spellStart"/>
      <w:r w:rsidRPr="00B52786">
        <w:rPr>
          <w:i/>
          <w:iCs/>
        </w:rPr>
        <w:t>lag</w:t>
      </w:r>
      <w:proofErr w:type="spellEnd"/>
      <w:r w:rsidRPr="00B52786">
        <w:t xml:space="preserve"> de 24 e um </w:t>
      </w:r>
      <w:proofErr w:type="spellStart"/>
      <w:r w:rsidRPr="00B52786">
        <w:rPr>
          <w:i/>
          <w:iCs/>
        </w:rPr>
        <w:t>lag</w:t>
      </w:r>
      <w:proofErr w:type="spellEnd"/>
      <w:r w:rsidRPr="00B52786">
        <w:t xml:space="preserve"> de 12 períodos à frente</w:t>
      </w:r>
      <w:r w:rsidR="009153CC">
        <w:t>, para todos os eixos</w:t>
      </w:r>
      <w:r w:rsidRPr="00B52786">
        <w:t xml:space="preserve">. </w:t>
      </w:r>
      <w:r w:rsidR="009462F6">
        <w:t>U</w:t>
      </w:r>
      <w:r w:rsidRPr="00B52786">
        <w:t>ma diferença de 0</w:t>
      </w:r>
      <w:r w:rsidR="009153CC">
        <w:t>.</w:t>
      </w:r>
      <w:r w:rsidRPr="00B52786">
        <w:t xml:space="preserve">86% no </w:t>
      </w:r>
      <w:r w:rsidRPr="00B52786">
        <w:rPr>
          <w:i/>
          <w:iCs/>
        </w:rPr>
        <w:t>MAPE</w:t>
      </w:r>
      <w:r w:rsidRPr="00B52786">
        <w:t xml:space="preserve"> pode ser considerada dentro da faixa de variação esperada e não ter um impacto prático relevante nas decisões tomadas com base nas previsões. No entanto, em outras situações, uma diferença de 0,86% pode ser considerada significativa, especialmente se estiver acima de uma margem de erro estabelecida</w:t>
      </w:r>
      <w:r>
        <w:t>.</w:t>
      </w:r>
      <w:r w:rsidRPr="00B52786">
        <w:t xml:space="preserve"> </w:t>
      </w:r>
    </w:p>
    <w:p w14:paraId="2B0059A2" w14:textId="60A70B70" w:rsidR="007C37F2" w:rsidRDefault="007C37F2">
      <w:pPr>
        <w:ind w:firstLine="709"/>
      </w:pPr>
      <w:r>
        <w:t xml:space="preserve">Também observamos que existe uma correlação do </w:t>
      </w:r>
      <w:r w:rsidRPr="007C37F2">
        <w:rPr>
          <w:i/>
          <w:iCs/>
        </w:rPr>
        <w:t>MAPE</w:t>
      </w:r>
      <w:r>
        <w:t xml:space="preserve"> com os eixos com mais tráfego, nomeadamente na A1, A5, IC2 e N117. Podemos então concluir que quanto maior o tráfego maior é o erro percentual médio absoluto (</w:t>
      </w:r>
      <w:r w:rsidRPr="007C37F2">
        <w:rPr>
          <w:i/>
          <w:iCs/>
        </w:rPr>
        <w:t>MAPE</w:t>
      </w:r>
      <w:r>
        <w:t>).</w:t>
      </w:r>
      <w:r w:rsidR="00254478" w:rsidRPr="00254478">
        <w:t xml:space="preserve"> </w:t>
      </w:r>
      <w:r w:rsidR="00254478">
        <w:t>Esta</w:t>
      </w:r>
      <w:r w:rsidR="00254478" w:rsidRPr="00254478">
        <w:t xml:space="preserve"> conclusão sugere que a precisão das previsões pode ser afetada pelo volume de tráfego. Em vias com maior fluxo de</w:t>
      </w:r>
      <w:r w:rsidR="00254478">
        <w:t xml:space="preserve"> </w:t>
      </w:r>
      <w:r w:rsidR="00254478" w:rsidRPr="00254478">
        <w:t>veículos,</w:t>
      </w:r>
      <w:r w:rsidR="00254478">
        <w:t xml:space="preserve"> </w:t>
      </w:r>
      <w:r w:rsidR="00254478" w:rsidRPr="00254478">
        <w:t>é provável que haja maior complexidade e imprevisibilidade no comportamento do tráfego, o que pode levar a um aumento do erro nas previsões.</w:t>
      </w:r>
    </w:p>
    <w:p w14:paraId="5E2CE6A6" w14:textId="3D25279B" w:rsidR="007F3773" w:rsidRDefault="007C37F2" w:rsidP="007C37F2">
      <w:r>
        <w:tab/>
        <w:t>De seguida são apresentadas as figuras de 19 e 20, onde foram selecionados 4</w:t>
      </w:r>
      <w:r w:rsidR="009153CC">
        <w:t xml:space="preserve"> gráficos dos</w:t>
      </w:r>
      <w:r>
        <w:t xml:space="preserve"> eixos com maior </w:t>
      </w:r>
      <w:r w:rsidR="00254478" w:rsidRPr="007C37F2">
        <w:rPr>
          <w:i/>
          <w:iCs/>
        </w:rPr>
        <w:t>MAPE</w:t>
      </w:r>
      <w:r w:rsidR="0002145C">
        <w:rPr>
          <w:i/>
          <w:iCs/>
        </w:rPr>
        <w:t xml:space="preserve"> </w:t>
      </w:r>
      <w:r w:rsidR="0002145C" w:rsidRPr="0002145C">
        <w:t>para prever 8 horas à frente</w:t>
      </w:r>
      <w:r w:rsidR="00254478">
        <w:t xml:space="preserve"> </w:t>
      </w:r>
      <w:r w:rsidR="006859D3">
        <w:t>no final de dezembro de 2022</w:t>
      </w:r>
      <w:r w:rsidR="009153CC">
        <w:t>.</w:t>
      </w:r>
    </w:p>
    <w:p w14:paraId="5BDBBE92" w14:textId="64518CDB" w:rsidR="007F3773" w:rsidRDefault="007F3773">
      <w:pPr>
        <w:ind w:firstLine="709"/>
      </w:pPr>
    </w:p>
    <w:p w14:paraId="2DC94E86" w14:textId="5E580BA5" w:rsidR="007F3773" w:rsidRDefault="007F3773">
      <w:pPr>
        <w:ind w:firstLine="709"/>
      </w:pPr>
    </w:p>
    <w:p w14:paraId="3619C641" w14:textId="46FA5607" w:rsidR="007F3773" w:rsidRDefault="007F3773">
      <w:pPr>
        <w:ind w:firstLine="709"/>
      </w:pPr>
    </w:p>
    <w:p w14:paraId="2CCF3127" w14:textId="5ECDEB79" w:rsidR="007F3773" w:rsidRDefault="000D38E7">
      <w:pPr>
        <w:ind w:firstLine="709"/>
      </w:pPr>
      <w:r>
        <w:rPr>
          <w:noProof/>
        </w:rPr>
        <w:lastRenderedPageBreak/>
        <w:pict w14:anchorId="66E6D1E2">
          <v:shape id="_x0000_s2078" type="#_x0000_t202" style="position:absolute;left:0;text-align:left;margin-left:-28.55pt;margin-top:259.25pt;width:481.85pt;height:26.5pt;z-index:251673600;mso-position-horizontal-relative:text;mso-position-vertical-relative:text" stroked="f">
            <v:textbox style="mso-next-textbox:#_x0000_s2078;mso-fit-shape-to-text:t" inset="0,0,0,0">
              <w:txbxContent>
                <w:p w14:paraId="400EC96E" w14:textId="723AEA25" w:rsidR="00A5379D" w:rsidRPr="00315D86" w:rsidRDefault="00A5379D" w:rsidP="0046128E">
                  <w:pPr>
                    <w:pStyle w:val="Legenda"/>
                    <w:rPr>
                      <w:noProof/>
                      <w:sz w:val="24"/>
                      <w:szCs w:val="24"/>
                    </w:rPr>
                  </w:pPr>
                  <w:bookmarkStart w:id="209" w:name="_Toc139964959"/>
                  <w:r>
                    <w:t xml:space="preserve">Figura </w:t>
                  </w:r>
                  <w:fldSimple w:instr=" SEQ Figura \* ARABIC ">
                    <w:r w:rsidR="00331C42">
                      <w:rPr>
                        <w:noProof/>
                      </w:rPr>
                      <w:t>18</w:t>
                    </w:r>
                  </w:fldSimple>
                  <w:r>
                    <w:t xml:space="preserve"> - </w:t>
                  </w:r>
                  <w:r w:rsidRPr="00443D5A">
                    <w:t xml:space="preserve">Gráfico da previsão do tráfego para os eixos A1, A5, IC2 e N117 | </w:t>
                  </w:r>
                  <w:proofErr w:type="spellStart"/>
                  <w:r w:rsidRPr="00443D5A">
                    <w:t>Lag</w:t>
                  </w:r>
                  <w:proofErr w:type="spellEnd"/>
                  <w:r w:rsidRPr="00443D5A">
                    <w:t xml:space="preserve">: </w:t>
                  </w:r>
                  <w:bookmarkEnd w:id="209"/>
                  <w:r w:rsidR="000D38E7">
                    <w:t>24</w:t>
                  </w:r>
                </w:p>
              </w:txbxContent>
            </v:textbox>
            <w10:wrap type="square"/>
          </v:shape>
        </w:pict>
      </w:r>
      <w:r>
        <w:rPr>
          <w:noProof/>
        </w:rPr>
        <w:pict w14:anchorId="28468A9D">
          <v:shape id="_x0000_s2079" type="#_x0000_t202" style="position:absolute;left:0;text-align:left;margin-left:-28.55pt;margin-top:557.9pt;width:481.85pt;height:26.5pt;z-index:251674624;mso-position-horizontal-relative:text;mso-position-vertical-relative:text" stroked="f">
            <v:textbox style="mso-next-textbox:#_x0000_s2079;mso-fit-shape-to-text:t" inset="0,0,0,0">
              <w:txbxContent>
                <w:p w14:paraId="35407FE1" w14:textId="6D08D911" w:rsidR="00A5379D" w:rsidRPr="001D2B5C" w:rsidRDefault="00A5379D" w:rsidP="0046128E">
                  <w:pPr>
                    <w:pStyle w:val="Legenda"/>
                    <w:rPr>
                      <w:b/>
                      <w:noProof/>
                      <w:sz w:val="28"/>
                      <w:szCs w:val="28"/>
                    </w:rPr>
                  </w:pPr>
                  <w:bookmarkStart w:id="210" w:name="_Toc139964958"/>
                  <w:r>
                    <w:t xml:space="preserve">Figura </w:t>
                  </w:r>
                  <w:fldSimple w:instr=" SEQ Figura \* ARABIC ">
                    <w:r w:rsidR="00331C42">
                      <w:rPr>
                        <w:noProof/>
                      </w:rPr>
                      <w:t>19</w:t>
                    </w:r>
                  </w:fldSimple>
                  <w:r>
                    <w:t xml:space="preserve"> - </w:t>
                  </w:r>
                  <w:r w:rsidRPr="003C2340">
                    <w:t xml:space="preserve">Gráfico da previsão do tráfego para os eixos A1, A5, IC2 e N117 | </w:t>
                  </w:r>
                  <w:proofErr w:type="spellStart"/>
                  <w:r w:rsidRPr="003C2340">
                    <w:t>Lag</w:t>
                  </w:r>
                  <w:proofErr w:type="spellEnd"/>
                  <w:r w:rsidRPr="003C2340">
                    <w:t xml:space="preserve">: </w:t>
                  </w:r>
                  <w:bookmarkEnd w:id="210"/>
                  <w:r w:rsidR="000D38E7">
                    <w:t>12</w:t>
                  </w:r>
                </w:p>
              </w:txbxContent>
            </v:textbox>
            <w10:wrap type="square"/>
          </v:shape>
        </w:pict>
      </w:r>
      <w:r w:rsidR="00331C42">
        <w:rPr>
          <w:noProof/>
        </w:rPr>
        <w:drawing>
          <wp:anchor distT="0" distB="0" distL="114300" distR="114300" simplePos="0" relativeHeight="251813888" behindDoc="0" locked="0" layoutInCell="1" allowOverlap="1" wp14:anchorId="4B3B37AE" wp14:editId="47D55A6C">
            <wp:simplePos x="0" y="0"/>
            <wp:positionH relativeFrom="column">
              <wp:posOffset>-520700</wp:posOffset>
            </wp:positionH>
            <wp:positionV relativeFrom="paragraph">
              <wp:posOffset>3740150</wp:posOffset>
            </wp:positionV>
            <wp:extent cx="6426200" cy="3133725"/>
            <wp:effectExtent l="0" t="0" r="0" b="0"/>
            <wp:wrapSquare wrapText="bothSides"/>
            <wp:docPr id="1263490931" name="Imagem 2" descr="Uma imagem com texto, diagrama, Tipo de letra, fil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490931" name="Imagem 2" descr="Uma imagem com texto, diagrama, Tipo de letra, file&#10;&#10;Descrição gerada automaticamente"/>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6426200" cy="3133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31C42">
        <w:rPr>
          <w:noProof/>
        </w:rPr>
        <w:drawing>
          <wp:anchor distT="0" distB="0" distL="114300" distR="114300" simplePos="0" relativeHeight="251786240" behindDoc="0" locked="0" layoutInCell="1" allowOverlap="1" wp14:anchorId="45A20366" wp14:editId="1E42C079">
            <wp:simplePos x="0" y="0"/>
            <wp:positionH relativeFrom="column">
              <wp:posOffset>-455930</wp:posOffset>
            </wp:positionH>
            <wp:positionV relativeFrom="page">
              <wp:posOffset>1095375</wp:posOffset>
            </wp:positionV>
            <wp:extent cx="6294755" cy="3228975"/>
            <wp:effectExtent l="0" t="0" r="0" b="0"/>
            <wp:wrapSquare wrapText="bothSides"/>
            <wp:docPr id="1776162241" name="Imagem 1" descr="Uma imagem com texto, diagrama, Tipo de letra, fil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162241" name="Imagem 1" descr="Uma imagem com texto, diagrama, Tipo de letra, file&#10;&#10;Descrição gerada automaticamente"/>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6294755" cy="32289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B694839" w14:textId="0C03063D" w:rsidR="007F3773" w:rsidRDefault="007F3773">
      <w:pPr>
        <w:ind w:firstLine="709"/>
      </w:pPr>
    </w:p>
    <w:p w14:paraId="20700B50" w14:textId="0D42D3D0" w:rsidR="007F3773" w:rsidRDefault="007F3773" w:rsidP="00A5379D"/>
    <w:p w14:paraId="4B93C4FB" w14:textId="77777777" w:rsidR="00331C42" w:rsidRDefault="00331C42" w:rsidP="00A5379D"/>
    <w:p w14:paraId="2A2F5271" w14:textId="3B7208B6" w:rsidR="007F3773" w:rsidRDefault="005F397A">
      <w:pPr>
        <w:ind w:firstLine="709"/>
      </w:pPr>
      <w:r>
        <w:t>Nas figuras 19 e 20, o</w:t>
      </w:r>
      <w:r w:rsidR="00441EF5" w:rsidRPr="00441EF5">
        <w:t xml:space="preserve">s gráficos com </w:t>
      </w:r>
      <w:proofErr w:type="spellStart"/>
      <w:r w:rsidR="00441EF5" w:rsidRPr="00162D9C">
        <w:rPr>
          <w:i/>
          <w:iCs/>
        </w:rPr>
        <w:t>lag</w:t>
      </w:r>
      <w:proofErr w:type="spellEnd"/>
      <w:r w:rsidR="00441EF5" w:rsidRPr="00441EF5">
        <w:t xml:space="preserve"> 12 mostram flutuações mais notáveis nos dados de teste em relação ao modelo preditivo para prever 8 horas à frente. Essa diferença é resultado da consideração das observações do mesmo horário no dia anterior, capturando as correlações e padrões diários do tráfego</w:t>
      </w:r>
      <w:r w:rsidR="00162D9C">
        <w:t xml:space="preserve">. Para além disto, </w:t>
      </w:r>
      <w:r w:rsidR="00162D9C" w:rsidRPr="00162D9C">
        <w:t>o intervalo de tempo no final de dezembro de 2022</w:t>
      </w:r>
      <w:r w:rsidR="00162D9C">
        <w:t xml:space="preserve"> revela que essa previsão é complexa, porque é altura mais esperada do ano, tanto o Natal como a Passagem de Ano e foi o ano onde levantaram todas as restrições de viagem da COVID-19.</w:t>
      </w:r>
    </w:p>
    <w:p w14:paraId="1912382A" w14:textId="3441FAEC" w:rsidR="007F3773" w:rsidRDefault="007F3773">
      <w:pPr>
        <w:ind w:firstLine="709"/>
      </w:pPr>
    </w:p>
    <w:p w14:paraId="4A577D12" w14:textId="1B8AE692" w:rsidR="007B434C" w:rsidRPr="00A5379D" w:rsidRDefault="00AF7DB6" w:rsidP="00A5379D">
      <w:pPr>
        <w:pStyle w:val="Ttulo2"/>
        <w:numPr>
          <w:ilvl w:val="0"/>
          <w:numId w:val="0"/>
        </w:numPr>
        <w:ind w:firstLine="709"/>
        <w:rPr>
          <w:sz w:val="24"/>
          <w:szCs w:val="24"/>
        </w:rPr>
      </w:pPr>
      <w:bookmarkStart w:id="211" w:name="_Toc138324042"/>
      <w:bookmarkStart w:id="212" w:name="_Toc139963589"/>
      <w:r>
        <w:rPr>
          <w:sz w:val="24"/>
          <w:szCs w:val="24"/>
        </w:rPr>
        <w:t>8.</w:t>
      </w:r>
      <w:r w:rsidR="00162D9C">
        <w:rPr>
          <w:sz w:val="24"/>
          <w:szCs w:val="24"/>
        </w:rPr>
        <w:t>3</w:t>
      </w:r>
      <w:r>
        <w:rPr>
          <w:sz w:val="24"/>
          <w:szCs w:val="24"/>
        </w:rPr>
        <w:t>.</w:t>
      </w:r>
      <w:r w:rsidR="002862B0">
        <w:rPr>
          <w:sz w:val="24"/>
          <w:szCs w:val="24"/>
        </w:rPr>
        <w:t>2</w:t>
      </w:r>
      <w:r>
        <w:rPr>
          <w:sz w:val="24"/>
          <w:szCs w:val="24"/>
        </w:rPr>
        <w:t xml:space="preserve">. </w:t>
      </w:r>
      <w:proofErr w:type="spellStart"/>
      <w:r w:rsidRPr="005F397A">
        <w:rPr>
          <w:i/>
          <w:iCs/>
          <w:sz w:val="24"/>
          <w:szCs w:val="24"/>
        </w:rPr>
        <w:t>Lag</w:t>
      </w:r>
      <w:proofErr w:type="spellEnd"/>
      <w:r>
        <w:rPr>
          <w:sz w:val="24"/>
          <w:szCs w:val="24"/>
        </w:rPr>
        <w:t xml:space="preserve"> 1 semana</w:t>
      </w:r>
      <w:r w:rsidR="00162D9C">
        <w:rPr>
          <w:sz w:val="24"/>
          <w:szCs w:val="24"/>
        </w:rPr>
        <w:t xml:space="preserve"> (24x7)</w:t>
      </w:r>
      <w:r>
        <w:rPr>
          <w:sz w:val="24"/>
          <w:szCs w:val="24"/>
        </w:rPr>
        <w:t xml:space="preserve"> para prever 24h à frente</w:t>
      </w:r>
      <w:bookmarkEnd w:id="211"/>
      <w:r w:rsidR="00000000">
        <w:rPr>
          <w:noProof/>
        </w:rPr>
        <w:pict w14:anchorId="13D9467C">
          <v:shape id="_x0000_s2080" type="#_x0000_t202" style="position:absolute;left:0;text-align:left;margin-left:-13.05pt;margin-top:236.2pt;width:464.25pt;height:.05pt;z-index:251675648;mso-position-horizontal-relative:text;mso-position-vertical-relative:text" wrapcoords="-35 0 -35 21252 21600 21252 21600 0 -35 0" stroked="f">
            <v:textbox style="mso-next-textbox:#_x0000_s2080;mso-fit-shape-to-text:t" inset="0,0,0,0">
              <w:txbxContent>
                <w:p w14:paraId="1171ACA3" w14:textId="708BAF6D" w:rsidR="00A5379D" w:rsidRPr="007720E6" w:rsidRDefault="00A5379D" w:rsidP="0046128E">
                  <w:pPr>
                    <w:pStyle w:val="Legenda"/>
                    <w:rPr>
                      <w:b/>
                      <w:sz w:val="24"/>
                      <w:szCs w:val="24"/>
                    </w:rPr>
                  </w:pPr>
                  <w:bookmarkStart w:id="213" w:name="_Toc139964960"/>
                  <w:r>
                    <w:t xml:space="preserve">Figura </w:t>
                  </w:r>
                  <w:fldSimple w:instr=" SEQ Figura \* ARABIC ">
                    <w:r w:rsidR="00331C42">
                      <w:rPr>
                        <w:noProof/>
                      </w:rPr>
                      <w:t>20</w:t>
                    </w:r>
                  </w:fldSimple>
                  <w:r>
                    <w:t xml:space="preserve"> - </w:t>
                  </w:r>
                  <w:r w:rsidRPr="00E34EC9">
                    <w:t xml:space="preserve">MAPE da previsão do tráfego para os Eixos da Cidade de Lisboa | </w:t>
                  </w:r>
                  <w:proofErr w:type="spellStart"/>
                  <w:r w:rsidRPr="00E34EC9">
                    <w:t>Lag</w:t>
                  </w:r>
                  <w:proofErr w:type="spellEnd"/>
                  <w:r w:rsidRPr="00E34EC9">
                    <w:t>: 1 semana</w:t>
                  </w:r>
                  <w:bookmarkEnd w:id="213"/>
                </w:p>
              </w:txbxContent>
            </v:textbox>
            <w10:wrap type="tight"/>
          </v:shape>
        </w:pict>
      </w:r>
      <w:r>
        <w:rPr>
          <w:noProof/>
        </w:rPr>
        <w:drawing>
          <wp:anchor distT="0" distB="0" distL="114300" distR="114300" simplePos="0" relativeHeight="251474944" behindDoc="0" locked="0" layoutInCell="1" allowOverlap="1" wp14:anchorId="234EE4C2" wp14:editId="70F52C72">
            <wp:simplePos x="0" y="0"/>
            <wp:positionH relativeFrom="column">
              <wp:posOffset>-165735</wp:posOffset>
            </wp:positionH>
            <wp:positionV relativeFrom="paragraph">
              <wp:posOffset>405765</wp:posOffset>
            </wp:positionV>
            <wp:extent cx="5895975" cy="2536825"/>
            <wp:effectExtent l="0" t="0" r="0" b="0"/>
            <wp:wrapTight wrapText="bothSides">
              <wp:wrapPolygon edited="0">
                <wp:start x="-36" y="0"/>
                <wp:lineTo x="-36" y="21222"/>
                <wp:lineTo x="21525" y="21222"/>
                <wp:lineTo x="21525" y="0"/>
                <wp:lineTo x="-36" y="0"/>
              </wp:wrapPolygon>
            </wp:wrapTight>
            <wp:docPr id="87" name="Image9" descr="Uma imagem com texto, captura de ecrã, diagrama, fil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9" descr="Uma imagem com texto, captura de ecrã, diagrama, file&#10;&#10;Descrição gerada automaticamente"/>
                    <pic:cNvPicPr>
                      <a:picLocks noChangeAspect="1" noChangeArrowheads="1"/>
                    </pic:cNvPicPr>
                  </pic:nvPicPr>
                  <pic:blipFill>
                    <a:blip r:embed="rId65"/>
                    <a:stretch>
                      <a:fillRect/>
                    </a:stretch>
                  </pic:blipFill>
                  <pic:spPr bwMode="auto">
                    <a:xfrm>
                      <a:off x="0" y="0"/>
                      <a:ext cx="5895975" cy="2536825"/>
                    </a:xfrm>
                    <a:prstGeom prst="rect">
                      <a:avLst/>
                    </a:prstGeom>
                  </pic:spPr>
                </pic:pic>
              </a:graphicData>
            </a:graphic>
          </wp:anchor>
        </w:drawing>
      </w:r>
      <w:bookmarkStart w:id="214" w:name="_Toc138324043"/>
      <w:bookmarkEnd w:id="212"/>
      <w:bookmarkEnd w:id="214"/>
    </w:p>
    <w:p w14:paraId="1965EDBD" w14:textId="7427FE6E" w:rsidR="007B434C" w:rsidRDefault="00AF7DB6">
      <w:pPr>
        <w:rPr>
          <w:ins w:id="215" w:author="Unknown Author" w:date="2023-07-03T22:16:00Z"/>
          <w:color w:val="000000"/>
        </w:rPr>
      </w:pPr>
      <w:r>
        <w:t xml:space="preserve">A experimentação de 1 semana de </w:t>
      </w:r>
      <w:r>
        <w:rPr>
          <w:i/>
          <w:iCs/>
        </w:rPr>
        <w:t>inputs</w:t>
      </w:r>
      <w:r>
        <w:t xml:space="preserve"> para trás para prever 1 dia à frente revela mais erro nas áreas de entrada da zona de Lisboa, como a A1, N117 e a ponte Vasco da Gama. Na verdade, como existe mais congestionamento nessas áreas, porque são pontos chave para movimentar a economia na cidade de Lisboa, o modelo apresenta dificuldades em apresentar resultados mais precisos.</w:t>
      </w:r>
    </w:p>
    <w:p w14:paraId="013F54BB" w14:textId="77777777" w:rsidR="00331C42" w:rsidRDefault="00331C42"/>
    <w:p w14:paraId="6E14A00E" w14:textId="77777777" w:rsidR="00331C42" w:rsidRDefault="00331C42"/>
    <w:p w14:paraId="320F467F" w14:textId="77777777" w:rsidR="00331C42" w:rsidRDefault="00331C42"/>
    <w:p w14:paraId="008293DE" w14:textId="77777777" w:rsidR="00331C42" w:rsidRDefault="00331C42"/>
    <w:p w14:paraId="459E9773" w14:textId="77777777" w:rsidR="00331C42" w:rsidRDefault="00331C42"/>
    <w:p w14:paraId="51683F0A" w14:textId="77777777" w:rsidR="00331C42" w:rsidRDefault="00331C42"/>
    <w:p w14:paraId="75B09F8E" w14:textId="48594BB2" w:rsidR="00331C42" w:rsidRDefault="00331C42">
      <w:r>
        <w:rPr>
          <w:noProof/>
        </w:rPr>
        <w:pict w14:anchorId="7E348302">
          <v:shape id="_x0000_s2087" type="#_x0000_t202" style="position:absolute;left:0;text-align:left;margin-left:-28.05pt;margin-top:263.2pt;width:481.85pt;height:26.5pt;z-index:251685888;mso-position-horizontal-relative:text;mso-position-vertical-relative:text" stroked="f">
            <v:textbox style="mso-next-textbox:#_x0000_s2087;mso-fit-shape-to-text:t" inset="0,0,0,0">
              <w:txbxContent>
                <w:p w14:paraId="3F92D53E" w14:textId="611465C7" w:rsidR="00331C42" w:rsidRPr="00FC7C68" w:rsidRDefault="00331C42" w:rsidP="0046128E">
                  <w:pPr>
                    <w:pStyle w:val="Legenda"/>
                    <w:rPr>
                      <w:noProof/>
                      <w:sz w:val="24"/>
                      <w:szCs w:val="24"/>
                    </w:rPr>
                  </w:pPr>
                  <w:r>
                    <w:t xml:space="preserve">Figura </w:t>
                  </w:r>
                  <w:fldSimple w:instr=" SEQ Figura \* ARABIC ">
                    <w:r>
                      <w:rPr>
                        <w:noProof/>
                      </w:rPr>
                      <w:t>21</w:t>
                    </w:r>
                  </w:fldSimple>
                  <w:r>
                    <w:t xml:space="preserve"> - </w:t>
                  </w:r>
                  <w:r w:rsidRPr="003E3F23">
                    <w:t>Gráfico da previsão do tráfego para os eixos A1, IC</w:t>
                  </w:r>
                  <w:r>
                    <w:t xml:space="preserve">2, </w:t>
                  </w:r>
                  <w:r w:rsidRPr="003E3F23">
                    <w:t>N117</w:t>
                  </w:r>
                  <w:r>
                    <w:t xml:space="preserve"> e Ponte Vasco Gama</w:t>
                  </w:r>
                  <w:r w:rsidRPr="003E3F23">
                    <w:t xml:space="preserve"> | </w:t>
                  </w:r>
                  <w:proofErr w:type="spellStart"/>
                  <w:r w:rsidRPr="003E3F23">
                    <w:t>Lag</w:t>
                  </w:r>
                  <w:proofErr w:type="spellEnd"/>
                  <w:r w:rsidRPr="003E3F23">
                    <w:t>: 1</w:t>
                  </w:r>
                  <w:r>
                    <w:t xml:space="preserve"> semana</w:t>
                  </w:r>
                </w:p>
              </w:txbxContent>
            </v:textbox>
            <w10:wrap type="square"/>
          </v:shape>
        </w:pict>
      </w:r>
      <w:r>
        <w:rPr>
          <w:noProof/>
        </w:rPr>
        <w:drawing>
          <wp:anchor distT="0" distB="0" distL="114300" distR="114300" simplePos="0" relativeHeight="251833344" behindDoc="0" locked="0" layoutInCell="1" allowOverlap="1" wp14:anchorId="7366A5DE" wp14:editId="7E5A504E">
            <wp:simplePos x="0" y="0"/>
            <wp:positionH relativeFrom="column">
              <wp:posOffset>-356235</wp:posOffset>
            </wp:positionH>
            <wp:positionV relativeFrom="paragraph">
              <wp:posOffset>1270</wp:posOffset>
            </wp:positionV>
            <wp:extent cx="6120000" cy="3175200"/>
            <wp:effectExtent l="0" t="0" r="0" b="0"/>
            <wp:wrapSquare wrapText="bothSides"/>
            <wp:docPr id="852426700"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426700" name="Imagem 3"/>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6120000" cy="3175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5EED6A2" w14:textId="4CABACCF" w:rsidR="00331C42" w:rsidRDefault="00604CE1" w:rsidP="00E905E4">
      <w:pPr>
        <w:ind w:firstLine="709"/>
      </w:pPr>
      <w:r>
        <w:t>Efetivamente,</w:t>
      </w:r>
      <w:r w:rsidR="00E905E4" w:rsidRPr="00E905E4">
        <w:t xml:space="preserve"> </w:t>
      </w:r>
      <w:r>
        <w:t>fez-se a seleção</w:t>
      </w:r>
      <w:r w:rsidR="00E905E4" w:rsidRPr="00E905E4">
        <w:t xml:space="preserve"> </w:t>
      </w:r>
      <w:r>
        <w:t>d</w:t>
      </w:r>
      <w:r w:rsidR="00E905E4" w:rsidRPr="00E905E4">
        <w:t>os seguintes eixos</w:t>
      </w:r>
      <w:r>
        <w:t>:</w:t>
      </w:r>
      <w:r w:rsidR="00E905E4" w:rsidRPr="00E905E4">
        <w:t xml:space="preserve"> A1, IC2, N117 e Ponte Vasco Da Gama, com taxas de erro MAPE de 3,86%, 3,16%, 3,59% e 3,28%, </w:t>
      </w:r>
      <w:r w:rsidR="00E905E4" w:rsidRPr="00E905E4">
        <w:t>respetivamente</w:t>
      </w:r>
      <w:r w:rsidR="00E905E4" w:rsidRPr="00E905E4">
        <w:t>, conforme ilustrado na figura 20. Embora esses eixos apresentem erros relativamente baixos, os gráficos da figura 21 revelam grandes flutuações para um intervalo de tempo de uma semana.</w:t>
      </w:r>
    </w:p>
    <w:p w14:paraId="6F4D07B6" w14:textId="1B2C3C93" w:rsidR="00331C42" w:rsidRDefault="00331C42"/>
    <w:p w14:paraId="69C1D6C7" w14:textId="2D2B9C79" w:rsidR="00331C42" w:rsidRDefault="00331C42"/>
    <w:p w14:paraId="21543D78" w14:textId="59634C9C" w:rsidR="00331C42" w:rsidRDefault="00331C42"/>
    <w:p w14:paraId="642DA742" w14:textId="77777777" w:rsidR="00331C42" w:rsidRDefault="00331C42"/>
    <w:p w14:paraId="765E2919" w14:textId="59EF31E0" w:rsidR="007B434C" w:rsidRDefault="007B434C">
      <w:pPr>
        <w:rPr>
          <w:highlight w:val="yellow"/>
        </w:rPr>
      </w:pPr>
    </w:p>
    <w:p w14:paraId="155BA230" w14:textId="06016D88" w:rsidR="007B434C" w:rsidRDefault="00000000">
      <w:pPr>
        <w:pStyle w:val="Ttulo2"/>
        <w:numPr>
          <w:ilvl w:val="0"/>
          <w:numId w:val="0"/>
        </w:numPr>
        <w:ind w:left="823"/>
        <w:rPr>
          <w:sz w:val="24"/>
          <w:szCs w:val="24"/>
        </w:rPr>
      </w:pPr>
      <w:bookmarkStart w:id="216" w:name="_Toc138324044"/>
      <w:bookmarkStart w:id="217" w:name="_Toc139963590"/>
      <w:r>
        <w:rPr>
          <w:noProof/>
        </w:rPr>
        <w:lastRenderedPageBreak/>
        <w:pict w14:anchorId="1BE27A1A">
          <v:shape id="_x0000_s2081" type="#_x0000_t202" style="position:absolute;left:0;text-align:left;margin-left:-12.3pt;margin-top:313.6pt;width:450pt;height:.05pt;z-index:251676672;mso-position-horizontal-relative:text;mso-position-vertical-relative:text" stroked="f">
            <v:textbox style="mso-next-textbox:#_x0000_s2081;mso-fit-shape-to-text:t" inset="0,0,0,0">
              <w:txbxContent>
                <w:p w14:paraId="5A72ED2B" w14:textId="275FE824" w:rsidR="00A5379D" w:rsidRPr="00B927CE" w:rsidRDefault="00A5379D" w:rsidP="0046128E">
                  <w:pPr>
                    <w:pStyle w:val="Legenda"/>
                    <w:rPr>
                      <w:b/>
                      <w:noProof/>
                      <w:sz w:val="28"/>
                      <w:szCs w:val="28"/>
                    </w:rPr>
                  </w:pPr>
                  <w:bookmarkStart w:id="218" w:name="_Toc139964961"/>
                  <w:r>
                    <w:t xml:space="preserve">Figura </w:t>
                  </w:r>
                  <w:fldSimple w:instr=" SEQ Figura \* ARABIC ">
                    <w:r w:rsidR="00331C42">
                      <w:rPr>
                        <w:noProof/>
                      </w:rPr>
                      <w:t>22</w:t>
                    </w:r>
                  </w:fldSimple>
                  <w:r>
                    <w:t xml:space="preserve"> - </w:t>
                  </w:r>
                  <w:r w:rsidRPr="007543D4">
                    <w:t xml:space="preserve">MAPE para os Eixos da Cidade de Lisboa nos feriados e fins de semana | </w:t>
                  </w:r>
                  <w:proofErr w:type="spellStart"/>
                  <w:r w:rsidRPr="007543D4">
                    <w:t>Lag</w:t>
                  </w:r>
                  <w:proofErr w:type="spellEnd"/>
                  <w:r w:rsidRPr="007543D4">
                    <w:t>: 24</w:t>
                  </w:r>
                  <w:bookmarkEnd w:id="218"/>
                </w:p>
              </w:txbxContent>
            </v:textbox>
            <w10:wrap type="square"/>
          </v:shape>
        </w:pict>
      </w:r>
      <w:r w:rsidR="00A5379D">
        <w:rPr>
          <w:noProof/>
        </w:rPr>
        <w:drawing>
          <wp:anchor distT="0" distB="0" distL="114300" distR="114300" simplePos="0" relativeHeight="251504640" behindDoc="0" locked="0" layoutInCell="1" allowOverlap="1" wp14:anchorId="1730334E" wp14:editId="76884E9C">
            <wp:simplePos x="0" y="0"/>
            <wp:positionH relativeFrom="column">
              <wp:posOffset>-156210</wp:posOffset>
            </wp:positionH>
            <wp:positionV relativeFrom="paragraph">
              <wp:posOffset>463550</wp:posOffset>
            </wp:positionV>
            <wp:extent cx="5715000" cy="3462020"/>
            <wp:effectExtent l="0" t="0" r="0" b="0"/>
            <wp:wrapSquare wrapText="bothSides"/>
            <wp:docPr id="90" name="Image10" descr="Uma imagem com texto, captura de ecrã, Tipo de letra, núme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10" descr="Uma imagem com texto, captura de ecrã, Tipo de letra, número&#10;&#10;Descrição gerada automaticamente"/>
                    <pic:cNvPicPr>
                      <a:picLocks noChangeAspect="1" noChangeArrowheads="1"/>
                    </pic:cNvPicPr>
                  </pic:nvPicPr>
                  <pic:blipFill>
                    <a:blip r:embed="rId67"/>
                    <a:stretch>
                      <a:fillRect/>
                    </a:stretch>
                  </pic:blipFill>
                  <pic:spPr bwMode="auto">
                    <a:xfrm>
                      <a:off x="0" y="0"/>
                      <a:ext cx="5715000" cy="3462020"/>
                    </a:xfrm>
                    <a:prstGeom prst="rect">
                      <a:avLst/>
                    </a:prstGeom>
                  </pic:spPr>
                </pic:pic>
              </a:graphicData>
            </a:graphic>
            <wp14:sizeRelH relativeFrom="margin">
              <wp14:pctWidth>0</wp14:pctWidth>
            </wp14:sizeRelH>
            <wp14:sizeRelV relativeFrom="margin">
              <wp14:pctHeight>0</wp14:pctHeight>
            </wp14:sizeRelV>
          </wp:anchor>
        </w:drawing>
      </w:r>
      <w:bookmarkEnd w:id="216"/>
      <w:r w:rsidR="00AF7DB6">
        <w:rPr>
          <w:sz w:val="24"/>
          <w:szCs w:val="24"/>
        </w:rPr>
        <w:t>8.</w:t>
      </w:r>
      <w:r w:rsidR="002862B0">
        <w:rPr>
          <w:sz w:val="24"/>
          <w:szCs w:val="24"/>
        </w:rPr>
        <w:t>3</w:t>
      </w:r>
      <w:r w:rsidR="00AF7DB6">
        <w:rPr>
          <w:sz w:val="24"/>
          <w:szCs w:val="24"/>
        </w:rPr>
        <w:t>.3. Testes para Feriados e Fins de Semana</w:t>
      </w:r>
      <w:bookmarkEnd w:id="217"/>
    </w:p>
    <w:p w14:paraId="32D8BA20" w14:textId="314895FA" w:rsidR="007B434C" w:rsidRDefault="00AF7DB6">
      <w:pPr>
        <w:rPr>
          <w:color w:val="000000"/>
        </w:rPr>
      </w:pPr>
      <w:r>
        <w:tab/>
      </w:r>
      <w:r>
        <w:tab/>
      </w:r>
    </w:p>
    <w:p w14:paraId="3F691D64" w14:textId="75ED6C84" w:rsidR="007B434C" w:rsidRPr="00080358" w:rsidRDefault="00AF7DB6">
      <w:r>
        <w:t>É interess</w:t>
      </w:r>
      <w:r w:rsidR="00F61293">
        <w:t>a</w:t>
      </w:r>
      <w:r>
        <w:t>nt</w:t>
      </w:r>
      <w:r w:rsidR="00F61293">
        <w:t>e</w:t>
      </w:r>
      <w:r>
        <w:t xml:space="preserve"> observar</w:t>
      </w:r>
      <w:r w:rsidR="00F61293">
        <w:t xml:space="preserve"> que o </w:t>
      </w:r>
      <w:r w:rsidR="00F61293" w:rsidRPr="00F61293">
        <w:rPr>
          <w:i/>
          <w:iCs/>
        </w:rPr>
        <w:t>MAPE</w:t>
      </w:r>
      <w:r w:rsidR="00F61293">
        <w:t xml:space="preserve"> é menor na maioria dos eixos menos</w:t>
      </w:r>
      <w:r>
        <w:t xml:space="preserve"> nas pontes durante os fins-de-semana e feriados.</w:t>
      </w:r>
      <w:r w:rsidR="00F61293">
        <w:t xml:space="preserve"> Essa</w:t>
      </w:r>
      <w:r w:rsidR="00F61293" w:rsidRPr="00F61293">
        <w:t xml:space="preserve"> diferença de erro</w:t>
      </w:r>
      <w:r w:rsidR="006F6612">
        <w:t xml:space="preserve"> médio</w:t>
      </w:r>
      <w:r w:rsidR="00080358">
        <w:t xml:space="preserve">, é evidente </w:t>
      </w:r>
      <w:r w:rsidR="00080358" w:rsidRPr="00F61293">
        <w:t xml:space="preserve">em relação </w:t>
      </w:r>
      <w:r w:rsidR="006F6612">
        <w:t>à figura 17(</w:t>
      </w:r>
      <w:proofErr w:type="spellStart"/>
      <w:r w:rsidR="006F6612" w:rsidRPr="006F6612">
        <w:rPr>
          <w:i/>
          <w:iCs/>
        </w:rPr>
        <w:t>lag</w:t>
      </w:r>
      <w:proofErr w:type="spellEnd"/>
      <w:r w:rsidR="006F6612">
        <w:t xml:space="preserve"> 24)</w:t>
      </w:r>
      <w:r w:rsidR="00080358">
        <w:t>, em particular</w:t>
      </w:r>
      <w:r w:rsidR="00F61293" w:rsidRPr="00F61293">
        <w:t xml:space="preserve"> </w:t>
      </w:r>
      <w:r w:rsidR="006F6612">
        <w:t>1.3</w:t>
      </w:r>
      <w:r w:rsidR="00F61293" w:rsidRPr="00F61293">
        <w:t>% para a Ponte 25 de Abril e 0</w:t>
      </w:r>
      <w:r w:rsidR="006F6612">
        <w:t>.</w:t>
      </w:r>
      <w:r w:rsidR="00F61293" w:rsidRPr="00F61293">
        <w:t>6</w:t>
      </w:r>
      <w:r w:rsidR="006F6612">
        <w:t>3</w:t>
      </w:r>
      <w:r w:rsidR="00F61293" w:rsidRPr="00F61293">
        <w:t>% para a Ponte Vasco da Gama.</w:t>
      </w:r>
      <w:r w:rsidR="00F61293">
        <w:t xml:space="preserve"> </w:t>
      </w:r>
      <w:r>
        <w:t xml:space="preserve">De modo que, fazendo melhor uso de </w:t>
      </w:r>
      <w:proofErr w:type="spellStart"/>
      <w:r>
        <w:rPr>
          <w:i/>
          <w:iCs/>
        </w:rPr>
        <w:t>feature</w:t>
      </w:r>
      <w:proofErr w:type="spellEnd"/>
      <w:r>
        <w:rPr>
          <w:i/>
          <w:iCs/>
        </w:rPr>
        <w:t xml:space="preserve"> </w:t>
      </w:r>
      <w:proofErr w:type="spellStart"/>
      <w:r>
        <w:rPr>
          <w:i/>
          <w:iCs/>
        </w:rPr>
        <w:t>engineering</w:t>
      </w:r>
      <w:proofErr w:type="spellEnd"/>
      <w:r>
        <w:t xml:space="preserve"> seria possível obter melhores resultados.</w:t>
      </w:r>
    </w:p>
    <w:p w14:paraId="1A75025C" w14:textId="77777777" w:rsidR="007B434C" w:rsidRDefault="007B434C">
      <w:pPr>
        <w:pStyle w:val="Ttulo2"/>
        <w:numPr>
          <w:ilvl w:val="0"/>
          <w:numId w:val="0"/>
        </w:numPr>
        <w:ind w:left="862"/>
        <w:rPr>
          <w:color w:val="000000"/>
        </w:rPr>
      </w:pPr>
    </w:p>
    <w:p w14:paraId="15E8425D" w14:textId="77777777" w:rsidR="007B434C" w:rsidRDefault="00AF7DB6" w:rsidP="0003131B">
      <w:pPr>
        <w:pStyle w:val="Ttulo2"/>
        <w:numPr>
          <w:ilvl w:val="1"/>
          <w:numId w:val="6"/>
        </w:numPr>
        <w:rPr>
          <w:color w:val="000000"/>
        </w:rPr>
      </w:pPr>
      <w:bookmarkStart w:id="219" w:name="_Toc138324045"/>
      <w:bookmarkStart w:id="220" w:name="_Toc139963591"/>
      <w:r>
        <w:t>Testes para a soma das entradas de cada eixo</w:t>
      </w:r>
      <w:bookmarkEnd w:id="219"/>
      <w:bookmarkEnd w:id="220"/>
    </w:p>
    <w:p w14:paraId="0A46B371" w14:textId="65CE9AC3" w:rsidR="007B434C" w:rsidRDefault="00725F75" w:rsidP="006F6612">
      <w:pPr>
        <w:ind w:left="142"/>
        <w:rPr>
          <w:color w:val="000000"/>
        </w:rPr>
      </w:pPr>
      <w:r w:rsidRPr="00725F75">
        <w:rPr>
          <w:color w:val="000000"/>
        </w:rPr>
        <w:t xml:space="preserve">Após realizar os testes em cada eixo, foi determinado a soma dos valores </w:t>
      </w:r>
      <w:r>
        <w:rPr>
          <w:color w:val="000000"/>
        </w:rPr>
        <w:t>de todos os eixos</w:t>
      </w:r>
      <w:r w:rsidRPr="00725F75">
        <w:rPr>
          <w:color w:val="000000"/>
        </w:rPr>
        <w:t xml:space="preserve"> por registo, a fim de obter uma visão mais global.</w:t>
      </w:r>
      <w:r w:rsidR="006F6612">
        <w:rPr>
          <w:color w:val="000000"/>
        </w:rPr>
        <w:t xml:space="preserve"> </w:t>
      </w:r>
    </w:p>
    <w:p w14:paraId="555EBEBB" w14:textId="5774EBFF" w:rsidR="007B434C" w:rsidRDefault="00AF7DB6" w:rsidP="0003131B">
      <w:pPr>
        <w:pStyle w:val="Ttulo2"/>
        <w:numPr>
          <w:ilvl w:val="2"/>
          <w:numId w:val="6"/>
        </w:numPr>
        <w:rPr>
          <w:color w:val="000000"/>
        </w:rPr>
      </w:pPr>
      <w:bookmarkStart w:id="221" w:name="_Toc138324046"/>
      <w:bookmarkStart w:id="222" w:name="_Toc139963592"/>
      <w:proofErr w:type="spellStart"/>
      <w:r w:rsidRPr="00341818">
        <w:rPr>
          <w:i/>
          <w:iCs/>
          <w:sz w:val="24"/>
          <w:szCs w:val="24"/>
        </w:rPr>
        <w:t>Lag</w:t>
      </w:r>
      <w:proofErr w:type="spellEnd"/>
      <w:r>
        <w:rPr>
          <w:sz w:val="24"/>
          <w:szCs w:val="24"/>
        </w:rPr>
        <w:t xml:space="preserve"> 24 </w:t>
      </w:r>
      <w:proofErr w:type="spellStart"/>
      <w:r>
        <w:rPr>
          <w:sz w:val="24"/>
          <w:szCs w:val="24"/>
        </w:rPr>
        <w:t>vs</w:t>
      </w:r>
      <w:proofErr w:type="spellEnd"/>
      <w:r>
        <w:rPr>
          <w:sz w:val="24"/>
          <w:szCs w:val="24"/>
        </w:rPr>
        <w:t xml:space="preserve"> </w:t>
      </w:r>
      <w:proofErr w:type="spellStart"/>
      <w:r w:rsidRPr="00341818">
        <w:rPr>
          <w:i/>
          <w:iCs/>
          <w:sz w:val="24"/>
          <w:szCs w:val="24"/>
        </w:rPr>
        <w:t>Lag</w:t>
      </w:r>
      <w:proofErr w:type="spellEnd"/>
      <w:r>
        <w:rPr>
          <w:sz w:val="24"/>
          <w:szCs w:val="24"/>
        </w:rPr>
        <w:t xml:space="preserve"> 12</w:t>
      </w:r>
      <w:bookmarkEnd w:id="221"/>
      <w:bookmarkEnd w:id="222"/>
      <w:r>
        <w:rPr>
          <w:sz w:val="24"/>
          <w:szCs w:val="24"/>
        </w:rPr>
        <w:t xml:space="preserve"> </w:t>
      </w:r>
    </w:p>
    <w:p w14:paraId="33074E49" w14:textId="75557CB2" w:rsidR="007B434C" w:rsidRPr="00A5379D" w:rsidRDefault="00AF7DB6" w:rsidP="00E905E4">
      <w:pPr>
        <w:jc w:val="left"/>
      </w:pPr>
      <w:r>
        <w:t>No que diz respeito à soma das entradas, foi selecionado um período específico entre outubro e novembro para análise. Ao analisar o gráfico, torna-se evidente que, à medida que o</w:t>
      </w:r>
      <w:r w:rsidR="00793D21">
        <w:t xml:space="preserve"> </w:t>
      </w:r>
      <w:r w:rsidR="00793D21" w:rsidRPr="005F397A">
        <w:t xml:space="preserve">janela de previsão </w:t>
      </w:r>
      <w:r>
        <w:t>aumenta, o modelo encontr</w:t>
      </w:r>
      <w:r w:rsidR="00341818">
        <w:t>e</w:t>
      </w:r>
      <w:r>
        <w:t xml:space="preserve"> </w:t>
      </w:r>
      <w:r w:rsidR="00341818">
        <w:t>mais</w:t>
      </w:r>
      <w:r>
        <w:t xml:space="preserve"> dificuldade em captar e prever com precisão </w:t>
      </w:r>
      <w:r w:rsidR="00341818">
        <w:t>n</w:t>
      </w:r>
      <w:r>
        <w:t>os picos dos dados</w:t>
      </w:r>
      <w:r w:rsidR="00725F75">
        <w:t>, como é observado nas figuras 23 e 24</w:t>
      </w:r>
      <w:r>
        <w:t xml:space="preserve">. </w:t>
      </w:r>
    </w:p>
    <w:p w14:paraId="7C468A3B" w14:textId="77777777" w:rsidR="00E805AD" w:rsidRDefault="00E805AD" w:rsidP="0046128E">
      <w:pPr>
        <w:pStyle w:val="Legenda"/>
        <w:rPr>
          <w:noProof/>
        </w:rPr>
      </w:pPr>
    </w:p>
    <w:p w14:paraId="49D31B89" w14:textId="77777777" w:rsidR="00E805AD" w:rsidRDefault="00E805AD" w:rsidP="0046128E">
      <w:pPr>
        <w:pStyle w:val="Legenda"/>
        <w:rPr>
          <w:noProof/>
        </w:rPr>
      </w:pPr>
    </w:p>
    <w:p w14:paraId="3A531CB0" w14:textId="41BB58CB" w:rsidR="007B434C" w:rsidRDefault="00E805AD" w:rsidP="0046128E">
      <w:pPr>
        <w:pStyle w:val="Legenda"/>
        <w:rPr>
          <w:color w:val="000000"/>
        </w:rPr>
      </w:pPr>
      <w:r>
        <w:rPr>
          <w:noProof/>
        </w:rPr>
        <w:lastRenderedPageBreak/>
        <w:pict w14:anchorId="098B7090">
          <v:shape id="_x0000_s2082" type="#_x0000_t202" style="position:absolute;left:0;text-align:left;margin-left:-34.6pt;margin-top:273.95pt;width:493.75pt;height:47pt;z-index:251677696;mso-position-horizontal-relative:text;mso-position-vertical-relative:text" stroked="f">
            <v:textbox style="mso-next-textbox:#_x0000_s2082;mso-fit-shape-to-text:t" inset="0,0,0,0">
              <w:txbxContent>
                <w:p w14:paraId="12A68DAB" w14:textId="77777777" w:rsidR="00E905E4" w:rsidRDefault="00E905E4" w:rsidP="0046128E">
                  <w:pPr>
                    <w:pStyle w:val="Legenda"/>
                  </w:pPr>
                  <w:bookmarkStart w:id="223" w:name="_Toc139964962"/>
                </w:p>
                <w:p w14:paraId="456A0B7F" w14:textId="0BDF5AAE" w:rsidR="00A5379D" w:rsidRPr="008D1A39" w:rsidRDefault="00A5379D" w:rsidP="0046128E">
                  <w:pPr>
                    <w:pStyle w:val="Legenda"/>
                    <w:rPr>
                      <w:sz w:val="24"/>
                      <w:szCs w:val="24"/>
                    </w:rPr>
                  </w:pPr>
                  <w:r>
                    <w:t xml:space="preserve">Figura </w:t>
                  </w:r>
                  <w:fldSimple w:instr=" SEQ Figura \* ARABIC ">
                    <w:r w:rsidR="00331C42">
                      <w:rPr>
                        <w:noProof/>
                      </w:rPr>
                      <w:t>23</w:t>
                    </w:r>
                  </w:fldSimple>
                  <w:r>
                    <w:t xml:space="preserve"> - </w:t>
                  </w:r>
                  <w:r w:rsidRPr="003268FD">
                    <w:t xml:space="preserve">Gráficos soma das entradas teste vs. modelo para as janelas de previsão de 1, 2, 4, 8 horas com </w:t>
                  </w:r>
                  <w:proofErr w:type="spellStart"/>
                  <w:r w:rsidRPr="003268FD">
                    <w:t>lag</w:t>
                  </w:r>
                  <w:proofErr w:type="spellEnd"/>
                  <w:r w:rsidRPr="003268FD">
                    <w:t xml:space="preserve"> 24</w:t>
                  </w:r>
                  <w:bookmarkEnd w:id="223"/>
                </w:p>
              </w:txbxContent>
            </v:textbox>
            <w10:wrap type="square"/>
          </v:shape>
        </w:pict>
      </w:r>
      <w:r>
        <w:rPr>
          <w:noProof/>
        </w:rPr>
        <w:drawing>
          <wp:anchor distT="0" distB="0" distL="114300" distR="114300" simplePos="0" relativeHeight="251846656" behindDoc="0" locked="0" layoutInCell="1" allowOverlap="1" wp14:anchorId="527C9310" wp14:editId="4A132232">
            <wp:simplePos x="0" y="0"/>
            <wp:positionH relativeFrom="column">
              <wp:posOffset>-356235</wp:posOffset>
            </wp:positionH>
            <wp:positionV relativeFrom="paragraph">
              <wp:posOffset>-19050</wp:posOffset>
            </wp:positionV>
            <wp:extent cx="6120000" cy="3232800"/>
            <wp:effectExtent l="0" t="0" r="0" b="0"/>
            <wp:wrapSquare wrapText="bothSides"/>
            <wp:docPr id="1959621788" name="Imagem 4" descr="Uma imagem com texto, diagrama, Tipo de letra,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621788" name="Imagem 4" descr="Uma imagem com texto, diagrama, Tipo de letra, captura de ecrã&#10;&#10;Descrição gerada automaticamente"/>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6120000" cy="3232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1ECC6A1" w14:textId="77777777" w:rsidR="00E805AD" w:rsidRDefault="00E805AD" w:rsidP="0046128E">
      <w:pPr>
        <w:pStyle w:val="Legenda"/>
      </w:pPr>
      <w:bookmarkStart w:id="224" w:name="_Toc139964976"/>
    </w:p>
    <w:p w14:paraId="6D802EC8" w14:textId="3C0188E0" w:rsidR="00E905E4" w:rsidRDefault="00E905E4" w:rsidP="0046128E">
      <w:pPr>
        <w:pStyle w:val="Legenda"/>
      </w:pPr>
      <w:r>
        <w:t xml:space="preserve">Tabela </w:t>
      </w:r>
      <w:r>
        <w:fldChar w:fldCharType="begin"/>
      </w:r>
      <w:r>
        <w:instrText xml:space="preserve"> SEQ Tabela \* ARABIC </w:instrText>
      </w:r>
      <w:r>
        <w:fldChar w:fldCharType="separate"/>
      </w:r>
      <w:r>
        <w:rPr>
          <w:noProof/>
        </w:rPr>
        <w:t>11</w:t>
      </w:r>
      <w:r>
        <w:rPr>
          <w:noProof/>
        </w:rPr>
        <w:fldChar w:fldCharType="end"/>
      </w:r>
      <w:r>
        <w:t xml:space="preserve"> - </w:t>
      </w:r>
      <w:r w:rsidRPr="00C53B0D">
        <w:t xml:space="preserve">MAPE obtido na previsão da Soma das Entradas com </w:t>
      </w:r>
      <w:proofErr w:type="spellStart"/>
      <w:r w:rsidRPr="00C53B0D">
        <w:t>Lag</w:t>
      </w:r>
      <w:proofErr w:type="spellEnd"/>
      <w:r w:rsidRPr="00C53B0D">
        <w:t>: 24</w:t>
      </w:r>
    </w:p>
    <w:tbl>
      <w:tblPr>
        <w:tblpPr w:leftFromText="141" w:rightFromText="141" w:vertAnchor="text" w:horzAnchor="margin" w:tblpXSpec="center" w:tblpY="36"/>
        <w:tblW w:w="8904" w:type="dxa"/>
        <w:tblLook w:val="04A0" w:firstRow="1" w:lastRow="0" w:firstColumn="1" w:lastColumn="0" w:noHBand="0" w:noVBand="1"/>
      </w:tblPr>
      <w:tblGrid>
        <w:gridCol w:w="2227"/>
        <w:gridCol w:w="2225"/>
        <w:gridCol w:w="2226"/>
        <w:gridCol w:w="2226"/>
      </w:tblGrid>
      <w:tr w:rsidR="00E805AD" w14:paraId="6C92BEE5" w14:textId="77777777" w:rsidTr="00E805AD">
        <w:tc>
          <w:tcPr>
            <w:tcW w:w="2227" w:type="dxa"/>
            <w:tcBorders>
              <w:top w:val="single" w:sz="4" w:space="0" w:color="000000"/>
              <w:left w:val="single" w:sz="4" w:space="0" w:color="000000"/>
              <w:bottom w:val="single" w:sz="4" w:space="0" w:color="000000"/>
              <w:right w:val="single" w:sz="4" w:space="0" w:color="000000"/>
            </w:tcBorders>
            <w:vAlign w:val="center"/>
          </w:tcPr>
          <w:p w14:paraId="77D0701E" w14:textId="77777777" w:rsidR="00E805AD" w:rsidRDefault="00E805AD" w:rsidP="00E805AD">
            <w:pPr>
              <w:jc w:val="center"/>
              <w:rPr>
                <w:szCs w:val="22"/>
                <w:lang w:eastAsia="en-US"/>
              </w:rPr>
            </w:pPr>
            <w:r>
              <w:rPr>
                <w:szCs w:val="22"/>
                <w:lang w:eastAsia="en-US"/>
              </w:rPr>
              <w:t>Prever à frente: 1h</w:t>
            </w:r>
          </w:p>
        </w:tc>
        <w:tc>
          <w:tcPr>
            <w:tcW w:w="2225" w:type="dxa"/>
            <w:tcBorders>
              <w:top w:val="single" w:sz="4" w:space="0" w:color="000000"/>
              <w:left w:val="single" w:sz="4" w:space="0" w:color="000000"/>
              <w:bottom w:val="single" w:sz="4" w:space="0" w:color="000000"/>
              <w:right w:val="single" w:sz="4" w:space="0" w:color="000000"/>
            </w:tcBorders>
            <w:vAlign w:val="center"/>
          </w:tcPr>
          <w:p w14:paraId="126A16AD" w14:textId="77777777" w:rsidR="00E805AD" w:rsidRDefault="00E805AD" w:rsidP="00E805AD">
            <w:pPr>
              <w:jc w:val="center"/>
              <w:rPr>
                <w:szCs w:val="22"/>
                <w:lang w:eastAsia="en-US"/>
              </w:rPr>
            </w:pPr>
            <w:r>
              <w:rPr>
                <w:szCs w:val="22"/>
                <w:lang w:eastAsia="en-US"/>
              </w:rPr>
              <w:t>Prever à frente: 2h</w:t>
            </w:r>
          </w:p>
        </w:tc>
        <w:tc>
          <w:tcPr>
            <w:tcW w:w="2226" w:type="dxa"/>
            <w:tcBorders>
              <w:top w:val="single" w:sz="4" w:space="0" w:color="000000"/>
              <w:left w:val="single" w:sz="4" w:space="0" w:color="000000"/>
              <w:bottom w:val="single" w:sz="4" w:space="0" w:color="000000"/>
              <w:right w:val="single" w:sz="4" w:space="0" w:color="000000"/>
            </w:tcBorders>
            <w:vAlign w:val="center"/>
          </w:tcPr>
          <w:p w14:paraId="0AF4B45B" w14:textId="77777777" w:rsidR="00E805AD" w:rsidRDefault="00E805AD" w:rsidP="00E805AD">
            <w:pPr>
              <w:jc w:val="center"/>
              <w:rPr>
                <w:szCs w:val="22"/>
                <w:lang w:eastAsia="en-US"/>
              </w:rPr>
            </w:pPr>
            <w:r>
              <w:rPr>
                <w:szCs w:val="22"/>
                <w:lang w:eastAsia="en-US"/>
              </w:rPr>
              <w:t>Prever à frente: 4h</w:t>
            </w:r>
          </w:p>
        </w:tc>
        <w:tc>
          <w:tcPr>
            <w:tcW w:w="2226" w:type="dxa"/>
            <w:tcBorders>
              <w:top w:val="single" w:sz="4" w:space="0" w:color="000000"/>
              <w:left w:val="single" w:sz="4" w:space="0" w:color="000000"/>
              <w:bottom w:val="single" w:sz="4" w:space="0" w:color="000000"/>
              <w:right w:val="single" w:sz="4" w:space="0" w:color="000000"/>
            </w:tcBorders>
            <w:vAlign w:val="center"/>
          </w:tcPr>
          <w:p w14:paraId="68B7C1CD" w14:textId="77777777" w:rsidR="00E805AD" w:rsidRDefault="00E805AD" w:rsidP="00E805AD">
            <w:pPr>
              <w:jc w:val="center"/>
              <w:rPr>
                <w:szCs w:val="22"/>
                <w:lang w:eastAsia="en-US"/>
              </w:rPr>
            </w:pPr>
            <w:r>
              <w:rPr>
                <w:szCs w:val="22"/>
                <w:lang w:eastAsia="en-US"/>
              </w:rPr>
              <w:t>Prever à frente: 8h</w:t>
            </w:r>
          </w:p>
        </w:tc>
      </w:tr>
      <w:tr w:rsidR="00E805AD" w14:paraId="6BF5FF16" w14:textId="77777777" w:rsidTr="00E805AD">
        <w:tc>
          <w:tcPr>
            <w:tcW w:w="2227" w:type="dxa"/>
            <w:tcBorders>
              <w:top w:val="single" w:sz="4" w:space="0" w:color="000000"/>
              <w:left w:val="single" w:sz="4" w:space="0" w:color="000000"/>
              <w:bottom w:val="single" w:sz="4" w:space="0" w:color="000000"/>
              <w:right w:val="single" w:sz="4" w:space="0" w:color="000000"/>
            </w:tcBorders>
            <w:vAlign w:val="center"/>
          </w:tcPr>
          <w:p w14:paraId="54B246D5" w14:textId="77777777" w:rsidR="00E805AD" w:rsidRDefault="00E805AD" w:rsidP="00E805AD">
            <w:pPr>
              <w:jc w:val="center"/>
              <w:rPr>
                <w:szCs w:val="22"/>
                <w:lang w:eastAsia="en-US"/>
              </w:rPr>
            </w:pPr>
            <w:r>
              <w:rPr>
                <w:szCs w:val="22"/>
                <w:lang w:eastAsia="en-US"/>
              </w:rPr>
              <w:t>8.42</w:t>
            </w:r>
          </w:p>
        </w:tc>
        <w:tc>
          <w:tcPr>
            <w:tcW w:w="2225" w:type="dxa"/>
            <w:tcBorders>
              <w:top w:val="single" w:sz="4" w:space="0" w:color="000000"/>
              <w:left w:val="single" w:sz="4" w:space="0" w:color="000000"/>
              <w:bottom w:val="single" w:sz="4" w:space="0" w:color="000000"/>
              <w:right w:val="single" w:sz="4" w:space="0" w:color="000000"/>
            </w:tcBorders>
            <w:vAlign w:val="center"/>
          </w:tcPr>
          <w:p w14:paraId="56544C18" w14:textId="77777777" w:rsidR="00E805AD" w:rsidRDefault="00E805AD" w:rsidP="00E805AD">
            <w:pPr>
              <w:jc w:val="center"/>
              <w:rPr>
                <w:szCs w:val="22"/>
                <w:lang w:eastAsia="en-US"/>
              </w:rPr>
            </w:pPr>
            <w:r>
              <w:rPr>
                <w:szCs w:val="22"/>
                <w:lang w:eastAsia="en-US"/>
              </w:rPr>
              <w:t>10.13</w:t>
            </w:r>
          </w:p>
        </w:tc>
        <w:tc>
          <w:tcPr>
            <w:tcW w:w="2226" w:type="dxa"/>
            <w:tcBorders>
              <w:top w:val="single" w:sz="4" w:space="0" w:color="000000"/>
              <w:left w:val="single" w:sz="4" w:space="0" w:color="000000"/>
              <w:bottom w:val="single" w:sz="4" w:space="0" w:color="000000"/>
              <w:right w:val="single" w:sz="4" w:space="0" w:color="000000"/>
            </w:tcBorders>
            <w:vAlign w:val="center"/>
          </w:tcPr>
          <w:p w14:paraId="7AF81213" w14:textId="77777777" w:rsidR="00E805AD" w:rsidRDefault="00E805AD" w:rsidP="00E805AD">
            <w:pPr>
              <w:jc w:val="center"/>
              <w:rPr>
                <w:szCs w:val="22"/>
                <w:lang w:eastAsia="en-US"/>
              </w:rPr>
            </w:pPr>
            <w:r>
              <w:rPr>
                <w:szCs w:val="22"/>
                <w:lang w:eastAsia="en-US"/>
              </w:rPr>
              <w:t>10.34</w:t>
            </w:r>
          </w:p>
        </w:tc>
        <w:tc>
          <w:tcPr>
            <w:tcW w:w="2226" w:type="dxa"/>
            <w:tcBorders>
              <w:top w:val="single" w:sz="4" w:space="0" w:color="000000"/>
              <w:left w:val="single" w:sz="4" w:space="0" w:color="000000"/>
              <w:bottom w:val="single" w:sz="4" w:space="0" w:color="000000"/>
              <w:right w:val="single" w:sz="4" w:space="0" w:color="000000"/>
            </w:tcBorders>
            <w:vAlign w:val="center"/>
          </w:tcPr>
          <w:p w14:paraId="19DA6F8C" w14:textId="77777777" w:rsidR="00E805AD" w:rsidRDefault="00E805AD" w:rsidP="00E805AD">
            <w:pPr>
              <w:jc w:val="center"/>
              <w:rPr>
                <w:szCs w:val="22"/>
                <w:lang w:eastAsia="en-US"/>
              </w:rPr>
            </w:pPr>
            <w:r>
              <w:rPr>
                <w:szCs w:val="22"/>
                <w:lang w:eastAsia="en-US"/>
              </w:rPr>
              <w:t>11.04</w:t>
            </w:r>
          </w:p>
        </w:tc>
      </w:tr>
    </w:tbl>
    <w:p w14:paraId="3F7F25F1" w14:textId="4329263E" w:rsidR="00E905E4" w:rsidRDefault="00E905E4" w:rsidP="0046128E">
      <w:pPr>
        <w:pStyle w:val="Legenda"/>
      </w:pPr>
    </w:p>
    <w:p w14:paraId="6661CB4A" w14:textId="49CFDD70" w:rsidR="0046128E" w:rsidRPr="00A5379D" w:rsidRDefault="0046128E" w:rsidP="0046128E">
      <w:pPr>
        <w:jc w:val="left"/>
      </w:pPr>
      <w:r>
        <w:t>Quando</w:t>
      </w:r>
      <w:r>
        <w:t xml:space="preserve"> o </w:t>
      </w:r>
      <w:r w:rsidRPr="00793D21">
        <w:rPr>
          <w:i/>
          <w:iCs/>
        </w:rPr>
        <w:t>gap</w:t>
      </w:r>
      <w:r w:rsidRPr="005F397A">
        <w:t xml:space="preserve"> aument</w:t>
      </w:r>
      <w:r>
        <w:t>a</w:t>
      </w:r>
      <w:r w:rsidRPr="005F397A">
        <w:t xml:space="preserve">, o </w:t>
      </w:r>
      <w:r w:rsidRPr="003B0EC5">
        <w:rPr>
          <w:i/>
          <w:iCs/>
        </w:rPr>
        <w:t>MAPE</w:t>
      </w:r>
      <w:r w:rsidRPr="005F397A">
        <w:t xml:space="preserve"> também aument</w:t>
      </w:r>
      <w:r>
        <w:t>a</w:t>
      </w:r>
      <w:r>
        <w:t>, neste caso com uma</w:t>
      </w:r>
      <w:r w:rsidRPr="00793D21">
        <w:t xml:space="preserve"> diferença média</w:t>
      </w:r>
      <w:r>
        <w:t xml:space="preserve">, </w:t>
      </w:r>
      <w:r w:rsidRPr="00793D21">
        <w:t>entre cada intervalo de tempo</w:t>
      </w:r>
      <w:r>
        <w:t xml:space="preserve">, </w:t>
      </w:r>
      <w:r w:rsidRPr="00793D21">
        <w:t>de aproximadamente 0</w:t>
      </w:r>
      <w:r>
        <w:t>.</w:t>
      </w:r>
      <w:r w:rsidRPr="00793D21">
        <w:t>71</w:t>
      </w:r>
      <w:r>
        <w:t xml:space="preserve">% para </w:t>
      </w:r>
      <w:proofErr w:type="spellStart"/>
      <w:r w:rsidRPr="00341818">
        <w:rPr>
          <w:i/>
          <w:iCs/>
        </w:rPr>
        <w:t>lag</w:t>
      </w:r>
      <w:proofErr w:type="spellEnd"/>
      <w:r>
        <w:t xml:space="preserve"> 24 e</w:t>
      </w:r>
      <w:r w:rsidRPr="00793D21">
        <w:t xml:space="preserve"> </w:t>
      </w:r>
      <w:r>
        <w:t xml:space="preserve">0.39% para </w:t>
      </w:r>
      <w:proofErr w:type="spellStart"/>
      <w:r w:rsidRPr="00341818">
        <w:rPr>
          <w:i/>
          <w:iCs/>
        </w:rPr>
        <w:t>lag</w:t>
      </w:r>
      <w:proofErr w:type="spellEnd"/>
      <w:r>
        <w:t xml:space="preserve"> 12, como se observa nas tabelas 11 e 12.</w:t>
      </w:r>
    </w:p>
    <w:p w14:paraId="5245FCAF" w14:textId="3B94422C" w:rsidR="00E905E4" w:rsidRPr="00E805AD" w:rsidRDefault="00E905E4" w:rsidP="0046128E">
      <w:pPr>
        <w:pStyle w:val="Legenda"/>
      </w:pPr>
    </w:p>
    <w:p w14:paraId="0CCEFACE" w14:textId="294B9B4E" w:rsidR="00E905E4" w:rsidRPr="003B0EC5" w:rsidRDefault="00E905E4" w:rsidP="0046128E">
      <w:pPr>
        <w:pStyle w:val="Legenda"/>
      </w:pPr>
    </w:p>
    <w:p w14:paraId="54A762FE" w14:textId="738522AF" w:rsidR="00E905E4" w:rsidRDefault="00E905E4" w:rsidP="0046128E">
      <w:pPr>
        <w:pStyle w:val="Legenda"/>
      </w:pPr>
    </w:p>
    <w:p w14:paraId="353D10C2" w14:textId="24A1B57A" w:rsidR="00E905E4" w:rsidRDefault="00E905E4" w:rsidP="0046128E">
      <w:pPr>
        <w:pStyle w:val="Legenda"/>
      </w:pPr>
    </w:p>
    <w:p w14:paraId="030F0D42" w14:textId="33056424" w:rsidR="00E905E4" w:rsidRDefault="00E905E4" w:rsidP="0046128E">
      <w:pPr>
        <w:pStyle w:val="Legenda"/>
      </w:pPr>
    </w:p>
    <w:bookmarkEnd w:id="224"/>
    <w:p w14:paraId="3F939CDD" w14:textId="6BD411CB" w:rsidR="007B434C" w:rsidRDefault="007B434C">
      <w:pPr>
        <w:rPr>
          <w:color w:val="000000"/>
        </w:rPr>
      </w:pPr>
    </w:p>
    <w:p w14:paraId="362CA45A" w14:textId="466EEBE7" w:rsidR="007B434C" w:rsidRDefault="00E805AD">
      <w:pPr>
        <w:rPr>
          <w:color w:val="000000"/>
        </w:rPr>
      </w:pPr>
      <w:r>
        <w:rPr>
          <w:noProof/>
        </w:rPr>
        <w:lastRenderedPageBreak/>
        <w:pict w14:anchorId="02FA1703">
          <v:shape id="_x0000_s2083" type="#_x0000_t202" style="position:absolute;left:0;text-align:left;margin-left:-77.25pt;margin-top:281.35pt;width:580.5pt;height:26.5pt;z-index:251678720;mso-position-horizontal-relative:text;mso-position-vertical-relative:text" stroked="f">
            <v:textbox style="mso-next-textbox:#_x0000_s2083;mso-fit-shape-to-text:t" inset="0,0,0,0">
              <w:txbxContent>
                <w:p w14:paraId="4F518B02" w14:textId="79A8F936" w:rsidR="00A5379D" w:rsidRPr="00FC1102" w:rsidRDefault="00A5379D" w:rsidP="0046128E">
                  <w:pPr>
                    <w:pStyle w:val="Legenda"/>
                    <w:rPr>
                      <w:noProof/>
                      <w:sz w:val="24"/>
                      <w:szCs w:val="24"/>
                    </w:rPr>
                  </w:pPr>
                  <w:bookmarkStart w:id="225" w:name="_Toc139964963"/>
                  <w:r>
                    <w:t xml:space="preserve">Figura </w:t>
                  </w:r>
                  <w:fldSimple w:instr=" SEQ Figura \* ARABIC ">
                    <w:r w:rsidR="00331C42">
                      <w:rPr>
                        <w:noProof/>
                      </w:rPr>
                      <w:t>24</w:t>
                    </w:r>
                  </w:fldSimple>
                  <w:r>
                    <w:t xml:space="preserve"> - </w:t>
                  </w:r>
                  <w:r w:rsidRPr="00624415">
                    <w:t xml:space="preserve">Gráficos soma das entradas teste vs. modelo para as janelas de previsão de 1, 2, 4, 8 horas com </w:t>
                  </w:r>
                  <w:proofErr w:type="spellStart"/>
                  <w:r w:rsidRPr="00624415">
                    <w:t>lag</w:t>
                  </w:r>
                  <w:proofErr w:type="spellEnd"/>
                  <w:r w:rsidRPr="00624415">
                    <w:t xml:space="preserve"> 12</w:t>
                  </w:r>
                  <w:bookmarkEnd w:id="225"/>
                </w:p>
              </w:txbxContent>
            </v:textbox>
            <w10:wrap type="square"/>
          </v:shape>
        </w:pict>
      </w:r>
      <w:r>
        <w:rPr>
          <w:noProof/>
        </w:rPr>
        <w:drawing>
          <wp:anchor distT="0" distB="0" distL="114300" distR="114300" simplePos="0" relativeHeight="251858944" behindDoc="0" locked="0" layoutInCell="1" allowOverlap="1" wp14:anchorId="35E190F5" wp14:editId="40D15286">
            <wp:simplePos x="0" y="0"/>
            <wp:positionH relativeFrom="column">
              <wp:posOffset>-356235</wp:posOffset>
            </wp:positionH>
            <wp:positionV relativeFrom="page">
              <wp:posOffset>1056640</wp:posOffset>
            </wp:positionV>
            <wp:extent cx="6120000" cy="3265200"/>
            <wp:effectExtent l="0" t="0" r="0" b="0"/>
            <wp:wrapSquare wrapText="bothSides"/>
            <wp:docPr id="1411761725" name="Imagem 5" descr="Uma imagem com texto, Tipo de letra, diagrama,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761725" name="Imagem 5" descr="Uma imagem com texto, Tipo de letra, diagrama, captura de ecrã&#10;&#10;Descrição gerada automaticamente"/>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6120000" cy="3265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9A9EE5A" w14:textId="7535D850" w:rsidR="007B434C" w:rsidRDefault="007B434C" w:rsidP="0046128E">
      <w:pPr>
        <w:pStyle w:val="Legenda"/>
      </w:pPr>
    </w:p>
    <w:p w14:paraId="42BDAA4B" w14:textId="34E8C3BF" w:rsidR="00A5379D" w:rsidRDefault="00A5379D" w:rsidP="0046128E">
      <w:pPr>
        <w:pStyle w:val="Legenda"/>
      </w:pPr>
      <w:bookmarkStart w:id="226" w:name="_Toc139964977"/>
      <w:r>
        <w:t xml:space="preserve">Tabela </w:t>
      </w:r>
      <w:fldSimple w:instr=" SEQ Tabela \* ARABIC ">
        <w:r>
          <w:rPr>
            <w:noProof/>
          </w:rPr>
          <w:t>12</w:t>
        </w:r>
      </w:fldSimple>
      <w:r>
        <w:t xml:space="preserve"> - </w:t>
      </w:r>
      <w:r w:rsidRPr="0075128F">
        <w:t xml:space="preserve">MAPE obtido na previsão da Soma das Entradas com </w:t>
      </w:r>
      <w:proofErr w:type="spellStart"/>
      <w:r w:rsidRPr="0075128F">
        <w:t>Lag</w:t>
      </w:r>
      <w:proofErr w:type="spellEnd"/>
      <w:r w:rsidRPr="0075128F">
        <w:t>: 12</w:t>
      </w:r>
      <w:bookmarkEnd w:id="226"/>
    </w:p>
    <w:tbl>
      <w:tblPr>
        <w:tblW w:w="8904" w:type="dxa"/>
        <w:jc w:val="center"/>
        <w:tblLook w:val="04A0" w:firstRow="1" w:lastRow="0" w:firstColumn="1" w:lastColumn="0" w:noHBand="0" w:noVBand="1"/>
      </w:tblPr>
      <w:tblGrid>
        <w:gridCol w:w="2227"/>
        <w:gridCol w:w="2225"/>
        <w:gridCol w:w="2226"/>
        <w:gridCol w:w="2226"/>
      </w:tblGrid>
      <w:tr w:rsidR="007B434C" w14:paraId="16640611" w14:textId="77777777" w:rsidTr="00604CE1">
        <w:trPr>
          <w:jc w:val="center"/>
        </w:trPr>
        <w:tc>
          <w:tcPr>
            <w:tcW w:w="2227" w:type="dxa"/>
            <w:tcBorders>
              <w:top w:val="single" w:sz="4" w:space="0" w:color="000000"/>
              <w:left w:val="single" w:sz="4" w:space="0" w:color="000000"/>
              <w:bottom w:val="single" w:sz="4" w:space="0" w:color="000000"/>
              <w:right w:val="single" w:sz="4" w:space="0" w:color="000000"/>
            </w:tcBorders>
            <w:vAlign w:val="center"/>
          </w:tcPr>
          <w:p w14:paraId="3729F4D9" w14:textId="77777777" w:rsidR="007B434C" w:rsidRDefault="00AF7DB6">
            <w:pPr>
              <w:jc w:val="center"/>
              <w:rPr>
                <w:szCs w:val="22"/>
                <w:lang w:eastAsia="en-US"/>
              </w:rPr>
            </w:pPr>
            <w:r>
              <w:rPr>
                <w:szCs w:val="22"/>
                <w:lang w:eastAsia="en-US"/>
              </w:rPr>
              <w:t>Prever à frente: 1h</w:t>
            </w:r>
          </w:p>
        </w:tc>
        <w:tc>
          <w:tcPr>
            <w:tcW w:w="2225" w:type="dxa"/>
            <w:tcBorders>
              <w:top w:val="single" w:sz="4" w:space="0" w:color="000000"/>
              <w:left w:val="single" w:sz="4" w:space="0" w:color="000000"/>
              <w:bottom w:val="single" w:sz="4" w:space="0" w:color="000000"/>
              <w:right w:val="single" w:sz="4" w:space="0" w:color="000000"/>
            </w:tcBorders>
            <w:vAlign w:val="center"/>
          </w:tcPr>
          <w:p w14:paraId="5FA2EFDD" w14:textId="77777777" w:rsidR="007B434C" w:rsidRDefault="00AF7DB6">
            <w:pPr>
              <w:jc w:val="center"/>
              <w:rPr>
                <w:szCs w:val="22"/>
                <w:lang w:eastAsia="en-US"/>
              </w:rPr>
            </w:pPr>
            <w:r>
              <w:rPr>
                <w:szCs w:val="22"/>
                <w:lang w:eastAsia="en-US"/>
              </w:rPr>
              <w:t>Prever à frente: 2h</w:t>
            </w:r>
          </w:p>
        </w:tc>
        <w:tc>
          <w:tcPr>
            <w:tcW w:w="2226" w:type="dxa"/>
            <w:tcBorders>
              <w:top w:val="single" w:sz="4" w:space="0" w:color="000000"/>
              <w:left w:val="single" w:sz="4" w:space="0" w:color="000000"/>
              <w:bottom w:val="single" w:sz="4" w:space="0" w:color="000000"/>
              <w:right w:val="single" w:sz="4" w:space="0" w:color="000000"/>
            </w:tcBorders>
            <w:vAlign w:val="center"/>
          </w:tcPr>
          <w:p w14:paraId="08D8D29F" w14:textId="6E757A40" w:rsidR="007B434C" w:rsidRDefault="00AF7DB6">
            <w:pPr>
              <w:jc w:val="center"/>
              <w:rPr>
                <w:szCs w:val="22"/>
                <w:lang w:eastAsia="en-US"/>
              </w:rPr>
            </w:pPr>
            <w:r>
              <w:rPr>
                <w:szCs w:val="22"/>
                <w:lang w:eastAsia="en-US"/>
              </w:rPr>
              <w:t>Prever à frente: 4h</w:t>
            </w:r>
          </w:p>
        </w:tc>
        <w:tc>
          <w:tcPr>
            <w:tcW w:w="2226" w:type="dxa"/>
            <w:tcBorders>
              <w:top w:val="single" w:sz="4" w:space="0" w:color="000000"/>
              <w:left w:val="single" w:sz="4" w:space="0" w:color="000000"/>
              <w:bottom w:val="single" w:sz="4" w:space="0" w:color="000000"/>
              <w:right w:val="single" w:sz="4" w:space="0" w:color="000000"/>
            </w:tcBorders>
            <w:vAlign w:val="center"/>
          </w:tcPr>
          <w:p w14:paraId="0114CF5E" w14:textId="31C93C11" w:rsidR="007B434C" w:rsidRDefault="00AF7DB6">
            <w:pPr>
              <w:jc w:val="center"/>
              <w:rPr>
                <w:szCs w:val="22"/>
                <w:lang w:eastAsia="en-US"/>
              </w:rPr>
            </w:pPr>
            <w:r>
              <w:rPr>
                <w:szCs w:val="22"/>
                <w:lang w:eastAsia="en-US"/>
              </w:rPr>
              <w:t>Prever à frente: 8h</w:t>
            </w:r>
          </w:p>
        </w:tc>
      </w:tr>
      <w:tr w:rsidR="007B434C" w14:paraId="36C95A81" w14:textId="77777777" w:rsidTr="00604CE1">
        <w:trPr>
          <w:jc w:val="center"/>
        </w:trPr>
        <w:tc>
          <w:tcPr>
            <w:tcW w:w="2227" w:type="dxa"/>
            <w:tcBorders>
              <w:top w:val="single" w:sz="4" w:space="0" w:color="000000"/>
              <w:left w:val="single" w:sz="4" w:space="0" w:color="000000"/>
              <w:bottom w:val="single" w:sz="4" w:space="0" w:color="000000"/>
              <w:right w:val="single" w:sz="4" w:space="0" w:color="000000"/>
            </w:tcBorders>
            <w:vAlign w:val="center"/>
          </w:tcPr>
          <w:p w14:paraId="16498781" w14:textId="77777777" w:rsidR="007B434C" w:rsidRDefault="00AF7DB6">
            <w:pPr>
              <w:jc w:val="center"/>
              <w:rPr>
                <w:szCs w:val="22"/>
                <w:lang w:eastAsia="en-US"/>
              </w:rPr>
            </w:pPr>
            <w:r>
              <w:rPr>
                <w:szCs w:val="22"/>
                <w:lang w:eastAsia="en-US"/>
              </w:rPr>
              <w:t>8.27</w:t>
            </w:r>
          </w:p>
        </w:tc>
        <w:tc>
          <w:tcPr>
            <w:tcW w:w="2225" w:type="dxa"/>
            <w:tcBorders>
              <w:top w:val="single" w:sz="4" w:space="0" w:color="000000"/>
              <w:left w:val="single" w:sz="4" w:space="0" w:color="000000"/>
              <w:bottom w:val="single" w:sz="4" w:space="0" w:color="000000"/>
              <w:right w:val="single" w:sz="4" w:space="0" w:color="000000"/>
            </w:tcBorders>
            <w:vAlign w:val="center"/>
          </w:tcPr>
          <w:p w14:paraId="1DE0303A" w14:textId="77777777" w:rsidR="007B434C" w:rsidRDefault="00AF7DB6">
            <w:pPr>
              <w:jc w:val="center"/>
              <w:rPr>
                <w:szCs w:val="22"/>
                <w:lang w:eastAsia="en-US"/>
              </w:rPr>
            </w:pPr>
            <w:r>
              <w:rPr>
                <w:szCs w:val="22"/>
                <w:lang w:eastAsia="en-US"/>
              </w:rPr>
              <w:t>12.5</w:t>
            </w:r>
          </w:p>
        </w:tc>
        <w:tc>
          <w:tcPr>
            <w:tcW w:w="2226" w:type="dxa"/>
            <w:tcBorders>
              <w:top w:val="single" w:sz="4" w:space="0" w:color="000000"/>
              <w:left w:val="single" w:sz="4" w:space="0" w:color="000000"/>
              <w:bottom w:val="single" w:sz="4" w:space="0" w:color="000000"/>
              <w:right w:val="single" w:sz="4" w:space="0" w:color="000000"/>
            </w:tcBorders>
            <w:vAlign w:val="center"/>
          </w:tcPr>
          <w:p w14:paraId="3CA6E06C" w14:textId="77777777" w:rsidR="007B434C" w:rsidRDefault="00AF7DB6">
            <w:pPr>
              <w:jc w:val="center"/>
              <w:rPr>
                <w:szCs w:val="22"/>
                <w:lang w:eastAsia="en-US"/>
              </w:rPr>
            </w:pPr>
            <w:r>
              <w:rPr>
                <w:szCs w:val="22"/>
                <w:lang w:eastAsia="en-US"/>
              </w:rPr>
              <w:t>12.54</w:t>
            </w:r>
          </w:p>
        </w:tc>
        <w:tc>
          <w:tcPr>
            <w:tcW w:w="2226" w:type="dxa"/>
            <w:tcBorders>
              <w:top w:val="single" w:sz="4" w:space="0" w:color="000000"/>
              <w:left w:val="single" w:sz="4" w:space="0" w:color="000000"/>
              <w:bottom w:val="single" w:sz="4" w:space="0" w:color="000000"/>
              <w:right w:val="single" w:sz="4" w:space="0" w:color="000000"/>
            </w:tcBorders>
            <w:vAlign w:val="center"/>
          </w:tcPr>
          <w:p w14:paraId="68FC6C08" w14:textId="53655F2E" w:rsidR="007B434C" w:rsidRDefault="00AF7DB6">
            <w:pPr>
              <w:jc w:val="center"/>
              <w:rPr>
                <w:szCs w:val="22"/>
                <w:lang w:eastAsia="en-US"/>
              </w:rPr>
            </w:pPr>
            <w:r>
              <w:rPr>
                <w:szCs w:val="22"/>
                <w:lang w:eastAsia="en-US"/>
              </w:rPr>
              <w:t>13.1</w:t>
            </w:r>
          </w:p>
        </w:tc>
      </w:tr>
    </w:tbl>
    <w:p w14:paraId="65A1DA68" w14:textId="214AB85C" w:rsidR="007B434C" w:rsidRDefault="007B434C">
      <w:pPr>
        <w:rPr>
          <w:color w:val="000000"/>
        </w:rPr>
      </w:pPr>
    </w:p>
    <w:p w14:paraId="0D44B5EE" w14:textId="77777777" w:rsidR="007B434C" w:rsidRDefault="007B434C">
      <w:pPr>
        <w:rPr>
          <w:color w:val="000000"/>
        </w:rPr>
      </w:pPr>
    </w:p>
    <w:p w14:paraId="539E34E6" w14:textId="6E50DC15" w:rsidR="00341818" w:rsidRDefault="00341818">
      <w:pPr>
        <w:rPr>
          <w:color w:val="000000"/>
        </w:rPr>
      </w:pPr>
    </w:p>
    <w:p w14:paraId="10EC7C45" w14:textId="77777777" w:rsidR="00341818" w:rsidRDefault="00341818">
      <w:pPr>
        <w:rPr>
          <w:color w:val="000000"/>
        </w:rPr>
      </w:pPr>
    </w:p>
    <w:p w14:paraId="57F65AE1" w14:textId="77777777" w:rsidR="00341818" w:rsidRDefault="00341818">
      <w:pPr>
        <w:rPr>
          <w:color w:val="000000"/>
        </w:rPr>
      </w:pPr>
    </w:p>
    <w:p w14:paraId="3201653D" w14:textId="77777777" w:rsidR="00341818" w:rsidRDefault="00341818">
      <w:pPr>
        <w:rPr>
          <w:color w:val="000000"/>
        </w:rPr>
      </w:pPr>
    </w:p>
    <w:p w14:paraId="72D2821D" w14:textId="77777777" w:rsidR="00341818" w:rsidRDefault="00341818">
      <w:pPr>
        <w:rPr>
          <w:color w:val="000000"/>
        </w:rPr>
      </w:pPr>
    </w:p>
    <w:p w14:paraId="6693C846" w14:textId="77777777" w:rsidR="00341818" w:rsidRDefault="00341818">
      <w:pPr>
        <w:rPr>
          <w:color w:val="000000"/>
        </w:rPr>
      </w:pPr>
    </w:p>
    <w:p w14:paraId="20041F63" w14:textId="0E307708" w:rsidR="007B434C" w:rsidRDefault="00000000">
      <w:pPr>
        <w:pStyle w:val="Ttulo2"/>
        <w:numPr>
          <w:ilvl w:val="0"/>
          <w:numId w:val="0"/>
        </w:numPr>
        <w:ind w:left="823"/>
        <w:rPr>
          <w:sz w:val="24"/>
          <w:szCs w:val="24"/>
        </w:rPr>
      </w:pPr>
      <w:bookmarkStart w:id="227" w:name="_Toc138324047"/>
      <w:bookmarkStart w:id="228" w:name="_Toc139963593"/>
      <w:r>
        <w:rPr>
          <w:noProof/>
        </w:rPr>
        <w:lastRenderedPageBreak/>
        <w:pict w14:anchorId="24A689A9">
          <v:shape id="_x0000_s2084" type="#_x0000_t202" style="position:absolute;left:0;text-align:left;margin-left:-41.7pt;margin-top:307.15pt;width:521.25pt;height:.05pt;z-index:251679744;mso-position-horizontal-relative:text;mso-position-vertical-relative:text" stroked="f">
            <v:textbox style="mso-next-textbox:#_x0000_s2084;mso-fit-shape-to-text:t" inset="0,0,0,0">
              <w:txbxContent>
                <w:p w14:paraId="23FBCE92" w14:textId="535D1AA2" w:rsidR="00A5379D" w:rsidRPr="00C713F2" w:rsidRDefault="00A5379D" w:rsidP="0046128E">
                  <w:pPr>
                    <w:pStyle w:val="Legenda"/>
                    <w:rPr>
                      <w:b/>
                      <w:noProof/>
                      <w:sz w:val="28"/>
                      <w:szCs w:val="28"/>
                    </w:rPr>
                  </w:pPr>
                  <w:bookmarkStart w:id="229" w:name="_Toc139964964"/>
                  <w:r>
                    <w:t xml:space="preserve">Figura </w:t>
                  </w:r>
                  <w:fldSimple w:instr=" SEQ Figura \* ARABIC ">
                    <w:r w:rsidR="00331C42">
                      <w:rPr>
                        <w:noProof/>
                      </w:rPr>
                      <w:t>25</w:t>
                    </w:r>
                  </w:fldSimple>
                  <w:r>
                    <w:t xml:space="preserve"> - </w:t>
                  </w:r>
                  <w:r w:rsidRPr="00BF1EC0">
                    <w:t xml:space="preserve">Gráficos da previsão da soma das entradas teste vs. modelo para prever 24 à frente com 1 semana de </w:t>
                  </w:r>
                  <w:proofErr w:type="spellStart"/>
                  <w:r w:rsidRPr="00BF1EC0">
                    <w:t>lag</w:t>
                  </w:r>
                  <w:bookmarkEnd w:id="229"/>
                  <w:proofErr w:type="spellEnd"/>
                </w:p>
              </w:txbxContent>
            </v:textbox>
            <w10:wrap type="square"/>
          </v:shape>
        </w:pict>
      </w:r>
      <w:r w:rsidR="00341818">
        <w:rPr>
          <w:noProof/>
        </w:rPr>
        <w:drawing>
          <wp:anchor distT="0" distB="0" distL="114300" distR="114300" simplePos="0" relativeHeight="251619328" behindDoc="0" locked="0" layoutInCell="1" allowOverlap="1" wp14:anchorId="638DA450" wp14:editId="270688DD">
            <wp:simplePos x="0" y="0"/>
            <wp:positionH relativeFrom="column">
              <wp:posOffset>-530197</wp:posOffset>
            </wp:positionH>
            <wp:positionV relativeFrom="paragraph">
              <wp:posOffset>453059</wp:posOffset>
            </wp:positionV>
            <wp:extent cx="6619875" cy="3390900"/>
            <wp:effectExtent l="0" t="0" r="0" b="0"/>
            <wp:wrapSquare wrapText="bothSides"/>
            <wp:docPr id="99" name="Image13" descr="Uma imagem com texto, file, Gráfic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age13" descr="Uma imagem com texto, file, Gráfico, diagrama&#10;&#10;Descrição gerada automaticamente"/>
                    <pic:cNvPicPr>
                      <a:picLocks noChangeAspect="1" noChangeArrowheads="1"/>
                    </pic:cNvPicPr>
                  </pic:nvPicPr>
                  <pic:blipFill>
                    <a:blip r:embed="rId70"/>
                    <a:stretch>
                      <a:fillRect/>
                    </a:stretch>
                  </pic:blipFill>
                  <pic:spPr bwMode="auto">
                    <a:xfrm>
                      <a:off x="0" y="0"/>
                      <a:ext cx="6619875" cy="3390900"/>
                    </a:xfrm>
                    <a:prstGeom prst="rect">
                      <a:avLst/>
                    </a:prstGeom>
                  </pic:spPr>
                </pic:pic>
              </a:graphicData>
            </a:graphic>
            <wp14:sizeRelH relativeFrom="margin">
              <wp14:pctWidth>0</wp14:pctWidth>
            </wp14:sizeRelH>
            <wp14:sizeRelV relativeFrom="margin">
              <wp14:pctHeight>0</wp14:pctHeight>
            </wp14:sizeRelV>
          </wp:anchor>
        </w:drawing>
      </w:r>
      <w:bookmarkEnd w:id="227"/>
      <w:r w:rsidR="00AF7DB6">
        <w:rPr>
          <w:sz w:val="24"/>
          <w:szCs w:val="24"/>
        </w:rPr>
        <w:t>8.</w:t>
      </w:r>
      <w:r w:rsidR="002862B0">
        <w:rPr>
          <w:sz w:val="24"/>
          <w:szCs w:val="24"/>
        </w:rPr>
        <w:t>4</w:t>
      </w:r>
      <w:r w:rsidR="00AF7DB6">
        <w:rPr>
          <w:sz w:val="24"/>
          <w:szCs w:val="24"/>
        </w:rPr>
        <w:t xml:space="preserve">.2. </w:t>
      </w:r>
      <w:proofErr w:type="spellStart"/>
      <w:r w:rsidR="00AF7DB6" w:rsidRPr="004C6F9B">
        <w:rPr>
          <w:i/>
          <w:iCs/>
          <w:sz w:val="24"/>
          <w:szCs w:val="24"/>
        </w:rPr>
        <w:t>Lag</w:t>
      </w:r>
      <w:proofErr w:type="spellEnd"/>
      <w:r w:rsidR="00AF7DB6">
        <w:rPr>
          <w:sz w:val="24"/>
          <w:szCs w:val="24"/>
        </w:rPr>
        <w:t xml:space="preserve"> 1 semana</w:t>
      </w:r>
      <w:r w:rsidR="004C6F9B">
        <w:rPr>
          <w:sz w:val="24"/>
          <w:szCs w:val="24"/>
        </w:rPr>
        <w:t xml:space="preserve"> (24x7)</w:t>
      </w:r>
      <w:r w:rsidR="00AF7DB6">
        <w:rPr>
          <w:sz w:val="24"/>
          <w:szCs w:val="24"/>
        </w:rPr>
        <w:t xml:space="preserve"> para prever 24h à frente</w:t>
      </w:r>
      <w:bookmarkEnd w:id="228"/>
    </w:p>
    <w:p w14:paraId="11D2B38D" w14:textId="3CA2884B" w:rsidR="00341818" w:rsidRDefault="00341818"/>
    <w:p w14:paraId="3D611786" w14:textId="420831B0" w:rsidR="00341818" w:rsidRDefault="00AF7DB6">
      <w:pPr>
        <w:rPr>
          <w:color w:val="000000"/>
        </w:rPr>
      </w:pPr>
      <w:r>
        <w:t>Apesar do gráfico</w:t>
      </w:r>
      <w:r w:rsidR="00341818">
        <w:t xml:space="preserve"> da figura 22</w:t>
      </w:r>
      <w:r>
        <w:t xml:space="preserve"> apresentar um </w:t>
      </w:r>
      <w:r w:rsidR="00341818">
        <w:rPr>
          <w:i/>
          <w:iCs/>
        </w:rPr>
        <w:t>MAPE de</w:t>
      </w:r>
      <w:r>
        <w:t xml:space="preserve"> 12.40%, observa-se que o modelo acompanha relativamente bem o padrão da amostra de teste para a soma das entradas de todos os eixos.</w:t>
      </w:r>
    </w:p>
    <w:p w14:paraId="3BB2F20A" w14:textId="77777777" w:rsidR="00C243DC" w:rsidRDefault="00C243DC">
      <w:pPr>
        <w:rPr>
          <w:color w:val="000000"/>
        </w:rPr>
      </w:pPr>
    </w:p>
    <w:p w14:paraId="18932334" w14:textId="77777777" w:rsidR="00C243DC" w:rsidRDefault="00C243DC">
      <w:pPr>
        <w:rPr>
          <w:color w:val="000000"/>
        </w:rPr>
      </w:pPr>
    </w:p>
    <w:p w14:paraId="33CB9FCD" w14:textId="77777777" w:rsidR="00C243DC" w:rsidRDefault="00C243DC">
      <w:pPr>
        <w:rPr>
          <w:color w:val="000000"/>
        </w:rPr>
      </w:pPr>
    </w:p>
    <w:p w14:paraId="382C5C6E" w14:textId="77777777" w:rsidR="00C243DC" w:rsidRDefault="00C243DC">
      <w:pPr>
        <w:rPr>
          <w:color w:val="000000"/>
        </w:rPr>
      </w:pPr>
    </w:p>
    <w:p w14:paraId="13F070AA" w14:textId="77777777" w:rsidR="00C243DC" w:rsidRDefault="00C243DC">
      <w:pPr>
        <w:rPr>
          <w:color w:val="000000"/>
        </w:rPr>
      </w:pPr>
    </w:p>
    <w:p w14:paraId="7711D8AE" w14:textId="77777777" w:rsidR="00C243DC" w:rsidRDefault="00C243DC">
      <w:pPr>
        <w:rPr>
          <w:color w:val="000000"/>
        </w:rPr>
      </w:pPr>
    </w:p>
    <w:p w14:paraId="3501CB62" w14:textId="77777777" w:rsidR="00C243DC" w:rsidRDefault="00C243DC">
      <w:pPr>
        <w:rPr>
          <w:color w:val="000000"/>
        </w:rPr>
      </w:pPr>
    </w:p>
    <w:p w14:paraId="5348B6BB" w14:textId="77777777" w:rsidR="00C243DC" w:rsidRDefault="00C243DC">
      <w:pPr>
        <w:rPr>
          <w:color w:val="000000"/>
        </w:rPr>
      </w:pPr>
    </w:p>
    <w:p w14:paraId="167E19F7" w14:textId="77777777" w:rsidR="00C243DC" w:rsidRDefault="00C243DC">
      <w:pPr>
        <w:rPr>
          <w:color w:val="000000"/>
        </w:rPr>
      </w:pPr>
    </w:p>
    <w:p w14:paraId="316A6AA2" w14:textId="3649EF5A" w:rsidR="007B434C" w:rsidRDefault="00AF7DB6" w:rsidP="002862B0">
      <w:pPr>
        <w:pStyle w:val="Ttulo2"/>
        <w:numPr>
          <w:ilvl w:val="2"/>
          <w:numId w:val="17"/>
        </w:numPr>
        <w:rPr>
          <w:sz w:val="24"/>
          <w:szCs w:val="24"/>
        </w:rPr>
      </w:pPr>
      <w:bookmarkStart w:id="230" w:name="_Toc138324048"/>
      <w:bookmarkStart w:id="231" w:name="_Toc139963594"/>
      <w:r>
        <w:rPr>
          <w:sz w:val="24"/>
          <w:szCs w:val="24"/>
        </w:rPr>
        <w:lastRenderedPageBreak/>
        <w:t>Testes para Feriados e Fins de Semana</w:t>
      </w:r>
      <w:bookmarkEnd w:id="230"/>
      <w:bookmarkEnd w:id="231"/>
    </w:p>
    <w:p w14:paraId="6636C574" w14:textId="28F1351D" w:rsidR="00341818" w:rsidRDefault="00000000" w:rsidP="00A5379D">
      <w:pPr>
        <w:pStyle w:val="PargrafodaLista"/>
        <w:ind w:left="450"/>
      </w:pPr>
      <w:r>
        <w:rPr>
          <w:noProof/>
        </w:rPr>
        <w:pict w14:anchorId="78B751FF">
          <v:shape id="_x0000_s2085" type="#_x0000_t202" style="position:absolute;left:0;text-align:left;margin-left:-58.8pt;margin-top:388.2pt;width:569.15pt;height:.05pt;z-index:251680768;mso-position-horizontal-relative:text;mso-position-vertical-relative:text" stroked="f">
            <v:textbox style="mso-next-textbox:#_x0000_s2085;mso-fit-shape-to-text:t" inset="0,0,0,0">
              <w:txbxContent>
                <w:p w14:paraId="2BD1A8DC" w14:textId="5CE92FB6" w:rsidR="00A5379D" w:rsidRPr="00226828" w:rsidRDefault="00A5379D" w:rsidP="0046128E">
                  <w:pPr>
                    <w:pStyle w:val="Legenda"/>
                    <w:rPr>
                      <w:noProof/>
                      <w:sz w:val="24"/>
                      <w:szCs w:val="24"/>
                    </w:rPr>
                  </w:pPr>
                  <w:bookmarkStart w:id="232" w:name="_Toc139964965"/>
                  <w:r>
                    <w:t xml:space="preserve">Figura </w:t>
                  </w:r>
                  <w:fldSimple w:instr=" SEQ Figura \* ARABIC ">
                    <w:r w:rsidR="00331C42">
                      <w:rPr>
                        <w:noProof/>
                      </w:rPr>
                      <w:t>26</w:t>
                    </w:r>
                  </w:fldSimple>
                  <w:r>
                    <w:t xml:space="preserve">  -</w:t>
                  </w:r>
                  <w:r w:rsidRPr="00C471F2">
                    <w:t xml:space="preserve">Gráficos soma das entradas teste </w:t>
                  </w:r>
                  <w:proofErr w:type="spellStart"/>
                  <w:r w:rsidRPr="00C471F2">
                    <w:t>vs</w:t>
                  </w:r>
                  <w:proofErr w:type="spellEnd"/>
                  <w:r w:rsidRPr="00C471F2">
                    <w:t xml:space="preserve"> modelo para as janelas de previsão de 1, 2, 4, 8 horas com </w:t>
                  </w:r>
                  <w:proofErr w:type="spellStart"/>
                  <w:r w:rsidRPr="00C471F2">
                    <w:t>lag</w:t>
                  </w:r>
                  <w:proofErr w:type="spellEnd"/>
                  <w:r w:rsidRPr="00C471F2">
                    <w:t xml:space="preserve"> 24 para os feriados e fins de semana</w:t>
                  </w:r>
                  <w:bookmarkEnd w:id="232"/>
                </w:p>
              </w:txbxContent>
            </v:textbox>
            <w10:wrap type="square"/>
          </v:shape>
        </w:pict>
      </w:r>
      <w:r w:rsidR="004C6F9B">
        <w:t>Para demonstrar as diferenças de cada janela de previsão, foi usado o intervalo de tempo que inclui 6 feriados entre 21 de novembro (1º jogo de Portugal no mundial de 2022) e 31 de dezembro (final do ano), que são representados pelo traço interrompido verde na vertical.</w:t>
      </w:r>
    </w:p>
    <w:p w14:paraId="6C8F6F80" w14:textId="7D0DBAE7" w:rsidR="003B0EC5" w:rsidRDefault="003B0EC5" w:rsidP="00A5379D">
      <w:pPr>
        <w:pStyle w:val="PargrafodaLista"/>
        <w:ind w:left="450"/>
      </w:pPr>
      <w:r>
        <w:rPr>
          <w:noProof/>
        </w:rPr>
        <w:drawing>
          <wp:anchor distT="0" distB="0" distL="114300" distR="114300" simplePos="0" relativeHeight="251871232" behindDoc="0" locked="0" layoutInCell="1" allowOverlap="1" wp14:anchorId="60261BF6" wp14:editId="460DBC79">
            <wp:simplePos x="0" y="0"/>
            <wp:positionH relativeFrom="column">
              <wp:posOffset>-337185</wp:posOffset>
            </wp:positionH>
            <wp:positionV relativeFrom="paragraph">
              <wp:posOffset>231140</wp:posOffset>
            </wp:positionV>
            <wp:extent cx="6073200" cy="3153600"/>
            <wp:effectExtent l="0" t="0" r="0" b="0"/>
            <wp:wrapSquare wrapText="bothSides"/>
            <wp:docPr id="2048181575" name="Imagem 6" descr="Uma imagem com texto, diagrama, Tipo de letra, fil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181575" name="Imagem 6" descr="Uma imagem com texto, diagrama, Tipo de letra, file&#10;&#10;Descrição gerada automaticamente"/>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6073200" cy="3153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934616F" w14:textId="2A904E04" w:rsidR="003B0EC5" w:rsidRPr="00A5379D" w:rsidRDefault="003B0EC5" w:rsidP="00A5379D">
      <w:pPr>
        <w:pStyle w:val="PargrafodaLista"/>
        <w:ind w:left="450"/>
        <w:rPr>
          <w:color w:val="000000"/>
        </w:rPr>
      </w:pPr>
    </w:p>
    <w:p w14:paraId="36F98D70" w14:textId="465C49E0" w:rsidR="004C6F9B" w:rsidRDefault="004C6F9B" w:rsidP="0046128E">
      <w:pPr>
        <w:pStyle w:val="Legenda"/>
      </w:pPr>
    </w:p>
    <w:p w14:paraId="31C961BA" w14:textId="1A441AD7" w:rsidR="00A5379D" w:rsidRDefault="00A5379D" w:rsidP="0046128E">
      <w:pPr>
        <w:pStyle w:val="Legenda"/>
      </w:pPr>
      <w:bookmarkStart w:id="233" w:name="_Toc139964978"/>
      <w:r>
        <w:t xml:space="preserve">Tabela </w:t>
      </w:r>
      <w:fldSimple w:instr=" SEQ Tabela \* ARABIC ">
        <w:r>
          <w:rPr>
            <w:noProof/>
          </w:rPr>
          <w:t>13</w:t>
        </w:r>
      </w:fldSimple>
      <w:r>
        <w:t xml:space="preserve"> - </w:t>
      </w:r>
      <w:r w:rsidRPr="00443E62">
        <w:t xml:space="preserve">MAPE Soma das Entradas com </w:t>
      </w:r>
      <w:proofErr w:type="spellStart"/>
      <w:r w:rsidRPr="00443E62">
        <w:t>Lag</w:t>
      </w:r>
      <w:proofErr w:type="spellEnd"/>
      <w:r w:rsidRPr="00443E62">
        <w:t>: 24 nos feriados e fins de semana</w:t>
      </w:r>
      <w:bookmarkEnd w:id="233"/>
    </w:p>
    <w:tbl>
      <w:tblPr>
        <w:tblpPr w:leftFromText="141" w:rightFromText="141" w:vertAnchor="text" w:horzAnchor="margin" w:tblpY="243"/>
        <w:tblW w:w="8904" w:type="dxa"/>
        <w:tblLook w:val="04A0" w:firstRow="1" w:lastRow="0" w:firstColumn="1" w:lastColumn="0" w:noHBand="0" w:noVBand="1"/>
      </w:tblPr>
      <w:tblGrid>
        <w:gridCol w:w="2227"/>
        <w:gridCol w:w="2225"/>
        <w:gridCol w:w="2226"/>
        <w:gridCol w:w="2226"/>
      </w:tblGrid>
      <w:tr w:rsidR="004C6F9B" w14:paraId="01EDF3BA" w14:textId="77777777" w:rsidTr="004C6F9B">
        <w:tc>
          <w:tcPr>
            <w:tcW w:w="2227" w:type="dxa"/>
            <w:tcBorders>
              <w:top w:val="single" w:sz="4" w:space="0" w:color="000000"/>
              <w:left w:val="single" w:sz="4" w:space="0" w:color="000000"/>
              <w:bottom w:val="single" w:sz="4" w:space="0" w:color="000000"/>
              <w:right w:val="single" w:sz="4" w:space="0" w:color="000000"/>
            </w:tcBorders>
            <w:vAlign w:val="center"/>
          </w:tcPr>
          <w:p w14:paraId="35476716" w14:textId="77777777" w:rsidR="004C6F9B" w:rsidRDefault="004C6F9B" w:rsidP="004C6F9B">
            <w:pPr>
              <w:jc w:val="center"/>
              <w:rPr>
                <w:szCs w:val="22"/>
                <w:lang w:eastAsia="en-US"/>
              </w:rPr>
            </w:pPr>
            <w:r>
              <w:rPr>
                <w:szCs w:val="22"/>
                <w:lang w:eastAsia="en-US"/>
              </w:rPr>
              <w:t>Prever à frente: 1h</w:t>
            </w:r>
          </w:p>
        </w:tc>
        <w:tc>
          <w:tcPr>
            <w:tcW w:w="2225" w:type="dxa"/>
            <w:tcBorders>
              <w:top w:val="single" w:sz="4" w:space="0" w:color="000000"/>
              <w:left w:val="single" w:sz="4" w:space="0" w:color="000000"/>
              <w:bottom w:val="single" w:sz="4" w:space="0" w:color="000000"/>
              <w:right w:val="single" w:sz="4" w:space="0" w:color="000000"/>
            </w:tcBorders>
            <w:vAlign w:val="center"/>
          </w:tcPr>
          <w:p w14:paraId="0F4A9541" w14:textId="77777777" w:rsidR="004C6F9B" w:rsidRDefault="004C6F9B" w:rsidP="004C6F9B">
            <w:pPr>
              <w:jc w:val="center"/>
              <w:rPr>
                <w:szCs w:val="22"/>
                <w:lang w:eastAsia="en-US"/>
              </w:rPr>
            </w:pPr>
            <w:r>
              <w:rPr>
                <w:szCs w:val="22"/>
                <w:lang w:eastAsia="en-US"/>
              </w:rPr>
              <w:t>Prever à frente: 2h</w:t>
            </w:r>
          </w:p>
        </w:tc>
        <w:tc>
          <w:tcPr>
            <w:tcW w:w="2226" w:type="dxa"/>
            <w:tcBorders>
              <w:top w:val="single" w:sz="4" w:space="0" w:color="000000"/>
              <w:left w:val="single" w:sz="4" w:space="0" w:color="000000"/>
              <w:bottom w:val="single" w:sz="4" w:space="0" w:color="000000"/>
              <w:right w:val="single" w:sz="4" w:space="0" w:color="000000"/>
            </w:tcBorders>
            <w:vAlign w:val="center"/>
          </w:tcPr>
          <w:p w14:paraId="3B4CA56C" w14:textId="77777777" w:rsidR="004C6F9B" w:rsidRDefault="004C6F9B" w:rsidP="004C6F9B">
            <w:pPr>
              <w:jc w:val="center"/>
              <w:rPr>
                <w:szCs w:val="22"/>
                <w:lang w:eastAsia="en-US"/>
              </w:rPr>
            </w:pPr>
            <w:r>
              <w:rPr>
                <w:szCs w:val="22"/>
                <w:lang w:eastAsia="en-US"/>
              </w:rPr>
              <w:t>Prever à frente: 4h</w:t>
            </w:r>
          </w:p>
        </w:tc>
        <w:tc>
          <w:tcPr>
            <w:tcW w:w="2226" w:type="dxa"/>
            <w:tcBorders>
              <w:top w:val="single" w:sz="4" w:space="0" w:color="000000"/>
              <w:left w:val="single" w:sz="4" w:space="0" w:color="000000"/>
              <w:bottom w:val="single" w:sz="4" w:space="0" w:color="000000"/>
              <w:right w:val="single" w:sz="4" w:space="0" w:color="000000"/>
            </w:tcBorders>
            <w:vAlign w:val="center"/>
          </w:tcPr>
          <w:p w14:paraId="0672ECAA" w14:textId="77777777" w:rsidR="004C6F9B" w:rsidRDefault="004C6F9B" w:rsidP="004C6F9B">
            <w:pPr>
              <w:jc w:val="center"/>
              <w:rPr>
                <w:szCs w:val="22"/>
                <w:lang w:eastAsia="en-US"/>
              </w:rPr>
            </w:pPr>
            <w:r>
              <w:rPr>
                <w:szCs w:val="22"/>
                <w:lang w:eastAsia="en-US"/>
              </w:rPr>
              <w:t>Prever à frente: 8h</w:t>
            </w:r>
          </w:p>
        </w:tc>
      </w:tr>
      <w:tr w:rsidR="004C6F9B" w14:paraId="770D64C1" w14:textId="77777777" w:rsidTr="004C6F9B">
        <w:tc>
          <w:tcPr>
            <w:tcW w:w="2227" w:type="dxa"/>
            <w:tcBorders>
              <w:top w:val="single" w:sz="4" w:space="0" w:color="000000"/>
              <w:left w:val="single" w:sz="4" w:space="0" w:color="000000"/>
              <w:bottom w:val="single" w:sz="4" w:space="0" w:color="000000"/>
              <w:right w:val="single" w:sz="4" w:space="0" w:color="000000"/>
            </w:tcBorders>
            <w:vAlign w:val="center"/>
          </w:tcPr>
          <w:p w14:paraId="20ABE25E" w14:textId="77777777" w:rsidR="004C6F9B" w:rsidRDefault="004C6F9B" w:rsidP="004C6F9B">
            <w:pPr>
              <w:jc w:val="center"/>
              <w:rPr>
                <w:szCs w:val="22"/>
                <w:lang w:eastAsia="en-US"/>
              </w:rPr>
            </w:pPr>
            <w:r>
              <w:rPr>
                <w:szCs w:val="22"/>
                <w:lang w:eastAsia="en-US"/>
              </w:rPr>
              <w:t>1.18</w:t>
            </w:r>
          </w:p>
        </w:tc>
        <w:tc>
          <w:tcPr>
            <w:tcW w:w="2225" w:type="dxa"/>
            <w:tcBorders>
              <w:top w:val="single" w:sz="4" w:space="0" w:color="000000"/>
              <w:left w:val="single" w:sz="4" w:space="0" w:color="000000"/>
              <w:bottom w:val="single" w:sz="4" w:space="0" w:color="000000"/>
              <w:right w:val="single" w:sz="4" w:space="0" w:color="000000"/>
            </w:tcBorders>
            <w:vAlign w:val="center"/>
          </w:tcPr>
          <w:p w14:paraId="7D17E1AD" w14:textId="77777777" w:rsidR="004C6F9B" w:rsidRDefault="004C6F9B" w:rsidP="004C6F9B">
            <w:pPr>
              <w:jc w:val="center"/>
              <w:rPr>
                <w:szCs w:val="22"/>
                <w:lang w:eastAsia="en-US"/>
              </w:rPr>
            </w:pPr>
            <w:r>
              <w:rPr>
                <w:szCs w:val="22"/>
                <w:lang w:eastAsia="en-US"/>
              </w:rPr>
              <w:t>1.74</w:t>
            </w:r>
          </w:p>
        </w:tc>
        <w:tc>
          <w:tcPr>
            <w:tcW w:w="2226" w:type="dxa"/>
            <w:tcBorders>
              <w:top w:val="single" w:sz="4" w:space="0" w:color="000000"/>
              <w:left w:val="single" w:sz="4" w:space="0" w:color="000000"/>
              <w:bottom w:val="single" w:sz="4" w:space="0" w:color="000000"/>
              <w:right w:val="single" w:sz="4" w:space="0" w:color="000000"/>
            </w:tcBorders>
            <w:vAlign w:val="center"/>
          </w:tcPr>
          <w:p w14:paraId="18399D2A" w14:textId="77777777" w:rsidR="004C6F9B" w:rsidRDefault="004C6F9B" w:rsidP="004C6F9B">
            <w:pPr>
              <w:jc w:val="center"/>
              <w:rPr>
                <w:szCs w:val="22"/>
                <w:lang w:eastAsia="en-US"/>
              </w:rPr>
            </w:pPr>
            <w:r>
              <w:rPr>
                <w:szCs w:val="22"/>
                <w:lang w:eastAsia="en-US"/>
              </w:rPr>
              <w:t>1.91</w:t>
            </w:r>
          </w:p>
        </w:tc>
        <w:tc>
          <w:tcPr>
            <w:tcW w:w="2226" w:type="dxa"/>
            <w:tcBorders>
              <w:top w:val="single" w:sz="4" w:space="0" w:color="000000"/>
              <w:left w:val="single" w:sz="4" w:space="0" w:color="000000"/>
              <w:bottom w:val="single" w:sz="4" w:space="0" w:color="000000"/>
              <w:right w:val="single" w:sz="4" w:space="0" w:color="000000"/>
            </w:tcBorders>
            <w:vAlign w:val="center"/>
          </w:tcPr>
          <w:p w14:paraId="754F1CB6" w14:textId="77777777" w:rsidR="004C6F9B" w:rsidRDefault="004C6F9B" w:rsidP="004C6F9B">
            <w:pPr>
              <w:jc w:val="center"/>
              <w:rPr>
                <w:szCs w:val="22"/>
                <w:lang w:eastAsia="en-US"/>
              </w:rPr>
            </w:pPr>
            <w:r>
              <w:rPr>
                <w:szCs w:val="22"/>
                <w:lang w:eastAsia="en-US"/>
              </w:rPr>
              <w:t>2.26</w:t>
            </w:r>
          </w:p>
        </w:tc>
      </w:tr>
    </w:tbl>
    <w:p w14:paraId="21389EA1" w14:textId="4C556A27" w:rsidR="00341818" w:rsidRDefault="00341818">
      <w:pPr>
        <w:rPr>
          <w:color w:val="000000"/>
        </w:rPr>
      </w:pPr>
    </w:p>
    <w:p w14:paraId="346E79DA" w14:textId="794E4E33" w:rsidR="00341818" w:rsidRDefault="00341818">
      <w:pPr>
        <w:rPr>
          <w:color w:val="000000"/>
        </w:rPr>
      </w:pPr>
    </w:p>
    <w:p w14:paraId="39066F61" w14:textId="2F240A32" w:rsidR="00341818" w:rsidRDefault="00341818">
      <w:pPr>
        <w:rPr>
          <w:color w:val="000000"/>
        </w:rPr>
      </w:pPr>
    </w:p>
    <w:p w14:paraId="209BEDF4" w14:textId="77777777" w:rsidR="007B434C" w:rsidRDefault="007B434C">
      <w:pPr>
        <w:rPr>
          <w:color w:val="000000"/>
        </w:rPr>
      </w:pPr>
    </w:p>
    <w:p w14:paraId="240E88EB" w14:textId="1E55BD31" w:rsidR="00C243DC" w:rsidRDefault="00AF7DB6">
      <w:r>
        <w:lastRenderedPageBreak/>
        <w:t xml:space="preserve">É possível observar que o </w:t>
      </w:r>
      <w:r w:rsidR="004C6F9B">
        <w:rPr>
          <w:i/>
          <w:iCs/>
        </w:rPr>
        <w:t>MAPE</w:t>
      </w:r>
      <w:r>
        <w:t xml:space="preserve"> mostra resultados baixos na tabela para os testes realizados durante os feriados e fins-de-semana, no entanto o modelo encontra desafios em acompanhar a amostra teste à medida que </w:t>
      </w:r>
      <w:r w:rsidR="004C6F9B">
        <w:t xml:space="preserve">o </w:t>
      </w:r>
      <w:r w:rsidR="004C6F9B" w:rsidRPr="004C6F9B">
        <w:rPr>
          <w:i/>
          <w:iCs/>
        </w:rPr>
        <w:t>gap</w:t>
      </w:r>
      <w:r>
        <w:t xml:space="preserve"> aumenta, como demonstra os gráficos.</w:t>
      </w:r>
    </w:p>
    <w:p w14:paraId="0F906ECA" w14:textId="77777777" w:rsidR="00C243DC" w:rsidRDefault="00C243DC"/>
    <w:p w14:paraId="6663DD30" w14:textId="6060FA93" w:rsidR="002862B0" w:rsidRDefault="002862B0" w:rsidP="002862B0">
      <w:pPr>
        <w:pStyle w:val="Ttulo2"/>
        <w:numPr>
          <w:ilvl w:val="1"/>
          <w:numId w:val="17"/>
        </w:numPr>
      </w:pPr>
      <w:bookmarkStart w:id="234" w:name="_Toc139963595"/>
      <w:bookmarkStart w:id="235" w:name="_Toc138324060"/>
      <w:r>
        <w:t>Limitações do Modelo</w:t>
      </w:r>
      <w:bookmarkEnd w:id="234"/>
    </w:p>
    <w:p w14:paraId="7606B43A" w14:textId="69EBB635" w:rsidR="002862B0" w:rsidRDefault="00C30490" w:rsidP="002862B0">
      <w:r w:rsidRPr="00C30490">
        <w:t>O modelo atual não leva em conta informações contextuais como feriados e fins de semana, o que afeta a precisão das previsões de tráfego. Uma abordagem seria adicionar variáveis binárias que indicam se um dia é feriado ou fim de semana</w:t>
      </w:r>
      <w:r>
        <w:t xml:space="preserve">, através de </w:t>
      </w:r>
      <w:proofErr w:type="spellStart"/>
      <w:r w:rsidRPr="00C30490">
        <w:rPr>
          <w:i/>
          <w:iCs/>
        </w:rPr>
        <w:t>feature</w:t>
      </w:r>
      <w:proofErr w:type="spellEnd"/>
      <w:r w:rsidRPr="00C30490">
        <w:rPr>
          <w:i/>
          <w:iCs/>
        </w:rPr>
        <w:t xml:space="preserve"> </w:t>
      </w:r>
      <w:proofErr w:type="spellStart"/>
      <w:r w:rsidRPr="00C30490">
        <w:rPr>
          <w:i/>
          <w:iCs/>
        </w:rPr>
        <w:t>engineering</w:t>
      </w:r>
      <w:proofErr w:type="spellEnd"/>
      <w:r>
        <w:t>.</w:t>
      </w:r>
      <w:r w:rsidRPr="00C30490">
        <w:t xml:space="preserve"> Além disso, a representação temporal gerada pelas camadas GRU pode não ser suficientemente para capturar padrões complexos e de longo prazo. Modelos mais avançados, como redes neurais </w:t>
      </w:r>
      <w:proofErr w:type="spellStart"/>
      <w:r w:rsidR="00607FAF" w:rsidRPr="00607FAF">
        <w:t>convolucionais</w:t>
      </w:r>
      <w:proofErr w:type="spellEnd"/>
      <w:r w:rsidR="00607FAF">
        <w:t xml:space="preserve"> de</w:t>
      </w:r>
      <w:r w:rsidRPr="00C30490">
        <w:t xml:space="preserve">1D, podem ser considerados para melhorar a captura de informações temporais. A combinação dessas abordagens pode levar a previsões de tráfego mais precisas, considerando os fatores contextuais </w:t>
      </w:r>
      <w:r w:rsidR="00607FAF">
        <w:t xml:space="preserve">que sejam </w:t>
      </w:r>
      <w:r w:rsidRPr="00C30490">
        <w:t>relevantes.</w:t>
      </w:r>
    </w:p>
    <w:p w14:paraId="13325DF1" w14:textId="77777777" w:rsidR="002862B0" w:rsidRDefault="002862B0" w:rsidP="002862B0"/>
    <w:p w14:paraId="61CCB024" w14:textId="77777777" w:rsidR="002862B0" w:rsidRDefault="002862B0" w:rsidP="002862B0"/>
    <w:p w14:paraId="5FAA6805" w14:textId="77777777" w:rsidR="002862B0" w:rsidRDefault="002862B0" w:rsidP="002862B0"/>
    <w:p w14:paraId="7C5C8247" w14:textId="77777777" w:rsidR="002862B0" w:rsidRDefault="002862B0" w:rsidP="002862B0"/>
    <w:p w14:paraId="65467DFC" w14:textId="77777777" w:rsidR="002862B0" w:rsidRDefault="002862B0" w:rsidP="002862B0"/>
    <w:p w14:paraId="51C131E3" w14:textId="77777777" w:rsidR="002862B0" w:rsidRDefault="002862B0" w:rsidP="002862B0"/>
    <w:p w14:paraId="5034C96A" w14:textId="77777777" w:rsidR="002862B0" w:rsidRDefault="002862B0" w:rsidP="002862B0"/>
    <w:p w14:paraId="212106D1" w14:textId="77777777" w:rsidR="002862B0" w:rsidRDefault="002862B0" w:rsidP="002862B0"/>
    <w:p w14:paraId="6408277F" w14:textId="77777777" w:rsidR="002862B0" w:rsidRDefault="002862B0" w:rsidP="002862B0"/>
    <w:p w14:paraId="5EA5A7B5" w14:textId="77777777" w:rsidR="002862B0" w:rsidRDefault="002862B0" w:rsidP="002862B0"/>
    <w:p w14:paraId="1FDA0BC9" w14:textId="77777777" w:rsidR="002862B0" w:rsidRDefault="002862B0" w:rsidP="002862B0"/>
    <w:p w14:paraId="08FA667B" w14:textId="77777777" w:rsidR="002862B0" w:rsidRDefault="002862B0" w:rsidP="002862B0"/>
    <w:p w14:paraId="1919DDC6" w14:textId="77777777" w:rsidR="002862B0" w:rsidRDefault="002862B0" w:rsidP="002862B0"/>
    <w:p w14:paraId="78008230" w14:textId="77777777" w:rsidR="002862B0" w:rsidRDefault="002862B0" w:rsidP="002862B0"/>
    <w:p w14:paraId="373FAE97" w14:textId="2561E426" w:rsidR="00C36F75" w:rsidRDefault="00F51D7F" w:rsidP="00C36F75">
      <w:pPr>
        <w:pStyle w:val="Ttulo1"/>
        <w:numPr>
          <w:ilvl w:val="0"/>
          <w:numId w:val="6"/>
        </w:numPr>
        <w:rPr>
          <w:color w:val="000000"/>
        </w:rPr>
      </w:pPr>
      <w:r>
        <w:rPr>
          <w:color w:val="000000"/>
        </w:rPr>
        <w:lastRenderedPageBreak/>
        <w:t>Conclusões e Trabalho Futuro</w:t>
      </w:r>
    </w:p>
    <w:p w14:paraId="6EA18BED" w14:textId="7BF710E3" w:rsidR="00BA1769" w:rsidRDefault="00BA1769" w:rsidP="00BA1769">
      <w:r>
        <w:t>Neste capítulo são apontadas as conclusões acerca do trabalho e sugestões futuras para melhorar o trabalho.</w:t>
      </w:r>
    </w:p>
    <w:p w14:paraId="0394C06F" w14:textId="4E25FFC0" w:rsidR="00BA1769" w:rsidRPr="00BA1769" w:rsidRDefault="00BA1769" w:rsidP="00BA1769">
      <w:pPr>
        <w:pStyle w:val="Ttulo2"/>
        <w:numPr>
          <w:ilvl w:val="1"/>
          <w:numId w:val="6"/>
        </w:numPr>
      </w:pPr>
      <w:r>
        <w:t>Conclusões</w:t>
      </w:r>
    </w:p>
    <w:p w14:paraId="73E4FF4E" w14:textId="671A2ED0" w:rsidR="00C36F75" w:rsidRDefault="00C36F75" w:rsidP="00F51D7F">
      <w:pPr>
        <w:ind w:firstLine="450"/>
      </w:pPr>
      <w:r w:rsidRPr="00C36F75">
        <w:t xml:space="preserve">Examinámos a previsão de carga de tráfego </w:t>
      </w:r>
      <w:r>
        <w:t>através de dados móveis,</w:t>
      </w:r>
      <w:r w:rsidRPr="00C36F75">
        <w:t xml:space="preserve"> baseada em RNN,</w:t>
      </w:r>
      <w:r>
        <w:t xml:space="preserve"> em particular o </w:t>
      </w:r>
      <w:r w:rsidRPr="00C36F75">
        <w:rPr>
          <w:i/>
          <w:iCs/>
        </w:rPr>
        <w:t>GRU</w:t>
      </w:r>
      <w:r w:rsidR="00F51D7F">
        <w:rPr>
          <w:i/>
          <w:iCs/>
        </w:rPr>
        <w:t>,</w:t>
      </w:r>
      <w:r w:rsidRPr="00C36F75">
        <w:t xml:space="preserve"> na qual </w:t>
      </w:r>
      <w:r>
        <w:t>foi</w:t>
      </w:r>
      <w:r w:rsidRPr="00C36F75">
        <w:t xml:space="preserve"> estimad</w:t>
      </w:r>
      <w:r>
        <w:t>o</w:t>
      </w:r>
      <w:r w:rsidRPr="00C36F75">
        <w:t xml:space="preserve"> a quantidade de carga de tráfego móvel com </w:t>
      </w:r>
      <w:r>
        <w:t>1h</w:t>
      </w:r>
      <w:r w:rsidRPr="00C36F75">
        <w:t xml:space="preserve"> </w:t>
      </w:r>
      <w:r>
        <w:t>de frequência</w:t>
      </w:r>
      <w:r w:rsidRPr="00C36F75">
        <w:t>. O desempenho dos esquemas de previsão de carga de tráfego foi verificado utilizando os dados realistas recolhidos</w:t>
      </w:r>
      <w:r w:rsidR="00F51D7F">
        <w:t xml:space="preserve"> pelo </w:t>
      </w:r>
      <w:proofErr w:type="spellStart"/>
      <w:r w:rsidR="00F51D7F">
        <w:t>LxDataLab</w:t>
      </w:r>
      <w:proofErr w:type="spellEnd"/>
      <w:r w:rsidRPr="00C36F75">
        <w:t xml:space="preserve">, durante </w:t>
      </w:r>
      <w:r w:rsidR="00F51D7F">
        <w:t>setembro</w:t>
      </w:r>
      <w:r w:rsidRPr="00C36F75">
        <w:t xml:space="preserve"> de 202</w:t>
      </w:r>
      <w:r w:rsidR="00F51D7F">
        <w:t>1</w:t>
      </w:r>
      <w:r w:rsidRPr="00C36F75">
        <w:t xml:space="preserve"> e </w:t>
      </w:r>
      <w:r w:rsidR="00F51D7F">
        <w:t>dezembro</w:t>
      </w:r>
      <w:r w:rsidRPr="00C36F75">
        <w:t xml:space="preserve"> de 202</w:t>
      </w:r>
      <w:r w:rsidR="00F51D7F">
        <w:t>2</w:t>
      </w:r>
      <w:r w:rsidRPr="00C36F75">
        <w:t xml:space="preserve">. </w:t>
      </w:r>
      <w:r w:rsidR="00F51D7F">
        <w:t>Em relação à</w:t>
      </w:r>
      <w:r w:rsidRPr="00C36F75">
        <w:t xml:space="preserve"> avaliação do desempenho, confirmamos que a carga de tráfego móvel pode ser prevista com </w:t>
      </w:r>
      <w:r w:rsidR="00F51D7F">
        <w:t>alguma</w:t>
      </w:r>
      <w:r w:rsidRPr="00C36F75">
        <w:t xml:space="preserve"> precisão utilizando </w:t>
      </w:r>
      <w:r w:rsidR="00F51D7F">
        <w:t>o modelo GRU</w:t>
      </w:r>
      <w:r w:rsidR="00BA1769">
        <w:t>. Esta conclusão é sustentada pelos erros percentuais que são relativamente baixos, tanto para cada um dos 11 eixos como para a soma de todos, bem como o facto do desvio padrão da variável também ser baixo o que tende a ir para média.</w:t>
      </w:r>
    </w:p>
    <w:p w14:paraId="1EDB8B31" w14:textId="5FFCA258" w:rsidR="00BA1769" w:rsidRDefault="00BA1769" w:rsidP="00BA1769">
      <w:pPr>
        <w:pStyle w:val="Ttulo2"/>
        <w:numPr>
          <w:ilvl w:val="1"/>
          <w:numId w:val="6"/>
        </w:numPr>
      </w:pPr>
      <w:r>
        <w:t xml:space="preserve"> Trabalho Futuro</w:t>
      </w:r>
    </w:p>
    <w:p w14:paraId="1084A705" w14:textId="284BF5B8" w:rsidR="00BA1769" w:rsidRDefault="00BA1769" w:rsidP="00BA1769">
      <w:r>
        <w:t>Como trabalho futuro, são apresentadas aqui, as seguintes sugestões para melhoria do trabalho:</w:t>
      </w:r>
    </w:p>
    <w:p w14:paraId="7996B8EF" w14:textId="227517E1" w:rsidR="00BA1769" w:rsidRDefault="00875A5D" w:rsidP="00F129FF">
      <w:pPr>
        <w:pStyle w:val="PargrafodaLista"/>
        <w:numPr>
          <w:ilvl w:val="0"/>
          <w:numId w:val="20"/>
        </w:numPr>
      </w:pPr>
      <w:r>
        <w:t>Incorporar modelo para diferenciar dias de trabalho</w:t>
      </w:r>
    </w:p>
    <w:p w14:paraId="5F1FD2B3" w14:textId="04B47F24" w:rsidR="00875A5D" w:rsidRDefault="00875A5D" w:rsidP="00875A5D">
      <w:pPr>
        <w:pStyle w:val="PargrafodaLista"/>
        <w:numPr>
          <w:ilvl w:val="0"/>
          <w:numId w:val="20"/>
        </w:numPr>
      </w:pPr>
      <w:r>
        <w:t xml:space="preserve">Incorporar um novo modelo para diferenciar </w:t>
      </w:r>
      <w:r>
        <w:t>feriados e fins de semana</w:t>
      </w:r>
    </w:p>
    <w:p w14:paraId="0AB95BB9" w14:textId="495919B8" w:rsidR="00875A5D" w:rsidRDefault="00875A5D" w:rsidP="00BA1769">
      <w:pPr>
        <w:pStyle w:val="PargrafodaLista"/>
        <w:numPr>
          <w:ilvl w:val="0"/>
          <w:numId w:val="20"/>
        </w:numPr>
      </w:pPr>
      <w:r>
        <w:t xml:space="preserve">Explorar outros modelos como LSTM e </w:t>
      </w:r>
      <w:proofErr w:type="spellStart"/>
      <w:r>
        <w:t>SAEs</w:t>
      </w:r>
      <w:proofErr w:type="spellEnd"/>
    </w:p>
    <w:p w14:paraId="7D8D10A6" w14:textId="67142662" w:rsidR="00875A5D" w:rsidRDefault="00BA2663" w:rsidP="00BA1769">
      <w:pPr>
        <w:pStyle w:val="PargrafodaLista"/>
        <w:numPr>
          <w:ilvl w:val="0"/>
          <w:numId w:val="20"/>
        </w:numPr>
      </w:pPr>
      <w:r>
        <w:t>Explorar modelos para dados com frequências de 5, 15, 30 min</w:t>
      </w:r>
    </w:p>
    <w:p w14:paraId="3331F6F3" w14:textId="77777777" w:rsidR="00BA1769" w:rsidRDefault="00BA1769" w:rsidP="00F51D7F">
      <w:pPr>
        <w:ind w:firstLine="450"/>
      </w:pPr>
    </w:p>
    <w:p w14:paraId="55F4A1EE" w14:textId="77777777" w:rsidR="00BA1769" w:rsidRDefault="00BA1769" w:rsidP="00BA1769"/>
    <w:p w14:paraId="21193984" w14:textId="731EAD2A" w:rsidR="00BA1769" w:rsidRPr="00C36F75" w:rsidRDefault="00BA1769" w:rsidP="00BA1769"/>
    <w:p w14:paraId="03A06CAE" w14:textId="77777777" w:rsidR="002862B0" w:rsidRDefault="002862B0" w:rsidP="002862B0"/>
    <w:p w14:paraId="72CD20A0" w14:textId="77777777" w:rsidR="00C36F75" w:rsidRDefault="00C36F75" w:rsidP="002862B0"/>
    <w:p w14:paraId="6607F4A5" w14:textId="77777777" w:rsidR="00C36F75" w:rsidRDefault="00C36F75" w:rsidP="002862B0"/>
    <w:p w14:paraId="13815FC5" w14:textId="77777777" w:rsidR="00C36F75" w:rsidRDefault="00C36F75" w:rsidP="002862B0"/>
    <w:p w14:paraId="74B10B39" w14:textId="77777777" w:rsidR="00C36F75" w:rsidRDefault="00C36F75" w:rsidP="002862B0"/>
    <w:p w14:paraId="2BD0B64A" w14:textId="77777777" w:rsidR="00C36F75" w:rsidRDefault="00C36F75" w:rsidP="002862B0"/>
    <w:p w14:paraId="45AF5849" w14:textId="77777777" w:rsidR="00C36F75" w:rsidRDefault="00C36F75" w:rsidP="002862B0"/>
    <w:p w14:paraId="4FDA63FA" w14:textId="77777777" w:rsidR="00C36F75" w:rsidRDefault="00C36F75" w:rsidP="002862B0"/>
    <w:p w14:paraId="3F156D7B" w14:textId="77777777" w:rsidR="00C36F75" w:rsidRDefault="00C36F75" w:rsidP="002862B0"/>
    <w:p w14:paraId="458DEDF5" w14:textId="77777777" w:rsidR="00C36F75" w:rsidRDefault="00C36F75" w:rsidP="002862B0"/>
    <w:p w14:paraId="0DCBA298" w14:textId="77777777" w:rsidR="00C36F75" w:rsidRDefault="00C36F75" w:rsidP="002862B0"/>
    <w:p w14:paraId="45947779" w14:textId="77777777" w:rsidR="00C36F75" w:rsidRDefault="00C36F75" w:rsidP="002862B0"/>
    <w:p w14:paraId="14E7441D" w14:textId="77777777" w:rsidR="00C36F75" w:rsidRDefault="00C36F75" w:rsidP="002862B0"/>
    <w:p w14:paraId="5A5C09EF" w14:textId="77777777" w:rsidR="00C36F75" w:rsidRDefault="00C36F75" w:rsidP="002862B0"/>
    <w:p w14:paraId="529BCB8C" w14:textId="77777777" w:rsidR="00C36F75" w:rsidRDefault="00C36F75" w:rsidP="002862B0"/>
    <w:p w14:paraId="53DB7786" w14:textId="77777777" w:rsidR="00C36F75" w:rsidRDefault="00C36F75" w:rsidP="002862B0"/>
    <w:p w14:paraId="01E9D5BB" w14:textId="77777777" w:rsidR="00C36F75" w:rsidRDefault="00C36F75" w:rsidP="002862B0"/>
    <w:p w14:paraId="1402EB21" w14:textId="77777777" w:rsidR="00C36F75" w:rsidRDefault="00C36F75" w:rsidP="002862B0"/>
    <w:p w14:paraId="441C3267" w14:textId="77777777" w:rsidR="00C36F75" w:rsidRDefault="00C36F75" w:rsidP="002862B0"/>
    <w:p w14:paraId="1483206F" w14:textId="77777777" w:rsidR="002862B0" w:rsidRDefault="002862B0" w:rsidP="002862B0"/>
    <w:p w14:paraId="1AA65865" w14:textId="77777777" w:rsidR="002862B0" w:rsidRDefault="002862B0" w:rsidP="002862B0"/>
    <w:p w14:paraId="7BE59E00" w14:textId="77777777" w:rsidR="002862B0" w:rsidRPr="002862B0" w:rsidRDefault="002862B0" w:rsidP="002862B0"/>
    <w:p w14:paraId="4ADC6A81" w14:textId="77777777" w:rsidR="007B434C" w:rsidRDefault="00AF7DB6">
      <w:pPr>
        <w:pStyle w:val="Ttulo1"/>
        <w:numPr>
          <w:ilvl w:val="0"/>
          <w:numId w:val="0"/>
        </w:numPr>
        <w:ind w:left="284" w:hanging="284"/>
        <w:rPr>
          <w:color w:val="000000"/>
        </w:rPr>
      </w:pPr>
      <w:bookmarkStart w:id="236" w:name="_Toc139963596"/>
      <w:r>
        <w:rPr>
          <w:color w:val="000000"/>
        </w:rPr>
        <w:t>Referências</w:t>
      </w:r>
      <w:r>
        <w:fldChar w:fldCharType="begin"/>
      </w:r>
      <w:r>
        <w:instrText>CITATION Cor21 \l 2070</w:instrText>
      </w:r>
      <w:r>
        <w:fldChar w:fldCharType="separate"/>
      </w:r>
      <w:r>
        <w:t xml:space="preserve"> [3]</w:t>
      </w:r>
      <w:bookmarkEnd w:id="236"/>
      <w:r>
        <w:fldChar w:fldCharType="end"/>
      </w:r>
      <w:bookmarkStart w:id="237" w:name="_Toc477106245"/>
      <w:bookmarkStart w:id="238" w:name="_Toc476831720"/>
      <w:bookmarkEnd w:id="235"/>
      <w:bookmarkEnd w:id="237"/>
      <w:bookmarkEnd w:id="238"/>
    </w:p>
    <w:tbl>
      <w:tblPr>
        <w:tblW w:w="5000" w:type="pct"/>
        <w:tblCellMar>
          <w:top w:w="15" w:type="dxa"/>
          <w:left w:w="15" w:type="dxa"/>
          <w:bottom w:w="15" w:type="dxa"/>
          <w:right w:w="15" w:type="dxa"/>
        </w:tblCellMar>
        <w:tblLook w:val="04A0" w:firstRow="1" w:lastRow="0" w:firstColumn="1" w:lastColumn="0" w:noHBand="0" w:noVBand="1"/>
      </w:tblPr>
      <w:tblGrid>
        <w:gridCol w:w="8534"/>
      </w:tblGrid>
      <w:tr w:rsidR="007B434C" w14:paraId="57A99635" w14:textId="77777777">
        <w:tc>
          <w:tcPr>
            <w:tcW w:w="470" w:type="dxa"/>
          </w:tcPr>
          <w:p w14:paraId="5AF753C4" w14:textId="77777777" w:rsidR="00272DBD" w:rsidRDefault="00AF7DB6" w:rsidP="00272DBD">
            <w:pPr>
              <w:pStyle w:val="Bibliografia"/>
              <w:numPr>
                <w:ilvl w:val="0"/>
                <w:numId w:val="15"/>
              </w:numPr>
              <w:rPr>
                <w:noProof/>
              </w:rPr>
            </w:pPr>
            <w:r>
              <w:fldChar w:fldCharType="begin"/>
            </w:r>
            <w:r>
              <w:rPr>
                <w:sz w:val="20"/>
                <w:szCs w:val="20"/>
              </w:rPr>
              <w:instrText>BIBLIOGRAPHY</w:instrText>
            </w:r>
            <w:r>
              <w:rPr>
                <w:sz w:val="20"/>
                <w:szCs w:val="20"/>
              </w:rPr>
              <w:fldChar w:fldCharType="separate"/>
            </w:r>
            <w:r w:rsidR="00272DBD">
              <w:rPr>
                <w:noProof/>
              </w:rPr>
              <w:t>"xiaochus", L. (s.d.). https://github.com/xiaochus/TrafficFlowPrediction.</w:t>
            </w:r>
          </w:p>
          <w:p w14:paraId="5D556EE0" w14:textId="77777777" w:rsidR="00272DBD" w:rsidRDefault="00272DBD" w:rsidP="00272DBD">
            <w:pPr>
              <w:pStyle w:val="Bibliografia"/>
              <w:numPr>
                <w:ilvl w:val="0"/>
                <w:numId w:val="15"/>
              </w:numPr>
              <w:rPr>
                <w:noProof/>
              </w:rPr>
            </w:pPr>
            <w:r>
              <w:rPr>
                <w:noProof/>
              </w:rPr>
              <w:t xml:space="preserve">Astonzhang. (s.d.). </w:t>
            </w:r>
            <w:r>
              <w:rPr>
                <w:i/>
                <w:iCs/>
                <w:noProof/>
              </w:rPr>
              <w:t>10.2. Gated Recurrent Units (GRU).</w:t>
            </w:r>
            <w:r>
              <w:rPr>
                <w:noProof/>
              </w:rPr>
              <w:t xml:space="preserve"> Obtido de d2l.ai: https://d2l.ai/chapter_recurrent-modern/gru.html#gated-recurrent-units-gru</w:t>
            </w:r>
          </w:p>
          <w:p w14:paraId="318B7E10" w14:textId="77777777" w:rsidR="00272DBD" w:rsidRDefault="00272DBD" w:rsidP="00272DBD">
            <w:pPr>
              <w:pStyle w:val="Bibliografia"/>
              <w:numPr>
                <w:ilvl w:val="0"/>
                <w:numId w:val="15"/>
              </w:numPr>
              <w:rPr>
                <w:noProof/>
              </w:rPr>
            </w:pPr>
            <w:r>
              <w:rPr>
                <w:noProof/>
              </w:rPr>
              <w:t xml:space="preserve">Cho, K. (11 de Dezembro de 2014). </w:t>
            </w:r>
            <w:r>
              <w:rPr>
                <w:i/>
                <w:iCs/>
                <w:noProof/>
              </w:rPr>
              <w:t>Empirical Evaluation of Gated Recurrent Neural Networks on Sequence Modeling</w:t>
            </w:r>
            <w:r>
              <w:rPr>
                <w:noProof/>
              </w:rPr>
              <w:t>.</w:t>
            </w:r>
          </w:p>
          <w:p w14:paraId="4F6FFADC" w14:textId="77777777" w:rsidR="00272DBD" w:rsidRDefault="00272DBD" w:rsidP="00272DBD">
            <w:pPr>
              <w:pStyle w:val="Bibliografia"/>
              <w:numPr>
                <w:ilvl w:val="0"/>
                <w:numId w:val="15"/>
              </w:numPr>
              <w:rPr>
                <w:noProof/>
              </w:rPr>
            </w:pPr>
            <w:r>
              <w:rPr>
                <w:noProof/>
              </w:rPr>
              <w:t>Eddy Sanchezdela Cruz, B. M. (7 de Fevereiro de 2023). Urban Traffic Flow Identification by Comparing Machine Learning Algorithms. p. 7.</w:t>
            </w:r>
          </w:p>
          <w:p w14:paraId="15F7BBF7" w14:textId="77777777" w:rsidR="00272DBD" w:rsidRDefault="00272DBD" w:rsidP="00272DBD">
            <w:pPr>
              <w:pStyle w:val="Bibliografia"/>
              <w:numPr>
                <w:ilvl w:val="0"/>
                <w:numId w:val="15"/>
              </w:numPr>
              <w:rPr>
                <w:noProof/>
              </w:rPr>
            </w:pPr>
            <w:r>
              <w:rPr>
                <w:noProof/>
              </w:rPr>
              <w:t xml:space="preserve">Fazel Haq Ahmadzai, W. L. (28 de Maio de 2022). A mobile traffic load </w:t>
            </w:r>
            <w:r>
              <w:rPr>
                <w:noProof/>
              </w:rPr>
              <w:lastRenderedPageBreak/>
              <w:t>prediction based on recurrent neural network: A case of telecommunication in Afghanistan.</w:t>
            </w:r>
          </w:p>
          <w:p w14:paraId="5BF2B7BD" w14:textId="77777777" w:rsidR="00272DBD" w:rsidRDefault="00272DBD" w:rsidP="00272DBD">
            <w:pPr>
              <w:pStyle w:val="Bibliografia"/>
              <w:numPr>
                <w:ilvl w:val="0"/>
                <w:numId w:val="15"/>
              </w:numPr>
              <w:rPr>
                <w:noProof/>
              </w:rPr>
            </w:pPr>
            <w:r>
              <w:rPr>
                <w:noProof/>
              </w:rPr>
              <w:t>gates, I. G. (s.d.). Obtido de https://www.youtube.com/watch?v=8HyCNIVRbSU&amp;ab_channel=TheA.I.Hacker-MichaelPhi</w:t>
            </w:r>
          </w:p>
          <w:p w14:paraId="097FB2AB" w14:textId="77777777" w:rsidR="00272DBD" w:rsidRDefault="00272DBD" w:rsidP="00272DBD">
            <w:pPr>
              <w:pStyle w:val="Bibliografia"/>
              <w:numPr>
                <w:ilvl w:val="0"/>
                <w:numId w:val="15"/>
              </w:numPr>
              <w:rPr>
                <w:noProof/>
              </w:rPr>
            </w:pPr>
            <w:r>
              <w:rPr>
                <w:noProof/>
              </w:rPr>
              <w:t>GRU, I. d. (s.d.). Obtido de https://dennybritz.com/posts/wildml/recurrent-neural-networks-tutorial-part-4/</w:t>
            </w:r>
          </w:p>
          <w:p w14:paraId="02F5F7E8" w14:textId="77777777" w:rsidR="00272DBD" w:rsidRDefault="00272DBD" w:rsidP="00272DBD">
            <w:pPr>
              <w:pStyle w:val="Bibliografia"/>
              <w:numPr>
                <w:ilvl w:val="0"/>
                <w:numId w:val="15"/>
              </w:numPr>
              <w:rPr>
                <w:noProof/>
              </w:rPr>
            </w:pPr>
            <w:r>
              <w:rPr>
                <w:noProof/>
              </w:rPr>
              <w:t xml:space="preserve">IPMA. (s.d.). </w:t>
            </w:r>
            <w:r>
              <w:rPr>
                <w:i/>
                <w:iCs/>
                <w:noProof/>
              </w:rPr>
              <w:t>meteorologia/previsao.</w:t>
            </w:r>
            <w:r>
              <w:rPr>
                <w:noProof/>
              </w:rPr>
              <w:t xml:space="preserve"> Obtido de ipma: https://www.ipma.pt/pt/educativa/faq/meteorologia/previsao/faqdetail.html?f=/pt/educativa/faq/meteorologia/previsao/faq_0033.html</w:t>
            </w:r>
          </w:p>
          <w:p w14:paraId="31343215" w14:textId="77777777" w:rsidR="00272DBD" w:rsidRDefault="00272DBD" w:rsidP="00272DBD">
            <w:pPr>
              <w:pStyle w:val="Bibliografia"/>
              <w:numPr>
                <w:ilvl w:val="0"/>
                <w:numId w:val="15"/>
              </w:numPr>
              <w:rPr>
                <w:noProof/>
              </w:rPr>
            </w:pPr>
            <w:r>
              <w:rPr>
                <w:noProof/>
              </w:rPr>
              <w:t>Juan Martín, E. J. (17 de Outubro de 2019). Traffic Monitoring via Mobile Device Location.</w:t>
            </w:r>
          </w:p>
          <w:p w14:paraId="3A722F51" w14:textId="77777777" w:rsidR="00272DBD" w:rsidRDefault="00272DBD" w:rsidP="00272DBD">
            <w:pPr>
              <w:pStyle w:val="Bibliografia"/>
              <w:numPr>
                <w:ilvl w:val="0"/>
                <w:numId w:val="15"/>
              </w:numPr>
              <w:rPr>
                <w:noProof/>
              </w:rPr>
            </w:pPr>
            <w:r>
              <w:rPr>
                <w:noProof/>
              </w:rPr>
              <w:t xml:space="preserve">lxdatalab. (s.d.). </w:t>
            </w:r>
            <w:r>
              <w:rPr>
                <w:i/>
                <w:iCs/>
                <w:noProof/>
              </w:rPr>
              <w:t>desafio-73-lxdatalab</w:t>
            </w:r>
            <w:r>
              <w:rPr>
                <w:noProof/>
              </w:rPr>
              <w:t>. Obtido de dados.cm-lisboa.pt: https://dados.cm-lisboa.pt/dataset/desafio-73-lxdatalab</w:t>
            </w:r>
          </w:p>
          <w:p w14:paraId="498DFF2E" w14:textId="77777777" w:rsidR="00272DBD" w:rsidRDefault="00272DBD" w:rsidP="00272DBD">
            <w:pPr>
              <w:pStyle w:val="Bibliografia"/>
              <w:numPr>
                <w:ilvl w:val="0"/>
                <w:numId w:val="15"/>
              </w:numPr>
              <w:rPr>
                <w:noProof/>
              </w:rPr>
            </w:pPr>
            <w:r>
              <w:rPr>
                <w:noProof/>
              </w:rPr>
              <w:t xml:space="preserve">LxDataLab. (s.d.). </w:t>
            </w:r>
            <w:r>
              <w:rPr>
                <w:i/>
                <w:iCs/>
                <w:noProof/>
              </w:rPr>
              <w:t>LxDataLab Apresentação</w:t>
            </w:r>
            <w:r>
              <w:rPr>
                <w:noProof/>
              </w:rPr>
              <w:t>. Obtido de lisboaaberta.cm-lisboa.p: https://lisboaaberta.cm-lisboa.pt/index.php/pt/lx-data-lab/apresentacao</w:t>
            </w:r>
          </w:p>
          <w:p w14:paraId="67836FDC" w14:textId="77777777" w:rsidR="00272DBD" w:rsidRDefault="00272DBD" w:rsidP="00272DBD">
            <w:pPr>
              <w:pStyle w:val="Bibliografia"/>
              <w:numPr>
                <w:ilvl w:val="0"/>
                <w:numId w:val="15"/>
              </w:numPr>
              <w:rPr>
                <w:noProof/>
              </w:rPr>
            </w:pPr>
            <w:r>
              <w:rPr>
                <w:noProof/>
              </w:rPr>
              <w:t>Pytorch, M. G. (s.d.). Obtido de https://pytorch.org/docs/stable/generated/torch.nn.GRU.html</w:t>
            </w:r>
          </w:p>
          <w:p w14:paraId="38673732" w14:textId="77777777" w:rsidR="00272DBD" w:rsidRDefault="00272DBD" w:rsidP="00272DBD">
            <w:pPr>
              <w:pStyle w:val="Bibliografia"/>
              <w:numPr>
                <w:ilvl w:val="0"/>
                <w:numId w:val="15"/>
              </w:numPr>
              <w:rPr>
                <w:noProof/>
              </w:rPr>
            </w:pPr>
            <w:r>
              <w:rPr>
                <w:noProof/>
              </w:rPr>
              <w:t>Teresa Pamuła, R. Ż. (4 de Novembro de 2022). Estimation and prediction of the OD matrix in uncongested urban road network based on traffic flows using deep learning.</w:t>
            </w:r>
          </w:p>
          <w:p w14:paraId="6ABD3EB2" w14:textId="77777777" w:rsidR="00272DBD" w:rsidRDefault="00272DBD" w:rsidP="00272DBD">
            <w:pPr>
              <w:pStyle w:val="Bibliografia"/>
              <w:numPr>
                <w:ilvl w:val="0"/>
                <w:numId w:val="15"/>
              </w:numPr>
              <w:rPr>
                <w:noProof/>
              </w:rPr>
            </w:pPr>
            <w:r>
              <w:rPr>
                <w:noProof/>
              </w:rPr>
              <w:t>Wijaya, C. Y. (26 de Abril de 2021). CRISP-DM Methodology For Your First Data Science Project.</w:t>
            </w:r>
          </w:p>
          <w:p w14:paraId="791B2214" w14:textId="77777777" w:rsidR="00272DBD" w:rsidRDefault="00272DBD" w:rsidP="00272DBD">
            <w:pPr>
              <w:pStyle w:val="Bibliografia"/>
              <w:numPr>
                <w:ilvl w:val="0"/>
                <w:numId w:val="15"/>
              </w:numPr>
              <w:rPr>
                <w:noProof/>
              </w:rPr>
            </w:pPr>
            <w:r>
              <w:rPr>
                <w:noProof/>
              </w:rPr>
              <w:t>Youcef Djenouri, A. B.-W. (22 de Setembro de 2022). Hybrid graph convolution neural network and branch-and-bound optimization for traffic flow forecasting.</w:t>
            </w:r>
          </w:p>
          <w:p w14:paraId="641368D5" w14:textId="2EF6B5B5" w:rsidR="007B434C" w:rsidRDefault="00AF7DB6" w:rsidP="00272DBD">
            <w:pPr>
              <w:pStyle w:val="Bibliografia"/>
              <w:rPr>
                <w:color w:val="000000"/>
              </w:rPr>
            </w:pPr>
            <w:r>
              <w:fldChar w:fldCharType="end"/>
            </w:r>
          </w:p>
        </w:tc>
      </w:tr>
    </w:tbl>
    <w:p w14:paraId="1FF45F80" w14:textId="77777777" w:rsidR="007B434C" w:rsidRDefault="007B434C">
      <w:pPr>
        <w:sectPr w:rsidR="007B434C" w:rsidSect="002862B0">
          <w:headerReference w:type="even" r:id="rId72"/>
          <w:headerReference w:type="default" r:id="rId73"/>
          <w:footerReference w:type="even" r:id="rId74"/>
          <w:footerReference w:type="default" r:id="rId75"/>
          <w:pgSz w:w="11906" w:h="16838"/>
          <w:pgMar w:top="1730" w:right="1701" w:bottom="1730" w:left="1701" w:header="708" w:footer="708" w:gutter="0"/>
          <w:cols w:space="720"/>
          <w:formProt w:val="0"/>
          <w:docGrid w:linePitch="360"/>
        </w:sectPr>
      </w:pPr>
    </w:p>
    <w:p w14:paraId="2D082E9F" w14:textId="425495EB" w:rsidR="007B434C" w:rsidRPr="00C243DC" w:rsidRDefault="00AF7DB6" w:rsidP="00C243DC">
      <w:pPr>
        <w:pStyle w:val="Ttulo1"/>
        <w:numPr>
          <w:ilvl w:val="0"/>
          <w:numId w:val="0"/>
        </w:numPr>
        <w:ind w:left="284" w:hanging="284"/>
        <w:rPr>
          <w:color w:val="000000"/>
          <w:lang w:val="en-US"/>
        </w:rPr>
        <w:sectPr w:rsidR="007B434C" w:rsidRPr="00C243DC">
          <w:headerReference w:type="even" r:id="rId76"/>
          <w:headerReference w:type="default" r:id="rId77"/>
          <w:footerReference w:type="even" r:id="rId78"/>
          <w:footerReference w:type="default" r:id="rId79"/>
          <w:type w:val="oddPage"/>
          <w:pgSz w:w="11906" w:h="16838"/>
          <w:pgMar w:top="1730" w:right="1701" w:bottom="1730" w:left="1701" w:header="708" w:footer="708" w:gutter="0"/>
          <w:cols w:space="720"/>
          <w:formProt w:val="0"/>
          <w:docGrid w:linePitch="360"/>
        </w:sectPr>
      </w:pPr>
      <w:bookmarkStart w:id="239" w:name="_Toc477106246"/>
      <w:bookmarkStart w:id="240" w:name="_Toc476831721"/>
      <w:bookmarkStart w:id="241" w:name="_Toc138324061"/>
      <w:bookmarkStart w:id="242" w:name="_Toc139963597"/>
      <w:r>
        <w:rPr>
          <w:color w:val="000000"/>
        </w:rPr>
        <w:lastRenderedPageBreak/>
        <w:t>A</w:t>
      </w:r>
      <w:bookmarkEnd w:id="239"/>
      <w:bookmarkEnd w:id="240"/>
      <w:r>
        <w:rPr>
          <w:color w:val="000000"/>
        </w:rPr>
        <w:t>nexo</w:t>
      </w:r>
      <w:bookmarkEnd w:id="241"/>
      <w:r w:rsidR="00C243DC">
        <w:rPr>
          <w:color w:val="000000"/>
        </w:rPr>
        <w:t>s</w:t>
      </w:r>
      <w:bookmarkEnd w:id="242"/>
    </w:p>
    <w:p w14:paraId="5AED7F24" w14:textId="77777777" w:rsidR="007B434C" w:rsidRDefault="007B434C">
      <w:pPr>
        <w:rPr>
          <w:color w:val="000000"/>
        </w:rPr>
        <w:sectPr w:rsidR="007B434C">
          <w:headerReference w:type="even" r:id="rId80"/>
          <w:headerReference w:type="default" r:id="rId81"/>
          <w:footerReference w:type="even" r:id="rId82"/>
          <w:footerReference w:type="default" r:id="rId83"/>
          <w:type w:val="oddPage"/>
          <w:pgSz w:w="11906" w:h="16838"/>
          <w:pgMar w:top="1731" w:right="1701" w:bottom="1748" w:left="1701" w:header="709" w:footer="726" w:gutter="0"/>
          <w:pgNumType w:start="1"/>
          <w:cols w:space="720"/>
          <w:formProt w:val="0"/>
          <w:docGrid w:linePitch="360"/>
        </w:sectPr>
      </w:pPr>
    </w:p>
    <w:p w14:paraId="2E9E7DBD" w14:textId="77777777" w:rsidR="007B434C" w:rsidRDefault="007B434C">
      <w:pPr>
        <w:rPr>
          <w:color w:val="000000"/>
        </w:rPr>
        <w:sectPr w:rsidR="007B434C">
          <w:headerReference w:type="even" r:id="rId84"/>
          <w:headerReference w:type="default" r:id="rId85"/>
          <w:footerReference w:type="even" r:id="rId86"/>
          <w:footerReference w:type="default" r:id="rId87"/>
          <w:type w:val="oddPage"/>
          <w:pgSz w:w="11906" w:h="16838"/>
          <w:pgMar w:top="1731" w:right="1701" w:bottom="1750" w:left="1701" w:header="709" w:footer="217" w:gutter="0"/>
          <w:pgNumType w:start="1"/>
          <w:cols w:space="720"/>
          <w:formProt w:val="0"/>
          <w:docGrid w:linePitch="360"/>
        </w:sectPr>
      </w:pPr>
    </w:p>
    <w:p w14:paraId="5F4C0696" w14:textId="43E4AACA" w:rsidR="007B434C" w:rsidRDefault="007B434C">
      <w:pPr>
        <w:rPr>
          <w:color w:val="000000"/>
        </w:rPr>
      </w:pPr>
    </w:p>
    <w:sectPr w:rsidR="007B434C">
      <w:headerReference w:type="even" r:id="rId88"/>
      <w:headerReference w:type="default" r:id="rId89"/>
      <w:footerReference w:type="even" r:id="rId90"/>
      <w:footerReference w:type="default" r:id="rId91"/>
      <w:pgSz w:w="11906" w:h="16838"/>
      <w:pgMar w:top="1418" w:right="1701" w:bottom="1418" w:left="1701" w:header="709" w:footer="734"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944AB3" w14:textId="77777777" w:rsidR="006126DF" w:rsidRDefault="006126DF">
      <w:pPr>
        <w:spacing w:after="0" w:line="240" w:lineRule="auto"/>
      </w:pPr>
      <w:r>
        <w:separator/>
      </w:r>
    </w:p>
  </w:endnote>
  <w:endnote w:type="continuationSeparator" w:id="0">
    <w:p w14:paraId="1ACCC026" w14:textId="77777777" w:rsidR="006126DF" w:rsidRDefault="006126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panose1 w:val="020B0604020202020204"/>
    <w:charset w:val="00"/>
    <w:family w:val="swiss"/>
    <w:pitch w:val="variable"/>
    <w:sig w:usb0="E0000AFF" w:usb1="500078FF" w:usb2="00000021" w:usb3="00000000" w:csb0="000001BF" w:csb1="00000000"/>
  </w:font>
  <w:font w:name="Noto Sans CJK SC">
    <w:panose1 w:val="00000000000000000000"/>
    <w:charset w:val="00"/>
    <w:family w:val="roman"/>
    <w:notTrueType/>
    <w:pitch w:val="default"/>
  </w:font>
  <w:font w:name="Noto Sans Devanagari">
    <w:altName w:val="Cambria"/>
    <w:charset w:val="00"/>
    <w:family w:val="swiss"/>
    <w:pitch w:val="variable"/>
    <w:sig w:usb0="80008023" w:usb1="00002046" w:usb2="00000000" w:usb3="00000000" w:csb0="00000001" w:csb1="00000000"/>
  </w:font>
  <w:font w:name="Lora">
    <w:altName w:val="Calibri"/>
    <w:charset w:val="00"/>
    <w:family w:val="auto"/>
    <w:pitch w:val="variable"/>
    <w:sig w:usb0="A00002FF" w:usb1="5000204B" w:usb2="00000000" w:usb3="00000000" w:csb0="00000097"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AB2150" w14:textId="6099348C" w:rsidR="007B434C" w:rsidRDefault="00000000">
    <w:r>
      <w:rPr>
        <w:noProof/>
      </w:rPr>
      <w:pict w14:anchorId="64435777">
        <v:line id="Shape2_0" o:spid="_x0000_s1104" style="position:absolute;left:0;text-align:left;z-index:-503316274;visibility:visible;mso-wrap-style:square;mso-wrap-distance-left:0;mso-wrap-distance-top:0;mso-wrap-distance-right:0;mso-wrap-distance-bottom:0;mso-position-horizontal:absolute;mso-position-horizontal-relative:text;mso-position-vertical:absolute;mso-position-vertical-relative:text" from="0,.05pt" to="305.2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" strokeweight=".18mm"/>
      </w:pict>
    </w:r>
  </w:p>
  <w:p w14:paraId="1829D148" w14:textId="77777777" w:rsidR="007B434C" w:rsidRDefault="00AF7DB6">
    <w:pPr>
      <w:pStyle w:val="Rodap"/>
    </w:pPr>
    <w:r>
      <w:fldChar w:fldCharType="begin"/>
    </w:r>
    <w:r>
      <w:instrText>PAGE</w:instrText>
    </w:r>
    <w:r>
      <w:fldChar w:fldCharType="separate"/>
    </w:r>
    <w:r>
      <w:t>0</w:t>
    </w:r>
    <w:r>
      <w:fldChar w:fldCharType="end"/>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E707D9" w14:textId="302D7295" w:rsidR="007B434C" w:rsidRDefault="00000000">
    <w:r>
      <w:rPr>
        <w:noProof/>
      </w:rPr>
      <w:pict w14:anchorId="478CFC03">
        <v:line id="Shape13_0" o:spid="_x0000_s1081" style="position:absolute;left:0;text-align:left;z-index:-503316254;visibility:visible;mso-wrap-style:square;mso-wrap-distance-left:0;mso-wrap-distance-top:0;mso-wrap-distance-right:0;mso-wrap-distance-bottom:0;mso-position-horizontal:absolute;mso-position-horizontal-relative:text;mso-position-vertical:absolute;mso-position-vertical-relative:text" from="0,.05pt" to="305.2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" strokeweight=".18mm"/>
      </w:pict>
    </w:r>
  </w:p>
  <w:p w14:paraId="4124CCD3" w14:textId="77777777" w:rsidR="007B434C" w:rsidRDefault="00AF7DB6">
    <w:pPr>
      <w:pStyle w:val="Rodap"/>
    </w:pPr>
    <w:r>
      <w:fldChar w:fldCharType="begin"/>
    </w:r>
    <w:r>
      <w:instrText>PAGE</w:instrText>
    </w:r>
    <w:r>
      <w:fldChar w:fldCharType="separate"/>
    </w:r>
    <w:r>
      <w:t>0</w:t>
    </w:r>
    <w: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C2C105" w14:textId="133CF49B" w:rsidR="007B434C" w:rsidRDefault="00000000">
    <w:r>
      <w:rPr>
        <w:noProof/>
      </w:rPr>
      <w:pict w14:anchorId="2A4D6066">
        <v:line id="Line 15_8" o:spid="_x0000_s1080" style="position:absolute;left:0;text-align:left;z-index:-503316255;visibility:visible;mso-wrap-style:square;mso-wrap-distance-left:0;mso-wrap-distance-top:0;mso-wrap-distance-right:0;mso-wrap-distance-bottom:0;mso-position-horizontal:absolute;mso-position-horizontal-relative:text;mso-position-vertical:absolute;mso-position-vertical-relative:text" from="-1.85pt,11pt" to="303.4pt,1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" strokeweight=".18mm"/>
      </w:pict>
    </w:r>
  </w:p>
  <w:p w14:paraId="25738DE5" w14:textId="77777777" w:rsidR="007B434C" w:rsidRDefault="00AF7DB6">
    <w:pPr>
      <w:pStyle w:val="Rodap"/>
    </w:pPr>
    <w:r>
      <w:tab/>
    </w:r>
    <w:r>
      <w:tab/>
    </w:r>
    <w:r>
      <w:fldChar w:fldCharType="begin"/>
    </w:r>
    <w:r>
      <w:instrText>PAGE</w:instrText>
    </w:r>
    <w:r>
      <w:fldChar w:fldCharType="separate"/>
    </w:r>
    <w:r>
      <w:t>xi</w:t>
    </w:r>
    <w:r>
      <w:fldChar w:fldCharType="end"/>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F0F1EF" w14:textId="4AC4722B" w:rsidR="007B434C" w:rsidRDefault="00000000">
    <w:r>
      <w:rPr>
        <w:noProof/>
      </w:rPr>
      <w:pict w14:anchorId="0CEF71D3">
        <v:line id="Shape15_0" o:spid="_x0000_s1077" style="position:absolute;left:0;text-align:left;z-index:-503316250;visibility:visible;mso-wrap-style:square;mso-wrap-distance-left:0;mso-wrap-distance-top:0;mso-wrap-distance-right:0;mso-wrap-distance-bottom:0;mso-position-horizontal:absolute;mso-position-horizontal-relative:text;mso-position-vertical:absolute;mso-position-vertical-relative:text" from="0,.05pt" to="305.2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" strokeweight=".18mm"/>
      </w:pict>
    </w:r>
  </w:p>
  <w:p w14:paraId="267E2BFA" w14:textId="77777777" w:rsidR="007B434C" w:rsidRDefault="00AF7DB6">
    <w:pPr>
      <w:pStyle w:val="Rodap"/>
    </w:pPr>
    <w:r>
      <w:fldChar w:fldCharType="begin"/>
    </w:r>
    <w:r>
      <w:instrText>PAGE</w:instrText>
    </w:r>
    <w:r>
      <w:fldChar w:fldCharType="separate"/>
    </w:r>
    <w:r>
      <w:t>0</w:t>
    </w:r>
    <w:r>
      <w:fldChar w:fldCharType="end"/>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F43C68" w14:textId="40F5633B" w:rsidR="007B434C" w:rsidRDefault="00000000">
    <w:r>
      <w:rPr>
        <w:noProof/>
      </w:rPr>
      <w:pict w14:anchorId="21DEF76C">
        <v:line id="Line 15_10" o:spid="_x0000_s1076" style="position:absolute;left:0;text-align:left;z-index:-503316251;visibility:visible;mso-wrap-style:square;mso-wrap-distance-left:0;mso-wrap-distance-top:0;mso-wrap-distance-right:0;mso-wrap-distance-bottom:0;mso-position-horizontal:absolute;mso-position-horizontal-relative:text;mso-position-vertical:absolute;mso-position-vertical-relative:text" from="-1.85pt,11pt" to="303.4pt,1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" strokeweight=".18mm"/>
      </w:pict>
    </w:r>
  </w:p>
  <w:p w14:paraId="08BE424B" w14:textId="77777777" w:rsidR="007B434C" w:rsidRDefault="00AF7DB6">
    <w:pPr>
      <w:pStyle w:val="Rodap"/>
    </w:pPr>
    <w:r>
      <w:tab/>
    </w:r>
    <w:r>
      <w:tab/>
    </w:r>
    <w:r>
      <w:fldChar w:fldCharType="begin"/>
    </w:r>
    <w:r>
      <w:instrText>PAGE</w:instrText>
    </w:r>
    <w:r>
      <w:fldChar w:fldCharType="separate"/>
    </w:r>
    <w:r>
      <w:t>xiii</w:t>
    </w:r>
    <w:r>
      <w:fldChar w:fldCharType="end"/>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ED1C6D" w14:textId="37E48F83" w:rsidR="007B434C" w:rsidRDefault="00000000">
    <w:r>
      <w:rPr>
        <w:noProof/>
      </w:rPr>
      <w:pict w14:anchorId="26B898EC">
        <v:line id="Shape20_0" o:spid="_x0000_s1073" style="position:absolute;left:0;text-align:left;z-index:-503316229;visibility:visible;mso-wrap-style:square;mso-wrap-distance-left:0;mso-wrap-distance-top:0;mso-wrap-distance-right:0;mso-wrap-distance-bottom:0;mso-position-horizontal:absolute;mso-position-horizontal-relative:text;mso-position-vertical:absolute;mso-position-vertical-relative:text" from="0,.05pt" to="305.2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" strokeweight=".18mm"/>
      </w:pict>
    </w:r>
  </w:p>
  <w:p w14:paraId="07685C1D" w14:textId="77777777" w:rsidR="007B434C" w:rsidRDefault="00AF7DB6">
    <w:pPr>
      <w:pStyle w:val="Rodap"/>
    </w:pPr>
    <w:r>
      <w:fldChar w:fldCharType="begin"/>
    </w:r>
    <w:r>
      <w:instrText>PAGE</w:instrText>
    </w:r>
    <w:r>
      <w:fldChar w:fldCharType="separate"/>
    </w:r>
    <w:r>
      <w:t>0</w:t>
    </w:r>
    <w:r>
      <w:fldChar w:fldCharType="end"/>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4FC0D3" w14:textId="7638CB29" w:rsidR="007B434C" w:rsidRDefault="00000000">
    <w:r>
      <w:rPr>
        <w:noProof/>
      </w:rPr>
      <w:pict w14:anchorId="0E42ACAD">
        <v:line id="Line 16_2" o:spid="_x0000_s1072" style="position:absolute;left:0;text-align:left;z-index:-503316230;visibility:visible;mso-wrap-style:square;mso-wrap-distance-left:0;mso-wrap-distance-top:0;mso-wrap-distance-right:0;mso-wrap-distance-bottom:0;mso-position-horizontal:absolute;mso-position-horizontal-relative:text;mso-position-vertical:absolute;mso-position-vertical-relative:text" from="-1.85pt,11pt" to="303.4pt,1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" strokeweight=".18mm"/>
      </w:pict>
    </w:r>
  </w:p>
  <w:p w14:paraId="3DA5569D" w14:textId="77777777" w:rsidR="007B434C" w:rsidRDefault="00AF7DB6">
    <w:pPr>
      <w:pStyle w:val="Rodap"/>
    </w:pPr>
    <w:r>
      <w:tab/>
    </w:r>
    <w:r>
      <w:tab/>
    </w:r>
    <w:r>
      <w:fldChar w:fldCharType="begin"/>
    </w:r>
    <w:r>
      <w:instrText>PAGE</w:instrText>
    </w:r>
    <w:r>
      <w:fldChar w:fldCharType="separate"/>
    </w:r>
    <w:r>
      <w:t>5</w:t>
    </w:r>
    <w:r>
      <w:fldChar w:fldCharType="end"/>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330047" w14:textId="62088B78" w:rsidR="007B434C" w:rsidRDefault="00000000">
    <w:r>
      <w:rPr>
        <w:noProof/>
      </w:rPr>
      <w:pict w14:anchorId="6344F9C4">
        <v:line id="Shape29_0" o:spid="_x0000_s1053" style="position:absolute;left:0;text-align:left;z-index:-503316202;visibility:visible;mso-wrap-style:square;mso-wrap-distance-left:0;mso-wrap-distance-top:0;mso-wrap-distance-right:0;mso-wrap-distance-bottom:0;mso-position-horizontal:absolute;mso-position-horizontal-relative:text;mso-position-vertical:absolute;mso-position-vertical-relative:text" from="0,.05pt" to="305.2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" strokeweight=".18mm"/>
      </w:pict>
    </w:r>
  </w:p>
  <w:p w14:paraId="059EA02E" w14:textId="77777777" w:rsidR="007B434C" w:rsidRDefault="00AF7DB6">
    <w:pPr>
      <w:pStyle w:val="Rodap"/>
    </w:pPr>
    <w:r>
      <w:fldChar w:fldCharType="begin"/>
    </w:r>
    <w:r>
      <w:instrText>PAGE</w:instrText>
    </w:r>
    <w:r>
      <w:fldChar w:fldCharType="separate"/>
    </w:r>
    <w:r>
      <w:t>0</w:t>
    </w:r>
    <w:r>
      <w:fldChar w:fldCharType="end"/>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B07AAA" w14:textId="5ABC8E58" w:rsidR="007B434C" w:rsidRDefault="00000000">
    <w:r>
      <w:rPr>
        <w:noProof/>
      </w:rPr>
      <w:pict w14:anchorId="05EB02DA">
        <v:line id="Line 16_10" o:spid="_x0000_s1052" style="position:absolute;left:0;text-align:left;z-index:-503316203;visibility:visible;mso-wrap-style:square;mso-wrap-distance-left:0;mso-wrap-distance-top:0;mso-wrap-distance-right:0;mso-wrap-distance-bottom:0;mso-position-horizontal:absolute;mso-position-horizontal-relative:text;mso-position-vertical:absolute;mso-position-vertical-relative:text" from="-1.85pt,11pt" to="303.4pt,1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" strokeweight=".18mm"/>
      </w:pict>
    </w:r>
  </w:p>
  <w:p w14:paraId="595EAD3D" w14:textId="77777777" w:rsidR="007B434C" w:rsidRDefault="00AF7DB6">
    <w:pPr>
      <w:pStyle w:val="Rodap"/>
    </w:pPr>
    <w:r>
      <w:tab/>
    </w:r>
    <w:r>
      <w:tab/>
    </w:r>
    <w:r>
      <w:fldChar w:fldCharType="begin"/>
    </w:r>
    <w:r>
      <w:instrText>PAGE</w:instrText>
    </w:r>
    <w:r>
      <w:fldChar w:fldCharType="separate"/>
    </w:r>
    <w:r>
      <w:t>53</w:t>
    </w:r>
    <w:r>
      <w:fldChar w:fldCharType="end"/>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CAE13A" w14:textId="42FC121C" w:rsidR="007B434C" w:rsidRDefault="00000000">
    <w:r>
      <w:rPr>
        <w:noProof/>
      </w:rPr>
      <w:pict w14:anchorId="3343B428">
        <v:line id="Shape31_0" o:spid="_x0000_s1049" style="position:absolute;left:0;text-align:left;z-index:-503316198;visibility:visible;mso-wrap-style:square;mso-wrap-distance-left:0;mso-wrap-distance-top:0;mso-wrap-distance-right:0;mso-wrap-distance-bottom:0;mso-position-horizontal:absolute;mso-position-horizontal-relative:text;mso-position-vertical:absolute;mso-position-vertical-relative:text" from="0,.05pt" to="305.2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" strokeweight=".18mm"/>
      </w:pict>
    </w:r>
  </w:p>
  <w:p w14:paraId="352F583F" w14:textId="77777777" w:rsidR="007B434C" w:rsidRDefault="00AF7DB6">
    <w:pPr>
      <w:pStyle w:val="Rodap"/>
    </w:pPr>
    <w:r>
      <w:fldChar w:fldCharType="begin"/>
    </w:r>
    <w:r>
      <w:instrText>PAGE</w:instrText>
    </w:r>
    <w:r>
      <w:fldChar w:fldCharType="separate"/>
    </w:r>
    <w:r>
      <w:t>0</w:t>
    </w:r>
    <w:r>
      <w:fldChar w:fldCharType="end"/>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D833FB" w14:textId="46A2D86C" w:rsidR="007B434C" w:rsidRDefault="00000000">
    <w:r>
      <w:rPr>
        <w:noProof/>
      </w:rPr>
      <w:pict w14:anchorId="6B502E33">
        <v:line id="Line 16_12" o:spid="_x0000_s1048" style="position:absolute;left:0;text-align:left;z-index:-503316199;visibility:visible;mso-wrap-style:square;mso-wrap-distance-left:0;mso-wrap-distance-top:0;mso-wrap-distance-right:0;mso-wrap-distance-bottom:0;mso-position-horizontal:absolute;mso-position-horizontal-relative:text;mso-position-vertical:absolute;mso-position-vertical-relative:text" from="-1.85pt,11pt" to="303.4pt,1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" strokeweight=".18mm"/>
      </w:pict>
    </w:r>
  </w:p>
  <w:p w14:paraId="504EF76E" w14:textId="77777777" w:rsidR="007B434C" w:rsidRDefault="00AF7DB6">
    <w:pPr>
      <w:pStyle w:val="Rodap"/>
    </w:pPr>
    <w:r>
      <w:tab/>
    </w:r>
    <w:r>
      <w:tab/>
    </w:r>
    <w:r>
      <w:fldChar w:fldCharType="begin"/>
    </w:r>
    <w:r>
      <w:instrText>PAGE</w:instrText>
    </w:r>
    <w:r>
      <w:fldChar w:fldCharType="separate"/>
    </w:r>
    <w:r>
      <w:t>55</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124E5F" w14:textId="5EC66CD3" w:rsidR="007B434C" w:rsidRDefault="00000000">
    <w:r>
      <w:rPr>
        <w:noProof/>
      </w:rPr>
      <w:pict w14:anchorId="35F41767">
        <v:line id="Shape4_0" o:spid="_x0000_s1101" style="position:absolute;left:0;text-align:left;z-index:-503316270;visibility:visible;mso-wrap-style:square;mso-wrap-distance-left:0;mso-wrap-distance-top:0;mso-wrap-distance-right:0;mso-wrap-distance-bottom:0;mso-position-horizontal:absolute;mso-position-horizontal-relative:text;mso-position-vertical:absolute;mso-position-vertical-relative:text" from="0,.05pt" to="305.2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" strokeweight=".18mm"/>
      </w:pict>
    </w:r>
  </w:p>
  <w:p w14:paraId="29554AA2" w14:textId="77777777" w:rsidR="007B434C" w:rsidRDefault="00AF7DB6">
    <w:pPr>
      <w:pStyle w:val="Rodap"/>
    </w:pPr>
    <w:r>
      <w:fldChar w:fldCharType="begin"/>
    </w:r>
    <w:r>
      <w:instrText>PAGE</w:instrText>
    </w:r>
    <w:r>
      <w:fldChar w:fldCharType="separate"/>
    </w:r>
    <w:r>
      <w:t>0</w:t>
    </w:r>
    <w:r>
      <w:fldChar w:fldCharType="end"/>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F626F7" w14:textId="73C035D1" w:rsidR="007B434C" w:rsidRDefault="00000000">
    <w:r>
      <w:rPr>
        <w:noProof/>
      </w:rPr>
      <w:pict w14:anchorId="4E0BBE55">
        <v:line id="Shape35_0" o:spid="_x0000_s1045" style="position:absolute;left:0;text-align:left;z-index:-503316194;visibility:visible;mso-wrap-style:square;mso-wrap-distance-left:0;mso-wrap-distance-top:0;mso-wrap-distance-right:0;mso-wrap-distance-bottom:0;mso-position-horizontal:absolute;mso-position-horizontal-relative:text;mso-position-vertical:absolute;mso-position-vertical-relative:text" from="0,.05pt" to="305.2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" strokeweight=".18mm"/>
      </w:pict>
    </w:r>
  </w:p>
  <w:p w14:paraId="4A41A32D" w14:textId="77777777" w:rsidR="007B434C" w:rsidRDefault="00AF7DB6">
    <w:r>
      <w:t xml:space="preserve">A - </w:t>
    </w:r>
  </w:p>
  <w:p w14:paraId="531DE032" w14:textId="77777777" w:rsidR="007B434C" w:rsidRDefault="007B434C">
    <w:pPr>
      <w:pStyle w:val="Rodap"/>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728EBD" w14:textId="51B9E376" w:rsidR="007B434C" w:rsidRDefault="00000000">
    <w:r>
      <w:rPr>
        <w:noProof/>
      </w:rPr>
      <w:pict w14:anchorId="6B81D2E0">
        <v:line id="Shape34_0" o:spid="_x0000_s1044" style="position:absolute;left:0;text-align:left;z-index:-503316195;visibility:visible;mso-wrap-style:square;mso-wrap-distance-left:0;mso-wrap-distance-top:0;mso-wrap-distance-right:0;mso-wrap-distance-bottom:0;mso-position-horizontal:absolute;mso-position-horizontal-relative:text;mso-position-vertical:absolute;mso-position-vertical-relative:text" from="-1.85pt,11pt" to="303.4pt,1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" strokeweight=".18mm"/>
      </w:pict>
    </w:r>
  </w:p>
  <w:p w14:paraId="30DAE591" w14:textId="77777777" w:rsidR="007B434C" w:rsidRDefault="00AF7DB6">
    <w:pPr>
      <w:pStyle w:val="Rodap"/>
    </w:pPr>
    <w:r>
      <w:tab/>
    </w:r>
    <w:r>
      <w:tab/>
    </w:r>
    <w:r>
      <w:fldChar w:fldCharType="begin"/>
    </w:r>
    <w:r>
      <w:instrText>PAGE</w:instrText>
    </w:r>
    <w:r>
      <w:fldChar w:fldCharType="separate"/>
    </w:r>
    <w:r>
      <w:t>1</w:t>
    </w:r>
    <w:r>
      <w:fldChar w:fldCharType="end"/>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B7D567" w14:textId="77777777" w:rsidR="007B434C" w:rsidRDefault="00AF7DB6">
    <w:r>
      <w:t xml:space="preserve">B - </w:t>
    </w:r>
  </w:p>
  <w:p w14:paraId="6282D02B" w14:textId="77777777" w:rsidR="007B434C" w:rsidRDefault="007B434C">
    <w:pPr>
      <w:pStyle w:val="Rodap"/>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8D213D" w14:textId="18FB9AFD" w:rsidR="007B434C" w:rsidRDefault="00000000">
    <w:r>
      <w:rPr>
        <w:noProof/>
      </w:rPr>
      <w:pict w14:anchorId="22EB9BA8">
        <v:line id="Shape43_0" o:spid="_x0000_s1033" style="position:absolute;left:0;text-align:left;z-index:-503316187;visibility:visible;mso-wrap-style:square;mso-wrap-distance-left:0;mso-wrap-distance-top:0;mso-wrap-distance-right:0;mso-wrap-distance-bottom:0;mso-position-horizontal:absolute;mso-position-horizontal-relative:text;mso-position-vertical:absolute;mso-position-vertical-relative:text" from="-1.85pt,11pt" to="303.4pt,1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" strokeweight=".18mm"/>
      </w:pict>
    </w:r>
  </w:p>
  <w:p w14:paraId="37410F61" w14:textId="77777777" w:rsidR="007B434C" w:rsidRDefault="00AF7DB6">
    <w:pPr>
      <w:pStyle w:val="Rodap"/>
    </w:pPr>
    <w:r>
      <w:tab/>
    </w:r>
    <w:r>
      <w:tab/>
    </w:r>
    <w:r>
      <w:fldChar w:fldCharType="begin"/>
    </w:r>
    <w:r>
      <w:instrText>PAGE</w:instrText>
    </w:r>
    <w:r>
      <w:fldChar w:fldCharType="separate"/>
    </w:r>
    <w:r>
      <w:t>1</w:t>
    </w:r>
    <w:r>
      <w:fldChar w:fldCharType="end"/>
    </w:r>
  </w:p>
  <w:p w14:paraId="55F7DD92" w14:textId="77777777" w:rsidR="007B434C" w:rsidRDefault="007B434C">
    <w:pPr>
      <w:pStyle w:val="Rodap"/>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357A22" w14:textId="546D090A" w:rsidR="007B434C" w:rsidRDefault="00000000">
    <w:r>
      <w:rPr>
        <w:noProof/>
      </w:rPr>
      <w:pict w14:anchorId="16685B2B">
        <v:line id="Shape52" o:spid="_x0000_s1026" style="position:absolute;left:0;text-align:left;z-index:-503316474;visibility:visible;mso-wrap-style:square;mso-wrap-distance-left:0;mso-wrap-distance-top:0;mso-wrap-distance-right:0;mso-wrap-distance-bottom:0;mso-position-horizontal:absolute;mso-position-horizontal-relative:text;mso-position-vertical:absolute;mso-position-vertical-relative:text" from="-1.85pt,11pt" to="303.4pt,1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" strokeweight=".18mm"/>
      </w:pict>
    </w:r>
  </w:p>
  <w:p w14:paraId="429B67B5" w14:textId="77777777" w:rsidR="007B434C" w:rsidRDefault="007B434C">
    <w:pPr>
      <w:pStyle w:val="Rodap"/>
    </w:pP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073464" w14:textId="1BC5B42E" w:rsidR="007B434C" w:rsidRDefault="00000000">
    <w:r>
      <w:rPr>
        <w:noProof/>
      </w:rPr>
      <w:pict w14:anchorId="22A3E284">
        <v:line id="Shape51" o:spid="_x0000_s1025" style="position:absolute;left:0;text-align:left;z-index:-503316476;visibility:visible;mso-wrap-style:square;mso-wrap-distance-left:0;mso-wrap-distance-top:0;mso-wrap-distance-right:0;mso-wrap-distance-bottom:0;mso-position-horizontal:absolute;mso-position-horizontal-relative:text;mso-position-vertical:absolute;mso-position-vertical-relative:text" from="-1.85pt,11pt" to="303.4pt,1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" strokeweight=".18mm"/>
      </w:pict>
    </w:r>
  </w:p>
  <w:p w14:paraId="7A71C28E" w14:textId="77777777" w:rsidR="007B434C" w:rsidRDefault="00AF7DB6">
    <w:pPr>
      <w:pStyle w:val="Rodap"/>
    </w:pPr>
    <w:r>
      <w:tab/>
    </w:r>
    <w:r>
      <w:tab/>
    </w:r>
    <w:r>
      <w:fldChar w:fldCharType="begin"/>
    </w:r>
    <w:r>
      <w:instrText>PAGE</w:instrText>
    </w:r>
    <w:r>
      <w:fldChar w:fldCharType="separate"/>
    </w:r>
    <w:r>
      <w:t>5</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44EEBE" w14:textId="5FEE0766" w:rsidR="007B434C" w:rsidRDefault="00000000">
    <w:r>
      <w:rPr>
        <w:noProof/>
      </w:rPr>
      <w:pict w14:anchorId="4977B999">
        <v:line id="Line 15_0" o:spid="_x0000_s1100" style="position:absolute;left:0;text-align:left;z-index:-503316271;visibility:visible;mso-wrap-style:square;mso-wrap-distance-left:0;mso-wrap-distance-top:0;mso-wrap-distance-right:0;mso-wrap-distance-bottom:0;mso-position-horizontal:absolute;mso-position-horizontal-relative:text;mso-position-vertical:absolute;mso-position-vertical-relative:text" from="-1.85pt,11pt" to="303.4pt,1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" strokeweight=".18mm"/>
      </w:pict>
    </w:r>
  </w:p>
  <w:p w14:paraId="1B87AE1E" w14:textId="77777777" w:rsidR="007B434C" w:rsidRDefault="00AF7DB6">
    <w:pPr>
      <w:pStyle w:val="Rodap"/>
    </w:pPr>
    <w:r>
      <w:tab/>
    </w:r>
    <w:r>
      <w:tab/>
    </w:r>
    <w:r>
      <w:fldChar w:fldCharType="begin"/>
    </w:r>
    <w:r>
      <w:instrText>PAGE</w:instrText>
    </w:r>
    <w:r>
      <w:fldChar w:fldCharType="separate"/>
    </w:r>
    <w:r>
      <w:t>i</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331996" w14:textId="50BCFFE4" w:rsidR="007B434C" w:rsidRDefault="00000000">
    <w:r>
      <w:rPr>
        <w:noProof/>
      </w:rPr>
      <w:pict w14:anchorId="272C3023">
        <v:line id="Shape6_0" o:spid="_x0000_s1097" style="position:absolute;left:0;text-align:left;z-index:-503316266;visibility:visible;mso-wrap-style:square;mso-wrap-distance-left:0;mso-wrap-distance-top:0;mso-wrap-distance-right:0;mso-wrap-distance-bottom:0;mso-position-horizontal:absolute;mso-position-horizontal-relative:text;mso-position-vertical:absolute;mso-position-vertical-relative:text" from="0,.05pt" to="305.2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" strokeweight=".18mm"/>
      </w:pict>
    </w:r>
  </w:p>
  <w:p w14:paraId="396991DE" w14:textId="77777777" w:rsidR="007B434C" w:rsidRDefault="00AF7DB6">
    <w:pPr>
      <w:pStyle w:val="Rodap"/>
    </w:pPr>
    <w:r>
      <w:fldChar w:fldCharType="begin"/>
    </w:r>
    <w:r>
      <w:instrText>PAGE</w:instrText>
    </w:r>
    <w:r>
      <w:fldChar w:fldCharType="separate"/>
    </w:r>
    <w:r>
      <w:t>0</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94C877" w14:textId="21D8991A" w:rsidR="007B434C" w:rsidRDefault="00000000">
    <w:r>
      <w:rPr>
        <w:noProof/>
      </w:rPr>
      <w:pict w14:anchorId="284BEDBF">
        <v:line id="Line 15_2" o:spid="_x0000_s1096" style="position:absolute;left:0;text-align:left;z-index:-503316267;visibility:visible;mso-wrap-style:square;mso-wrap-distance-left:0;mso-wrap-distance-top:0;mso-wrap-distance-right:0;mso-wrap-distance-bottom:0;mso-position-horizontal:absolute;mso-position-horizontal-relative:text;mso-position-vertical:absolute;mso-position-vertical-relative:text" from="-1.85pt,11pt" to="303.4pt,1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" strokeweight=".18mm"/>
      </w:pict>
    </w:r>
  </w:p>
  <w:p w14:paraId="14DB2FF6" w14:textId="77777777" w:rsidR="007B434C" w:rsidRDefault="00AF7DB6">
    <w:pPr>
      <w:pStyle w:val="Rodap"/>
    </w:pPr>
    <w:r>
      <w:tab/>
    </w:r>
    <w:r>
      <w:tab/>
    </w:r>
    <w:r>
      <w:fldChar w:fldCharType="begin"/>
    </w:r>
    <w:r>
      <w:instrText>PAGE</w:instrText>
    </w:r>
    <w:r>
      <w:fldChar w:fldCharType="separate"/>
    </w:r>
    <w:r>
      <w:t>iii</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DBDE5F" w14:textId="6DE28D04" w:rsidR="007B434C" w:rsidRDefault="00000000">
    <w:r>
      <w:rPr>
        <w:noProof/>
      </w:rPr>
      <w:pict w14:anchorId="0CAD27FF">
        <v:line id="Shape8_0" o:spid="_x0000_s1093" style="position:absolute;left:0;text-align:left;z-index:-503316262;visibility:visible;mso-wrap-style:square;mso-wrap-distance-left:0;mso-wrap-distance-top:0;mso-wrap-distance-right:0;mso-wrap-distance-bottom:0;mso-position-horizontal:absolute;mso-position-horizontal-relative:text;mso-position-vertical:absolute;mso-position-vertical-relative:text" from="0,.05pt" to="305.2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" strokeweight=".18mm"/>
      </w:pict>
    </w:r>
  </w:p>
  <w:p w14:paraId="11EEBFE0" w14:textId="77777777" w:rsidR="007B434C" w:rsidRDefault="00AF7DB6">
    <w:pPr>
      <w:pStyle w:val="Rodap"/>
    </w:pPr>
    <w:r>
      <w:fldChar w:fldCharType="begin"/>
    </w:r>
    <w:r>
      <w:instrText>PAGE</w:instrText>
    </w:r>
    <w:r>
      <w:fldChar w:fldCharType="separate"/>
    </w:r>
    <w:r>
      <w:t>0</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685266" w14:textId="6B333DD2" w:rsidR="007B434C" w:rsidRDefault="00000000">
    <w:r>
      <w:rPr>
        <w:noProof/>
      </w:rPr>
      <w:pict w14:anchorId="48F318F1">
        <v:line id="Line 15_4" o:spid="_x0000_s1092" style="position:absolute;left:0;text-align:left;z-index:-503316263;visibility:visible;mso-wrap-style:square;mso-wrap-distance-left:0;mso-wrap-distance-top:0;mso-wrap-distance-right:0;mso-wrap-distance-bottom:0;mso-position-horizontal:absolute;mso-position-horizontal-relative:text;mso-position-vertical:absolute;mso-position-vertical-relative:text" from="-1.85pt,11pt" to="303.4pt,1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" strokeweight=".18mm"/>
      </w:pict>
    </w:r>
  </w:p>
  <w:p w14:paraId="442DF2E3" w14:textId="77777777" w:rsidR="007B434C" w:rsidRDefault="00AF7DB6">
    <w:pPr>
      <w:pStyle w:val="Rodap"/>
    </w:pPr>
    <w:r>
      <w:tab/>
    </w:r>
    <w:r>
      <w:tab/>
    </w:r>
    <w:r>
      <w:fldChar w:fldCharType="begin"/>
    </w:r>
    <w:r>
      <w:instrText>PAGE</w:instrText>
    </w:r>
    <w:r>
      <w:fldChar w:fldCharType="separate"/>
    </w:r>
    <w:r>
      <w:t>v</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CF2EBC" w14:textId="18EC4D83" w:rsidR="007B434C" w:rsidRDefault="00000000">
    <w:r>
      <w:rPr>
        <w:noProof/>
      </w:rPr>
      <w:pict w14:anchorId="73DF7CD4">
        <v:line id="Shape11_0" o:spid="_x0000_s1085" style="position:absolute;left:0;text-align:left;z-index:-503316258;visibility:visible;mso-wrap-style:square;mso-wrap-distance-left:0;mso-wrap-distance-top:0;mso-wrap-distance-right:0;mso-wrap-distance-bottom:0;mso-position-horizontal:absolute;mso-position-horizontal-relative:text;mso-position-vertical:absolute;mso-position-vertical-relative:text" from="0,.05pt" to="305.2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" strokeweight=".18mm"/>
      </w:pict>
    </w:r>
  </w:p>
  <w:p w14:paraId="1340CA60" w14:textId="77777777" w:rsidR="007B434C" w:rsidRDefault="00AF7DB6">
    <w:pPr>
      <w:pStyle w:val="Rodap"/>
    </w:pPr>
    <w:r>
      <w:fldChar w:fldCharType="begin"/>
    </w:r>
    <w:r>
      <w:instrText>PAGE</w:instrText>
    </w:r>
    <w:r>
      <w:fldChar w:fldCharType="separate"/>
    </w:r>
    <w:r>
      <w:t>0</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EDB295" w14:textId="2F167C99" w:rsidR="007B434C" w:rsidRDefault="00000000">
    <w:r>
      <w:rPr>
        <w:noProof/>
      </w:rPr>
      <w:pict w14:anchorId="6B9F73C0">
        <v:line id="Line 15_7" o:spid="_x0000_s1084" style="position:absolute;left:0;text-align:left;z-index:-503316259;visibility:visible;mso-wrap-style:square;mso-wrap-distance-left:0;mso-wrap-distance-top:0;mso-wrap-distance-right:0;mso-wrap-distance-bottom:0;mso-position-horizontal:absolute;mso-position-horizontal-relative:text;mso-position-vertical:absolute;mso-position-vertical-relative:text" from="-1.85pt,11pt" to="303.4pt,1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" strokeweight=".18mm"/>
      </w:pict>
    </w:r>
  </w:p>
  <w:p w14:paraId="70E8C6CF" w14:textId="77777777" w:rsidR="007B434C" w:rsidRDefault="00AF7DB6">
    <w:pPr>
      <w:pStyle w:val="Rodap"/>
    </w:pPr>
    <w:r>
      <w:tab/>
    </w:r>
    <w:r>
      <w:tab/>
    </w:r>
    <w:r>
      <w:fldChar w:fldCharType="begin"/>
    </w:r>
    <w:r>
      <w:instrText>PAGE</w:instrText>
    </w:r>
    <w:r>
      <w:fldChar w:fldCharType="separate"/>
    </w:r>
    <w:r>
      <w:t>ix</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2F5DDE" w14:textId="77777777" w:rsidR="006126DF" w:rsidRDefault="006126DF">
      <w:pPr>
        <w:spacing w:after="0" w:line="240" w:lineRule="auto"/>
      </w:pPr>
      <w:r>
        <w:separator/>
      </w:r>
    </w:p>
  </w:footnote>
  <w:footnote w:type="continuationSeparator" w:id="0">
    <w:p w14:paraId="48605C5B" w14:textId="77777777" w:rsidR="006126DF" w:rsidRDefault="006126D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EDB648" w14:textId="77777777" w:rsidR="007B434C" w:rsidRDefault="007B434C">
    <w:pPr>
      <w:pStyle w:val="Cabealho"/>
    </w:pPr>
  </w:p>
  <w:p w14:paraId="4B76D4F4" w14:textId="7FDD4493" w:rsidR="007B434C" w:rsidRDefault="00000000">
    <w:pPr>
      <w:pStyle w:val="Cabealho"/>
    </w:pPr>
    <w:r>
      <w:rPr>
        <w:noProof/>
      </w:rPr>
      <w:pict w14:anchorId="64323C1C">
        <v:line id="Line 9_0" o:spid="_x0000_s1105" style="position:absolute;left:0;text-align:left;z-index:-503316276;visibility:visible;mso-wrap-style:square;mso-wrap-distance-left:0;mso-wrap-distance-top:0;mso-wrap-distance-right:0;mso-wrap-distance-bottom:0;mso-position-horizontal:absolute;mso-position-horizontal-relative:text;mso-position-vertical:absolute;mso-position-vertical-relative:text" from="0,.05pt" to="322.6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" strokeweight=".35mm"/>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C29A2D" w14:textId="77777777" w:rsidR="007B434C" w:rsidRDefault="007B434C">
    <w:pPr>
      <w:pStyle w:val="Cabealho"/>
    </w:pPr>
  </w:p>
  <w:p w14:paraId="70A176ED" w14:textId="22470545" w:rsidR="007B434C" w:rsidRDefault="00000000">
    <w:pPr>
      <w:pStyle w:val="Cabealho"/>
    </w:pPr>
    <w:r>
      <w:rPr>
        <w:noProof/>
      </w:rPr>
      <w:pict w14:anchorId="51DAD7E1">
        <v:line id="Line 14_7" o:spid="_x0000_s1086" style="position:absolute;left:0;text-align:left;z-index:-503316261;visibility:visible;mso-wrap-style:square;mso-wrap-distance-left:0;mso-wrap-distance-top:0;mso-wrap-distance-right:0;mso-wrap-distance-bottom:0;mso-position-horizontal:absolute;mso-position-horizontal-relative:text;mso-position-vertical:absolute;mso-position-vertical-relative:text" from="-3.6pt,3.05pt" to="304.45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" strokeweight=".35mm"/>
      </w:pic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237DB5" w14:textId="77777777" w:rsidR="007B434C" w:rsidRDefault="007B434C">
    <w:pPr>
      <w:pStyle w:val="Cabealho"/>
    </w:pPr>
  </w:p>
  <w:p w14:paraId="219A54E2" w14:textId="150D2690" w:rsidR="007B434C" w:rsidRDefault="00000000">
    <w:pPr>
      <w:pStyle w:val="Cabealho"/>
    </w:pPr>
    <w:r>
      <w:rPr>
        <w:noProof/>
      </w:rPr>
      <w:pict w14:anchorId="43CF21C7">
        <v:line id="Line 9_10" o:spid="_x0000_s1083" style="position:absolute;left:0;text-align:left;z-index:-503316256;visibility:visible;mso-wrap-style:square;mso-wrap-distance-left:0;mso-wrap-distance-top:0;mso-wrap-distance-right:0;mso-wrap-distance-bottom:0;mso-position-horizontal:absolute;mso-position-horizontal-relative:text;mso-position-vertical:absolute;mso-position-vertical-relative:text" from="0,.05pt" to="322.6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" strokeweight=".35mm"/>
      </w:pic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E87C39" w14:textId="77777777" w:rsidR="007B434C" w:rsidRDefault="007B434C">
    <w:pPr>
      <w:pStyle w:val="Cabealho"/>
    </w:pPr>
  </w:p>
  <w:p w14:paraId="22F29377" w14:textId="712A5A86" w:rsidR="007B434C" w:rsidRDefault="00000000">
    <w:pPr>
      <w:pStyle w:val="Cabealho"/>
    </w:pPr>
    <w:r>
      <w:rPr>
        <w:noProof/>
      </w:rPr>
      <w:pict w14:anchorId="58E0C7AD">
        <v:line id="Line 14_8" o:spid="_x0000_s1082" style="position:absolute;left:0;text-align:left;z-index:-503316257;visibility:visible;mso-wrap-style:square;mso-wrap-distance-left:0;mso-wrap-distance-top:0;mso-wrap-distance-right:0;mso-wrap-distance-bottom:0;mso-position-horizontal:absolute;mso-position-horizontal-relative:text;mso-position-vertical:absolute;mso-position-vertical-relative:text" from="-3.6pt,3.05pt" to="304.45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" strokeweight=".35mm"/>
      </w:pic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3FFA42" w14:textId="77777777" w:rsidR="007B434C" w:rsidRDefault="00AF7DB6">
    <w:pPr>
      <w:pStyle w:val="Cabealho"/>
    </w:pPr>
    <w:r>
      <w:br w:type="column"/>
    </w:r>
  </w:p>
  <w:p w14:paraId="62709E93" w14:textId="492CDBBD" w:rsidR="007B434C" w:rsidRDefault="00000000">
    <w:pPr>
      <w:pStyle w:val="Cabealho"/>
    </w:pPr>
    <w:r>
      <w:rPr>
        <w:noProof/>
      </w:rPr>
      <w:pict w14:anchorId="54F09AE8">
        <v:line id="Line 9_12" o:spid="_x0000_s1079" style="position:absolute;left:0;text-align:left;z-index:-503316252;visibility:visible;mso-wrap-style:square;mso-wrap-distance-left:0;mso-wrap-distance-top:0;mso-wrap-distance-right:0;mso-wrap-distance-bottom:0;mso-position-horizontal:absolute;mso-position-horizontal-relative:text;mso-position-vertical:absolute;mso-position-vertical-relative:text" from="0,.05pt" to="322.6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" strokeweight=".35mm"/>
      </w:pic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81416E" w14:textId="77777777" w:rsidR="007B434C" w:rsidRDefault="007B434C">
    <w:pPr>
      <w:pStyle w:val="Cabealho"/>
    </w:pPr>
  </w:p>
  <w:p w14:paraId="11B80AA1" w14:textId="078A50DB" w:rsidR="007B434C" w:rsidRDefault="00000000">
    <w:pPr>
      <w:pStyle w:val="Cabealho"/>
    </w:pPr>
    <w:r>
      <w:rPr>
        <w:noProof/>
      </w:rPr>
      <w:pict w14:anchorId="1C06638B">
        <v:line id="Line 14_10" o:spid="_x0000_s1078" style="position:absolute;left:0;text-align:left;z-index:-503316253;visibility:visible;mso-wrap-style:square;mso-wrap-distance-left:0;mso-wrap-distance-top:0;mso-wrap-distance-right:0;mso-wrap-distance-bottom:0;mso-position-horizontal:absolute;mso-position-horizontal-relative:text;mso-position-vertical:absolute;mso-position-vertical-relative:text" from="-3.6pt,3.05pt" to="304.45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" strokeweight=".35mm"/>
      </w:pic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161944" w14:textId="77777777" w:rsidR="007B434C" w:rsidRDefault="007B434C">
    <w:pPr>
      <w:pStyle w:val="Cabealho"/>
    </w:pPr>
  </w:p>
  <w:p w14:paraId="35D426F6" w14:textId="3D06ABD0" w:rsidR="007B434C" w:rsidRDefault="00000000">
    <w:pPr>
      <w:pStyle w:val="Cabealho"/>
    </w:pPr>
    <w:r>
      <w:rPr>
        <w:noProof/>
      </w:rPr>
      <w:pict w14:anchorId="6EE68449">
        <v:line id="Line 9_16" o:spid="_x0000_s1075" style="position:absolute;left:0;text-align:left;z-index:-503316231;visibility:visible;mso-wrap-style:square;mso-wrap-distance-left:0;mso-wrap-distance-top:0;mso-wrap-distance-right:0;mso-wrap-distance-bottom:0;mso-position-horizontal:absolute;mso-position-horizontal-relative:text;mso-position-vertical:absolute;mso-position-vertical-relative:text" from="0,.05pt" to="322.6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" strokeweight=".35mm"/>
      </w:pic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9AE330" w14:textId="77777777" w:rsidR="007B434C" w:rsidRDefault="007B434C">
    <w:pPr>
      <w:pStyle w:val="Cabealho"/>
    </w:pPr>
  </w:p>
  <w:p w14:paraId="660A7563" w14:textId="3680273B" w:rsidR="007B434C" w:rsidRDefault="00000000">
    <w:pPr>
      <w:pStyle w:val="Cabealho"/>
    </w:pPr>
    <w:r>
      <w:rPr>
        <w:noProof/>
      </w:rPr>
      <w:pict w14:anchorId="4C51036B">
        <v:line id="Line 14_14" o:spid="_x0000_s1074" style="position:absolute;left:0;text-align:left;z-index:-503316232;visibility:visible;mso-wrap-style:square;mso-wrap-distance-left:0;mso-wrap-distance-top:0;mso-wrap-distance-right:0;mso-wrap-distance-bottom:0;mso-position-horizontal:absolute;mso-position-horizontal-relative:text;mso-position-vertical:absolute;mso-position-vertical-relative:text" from="-3.6pt,3.05pt" to="304.45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" strokeweight=".35mm"/>
      </w:pic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B7686A" w14:textId="77777777" w:rsidR="007B434C" w:rsidRDefault="007B434C">
    <w:pPr>
      <w:pStyle w:val="Cabealho"/>
    </w:pPr>
  </w:p>
  <w:p w14:paraId="582D8219" w14:textId="7CB3030E" w:rsidR="007B434C" w:rsidRDefault="00000000">
    <w:pPr>
      <w:pStyle w:val="Cabealho"/>
    </w:pPr>
    <w:r>
      <w:rPr>
        <w:noProof/>
      </w:rPr>
      <w:pict w14:anchorId="40FB9BE9">
        <v:line id="Line 9_24" o:spid="_x0000_s1055" style="position:absolute;left:0;text-align:left;z-index:-503316204;visibility:visible;mso-wrap-style:square;mso-wrap-distance-left:0;mso-wrap-distance-top:0;mso-wrap-distance-right:0;mso-wrap-distance-bottom:0;mso-position-horizontal:absolute;mso-position-horizontal-relative:text;mso-position-vertical:absolute;mso-position-vertical-relative:text" from="0,.05pt" to="322.6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" strokeweight=".35mm"/>
      </w:pic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6DC309" w14:textId="77777777" w:rsidR="007B434C" w:rsidRDefault="007B434C">
    <w:pPr>
      <w:pStyle w:val="Cabealho"/>
    </w:pPr>
  </w:p>
  <w:p w14:paraId="7CDFF341" w14:textId="334F17D0" w:rsidR="007B434C" w:rsidRDefault="00000000">
    <w:pPr>
      <w:pStyle w:val="Cabealho"/>
    </w:pPr>
    <w:r>
      <w:rPr>
        <w:noProof/>
      </w:rPr>
      <w:pict w14:anchorId="51E17B25">
        <v:line id="Line 14_22" o:spid="_x0000_s1054" style="position:absolute;left:0;text-align:left;z-index:-503316205;visibility:visible;mso-wrap-style:square;mso-wrap-distance-left:0;mso-wrap-distance-top:0;mso-wrap-distance-right:0;mso-wrap-distance-bottom:0;mso-position-horizontal:absolute;mso-position-horizontal-relative:text;mso-position-vertical:absolute;mso-position-vertical-relative:text" from="-3.6pt,3.05pt" to="304.45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" strokeweight=".35mm"/>
      </w:pic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9BB7D9" w14:textId="77777777" w:rsidR="007B434C" w:rsidRDefault="007B434C">
    <w:pPr>
      <w:pStyle w:val="Cabealho"/>
    </w:pPr>
  </w:p>
  <w:p w14:paraId="7FE8F444" w14:textId="62E25064" w:rsidR="007B434C" w:rsidRDefault="00000000">
    <w:pPr>
      <w:pStyle w:val="Cabealho"/>
    </w:pPr>
    <w:r>
      <w:rPr>
        <w:noProof/>
      </w:rPr>
      <w:pict w14:anchorId="302682D7">
        <v:line id="Line 9_26" o:spid="_x0000_s1051" style="position:absolute;left:0;text-align:left;z-index:-503316200;visibility:visible;mso-wrap-style:square;mso-wrap-distance-left:0;mso-wrap-distance-top:0;mso-wrap-distance-right:0;mso-wrap-distance-bottom:0;mso-position-horizontal:absolute;mso-position-horizontal-relative:text;mso-position-vertical:absolute;mso-position-vertical-relative:text" from="0,.05pt" to="322.6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" strokeweight=".35mm"/>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23C76C" w14:textId="77777777" w:rsidR="007B434C" w:rsidRDefault="00AF7DB6">
    <w:pPr>
      <w:tabs>
        <w:tab w:val="right" w:pos="8505"/>
      </w:tabs>
    </w:pPr>
    <w:r>
      <w:t>Logotipo da empresa</w:t>
    </w:r>
    <w:r>
      <w:rPr>
        <w:sz w:val="20"/>
        <w:lang w:val="en-US" w:eastAsia="en-US"/>
      </w:rPr>
      <w:t xml:space="preserve"> </w:t>
    </w:r>
    <w:r>
      <w:rPr>
        <w:lang w:val="en-US" w:eastAsia="en-US"/>
      </w:rPr>
      <w:tab/>
    </w:r>
    <w:r>
      <w:rPr>
        <w:noProof/>
      </w:rPr>
      <w:drawing>
        <wp:inline distT="0" distB="0" distL="0" distR="0" wp14:anchorId="53361293" wp14:editId="5C738085">
          <wp:extent cx="1278255" cy="615315"/>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ChangeAspect="1" noChangeArrowheads="1"/>
                  </pic:cNvPicPr>
                </pic:nvPicPr>
                <pic:blipFill>
                  <a:blip r:embed="rId1"/>
                  <a:stretch>
                    <a:fillRect/>
                  </a:stretch>
                </pic:blipFill>
                <pic:spPr bwMode="auto">
                  <a:xfrm>
                    <a:off x="0" y="0"/>
                    <a:ext cx="1278255" cy="615315"/>
                  </a:xfrm>
                  <a:prstGeom prst="rect">
                    <a:avLst/>
                  </a:prstGeom>
                </pic:spPr>
              </pic:pic>
            </a:graphicData>
          </a:graphic>
        </wp:inline>
      </w:drawing>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54482E" w14:textId="77777777" w:rsidR="007B434C" w:rsidRDefault="007B434C">
    <w:pPr>
      <w:pStyle w:val="Cabealho"/>
    </w:pPr>
  </w:p>
  <w:p w14:paraId="4B61F3D0" w14:textId="43F7A87B" w:rsidR="007B434C" w:rsidRDefault="00000000">
    <w:pPr>
      <w:pStyle w:val="Cabealho"/>
    </w:pPr>
    <w:r>
      <w:rPr>
        <w:noProof/>
      </w:rPr>
      <w:pict w14:anchorId="7148D392">
        <v:line id="Line 14_24" o:spid="_x0000_s1050" style="position:absolute;left:0;text-align:left;z-index:-503316201;visibility:visible;mso-wrap-style:square;mso-wrap-distance-left:0;mso-wrap-distance-top:0;mso-wrap-distance-right:0;mso-wrap-distance-bottom:0;mso-position-horizontal:absolute;mso-position-horizontal-relative:text;mso-position-vertical:absolute;mso-position-vertical-relative:text" from="-3.6pt,3.05pt" to="304.45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" strokeweight=".35mm"/>
      </w:pic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AA0734" w14:textId="77777777" w:rsidR="007B434C" w:rsidRDefault="007B434C">
    <w:pPr>
      <w:pStyle w:val="Cabealho"/>
    </w:pPr>
  </w:p>
  <w:p w14:paraId="22E34FE1" w14:textId="79B6072C" w:rsidR="007B434C" w:rsidRDefault="00000000">
    <w:pPr>
      <w:pStyle w:val="Cabealho"/>
    </w:pPr>
    <w:r>
      <w:rPr>
        <w:noProof/>
      </w:rPr>
      <w:pict w14:anchorId="5CEAA0E2">
        <v:line id="Line 9_28" o:spid="_x0000_s1047" style="position:absolute;left:0;text-align:left;z-index:-503316196;visibility:visible;mso-wrap-style:square;mso-wrap-distance-left:0;mso-wrap-distance-top:0;mso-wrap-distance-right:0;mso-wrap-distance-bottom:0;mso-position-horizontal:absolute;mso-position-horizontal-relative:text;mso-position-vertical:absolute;mso-position-vertical-relative:text" from="0,.05pt" to="322.6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" strokeweight=".35mm"/>
      </w:pic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B134E1" w14:textId="77777777" w:rsidR="007B434C" w:rsidRDefault="007B434C">
    <w:pPr>
      <w:pStyle w:val="Cabealho"/>
    </w:pPr>
  </w:p>
  <w:p w14:paraId="7A465C66" w14:textId="0FC6D06D" w:rsidR="007B434C" w:rsidRDefault="00000000">
    <w:pPr>
      <w:pStyle w:val="Cabealho"/>
    </w:pPr>
    <w:r>
      <w:rPr>
        <w:noProof/>
      </w:rPr>
      <w:pict w14:anchorId="04373054">
        <v:line id="Line 14_26" o:spid="_x0000_s1046" style="position:absolute;left:0;text-align:left;z-index:-503316197;visibility:visible;mso-wrap-style:square;mso-wrap-distance-left:0;mso-wrap-distance-top:0;mso-wrap-distance-right:0;mso-wrap-distance-bottom:0;mso-position-horizontal:absolute;mso-position-horizontal-relative:text;mso-position-vertical:absolute;mso-position-vertical-relative:text" from="-3.6pt,3.05pt" to="304.45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" strokeweight=".35mm"/>
      </w:pic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5AC7EF" w14:textId="77777777" w:rsidR="007B434C" w:rsidRDefault="007B434C">
    <w:pPr>
      <w:pStyle w:val="Cabealho"/>
    </w:pPr>
  </w:p>
  <w:p w14:paraId="5DB4E627" w14:textId="05918143" w:rsidR="007B434C" w:rsidRDefault="00000000">
    <w:pPr>
      <w:pStyle w:val="Cabealho"/>
    </w:pPr>
    <w:r>
      <w:rPr>
        <w:noProof/>
      </w:rPr>
      <w:pict w14:anchorId="6E473942">
        <v:line id="Line 9_32" o:spid="_x0000_s1035" style="position:absolute;left:0;text-align:left;z-index:-503316188;visibility:visible;mso-wrap-style:square;mso-wrap-distance-left:0;mso-wrap-distance-top:0;mso-wrap-distance-right:0;mso-wrap-distance-bottom:0;mso-position-horizontal:absolute;mso-position-horizontal-relative:text;mso-position-vertical:absolute;mso-position-vertical-relative:text" from="0,.05pt" to="322.6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" strokeweight=".35mm"/>
      </w:pic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2E51FB" w14:textId="77777777" w:rsidR="007B434C" w:rsidRDefault="007B434C">
    <w:pPr>
      <w:pStyle w:val="Cabealho"/>
    </w:pPr>
  </w:p>
  <w:p w14:paraId="530BFE19" w14:textId="14F56365" w:rsidR="007B434C" w:rsidRDefault="00000000">
    <w:pPr>
      <w:pStyle w:val="Cabealho"/>
    </w:pPr>
    <w:r>
      <w:rPr>
        <w:noProof/>
      </w:rPr>
      <w:pict w14:anchorId="39597180">
        <v:line id="Line 14_30" o:spid="_x0000_s1034" style="position:absolute;left:0;text-align:left;z-index:-503316189;visibility:visible;mso-wrap-style:square;mso-wrap-distance-left:0;mso-wrap-distance-top:0;mso-wrap-distance-right:0;mso-wrap-distance-bottom:0;mso-position-horizontal:absolute;mso-position-horizontal-relative:text;mso-position-vertical:absolute;mso-position-vertical-relative:text" from="-3.6pt,3.05pt" to="304.45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" strokeweight=".35mm"/>
      </w:pic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02E88C" w14:textId="77777777" w:rsidR="007B434C" w:rsidRDefault="007B434C">
    <w:pPr>
      <w:pStyle w:val="Cabealho"/>
    </w:pPr>
  </w:p>
  <w:p w14:paraId="25A02D2F" w14:textId="03A581C7" w:rsidR="007B434C" w:rsidRDefault="00000000">
    <w:pPr>
      <w:pStyle w:val="Cabealho"/>
    </w:pPr>
    <w:r>
      <w:rPr>
        <w:noProof/>
      </w:rPr>
      <w:pict w14:anchorId="70D54D1D">
        <v:line id="Line 9_35" o:spid="_x0000_s1028" style="position:absolute;left:0;text-align:left;z-index:-503316459;visibility:visible;mso-wrap-style:square;mso-wrap-distance-left:0;mso-wrap-distance-top:0;mso-wrap-distance-right:0;mso-wrap-distance-bottom:0;mso-position-horizontal:absolute;mso-position-horizontal-relative:text;mso-position-vertical:absolute;mso-position-vertical-relative:text" from="-3.6pt,3.05pt" to="319.05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" strokeweight=".35mm"/>
      </w:pic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CB3C5D" w14:textId="77777777" w:rsidR="007B434C" w:rsidRDefault="007B434C">
    <w:pPr>
      <w:pStyle w:val="Cabealho"/>
    </w:pPr>
  </w:p>
  <w:p w14:paraId="09D78FB5" w14:textId="6778CADD" w:rsidR="007B434C" w:rsidRDefault="00000000">
    <w:pPr>
      <w:pStyle w:val="Cabealho"/>
    </w:pPr>
    <w:r>
      <w:rPr>
        <w:noProof/>
      </w:rPr>
      <w:pict w14:anchorId="2D858A7C">
        <v:line id="Shape50" o:spid="_x0000_s1027" style="position:absolute;left:0;text-align:left;z-index:-503316477;visibility:visible;mso-wrap-style:square;mso-wrap-distance-left:0;mso-wrap-distance-top:0;mso-wrap-distance-right:0;mso-wrap-distance-bottom:0;mso-position-horizontal:absolute;mso-position-horizontal-relative:text;mso-position-vertical:absolute;mso-position-vertical-relative:text" from="-3.6pt,3.05pt" to="304.45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" strokeweight=".35mm"/>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1ECD5F" w14:textId="77777777" w:rsidR="007B434C" w:rsidRDefault="007B434C">
    <w:pPr>
      <w:pStyle w:val="Cabealho"/>
    </w:pPr>
  </w:p>
  <w:p w14:paraId="3BB9A023" w14:textId="30897E7E" w:rsidR="007B434C" w:rsidRDefault="00000000">
    <w:pPr>
      <w:pStyle w:val="Cabealho"/>
    </w:pPr>
    <w:r>
      <w:rPr>
        <w:noProof/>
      </w:rPr>
      <w:pict w14:anchorId="67A47A86">
        <v:line id="Line 9_2" o:spid="_x0000_s1103" style="position:absolute;left:0;text-align:left;z-index:-503316272;visibility:visible;mso-wrap-style:square;mso-wrap-distance-left:0;mso-wrap-distance-top:0;mso-wrap-distance-right:0;mso-wrap-distance-bottom:0;mso-position-horizontal:absolute;mso-position-horizontal-relative:text;mso-position-vertical:absolute;mso-position-vertical-relative:text" from="0,.05pt" to="322.6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" strokeweight=".35mm"/>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1E340B" w14:textId="77777777" w:rsidR="007B434C" w:rsidRDefault="007B434C">
    <w:pPr>
      <w:pStyle w:val="Cabealho"/>
    </w:pPr>
  </w:p>
  <w:p w14:paraId="3ABF85C7" w14:textId="2C245A6C" w:rsidR="007B434C" w:rsidRDefault="00000000">
    <w:pPr>
      <w:pStyle w:val="Cabealho"/>
    </w:pPr>
    <w:r>
      <w:rPr>
        <w:noProof/>
      </w:rPr>
      <w:pict w14:anchorId="7227A7D6">
        <v:line id="Line 14_0" o:spid="_x0000_s1102" style="position:absolute;left:0;text-align:left;z-index:-503316273;visibility:visible;mso-wrap-style:square;mso-wrap-distance-left:0;mso-wrap-distance-top:0;mso-wrap-distance-right:0;mso-wrap-distance-bottom:0;mso-position-horizontal:absolute;mso-position-horizontal-relative:text;mso-position-vertical:absolute;mso-position-vertical-relative:text" from="-3.6pt,3.05pt" to="304.45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" strokeweight=".35mm"/>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6DC06E" w14:textId="77777777" w:rsidR="007B434C" w:rsidRDefault="007B434C">
    <w:pPr>
      <w:pStyle w:val="Cabealho"/>
    </w:pPr>
  </w:p>
  <w:p w14:paraId="457BF787" w14:textId="05FEB114" w:rsidR="007B434C" w:rsidRDefault="00000000">
    <w:pPr>
      <w:pStyle w:val="Cabealho"/>
    </w:pPr>
    <w:r>
      <w:rPr>
        <w:noProof/>
      </w:rPr>
      <w:pict w14:anchorId="2DDB24B4">
        <v:line id="Line 9_4" o:spid="_x0000_s1099" style="position:absolute;left:0;text-align:left;z-index:-503316268;visibility:visible;mso-wrap-style:square;mso-wrap-distance-left:0;mso-wrap-distance-top:0;mso-wrap-distance-right:0;mso-wrap-distance-bottom:0;mso-position-horizontal:absolute;mso-position-horizontal-relative:text;mso-position-vertical:absolute;mso-position-vertical-relative:text" from="0,.05pt" to="322.6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" strokeweight=".35mm"/>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2DE801" w14:textId="77777777" w:rsidR="007B434C" w:rsidRDefault="007B434C">
    <w:pPr>
      <w:pStyle w:val="Cabealho"/>
    </w:pPr>
  </w:p>
  <w:p w14:paraId="022A3EB1" w14:textId="4DA37868" w:rsidR="007B434C" w:rsidRDefault="00000000">
    <w:pPr>
      <w:pStyle w:val="Cabealho"/>
    </w:pPr>
    <w:r>
      <w:rPr>
        <w:noProof/>
      </w:rPr>
      <w:pict w14:anchorId="2485B2D5">
        <v:line id="Line 14_2" o:spid="_x0000_s1098" style="position:absolute;left:0;text-align:left;z-index:-503316269;visibility:visible;mso-wrap-style:square;mso-wrap-distance-left:0;mso-wrap-distance-top:0;mso-wrap-distance-right:0;mso-wrap-distance-bottom:0;mso-position-horizontal:absolute;mso-position-horizontal-relative:text;mso-position-vertical:absolute;mso-position-vertical-relative:text" from="-3.6pt,3.05pt" to="304.45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" strokeweight=".35mm"/>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2E4915" w14:textId="77777777" w:rsidR="007B434C" w:rsidRDefault="007B434C">
    <w:pPr>
      <w:pStyle w:val="Cabealho"/>
    </w:pPr>
  </w:p>
  <w:p w14:paraId="7CB6751B" w14:textId="6D107189" w:rsidR="007B434C" w:rsidRDefault="00000000">
    <w:pPr>
      <w:pStyle w:val="Cabealho"/>
    </w:pPr>
    <w:r>
      <w:rPr>
        <w:noProof/>
      </w:rPr>
      <w:pict w14:anchorId="097CE9F9">
        <v:line id="Line 9_6" o:spid="_x0000_s1095" style="position:absolute;left:0;text-align:left;z-index:-503316264;visibility:visible;mso-wrap-style:square;mso-wrap-distance-left:0;mso-wrap-distance-top:0;mso-wrap-distance-right:0;mso-wrap-distance-bottom:0;mso-position-horizontal:absolute;mso-position-horizontal-relative:text;mso-position-vertical:absolute;mso-position-vertical-relative:text" from="0,.05pt" to="322.6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" strokeweight=".35mm"/>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145B94" w14:textId="77777777" w:rsidR="007B434C" w:rsidRDefault="007B434C">
    <w:pPr>
      <w:pStyle w:val="Cabealho"/>
    </w:pPr>
  </w:p>
  <w:p w14:paraId="080A3853" w14:textId="35B34992" w:rsidR="007B434C" w:rsidRDefault="00000000">
    <w:pPr>
      <w:pStyle w:val="Cabealho"/>
    </w:pPr>
    <w:r>
      <w:rPr>
        <w:noProof/>
      </w:rPr>
      <w:pict w14:anchorId="45B33566">
        <v:line id="Line 14_4" o:spid="_x0000_s1094" style="position:absolute;left:0;text-align:left;z-index:-503316265;visibility:visible;mso-wrap-style:square;mso-wrap-distance-left:0;mso-wrap-distance-top:0;mso-wrap-distance-right:0;mso-wrap-distance-bottom:0;mso-position-horizontal:absolute;mso-position-horizontal-relative:text;mso-position-vertical:absolute;mso-position-vertical-relative:text" from="-3.6pt,3.05pt" to="304.45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" strokeweight=".35mm"/>
      </w:pic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296AB1" w14:textId="77777777" w:rsidR="007B434C" w:rsidRDefault="007B434C">
    <w:pPr>
      <w:pStyle w:val="Cabealho"/>
    </w:pPr>
  </w:p>
  <w:p w14:paraId="77EEE848" w14:textId="6963AFBD" w:rsidR="007B434C" w:rsidRDefault="00000000">
    <w:pPr>
      <w:pStyle w:val="Cabealho"/>
    </w:pPr>
    <w:r>
      <w:rPr>
        <w:noProof/>
      </w:rPr>
      <w:pict w14:anchorId="05D84526">
        <v:line id="Line 9_9" o:spid="_x0000_s1087" style="position:absolute;left:0;text-align:left;z-index:-503316260;visibility:visible;mso-wrap-style:square;mso-wrap-distance-left:0;mso-wrap-distance-top:0;mso-wrap-distance-right:0;mso-wrap-distance-bottom:0;mso-position-horizontal:absolute;mso-position-horizontal-relative:text;mso-position-vertical:absolute;mso-position-vertical-relative:text" from="0,.05pt" to="322.6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" strokeweight=".35mm"/>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65CF6"/>
    <w:multiLevelType w:val="multilevel"/>
    <w:tmpl w:val="0FD60170"/>
    <w:lvl w:ilvl="0">
      <w:start w:val="5"/>
      <w:numFmt w:val="decimal"/>
      <w:lvlText w:val="%1"/>
      <w:lvlJc w:val="left"/>
      <w:pPr>
        <w:tabs>
          <w:tab w:val="num" w:pos="0"/>
        </w:tabs>
        <w:ind w:left="450" w:hanging="450"/>
      </w:pPr>
    </w:lvl>
    <w:lvl w:ilvl="1">
      <w:start w:val="1"/>
      <w:numFmt w:val="decimal"/>
      <w:lvlText w:val="%1.%2"/>
      <w:lvlJc w:val="left"/>
      <w:pPr>
        <w:tabs>
          <w:tab w:val="num" w:pos="0"/>
        </w:tabs>
        <w:ind w:left="862" w:hanging="720"/>
      </w:pPr>
    </w:lvl>
    <w:lvl w:ilvl="2">
      <w:start w:val="1"/>
      <w:numFmt w:val="decimal"/>
      <w:lvlText w:val="%1.%2.%3"/>
      <w:lvlJc w:val="left"/>
      <w:pPr>
        <w:tabs>
          <w:tab w:val="num" w:pos="0"/>
        </w:tabs>
        <w:ind w:left="1286" w:hanging="720"/>
      </w:pPr>
    </w:lvl>
    <w:lvl w:ilvl="3">
      <w:start w:val="1"/>
      <w:numFmt w:val="decimal"/>
      <w:lvlText w:val="%1.%2.%3.%4"/>
      <w:lvlJc w:val="left"/>
      <w:pPr>
        <w:tabs>
          <w:tab w:val="num" w:pos="0"/>
        </w:tabs>
        <w:ind w:left="1929" w:hanging="1080"/>
      </w:pPr>
    </w:lvl>
    <w:lvl w:ilvl="4">
      <w:start w:val="1"/>
      <w:numFmt w:val="decimal"/>
      <w:lvlText w:val="%1.%2.%3.%4.%5"/>
      <w:lvlJc w:val="left"/>
      <w:pPr>
        <w:tabs>
          <w:tab w:val="num" w:pos="0"/>
        </w:tabs>
        <w:ind w:left="2212" w:hanging="1080"/>
      </w:pPr>
    </w:lvl>
    <w:lvl w:ilvl="5">
      <w:start w:val="1"/>
      <w:numFmt w:val="decimal"/>
      <w:lvlText w:val="%1.%2.%3.%4.%5.%6"/>
      <w:lvlJc w:val="left"/>
      <w:pPr>
        <w:tabs>
          <w:tab w:val="num" w:pos="0"/>
        </w:tabs>
        <w:ind w:left="2855" w:hanging="1440"/>
      </w:pPr>
    </w:lvl>
    <w:lvl w:ilvl="6">
      <w:start w:val="1"/>
      <w:numFmt w:val="decimal"/>
      <w:lvlText w:val="%1.%2.%3.%4.%5.%6.%7"/>
      <w:lvlJc w:val="left"/>
      <w:pPr>
        <w:tabs>
          <w:tab w:val="num" w:pos="0"/>
        </w:tabs>
        <w:ind w:left="3498" w:hanging="1800"/>
      </w:pPr>
    </w:lvl>
    <w:lvl w:ilvl="7">
      <w:start w:val="1"/>
      <w:numFmt w:val="decimal"/>
      <w:lvlText w:val="%1.%2.%3.%4.%5.%6.%7.%8"/>
      <w:lvlJc w:val="left"/>
      <w:pPr>
        <w:tabs>
          <w:tab w:val="num" w:pos="0"/>
        </w:tabs>
        <w:ind w:left="3781" w:hanging="1800"/>
      </w:pPr>
    </w:lvl>
    <w:lvl w:ilvl="8">
      <w:start w:val="1"/>
      <w:numFmt w:val="decimal"/>
      <w:lvlText w:val="%1.%2.%3.%4.%5.%6.%7.%8.%9"/>
      <w:lvlJc w:val="left"/>
      <w:pPr>
        <w:tabs>
          <w:tab w:val="num" w:pos="0"/>
        </w:tabs>
        <w:ind w:left="4424" w:hanging="2160"/>
      </w:pPr>
    </w:lvl>
  </w:abstractNum>
  <w:abstractNum w:abstractNumId="1" w15:restartNumberingAfterBreak="0">
    <w:nsid w:val="1D1C70B0"/>
    <w:multiLevelType w:val="hybridMultilevel"/>
    <w:tmpl w:val="A460650C"/>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 w15:restartNumberingAfterBreak="0">
    <w:nsid w:val="1F15145A"/>
    <w:multiLevelType w:val="hybridMultilevel"/>
    <w:tmpl w:val="D4A4269A"/>
    <w:lvl w:ilvl="0" w:tplc="849CE558">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 w15:restartNumberingAfterBreak="0">
    <w:nsid w:val="24922548"/>
    <w:multiLevelType w:val="multilevel"/>
    <w:tmpl w:val="EED4C50E"/>
    <w:lvl w:ilvl="0">
      <w:start w:val="1"/>
      <w:numFmt w:val="decimal"/>
      <w:lvlText w:val="%1"/>
      <w:lvlJc w:val="left"/>
      <w:pPr>
        <w:tabs>
          <w:tab w:val="num" w:pos="0"/>
        </w:tabs>
        <w:ind w:left="2984" w:hanging="432"/>
      </w:pPr>
    </w:lvl>
    <w:lvl w:ilvl="1">
      <w:start w:val="1"/>
      <w:numFmt w:val="decimal"/>
      <w:lvlText w:val="%1.%2"/>
      <w:lvlJc w:val="left"/>
      <w:pPr>
        <w:tabs>
          <w:tab w:val="num" w:pos="0"/>
        </w:tabs>
        <w:ind w:left="576" w:hanging="576"/>
      </w:pPr>
    </w:lvl>
    <w:lvl w:ilvl="2">
      <w:start w:val="1"/>
      <w:numFmt w:val="decimal"/>
      <w:lvlText w:val="%1.%2.%3"/>
      <w:lvlJc w:val="left"/>
      <w:pPr>
        <w:tabs>
          <w:tab w:val="num" w:pos="0"/>
        </w:tabs>
        <w:ind w:left="1287"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upperLetter"/>
      <w:lvlText w:val="%8.%9"/>
      <w:lvlJc w:val="left"/>
      <w:pPr>
        <w:tabs>
          <w:tab w:val="num" w:pos="0"/>
        </w:tabs>
        <w:ind w:left="1584" w:hanging="1584"/>
      </w:pPr>
    </w:lvl>
  </w:abstractNum>
  <w:abstractNum w:abstractNumId="4" w15:restartNumberingAfterBreak="0">
    <w:nsid w:val="2A29181E"/>
    <w:multiLevelType w:val="multilevel"/>
    <w:tmpl w:val="D9CA9F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A73277A"/>
    <w:multiLevelType w:val="multilevel"/>
    <w:tmpl w:val="0FD60170"/>
    <w:lvl w:ilvl="0">
      <w:start w:val="5"/>
      <w:numFmt w:val="decimal"/>
      <w:lvlText w:val="%1"/>
      <w:lvlJc w:val="left"/>
      <w:pPr>
        <w:tabs>
          <w:tab w:val="num" w:pos="0"/>
        </w:tabs>
        <w:ind w:left="450" w:hanging="450"/>
      </w:pPr>
    </w:lvl>
    <w:lvl w:ilvl="1">
      <w:start w:val="1"/>
      <w:numFmt w:val="decimal"/>
      <w:lvlText w:val="%1.%2"/>
      <w:lvlJc w:val="left"/>
      <w:pPr>
        <w:tabs>
          <w:tab w:val="num" w:pos="0"/>
        </w:tabs>
        <w:ind w:left="862" w:hanging="720"/>
      </w:pPr>
    </w:lvl>
    <w:lvl w:ilvl="2">
      <w:start w:val="1"/>
      <w:numFmt w:val="decimal"/>
      <w:lvlText w:val="%1.%2.%3"/>
      <w:lvlJc w:val="left"/>
      <w:pPr>
        <w:tabs>
          <w:tab w:val="num" w:pos="0"/>
        </w:tabs>
        <w:ind w:left="1286" w:hanging="720"/>
      </w:pPr>
    </w:lvl>
    <w:lvl w:ilvl="3">
      <w:start w:val="1"/>
      <w:numFmt w:val="decimal"/>
      <w:lvlText w:val="%1.%2.%3.%4"/>
      <w:lvlJc w:val="left"/>
      <w:pPr>
        <w:tabs>
          <w:tab w:val="num" w:pos="0"/>
        </w:tabs>
        <w:ind w:left="1929" w:hanging="1080"/>
      </w:pPr>
    </w:lvl>
    <w:lvl w:ilvl="4">
      <w:start w:val="1"/>
      <w:numFmt w:val="decimal"/>
      <w:lvlText w:val="%1.%2.%3.%4.%5"/>
      <w:lvlJc w:val="left"/>
      <w:pPr>
        <w:tabs>
          <w:tab w:val="num" w:pos="0"/>
        </w:tabs>
        <w:ind w:left="2212" w:hanging="1080"/>
      </w:pPr>
    </w:lvl>
    <w:lvl w:ilvl="5">
      <w:start w:val="1"/>
      <w:numFmt w:val="decimal"/>
      <w:lvlText w:val="%1.%2.%3.%4.%5.%6"/>
      <w:lvlJc w:val="left"/>
      <w:pPr>
        <w:tabs>
          <w:tab w:val="num" w:pos="0"/>
        </w:tabs>
        <w:ind w:left="2855" w:hanging="1440"/>
      </w:pPr>
    </w:lvl>
    <w:lvl w:ilvl="6">
      <w:start w:val="1"/>
      <w:numFmt w:val="decimal"/>
      <w:lvlText w:val="%1.%2.%3.%4.%5.%6.%7"/>
      <w:lvlJc w:val="left"/>
      <w:pPr>
        <w:tabs>
          <w:tab w:val="num" w:pos="0"/>
        </w:tabs>
        <w:ind w:left="3498" w:hanging="1800"/>
      </w:pPr>
    </w:lvl>
    <w:lvl w:ilvl="7">
      <w:start w:val="1"/>
      <w:numFmt w:val="decimal"/>
      <w:lvlText w:val="%1.%2.%3.%4.%5.%6.%7.%8"/>
      <w:lvlJc w:val="left"/>
      <w:pPr>
        <w:tabs>
          <w:tab w:val="num" w:pos="0"/>
        </w:tabs>
        <w:ind w:left="3781" w:hanging="1800"/>
      </w:pPr>
    </w:lvl>
    <w:lvl w:ilvl="8">
      <w:start w:val="1"/>
      <w:numFmt w:val="decimal"/>
      <w:lvlText w:val="%1.%2.%3.%4.%5.%6.%7.%8.%9"/>
      <w:lvlJc w:val="left"/>
      <w:pPr>
        <w:tabs>
          <w:tab w:val="num" w:pos="0"/>
        </w:tabs>
        <w:ind w:left="4424" w:hanging="2160"/>
      </w:pPr>
    </w:lvl>
  </w:abstractNum>
  <w:abstractNum w:abstractNumId="6" w15:restartNumberingAfterBreak="0">
    <w:nsid w:val="34711BB9"/>
    <w:multiLevelType w:val="multilevel"/>
    <w:tmpl w:val="71623F5A"/>
    <w:lvl w:ilvl="0">
      <w:start w:val="2"/>
      <w:numFmt w:val="decimal"/>
      <w:lvlText w:val="%1"/>
      <w:lvlJc w:val="left"/>
      <w:pPr>
        <w:tabs>
          <w:tab w:val="num" w:pos="850"/>
        </w:tabs>
        <w:ind w:left="1390" w:hanging="540"/>
      </w:pPr>
    </w:lvl>
    <w:lvl w:ilvl="1">
      <w:start w:val="2"/>
      <w:numFmt w:val="decimal"/>
      <w:lvlText w:val="%1.%2"/>
      <w:lvlJc w:val="left"/>
      <w:pPr>
        <w:tabs>
          <w:tab w:val="num" w:pos="0"/>
        </w:tabs>
        <w:ind w:left="823" w:hanging="540"/>
      </w:pPr>
    </w:lvl>
    <w:lvl w:ilvl="2">
      <w:start w:val="3"/>
      <w:numFmt w:val="decimal"/>
      <w:lvlText w:val="%1.%2.%3"/>
      <w:lvlJc w:val="left"/>
      <w:pPr>
        <w:tabs>
          <w:tab w:val="num" w:pos="0"/>
        </w:tabs>
        <w:ind w:left="1286" w:hanging="720"/>
      </w:pPr>
    </w:lvl>
    <w:lvl w:ilvl="3">
      <w:start w:val="1"/>
      <w:numFmt w:val="decimal"/>
      <w:lvlText w:val="%1.%2.%3.%4"/>
      <w:lvlJc w:val="left"/>
      <w:pPr>
        <w:tabs>
          <w:tab w:val="num" w:pos="0"/>
        </w:tabs>
        <w:ind w:left="1569" w:hanging="720"/>
      </w:pPr>
    </w:lvl>
    <w:lvl w:ilvl="4">
      <w:start w:val="1"/>
      <w:numFmt w:val="decimal"/>
      <w:lvlText w:val="%1.%2.%3.%4.%5"/>
      <w:lvlJc w:val="left"/>
      <w:pPr>
        <w:tabs>
          <w:tab w:val="num" w:pos="0"/>
        </w:tabs>
        <w:ind w:left="2212" w:hanging="1080"/>
      </w:pPr>
    </w:lvl>
    <w:lvl w:ilvl="5">
      <w:start w:val="1"/>
      <w:numFmt w:val="decimal"/>
      <w:lvlText w:val="%1.%2.%3.%4.%5.%6"/>
      <w:lvlJc w:val="left"/>
      <w:pPr>
        <w:tabs>
          <w:tab w:val="num" w:pos="0"/>
        </w:tabs>
        <w:ind w:left="2495" w:hanging="1080"/>
      </w:pPr>
    </w:lvl>
    <w:lvl w:ilvl="6">
      <w:start w:val="1"/>
      <w:numFmt w:val="decimal"/>
      <w:lvlText w:val="%1.%2.%3.%4.%5.%6.%7"/>
      <w:lvlJc w:val="left"/>
      <w:pPr>
        <w:tabs>
          <w:tab w:val="num" w:pos="0"/>
        </w:tabs>
        <w:ind w:left="3138" w:hanging="1440"/>
      </w:pPr>
    </w:lvl>
    <w:lvl w:ilvl="7">
      <w:start w:val="1"/>
      <w:numFmt w:val="decimal"/>
      <w:lvlText w:val="%1.%2.%3.%4.%5.%6.%7.%8"/>
      <w:lvlJc w:val="left"/>
      <w:pPr>
        <w:tabs>
          <w:tab w:val="num" w:pos="0"/>
        </w:tabs>
        <w:ind w:left="3421" w:hanging="1440"/>
      </w:pPr>
    </w:lvl>
    <w:lvl w:ilvl="8">
      <w:start w:val="1"/>
      <w:numFmt w:val="decimal"/>
      <w:lvlText w:val="%1.%2.%3.%4.%5.%6.%7.%8.%9"/>
      <w:lvlJc w:val="left"/>
      <w:pPr>
        <w:tabs>
          <w:tab w:val="num" w:pos="0"/>
        </w:tabs>
        <w:ind w:left="4064" w:hanging="1800"/>
      </w:pPr>
    </w:lvl>
  </w:abstractNum>
  <w:abstractNum w:abstractNumId="7" w15:restartNumberingAfterBreak="0">
    <w:nsid w:val="388F0EE3"/>
    <w:multiLevelType w:val="hybridMultilevel"/>
    <w:tmpl w:val="BD2E105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8" w15:restartNumberingAfterBreak="0">
    <w:nsid w:val="393D1D02"/>
    <w:multiLevelType w:val="multilevel"/>
    <w:tmpl w:val="0706CBB4"/>
    <w:lvl w:ilvl="0">
      <w:start w:val="2"/>
      <w:numFmt w:val="decimal"/>
      <w:lvlText w:val="%1"/>
      <w:lvlJc w:val="left"/>
      <w:pPr>
        <w:tabs>
          <w:tab w:val="num" w:pos="0"/>
        </w:tabs>
        <w:ind w:left="540" w:hanging="540"/>
      </w:pPr>
    </w:lvl>
    <w:lvl w:ilvl="1">
      <w:start w:val="2"/>
      <w:numFmt w:val="decimal"/>
      <w:lvlText w:val="%1.%2"/>
      <w:lvlJc w:val="left"/>
      <w:pPr>
        <w:tabs>
          <w:tab w:val="num" w:pos="0"/>
        </w:tabs>
        <w:ind w:left="823" w:hanging="540"/>
      </w:pPr>
    </w:lvl>
    <w:lvl w:ilvl="2">
      <w:start w:val="3"/>
      <w:numFmt w:val="decimal"/>
      <w:lvlText w:val="%1.%2.%3"/>
      <w:lvlJc w:val="left"/>
      <w:pPr>
        <w:tabs>
          <w:tab w:val="num" w:pos="0"/>
        </w:tabs>
        <w:ind w:left="1286" w:hanging="720"/>
      </w:pPr>
    </w:lvl>
    <w:lvl w:ilvl="3">
      <w:start w:val="1"/>
      <w:numFmt w:val="decimal"/>
      <w:lvlText w:val="%1.%2.%3.%4"/>
      <w:lvlJc w:val="left"/>
      <w:pPr>
        <w:tabs>
          <w:tab w:val="num" w:pos="0"/>
        </w:tabs>
        <w:ind w:left="1569" w:hanging="720"/>
      </w:pPr>
    </w:lvl>
    <w:lvl w:ilvl="4">
      <w:start w:val="1"/>
      <w:numFmt w:val="decimal"/>
      <w:lvlText w:val="%1.%2.%3.%4.%5"/>
      <w:lvlJc w:val="left"/>
      <w:pPr>
        <w:tabs>
          <w:tab w:val="num" w:pos="0"/>
        </w:tabs>
        <w:ind w:left="2212" w:hanging="1080"/>
      </w:pPr>
    </w:lvl>
    <w:lvl w:ilvl="5">
      <w:start w:val="1"/>
      <w:numFmt w:val="decimal"/>
      <w:lvlText w:val="%1.%2.%3.%4.%5.%6"/>
      <w:lvlJc w:val="left"/>
      <w:pPr>
        <w:tabs>
          <w:tab w:val="num" w:pos="0"/>
        </w:tabs>
        <w:ind w:left="2495" w:hanging="1080"/>
      </w:pPr>
    </w:lvl>
    <w:lvl w:ilvl="6">
      <w:start w:val="1"/>
      <w:numFmt w:val="decimal"/>
      <w:lvlText w:val="%1.%2.%3.%4.%5.%6.%7"/>
      <w:lvlJc w:val="left"/>
      <w:pPr>
        <w:tabs>
          <w:tab w:val="num" w:pos="0"/>
        </w:tabs>
        <w:ind w:left="3138" w:hanging="1440"/>
      </w:pPr>
    </w:lvl>
    <w:lvl w:ilvl="7">
      <w:start w:val="1"/>
      <w:numFmt w:val="decimal"/>
      <w:lvlText w:val="%1.%2.%3.%4.%5.%6.%7.%8"/>
      <w:lvlJc w:val="left"/>
      <w:pPr>
        <w:tabs>
          <w:tab w:val="num" w:pos="0"/>
        </w:tabs>
        <w:ind w:left="3421" w:hanging="1440"/>
      </w:pPr>
    </w:lvl>
    <w:lvl w:ilvl="8">
      <w:start w:val="1"/>
      <w:numFmt w:val="decimal"/>
      <w:lvlText w:val="%1.%2.%3.%4.%5.%6.%7.%8.%9"/>
      <w:lvlJc w:val="left"/>
      <w:pPr>
        <w:tabs>
          <w:tab w:val="num" w:pos="0"/>
        </w:tabs>
        <w:ind w:left="4064" w:hanging="1800"/>
      </w:pPr>
    </w:lvl>
  </w:abstractNum>
  <w:abstractNum w:abstractNumId="9" w15:restartNumberingAfterBreak="0">
    <w:nsid w:val="3EB86889"/>
    <w:multiLevelType w:val="hybridMultilevel"/>
    <w:tmpl w:val="5EFE9382"/>
    <w:lvl w:ilvl="0" w:tplc="849CE558">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0" w15:restartNumberingAfterBreak="0">
    <w:nsid w:val="4CC434FC"/>
    <w:multiLevelType w:val="hybridMultilevel"/>
    <w:tmpl w:val="EE1EAF2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1" w15:restartNumberingAfterBreak="0">
    <w:nsid w:val="571929B0"/>
    <w:multiLevelType w:val="multilevel"/>
    <w:tmpl w:val="EBCA675A"/>
    <w:lvl w:ilvl="0">
      <w:start w:val="8"/>
      <w:numFmt w:val="decimal"/>
      <w:lvlText w:val="%1"/>
      <w:lvlJc w:val="left"/>
      <w:pPr>
        <w:ind w:left="480" w:hanging="480"/>
      </w:pPr>
      <w:rPr>
        <w:rFonts w:hint="default"/>
      </w:rPr>
    </w:lvl>
    <w:lvl w:ilvl="1">
      <w:start w:val="4"/>
      <w:numFmt w:val="decimal"/>
      <w:lvlText w:val="%1.%2"/>
      <w:lvlJc w:val="left"/>
      <w:pPr>
        <w:ind w:left="763" w:hanging="480"/>
      </w:pPr>
      <w:rPr>
        <w:rFonts w:hint="default"/>
      </w:rPr>
    </w:lvl>
    <w:lvl w:ilvl="2">
      <w:start w:val="3"/>
      <w:numFmt w:val="decimal"/>
      <w:lvlText w:val="%1.%2.%3"/>
      <w:lvlJc w:val="left"/>
      <w:pPr>
        <w:ind w:left="1286" w:hanging="720"/>
      </w:pPr>
      <w:rPr>
        <w:rFonts w:hint="default"/>
      </w:rPr>
    </w:lvl>
    <w:lvl w:ilvl="3">
      <w:start w:val="1"/>
      <w:numFmt w:val="decimal"/>
      <w:lvlText w:val="%1.%2.%3.%4"/>
      <w:lvlJc w:val="left"/>
      <w:pPr>
        <w:ind w:left="1569"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495" w:hanging="108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421" w:hanging="1440"/>
      </w:pPr>
      <w:rPr>
        <w:rFonts w:hint="default"/>
      </w:rPr>
    </w:lvl>
    <w:lvl w:ilvl="8">
      <w:start w:val="1"/>
      <w:numFmt w:val="decimal"/>
      <w:lvlText w:val="%1.%2.%3.%4.%5.%6.%7.%8.%9"/>
      <w:lvlJc w:val="left"/>
      <w:pPr>
        <w:ind w:left="4064" w:hanging="1800"/>
      </w:pPr>
      <w:rPr>
        <w:rFonts w:hint="default"/>
      </w:rPr>
    </w:lvl>
  </w:abstractNum>
  <w:abstractNum w:abstractNumId="12" w15:restartNumberingAfterBreak="0">
    <w:nsid w:val="57F404D0"/>
    <w:multiLevelType w:val="multilevel"/>
    <w:tmpl w:val="BAC6D75C"/>
    <w:lvl w:ilvl="0">
      <w:start w:val="4"/>
      <w:numFmt w:val="decimal"/>
      <w:lvlText w:val="%1"/>
      <w:lvlJc w:val="left"/>
      <w:pPr>
        <w:tabs>
          <w:tab w:val="num" w:pos="0"/>
        </w:tabs>
        <w:ind w:left="450" w:hanging="450"/>
      </w:pPr>
      <w:rPr>
        <w:color w:val="auto"/>
      </w:rPr>
    </w:lvl>
    <w:lvl w:ilvl="1">
      <w:start w:val="1"/>
      <w:numFmt w:val="decimal"/>
      <w:lvlText w:val="%1.%2"/>
      <w:lvlJc w:val="left"/>
      <w:pPr>
        <w:tabs>
          <w:tab w:val="num" w:pos="0"/>
        </w:tabs>
        <w:ind w:left="1003" w:hanging="720"/>
      </w:pPr>
      <w:rPr>
        <w:color w:val="auto"/>
      </w:rPr>
    </w:lvl>
    <w:lvl w:ilvl="2">
      <w:start w:val="1"/>
      <w:numFmt w:val="decimal"/>
      <w:lvlText w:val="%1.%2.%3"/>
      <w:lvlJc w:val="left"/>
      <w:pPr>
        <w:tabs>
          <w:tab w:val="num" w:pos="0"/>
        </w:tabs>
        <w:ind w:left="1286" w:hanging="720"/>
      </w:pPr>
      <w:rPr>
        <w:color w:val="auto"/>
      </w:rPr>
    </w:lvl>
    <w:lvl w:ilvl="3">
      <w:start w:val="1"/>
      <w:numFmt w:val="decimal"/>
      <w:lvlText w:val="%1.%2.%3.%4"/>
      <w:lvlJc w:val="left"/>
      <w:pPr>
        <w:tabs>
          <w:tab w:val="num" w:pos="0"/>
        </w:tabs>
        <w:ind w:left="1929" w:hanging="1080"/>
      </w:pPr>
      <w:rPr>
        <w:color w:val="auto"/>
      </w:rPr>
    </w:lvl>
    <w:lvl w:ilvl="4">
      <w:start w:val="1"/>
      <w:numFmt w:val="decimal"/>
      <w:lvlText w:val="%1.%2.%3.%4.%5"/>
      <w:lvlJc w:val="left"/>
      <w:pPr>
        <w:tabs>
          <w:tab w:val="num" w:pos="0"/>
        </w:tabs>
        <w:ind w:left="2212" w:hanging="1080"/>
      </w:pPr>
      <w:rPr>
        <w:color w:val="auto"/>
      </w:rPr>
    </w:lvl>
    <w:lvl w:ilvl="5">
      <w:start w:val="1"/>
      <w:numFmt w:val="decimal"/>
      <w:lvlText w:val="%1.%2.%3.%4.%5.%6"/>
      <w:lvlJc w:val="left"/>
      <w:pPr>
        <w:tabs>
          <w:tab w:val="num" w:pos="0"/>
        </w:tabs>
        <w:ind w:left="2855" w:hanging="1440"/>
      </w:pPr>
      <w:rPr>
        <w:color w:val="auto"/>
      </w:rPr>
    </w:lvl>
    <w:lvl w:ilvl="6">
      <w:start w:val="1"/>
      <w:numFmt w:val="decimal"/>
      <w:lvlText w:val="%1.%2.%3.%4.%5.%6.%7"/>
      <w:lvlJc w:val="left"/>
      <w:pPr>
        <w:tabs>
          <w:tab w:val="num" w:pos="0"/>
        </w:tabs>
        <w:ind w:left="3498" w:hanging="1800"/>
      </w:pPr>
      <w:rPr>
        <w:color w:val="auto"/>
      </w:rPr>
    </w:lvl>
    <w:lvl w:ilvl="7">
      <w:start w:val="1"/>
      <w:numFmt w:val="decimal"/>
      <w:lvlText w:val="%1.%2.%3.%4.%5.%6.%7.%8"/>
      <w:lvlJc w:val="left"/>
      <w:pPr>
        <w:tabs>
          <w:tab w:val="num" w:pos="0"/>
        </w:tabs>
        <w:ind w:left="3781" w:hanging="1800"/>
      </w:pPr>
      <w:rPr>
        <w:color w:val="auto"/>
      </w:rPr>
    </w:lvl>
    <w:lvl w:ilvl="8">
      <w:start w:val="1"/>
      <w:numFmt w:val="decimal"/>
      <w:lvlText w:val="%1.%2.%3.%4.%5.%6.%7.%8.%9"/>
      <w:lvlJc w:val="left"/>
      <w:pPr>
        <w:tabs>
          <w:tab w:val="num" w:pos="0"/>
        </w:tabs>
        <w:ind w:left="4424" w:hanging="2160"/>
      </w:pPr>
      <w:rPr>
        <w:color w:val="auto"/>
      </w:rPr>
    </w:lvl>
  </w:abstractNum>
  <w:abstractNum w:abstractNumId="13" w15:restartNumberingAfterBreak="0">
    <w:nsid w:val="58E8775E"/>
    <w:multiLevelType w:val="multilevel"/>
    <w:tmpl w:val="5268CDEE"/>
    <w:lvl w:ilvl="0">
      <w:start w:val="9"/>
      <w:numFmt w:val="decimal"/>
      <w:lvlText w:val="%1"/>
      <w:lvlJc w:val="left"/>
      <w:pPr>
        <w:ind w:left="375" w:hanging="375"/>
      </w:pPr>
      <w:rPr>
        <w:rFonts w:hint="default"/>
      </w:rPr>
    </w:lvl>
    <w:lvl w:ilvl="1">
      <w:start w:val="2"/>
      <w:numFmt w:val="decimal"/>
      <w:lvlText w:val="%1.%2"/>
      <w:lvlJc w:val="left"/>
      <w:pPr>
        <w:ind w:left="658" w:hanging="375"/>
      </w:pPr>
      <w:rPr>
        <w:rFonts w:hint="default"/>
      </w:rPr>
    </w:lvl>
    <w:lvl w:ilvl="2">
      <w:start w:val="1"/>
      <w:numFmt w:val="decimal"/>
      <w:lvlText w:val="%1.%2.%3"/>
      <w:lvlJc w:val="left"/>
      <w:pPr>
        <w:ind w:left="1286" w:hanging="720"/>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424" w:hanging="2160"/>
      </w:pPr>
      <w:rPr>
        <w:rFonts w:hint="default"/>
      </w:rPr>
    </w:lvl>
  </w:abstractNum>
  <w:abstractNum w:abstractNumId="14" w15:restartNumberingAfterBreak="0">
    <w:nsid w:val="5F8D78A0"/>
    <w:multiLevelType w:val="hybridMultilevel"/>
    <w:tmpl w:val="E10C20DA"/>
    <w:lvl w:ilvl="0" w:tplc="849CE558">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5" w15:restartNumberingAfterBreak="0">
    <w:nsid w:val="659C4D39"/>
    <w:multiLevelType w:val="multilevel"/>
    <w:tmpl w:val="0FD60170"/>
    <w:lvl w:ilvl="0">
      <w:start w:val="5"/>
      <w:numFmt w:val="decimal"/>
      <w:lvlText w:val="%1"/>
      <w:lvlJc w:val="left"/>
      <w:pPr>
        <w:tabs>
          <w:tab w:val="num" w:pos="0"/>
        </w:tabs>
        <w:ind w:left="450" w:hanging="450"/>
      </w:pPr>
    </w:lvl>
    <w:lvl w:ilvl="1">
      <w:start w:val="1"/>
      <w:numFmt w:val="decimal"/>
      <w:lvlText w:val="%1.%2"/>
      <w:lvlJc w:val="left"/>
      <w:pPr>
        <w:tabs>
          <w:tab w:val="num" w:pos="0"/>
        </w:tabs>
        <w:ind w:left="862" w:hanging="720"/>
      </w:pPr>
    </w:lvl>
    <w:lvl w:ilvl="2">
      <w:start w:val="1"/>
      <w:numFmt w:val="decimal"/>
      <w:lvlText w:val="%1.%2.%3"/>
      <w:lvlJc w:val="left"/>
      <w:pPr>
        <w:tabs>
          <w:tab w:val="num" w:pos="0"/>
        </w:tabs>
        <w:ind w:left="1286" w:hanging="720"/>
      </w:pPr>
    </w:lvl>
    <w:lvl w:ilvl="3">
      <w:start w:val="1"/>
      <w:numFmt w:val="decimal"/>
      <w:lvlText w:val="%1.%2.%3.%4"/>
      <w:lvlJc w:val="left"/>
      <w:pPr>
        <w:tabs>
          <w:tab w:val="num" w:pos="0"/>
        </w:tabs>
        <w:ind w:left="1929" w:hanging="1080"/>
      </w:pPr>
    </w:lvl>
    <w:lvl w:ilvl="4">
      <w:start w:val="1"/>
      <w:numFmt w:val="decimal"/>
      <w:lvlText w:val="%1.%2.%3.%4.%5"/>
      <w:lvlJc w:val="left"/>
      <w:pPr>
        <w:tabs>
          <w:tab w:val="num" w:pos="0"/>
        </w:tabs>
        <w:ind w:left="2212" w:hanging="1080"/>
      </w:pPr>
    </w:lvl>
    <w:lvl w:ilvl="5">
      <w:start w:val="1"/>
      <w:numFmt w:val="decimal"/>
      <w:lvlText w:val="%1.%2.%3.%4.%5.%6"/>
      <w:lvlJc w:val="left"/>
      <w:pPr>
        <w:tabs>
          <w:tab w:val="num" w:pos="0"/>
        </w:tabs>
        <w:ind w:left="2855" w:hanging="1440"/>
      </w:pPr>
    </w:lvl>
    <w:lvl w:ilvl="6">
      <w:start w:val="1"/>
      <w:numFmt w:val="decimal"/>
      <w:lvlText w:val="%1.%2.%3.%4.%5.%6.%7"/>
      <w:lvlJc w:val="left"/>
      <w:pPr>
        <w:tabs>
          <w:tab w:val="num" w:pos="0"/>
        </w:tabs>
        <w:ind w:left="3498" w:hanging="1800"/>
      </w:pPr>
    </w:lvl>
    <w:lvl w:ilvl="7">
      <w:start w:val="1"/>
      <w:numFmt w:val="decimal"/>
      <w:lvlText w:val="%1.%2.%3.%4.%5.%6.%7.%8"/>
      <w:lvlJc w:val="left"/>
      <w:pPr>
        <w:tabs>
          <w:tab w:val="num" w:pos="0"/>
        </w:tabs>
        <w:ind w:left="3781" w:hanging="1800"/>
      </w:pPr>
    </w:lvl>
    <w:lvl w:ilvl="8">
      <w:start w:val="1"/>
      <w:numFmt w:val="decimal"/>
      <w:lvlText w:val="%1.%2.%3.%4.%5.%6.%7.%8.%9"/>
      <w:lvlJc w:val="left"/>
      <w:pPr>
        <w:tabs>
          <w:tab w:val="num" w:pos="0"/>
        </w:tabs>
        <w:ind w:left="4424" w:hanging="2160"/>
      </w:pPr>
    </w:lvl>
  </w:abstractNum>
  <w:abstractNum w:abstractNumId="16" w15:restartNumberingAfterBreak="0">
    <w:nsid w:val="699F3D28"/>
    <w:multiLevelType w:val="hybridMultilevel"/>
    <w:tmpl w:val="B9E05236"/>
    <w:lvl w:ilvl="0" w:tplc="849CE558">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7" w15:restartNumberingAfterBreak="0">
    <w:nsid w:val="70610A2A"/>
    <w:multiLevelType w:val="hybridMultilevel"/>
    <w:tmpl w:val="48183EC2"/>
    <w:lvl w:ilvl="0" w:tplc="849CE558">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8" w15:restartNumberingAfterBreak="0">
    <w:nsid w:val="76E204E4"/>
    <w:multiLevelType w:val="hybridMultilevel"/>
    <w:tmpl w:val="A47CBC2A"/>
    <w:lvl w:ilvl="0" w:tplc="849CE558">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9" w15:restartNumberingAfterBreak="0">
    <w:nsid w:val="78122480"/>
    <w:multiLevelType w:val="multilevel"/>
    <w:tmpl w:val="05083D7E"/>
    <w:lvl w:ilvl="0">
      <w:start w:val="1"/>
      <w:numFmt w:val="decimal"/>
      <w:pStyle w:val="Ttulo1"/>
      <w:lvlText w:val="%1"/>
      <w:lvlJc w:val="left"/>
      <w:pPr>
        <w:tabs>
          <w:tab w:val="num" w:pos="0"/>
        </w:tabs>
        <w:ind w:left="2984" w:hanging="432"/>
      </w:pPr>
    </w:lvl>
    <w:lvl w:ilvl="1">
      <w:start w:val="1"/>
      <w:numFmt w:val="decimal"/>
      <w:pStyle w:val="Ttulo2"/>
      <w:lvlText w:val="%1.%2"/>
      <w:lvlJc w:val="left"/>
      <w:pPr>
        <w:tabs>
          <w:tab w:val="num" w:pos="0"/>
        </w:tabs>
        <w:ind w:left="576" w:hanging="576"/>
      </w:pPr>
    </w:lvl>
    <w:lvl w:ilvl="2">
      <w:start w:val="1"/>
      <w:numFmt w:val="decimal"/>
      <w:pStyle w:val="Ttulo3"/>
      <w:lvlText w:val="%1.%2.%3"/>
      <w:lvlJc w:val="left"/>
      <w:pPr>
        <w:tabs>
          <w:tab w:val="num" w:pos="0"/>
        </w:tabs>
        <w:ind w:left="1287" w:hanging="720"/>
      </w:pPr>
    </w:lvl>
    <w:lvl w:ilvl="3">
      <w:start w:val="1"/>
      <w:numFmt w:val="decimal"/>
      <w:pStyle w:val="Ttulo4"/>
      <w:lvlText w:val="%1.%2.%3.%4"/>
      <w:lvlJc w:val="left"/>
      <w:pPr>
        <w:tabs>
          <w:tab w:val="num" w:pos="0"/>
        </w:tabs>
        <w:ind w:left="864" w:hanging="864"/>
      </w:pPr>
    </w:lvl>
    <w:lvl w:ilvl="4">
      <w:start w:val="1"/>
      <w:numFmt w:val="decimal"/>
      <w:pStyle w:val="Ttulo5"/>
      <w:lvlText w:val="%1.%2.%3.%4.%5"/>
      <w:lvlJc w:val="left"/>
      <w:pPr>
        <w:tabs>
          <w:tab w:val="num" w:pos="0"/>
        </w:tabs>
        <w:ind w:left="1008" w:hanging="1008"/>
      </w:pPr>
    </w:lvl>
    <w:lvl w:ilvl="5">
      <w:start w:val="1"/>
      <w:numFmt w:val="decimal"/>
      <w:pStyle w:val="Ttulo6"/>
      <w:lvlText w:val="%1.%2.%3.%4.%5.%6"/>
      <w:lvlJc w:val="left"/>
      <w:pPr>
        <w:tabs>
          <w:tab w:val="num" w:pos="0"/>
        </w:tabs>
        <w:ind w:left="1152" w:hanging="1152"/>
      </w:pPr>
    </w:lvl>
    <w:lvl w:ilvl="6">
      <w:start w:val="1"/>
      <w:numFmt w:val="decimal"/>
      <w:pStyle w:val="Ttulo7"/>
      <w:lvlText w:val="%1.%2.%3.%4.%5.%6.%7"/>
      <w:lvlJc w:val="left"/>
      <w:pPr>
        <w:tabs>
          <w:tab w:val="num" w:pos="0"/>
        </w:tabs>
        <w:ind w:left="1296" w:hanging="1296"/>
      </w:pPr>
    </w:lvl>
    <w:lvl w:ilvl="7">
      <w:start w:val="1"/>
      <w:numFmt w:val="decimal"/>
      <w:pStyle w:val="Ttulo8"/>
      <w:lvlText w:val="%1.%2.%3.%4.%5.%6.%7.%8"/>
      <w:lvlJc w:val="left"/>
      <w:pPr>
        <w:tabs>
          <w:tab w:val="num" w:pos="0"/>
        </w:tabs>
        <w:ind w:left="1440" w:hanging="1440"/>
      </w:pPr>
    </w:lvl>
    <w:lvl w:ilvl="8">
      <w:start w:val="1"/>
      <w:numFmt w:val="upperLetter"/>
      <w:pStyle w:val="Ttulo9"/>
      <w:lvlText w:val="%8.%9"/>
      <w:lvlJc w:val="left"/>
      <w:pPr>
        <w:tabs>
          <w:tab w:val="num" w:pos="0"/>
        </w:tabs>
        <w:ind w:left="1584" w:hanging="1584"/>
      </w:pPr>
    </w:lvl>
  </w:abstractNum>
  <w:num w:numId="1" w16cid:durableId="975178866">
    <w:abstractNumId w:val="19"/>
  </w:num>
  <w:num w:numId="2" w16cid:durableId="1160119595">
    <w:abstractNumId w:val="3"/>
  </w:num>
  <w:num w:numId="3" w16cid:durableId="913658559">
    <w:abstractNumId w:val="8"/>
  </w:num>
  <w:num w:numId="4" w16cid:durableId="1195071354">
    <w:abstractNumId w:val="6"/>
  </w:num>
  <w:num w:numId="5" w16cid:durableId="1078748201">
    <w:abstractNumId w:val="12"/>
  </w:num>
  <w:num w:numId="6" w16cid:durableId="860628307">
    <w:abstractNumId w:val="0"/>
  </w:num>
  <w:num w:numId="7" w16cid:durableId="1242716764">
    <w:abstractNumId w:val="4"/>
  </w:num>
  <w:num w:numId="8" w16cid:durableId="1906720607">
    <w:abstractNumId w:val="16"/>
  </w:num>
  <w:num w:numId="9" w16cid:durableId="1710491624">
    <w:abstractNumId w:val="17"/>
  </w:num>
  <w:num w:numId="10" w16cid:durableId="793788295">
    <w:abstractNumId w:val="10"/>
  </w:num>
  <w:num w:numId="11" w16cid:durableId="110051271">
    <w:abstractNumId w:val="18"/>
  </w:num>
  <w:num w:numId="12" w16cid:durableId="13926285">
    <w:abstractNumId w:val="2"/>
  </w:num>
  <w:num w:numId="13" w16cid:durableId="1168594671">
    <w:abstractNumId w:val="14"/>
  </w:num>
  <w:num w:numId="14" w16cid:durableId="1283220380">
    <w:abstractNumId w:val="1"/>
  </w:num>
  <w:num w:numId="15" w16cid:durableId="146439454">
    <w:abstractNumId w:val="9"/>
  </w:num>
  <w:num w:numId="16" w16cid:durableId="822695735">
    <w:abstractNumId w:val="5"/>
  </w:num>
  <w:num w:numId="17" w16cid:durableId="531309086">
    <w:abstractNumId w:val="11"/>
  </w:num>
  <w:num w:numId="18" w16cid:durableId="1257787662">
    <w:abstractNumId w:val="15"/>
  </w:num>
  <w:num w:numId="19" w16cid:durableId="1303540780">
    <w:abstractNumId w:val="13"/>
  </w:num>
  <w:num w:numId="20" w16cid:durableId="810369709">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icardo J G F">
    <w15:presenceInfo w15:providerId="Windows Live" w15:userId="af07d5dc6d4ba35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proofState w:spelling="clean"/>
  <w:defaultTabStop w:val="709"/>
  <w:autoHyphenation/>
  <w:hyphenationZone w:val="425"/>
  <w:evenAndOddHeaders/>
  <w:characterSpacingControl w:val="doNotCompress"/>
  <w:hdrShapeDefaults>
    <o:shapedefaults v:ext="edit" spidmax="2088"/>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7B434C"/>
    <w:rsid w:val="00012902"/>
    <w:rsid w:val="000158E2"/>
    <w:rsid w:val="0002145C"/>
    <w:rsid w:val="000266BC"/>
    <w:rsid w:val="0003131B"/>
    <w:rsid w:val="00036708"/>
    <w:rsid w:val="000753B8"/>
    <w:rsid w:val="00080358"/>
    <w:rsid w:val="000925D7"/>
    <w:rsid w:val="000A12C2"/>
    <w:rsid w:val="000C6959"/>
    <w:rsid w:val="000C7CBB"/>
    <w:rsid w:val="000D38E7"/>
    <w:rsid w:val="000F40D4"/>
    <w:rsid w:val="00102EF1"/>
    <w:rsid w:val="001039A9"/>
    <w:rsid w:val="00106658"/>
    <w:rsid w:val="001204F4"/>
    <w:rsid w:val="00141540"/>
    <w:rsid w:val="00143AD2"/>
    <w:rsid w:val="0015175E"/>
    <w:rsid w:val="00162D9C"/>
    <w:rsid w:val="001669C2"/>
    <w:rsid w:val="00171E63"/>
    <w:rsid w:val="00185885"/>
    <w:rsid w:val="001C0235"/>
    <w:rsid w:val="001C0BDA"/>
    <w:rsid w:val="001C281E"/>
    <w:rsid w:val="00205BD7"/>
    <w:rsid w:val="002122C5"/>
    <w:rsid w:val="00217D66"/>
    <w:rsid w:val="00240436"/>
    <w:rsid w:val="00254478"/>
    <w:rsid w:val="00272DBD"/>
    <w:rsid w:val="00276038"/>
    <w:rsid w:val="002774FA"/>
    <w:rsid w:val="002862B0"/>
    <w:rsid w:val="002865F6"/>
    <w:rsid w:val="002A47F6"/>
    <w:rsid w:val="002B0A90"/>
    <w:rsid w:val="002B2FBC"/>
    <w:rsid w:val="002E0DB0"/>
    <w:rsid w:val="00315849"/>
    <w:rsid w:val="00315B7F"/>
    <w:rsid w:val="00326DB3"/>
    <w:rsid w:val="003273D2"/>
    <w:rsid w:val="00331C42"/>
    <w:rsid w:val="00341818"/>
    <w:rsid w:val="00341E69"/>
    <w:rsid w:val="00350481"/>
    <w:rsid w:val="00371E14"/>
    <w:rsid w:val="00392B5E"/>
    <w:rsid w:val="003B0EC5"/>
    <w:rsid w:val="003B7F56"/>
    <w:rsid w:val="00407F38"/>
    <w:rsid w:val="00426A14"/>
    <w:rsid w:val="00441E96"/>
    <w:rsid w:val="00441EF5"/>
    <w:rsid w:val="004563A9"/>
    <w:rsid w:val="0046128E"/>
    <w:rsid w:val="0046194A"/>
    <w:rsid w:val="004A6DFB"/>
    <w:rsid w:val="004B14EE"/>
    <w:rsid w:val="004B45AF"/>
    <w:rsid w:val="004C6F9B"/>
    <w:rsid w:val="004D0F86"/>
    <w:rsid w:val="004D5CF6"/>
    <w:rsid w:val="004F0E48"/>
    <w:rsid w:val="004F5A3C"/>
    <w:rsid w:val="004F792A"/>
    <w:rsid w:val="00502586"/>
    <w:rsid w:val="00527491"/>
    <w:rsid w:val="00540E47"/>
    <w:rsid w:val="00542918"/>
    <w:rsid w:val="0054443B"/>
    <w:rsid w:val="00553AC5"/>
    <w:rsid w:val="005A621F"/>
    <w:rsid w:val="005B75F9"/>
    <w:rsid w:val="005D6784"/>
    <w:rsid w:val="005F397A"/>
    <w:rsid w:val="00604CE1"/>
    <w:rsid w:val="00607FAF"/>
    <w:rsid w:val="006126DF"/>
    <w:rsid w:val="00634B53"/>
    <w:rsid w:val="00660080"/>
    <w:rsid w:val="00683FBB"/>
    <w:rsid w:val="006859D3"/>
    <w:rsid w:val="00696E07"/>
    <w:rsid w:val="006D29AF"/>
    <w:rsid w:val="006E04D2"/>
    <w:rsid w:val="006E0A2B"/>
    <w:rsid w:val="006E18CF"/>
    <w:rsid w:val="006F6612"/>
    <w:rsid w:val="00710EFB"/>
    <w:rsid w:val="00725F75"/>
    <w:rsid w:val="0074160F"/>
    <w:rsid w:val="007430A2"/>
    <w:rsid w:val="00770720"/>
    <w:rsid w:val="00793D21"/>
    <w:rsid w:val="007A3F41"/>
    <w:rsid w:val="007B1EE2"/>
    <w:rsid w:val="007B434C"/>
    <w:rsid w:val="007C37F2"/>
    <w:rsid w:val="007C761E"/>
    <w:rsid w:val="007D37D6"/>
    <w:rsid w:val="007E2F36"/>
    <w:rsid w:val="007E34E8"/>
    <w:rsid w:val="007F3773"/>
    <w:rsid w:val="008073C3"/>
    <w:rsid w:val="00815DE3"/>
    <w:rsid w:val="008410D8"/>
    <w:rsid w:val="00845395"/>
    <w:rsid w:val="008545B2"/>
    <w:rsid w:val="0087351A"/>
    <w:rsid w:val="008757A0"/>
    <w:rsid w:val="00875A5D"/>
    <w:rsid w:val="008F2F23"/>
    <w:rsid w:val="009153CC"/>
    <w:rsid w:val="009275C1"/>
    <w:rsid w:val="00935083"/>
    <w:rsid w:val="009403BA"/>
    <w:rsid w:val="009462F6"/>
    <w:rsid w:val="00965D22"/>
    <w:rsid w:val="009A47F9"/>
    <w:rsid w:val="009B1008"/>
    <w:rsid w:val="00A11943"/>
    <w:rsid w:val="00A1239F"/>
    <w:rsid w:val="00A34E32"/>
    <w:rsid w:val="00A5379D"/>
    <w:rsid w:val="00A54ACF"/>
    <w:rsid w:val="00A638AF"/>
    <w:rsid w:val="00A7422E"/>
    <w:rsid w:val="00A80068"/>
    <w:rsid w:val="00A93277"/>
    <w:rsid w:val="00AB1247"/>
    <w:rsid w:val="00AB5139"/>
    <w:rsid w:val="00AB7692"/>
    <w:rsid w:val="00AC36DC"/>
    <w:rsid w:val="00AD1CED"/>
    <w:rsid w:val="00AD4C27"/>
    <w:rsid w:val="00AF3354"/>
    <w:rsid w:val="00AF7DB6"/>
    <w:rsid w:val="00B409AC"/>
    <w:rsid w:val="00B52786"/>
    <w:rsid w:val="00B85127"/>
    <w:rsid w:val="00B94E54"/>
    <w:rsid w:val="00BA1769"/>
    <w:rsid w:val="00BA1E0B"/>
    <w:rsid w:val="00BA2663"/>
    <w:rsid w:val="00BC0204"/>
    <w:rsid w:val="00BD785D"/>
    <w:rsid w:val="00BE1024"/>
    <w:rsid w:val="00BE1B64"/>
    <w:rsid w:val="00BF7B23"/>
    <w:rsid w:val="00C13199"/>
    <w:rsid w:val="00C20A2C"/>
    <w:rsid w:val="00C243DC"/>
    <w:rsid w:val="00C30490"/>
    <w:rsid w:val="00C36F75"/>
    <w:rsid w:val="00C55D42"/>
    <w:rsid w:val="00C65C8C"/>
    <w:rsid w:val="00C70B63"/>
    <w:rsid w:val="00C7792C"/>
    <w:rsid w:val="00C86D1A"/>
    <w:rsid w:val="00CC0A60"/>
    <w:rsid w:val="00CC7EAE"/>
    <w:rsid w:val="00D36FD7"/>
    <w:rsid w:val="00D50481"/>
    <w:rsid w:val="00D67D93"/>
    <w:rsid w:val="00D67E08"/>
    <w:rsid w:val="00D87ED3"/>
    <w:rsid w:val="00D96ACE"/>
    <w:rsid w:val="00DB52C8"/>
    <w:rsid w:val="00DD0A2A"/>
    <w:rsid w:val="00DD1992"/>
    <w:rsid w:val="00DF0D8B"/>
    <w:rsid w:val="00E02DC4"/>
    <w:rsid w:val="00E06D0C"/>
    <w:rsid w:val="00E250BE"/>
    <w:rsid w:val="00E805AD"/>
    <w:rsid w:val="00E905E4"/>
    <w:rsid w:val="00E96845"/>
    <w:rsid w:val="00EB47AA"/>
    <w:rsid w:val="00EB7876"/>
    <w:rsid w:val="00EE6744"/>
    <w:rsid w:val="00F10456"/>
    <w:rsid w:val="00F442C3"/>
    <w:rsid w:val="00F51D7F"/>
    <w:rsid w:val="00F60B65"/>
    <w:rsid w:val="00F61293"/>
    <w:rsid w:val="00F84D54"/>
    <w:rsid w:val="00FB22A6"/>
    <w:rsid w:val="00FB3AF6"/>
    <w:rsid w:val="00FC1781"/>
    <w:rsid w:val="00FD1E6E"/>
    <w:rsid w:val="00FF1906"/>
    <w:rsid w:val="00FF7A21"/>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88"/>
    <o:shapelayout v:ext="edit">
      <o:idmap v:ext="edit" data="2"/>
    </o:shapelayout>
  </w:shapeDefaults>
  <w:decimalSymbol w:val=","/>
  <w:listSeparator w:val=";"/>
  <w14:docId w14:val="64D1FEBF"/>
  <w15:docId w15:val="{D035543D-AC3C-4F82-808C-E79B263A03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PT" w:eastAsia="pt-PT"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overflowPunct w:val="0"/>
      <w:spacing w:after="180" w:line="288" w:lineRule="auto"/>
      <w:jc w:val="both"/>
    </w:pPr>
    <w:rPr>
      <w:sz w:val="24"/>
      <w:szCs w:val="24"/>
    </w:rPr>
  </w:style>
  <w:style w:type="paragraph" w:styleId="Ttulo1">
    <w:name w:val="heading 1"/>
    <w:basedOn w:val="Normal"/>
    <w:next w:val="Normal"/>
    <w:uiPriority w:val="9"/>
    <w:qFormat/>
    <w:pPr>
      <w:keepNext/>
      <w:numPr>
        <w:numId w:val="1"/>
      </w:numPr>
      <w:spacing w:before="240" w:after="480"/>
      <w:outlineLvl w:val="0"/>
    </w:pPr>
    <w:rPr>
      <w:rFonts w:ascii="Arial" w:hAnsi="Arial" w:cs="Arial"/>
      <w:b/>
      <w:bCs/>
      <w:smallCaps/>
      <w:kern w:val="2"/>
      <w:sz w:val="36"/>
      <w:szCs w:val="40"/>
    </w:rPr>
  </w:style>
  <w:style w:type="paragraph" w:styleId="Ttulo2">
    <w:name w:val="heading 2"/>
    <w:basedOn w:val="PargrafodaLista"/>
    <w:next w:val="Normal"/>
    <w:uiPriority w:val="9"/>
    <w:unhideWhenUsed/>
    <w:qFormat/>
    <w:pPr>
      <w:keepNext/>
      <w:numPr>
        <w:ilvl w:val="1"/>
        <w:numId w:val="1"/>
      </w:numPr>
      <w:spacing w:before="360" w:after="240"/>
      <w:outlineLvl w:val="1"/>
    </w:pPr>
    <w:rPr>
      <w:b/>
      <w:sz w:val="28"/>
      <w:szCs w:val="28"/>
    </w:rPr>
  </w:style>
  <w:style w:type="paragraph" w:styleId="Ttulo3">
    <w:name w:val="heading 3"/>
    <w:basedOn w:val="PargrafodaLista"/>
    <w:next w:val="Normal"/>
    <w:uiPriority w:val="9"/>
    <w:unhideWhenUsed/>
    <w:qFormat/>
    <w:pPr>
      <w:keepNext/>
      <w:numPr>
        <w:ilvl w:val="2"/>
        <w:numId w:val="1"/>
      </w:numPr>
      <w:spacing w:before="240" w:after="240"/>
      <w:outlineLvl w:val="2"/>
    </w:pPr>
    <w:rPr>
      <w:b/>
    </w:rPr>
  </w:style>
  <w:style w:type="paragraph" w:styleId="Ttulo4">
    <w:name w:val="heading 4"/>
    <w:basedOn w:val="Listanumerada3"/>
    <w:next w:val="Normal"/>
    <w:uiPriority w:val="9"/>
    <w:semiHidden/>
    <w:unhideWhenUsed/>
    <w:qFormat/>
    <w:pPr>
      <w:keepNext/>
      <w:keepLines/>
      <w:numPr>
        <w:ilvl w:val="3"/>
        <w:numId w:val="1"/>
      </w:numPr>
      <w:spacing w:before="40" w:after="0"/>
      <w:outlineLvl w:val="3"/>
    </w:pPr>
    <w:rPr>
      <w:b/>
      <w:bCs/>
      <w:kern w:val="2"/>
      <w:szCs w:val="40"/>
    </w:rPr>
  </w:style>
  <w:style w:type="paragraph" w:styleId="Ttulo5">
    <w:name w:val="heading 5"/>
    <w:basedOn w:val="Normal"/>
    <w:next w:val="Normal"/>
    <w:uiPriority w:val="9"/>
    <w:semiHidden/>
    <w:unhideWhenUsed/>
    <w:qFormat/>
    <w:pPr>
      <w:keepNext/>
      <w:keepLines/>
      <w:numPr>
        <w:ilvl w:val="4"/>
        <w:numId w:val="1"/>
      </w:numPr>
      <w:spacing w:before="40" w:after="0"/>
      <w:outlineLvl w:val="4"/>
    </w:pPr>
    <w:rPr>
      <w:rFonts w:ascii="Cambria" w:hAnsi="Cambria"/>
      <w:color w:val="365F91"/>
    </w:rPr>
  </w:style>
  <w:style w:type="paragraph" w:styleId="Ttulo6">
    <w:name w:val="heading 6"/>
    <w:basedOn w:val="Normal"/>
    <w:next w:val="Normal"/>
    <w:uiPriority w:val="9"/>
    <w:semiHidden/>
    <w:unhideWhenUsed/>
    <w:qFormat/>
    <w:pPr>
      <w:keepNext/>
      <w:keepLines/>
      <w:numPr>
        <w:ilvl w:val="5"/>
        <w:numId w:val="1"/>
      </w:numPr>
      <w:spacing w:before="40" w:after="0"/>
      <w:outlineLvl w:val="5"/>
    </w:pPr>
    <w:rPr>
      <w:rFonts w:ascii="Cambria" w:hAnsi="Cambria"/>
      <w:color w:val="243F60"/>
    </w:rPr>
  </w:style>
  <w:style w:type="paragraph" w:styleId="Ttulo7">
    <w:name w:val="heading 7"/>
    <w:basedOn w:val="Normal"/>
    <w:next w:val="Normal"/>
    <w:qFormat/>
    <w:pPr>
      <w:keepNext/>
      <w:keepLines/>
      <w:numPr>
        <w:ilvl w:val="6"/>
        <w:numId w:val="1"/>
      </w:numPr>
      <w:spacing w:before="40" w:after="0"/>
      <w:outlineLvl w:val="6"/>
    </w:pPr>
    <w:rPr>
      <w:rFonts w:ascii="Cambria" w:hAnsi="Cambria"/>
      <w:i/>
      <w:iCs/>
      <w:color w:val="243F60"/>
    </w:rPr>
  </w:style>
  <w:style w:type="paragraph" w:styleId="Ttulo8">
    <w:name w:val="heading 8"/>
    <w:basedOn w:val="Normal"/>
    <w:next w:val="Normal"/>
    <w:qFormat/>
    <w:pPr>
      <w:keepNext/>
      <w:keepLines/>
      <w:numPr>
        <w:ilvl w:val="7"/>
        <w:numId w:val="1"/>
      </w:numPr>
      <w:spacing w:before="40" w:after="0"/>
      <w:outlineLvl w:val="7"/>
    </w:pPr>
    <w:rPr>
      <w:rFonts w:ascii="Cambria" w:hAnsi="Cambria"/>
      <w:color w:val="272727"/>
      <w:sz w:val="21"/>
      <w:szCs w:val="21"/>
    </w:rPr>
  </w:style>
  <w:style w:type="paragraph" w:styleId="Ttulo9">
    <w:name w:val="heading 9"/>
    <w:basedOn w:val="Style1"/>
    <w:next w:val="Normal"/>
    <w:qFormat/>
    <w:pPr>
      <w:numPr>
        <w:ilvl w:val="8"/>
        <w:numId w:val="1"/>
      </w:numPr>
      <w:outlineLvl w:val="8"/>
    </w:pPr>
    <w:rPr>
      <w:rFonts w:ascii="Arial" w:hAnsi="Arial" w:cs="Arial"/>
      <w:b/>
      <w:smallCaps/>
      <w:sz w:val="36"/>
      <w:szCs w:val="36"/>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iperligao">
    <w:name w:val="Hyperlink"/>
    <w:basedOn w:val="Tipodeletrapredefinidodopargrafo"/>
    <w:uiPriority w:val="99"/>
    <w:rPr>
      <w:color w:val="0000FF"/>
      <w:u w:val="single"/>
    </w:rPr>
  </w:style>
  <w:style w:type="character" w:customStyle="1" w:styleId="CabealhoCarter">
    <w:name w:val="Cabeçalho Caráter"/>
    <w:basedOn w:val="Tipodeletrapredefinidodopargrafo"/>
    <w:qFormat/>
    <w:rPr>
      <w:sz w:val="24"/>
      <w:szCs w:val="24"/>
    </w:rPr>
  </w:style>
  <w:style w:type="character" w:customStyle="1" w:styleId="RodapCarter">
    <w:name w:val="Rodapé Caráter"/>
    <w:basedOn w:val="Tipodeletrapredefinidodopargrafo"/>
    <w:qFormat/>
    <w:rPr>
      <w:sz w:val="24"/>
      <w:szCs w:val="24"/>
    </w:rPr>
  </w:style>
  <w:style w:type="character" w:styleId="Refdecomentrio">
    <w:name w:val="annotation reference"/>
    <w:basedOn w:val="Tipodeletrapredefinidodopargrafo"/>
    <w:qFormat/>
    <w:rPr>
      <w:sz w:val="16"/>
      <w:szCs w:val="16"/>
    </w:rPr>
  </w:style>
  <w:style w:type="character" w:customStyle="1" w:styleId="TextodecomentrioCarter">
    <w:name w:val="Texto de comentário Caráter"/>
    <w:basedOn w:val="Tipodeletrapredefinidodopargrafo"/>
    <w:qFormat/>
  </w:style>
  <w:style w:type="character" w:customStyle="1" w:styleId="AssuntodecomentrioCarter">
    <w:name w:val="Assunto de comentário Caráter"/>
    <w:basedOn w:val="TextodecomentrioCarter"/>
    <w:qFormat/>
    <w:rPr>
      <w:b/>
      <w:bCs/>
    </w:rPr>
  </w:style>
  <w:style w:type="character" w:customStyle="1" w:styleId="Ttulo1Carter">
    <w:name w:val="Título 1 Caráter"/>
    <w:basedOn w:val="Tipodeletrapredefinidodopargrafo"/>
    <w:qFormat/>
    <w:rPr>
      <w:rFonts w:ascii="Arial" w:hAnsi="Arial" w:cs="Arial"/>
      <w:b/>
      <w:bCs/>
      <w:smallCaps/>
      <w:kern w:val="2"/>
      <w:sz w:val="36"/>
      <w:szCs w:val="40"/>
    </w:rPr>
  </w:style>
  <w:style w:type="character" w:styleId="nfase">
    <w:name w:val="Emphasis"/>
    <w:basedOn w:val="Tipodeletrapredefinidodopargrafo"/>
    <w:qFormat/>
    <w:rPr>
      <w:i/>
      <w:iCs/>
    </w:rPr>
  </w:style>
  <w:style w:type="character" w:styleId="Hiperligaovisitada">
    <w:name w:val="FollowedHyperlink"/>
    <w:basedOn w:val="Tipodeletrapredefinidodopargrafo"/>
    <w:rPr>
      <w:color w:val="800080"/>
      <w:u w:val="single"/>
    </w:rPr>
  </w:style>
  <w:style w:type="character" w:customStyle="1" w:styleId="Ttulo2Carter">
    <w:name w:val="Título 2 Caráter"/>
    <w:basedOn w:val="Tipodeletrapredefinidodopargrafo"/>
    <w:qFormat/>
    <w:rPr>
      <w:b/>
      <w:sz w:val="28"/>
      <w:szCs w:val="28"/>
    </w:rPr>
  </w:style>
  <w:style w:type="character" w:customStyle="1" w:styleId="Ttulo3Carter">
    <w:name w:val="Título 3 Caráter"/>
    <w:basedOn w:val="Tipodeletrapredefinidodopargrafo"/>
    <w:qFormat/>
    <w:rPr>
      <w:b/>
      <w:sz w:val="24"/>
      <w:szCs w:val="24"/>
    </w:rPr>
  </w:style>
  <w:style w:type="character" w:customStyle="1" w:styleId="TtuloCarter">
    <w:name w:val="Título Caráter"/>
    <w:basedOn w:val="Tipodeletrapredefinidodopargrafo"/>
    <w:qFormat/>
    <w:rPr>
      <w:rFonts w:ascii="Cambria" w:eastAsia="Times New Roman" w:hAnsi="Cambria" w:cs="Times New Roman"/>
      <w:spacing w:val="-10"/>
      <w:kern w:val="2"/>
      <w:sz w:val="56"/>
      <w:szCs w:val="56"/>
      <w:lang w:eastAsia="en-US"/>
    </w:rPr>
  </w:style>
  <w:style w:type="character" w:customStyle="1" w:styleId="TextodenotadefimCarter">
    <w:name w:val="Texto de nota de fim Caráter"/>
    <w:basedOn w:val="Tipodeletrapredefinidodopargrafo"/>
    <w:qFormat/>
    <w:rPr>
      <w:rFonts w:ascii="Calibri" w:eastAsia="Calibri" w:hAnsi="Calibri" w:cs="Times New Roman"/>
      <w:lang w:eastAsia="en-US"/>
    </w:rPr>
  </w:style>
  <w:style w:type="character" w:customStyle="1" w:styleId="EndnoteCharacters">
    <w:name w:val="Endnote Characters"/>
    <w:basedOn w:val="Tipodeletrapredefinidodopargrafo"/>
    <w:qFormat/>
    <w:rPr>
      <w:vertAlign w:val="superscript"/>
    </w:rPr>
  </w:style>
  <w:style w:type="character" w:customStyle="1" w:styleId="EndnoteAnchor">
    <w:name w:val="Endnote Anchor"/>
    <w:rPr>
      <w:vertAlign w:val="superscript"/>
    </w:rPr>
  </w:style>
  <w:style w:type="character" w:customStyle="1" w:styleId="TextodenotaderodapCarter">
    <w:name w:val="Texto de nota de rodapé Caráter"/>
    <w:basedOn w:val="Tipodeletrapredefinidodopargrafo"/>
    <w:qFormat/>
  </w:style>
  <w:style w:type="character" w:customStyle="1" w:styleId="FootnoteCharacters">
    <w:name w:val="Footnote Characters"/>
    <w:basedOn w:val="Tipodeletrapredefinidodopargrafo"/>
    <w:qFormat/>
    <w:rPr>
      <w:vertAlign w:val="superscript"/>
    </w:rPr>
  </w:style>
  <w:style w:type="character" w:customStyle="1" w:styleId="FootnoteAnchor">
    <w:name w:val="Footnote Anchor"/>
    <w:rPr>
      <w:vertAlign w:val="superscript"/>
    </w:rPr>
  </w:style>
  <w:style w:type="character" w:customStyle="1" w:styleId="TextodebaloCarter">
    <w:name w:val="Texto de balão Caráter"/>
    <w:basedOn w:val="Tipodeletrapredefinidodopargrafo"/>
    <w:qFormat/>
    <w:rPr>
      <w:rFonts w:ascii="Tahoma" w:hAnsi="Tahoma" w:cs="Tahoma"/>
      <w:sz w:val="16"/>
      <w:szCs w:val="16"/>
    </w:rPr>
  </w:style>
  <w:style w:type="character" w:customStyle="1" w:styleId="SubttuloCarter">
    <w:name w:val="Subtítulo Caráter"/>
    <w:basedOn w:val="Tipodeletrapredefinidodopargrafo"/>
    <w:qFormat/>
    <w:rPr>
      <w:rFonts w:ascii="Calibri" w:eastAsia="Times New Roman" w:hAnsi="Calibri" w:cs="Times New Roman"/>
      <w:color w:val="5A5A5A"/>
      <w:spacing w:val="15"/>
      <w:sz w:val="22"/>
      <w:szCs w:val="22"/>
      <w:lang w:eastAsia="en-US"/>
    </w:rPr>
  </w:style>
  <w:style w:type="character" w:customStyle="1" w:styleId="SemEspaamentoCarter">
    <w:name w:val="Sem Espaçamento Caráter"/>
    <w:basedOn w:val="Tipodeletrapredefinidodopargrafo"/>
    <w:qFormat/>
    <w:rPr>
      <w:rFonts w:ascii="Calibri" w:eastAsia="Times New Roman" w:hAnsi="Calibri" w:cs="Times New Roman"/>
      <w:sz w:val="22"/>
      <w:szCs w:val="22"/>
    </w:rPr>
  </w:style>
  <w:style w:type="character" w:customStyle="1" w:styleId="LegendaCarter">
    <w:name w:val="Legenda Caráter"/>
    <w:basedOn w:val="Tipodeletrapredefinidodopargrafo"/>
    <w:qFormat/>
    <w:rPr>
      <w:i/>
      <w:iCs/>
    </w:rPr>
  </w:style>
  <w:style w:type="character" w:customStyle="1" w:styleId="TablecaptionChar">
    <w:name w:val="Table caption Char"/>
    <w:basedOn w:val="LegendaCarter"/>
    <w:qFormat/>
    <w:rPr>
      <w:i/>
      <w:iCs/>
      <w:sz w:val="18"/>
      <w:szCs w:val="18"/>
    </w:rPr>
  </w:style>
  <w:style w:type="character" w:customStyle="1" w:styleId="Ttulo9Carter">
    <w:name w:val="Título 9 Caráter"/>
    <w:basedOn w:val="Tipodeletrapredefinidodopargrafo"/>
    <w:qFormat/>
    <w:rPr>
      <w:rFonts w:ascii="Arial" w:hAnsi="Arial" w:cs="Arial"/>
      <w:b/>
      <w:smallCaps/>
      <w:sz w:val="36"/>
      <w:szCs w:val="36"/>
    </w:rPr>
  </w:style>
  <w:style w:type="character" w:customStyle="1" w:styleId="Ttulo4Carter">
    <w:name w:val="Título 4 Caráter"/>
    <w:basedOn w:val="Tipodeletrapredefinidodopargrafo"/>
    <w:qFormat/>
    <w:rPr>
      <w:b/>
      <w:bCs/>
      <w:kern w:val="2"/>
      <w:sz w:val="24"/>
      <w:szCs w:val="40"/>
    </w:rPr>
  </w:style>
  <w:style w:type="character" w:customStyle="1" w:styleId="Ttulo5Carter">
    <w:name w:val="Título 5 Caráter"/>
    <w:basedOn w:val="Tipodeletrapredefinidodopargrafo"/>
    <w:qFormat/>
    <w:rPr>
      <w:rFonts w:ascii="Cambria" w:eastAsia="Times New Roman" w:hAnsi="Cambria" w:cs="Times New Roman"/>
      <w:color w:val="365F91"/>
      <w:sz w:val="24"/>
      <w:szCs w:val="24"/>
    </w:rPr>
  </w:style>
  <w:style w:type="character" w:customStyle="1" w:styleId="Ttulo6Carter">
    <w:name w:val="Título 6 Caráter"/>
    <w:basedOn w:val="Tipodeletrapredefinidodopargrafo"/>
    <w:qFormat/>
    <w:rPr>
      <w:rFonts w:ascii="Cambria" w:eastAsia="Times New Roman" w:hAnsi="Cambria" w:cs="Times New Roman"/>
      <w:color w:val="243F60"/>
      <w:sz w:val="24"/>
      <w:szCs w:val="24"/>
    </w:rPr>
  </w:style>
  <w:style w:type="character" w:customStyle="1" w:styleId="Ttulo7Carter">
    <w:name w:val="Título 7 Caráter"/>
    <w:basedOn w:val="Tipodeletrapredefinidodopargrafo"/>
    <w:qFormat/>
    <w:rPr>
      <w:rFonts w:ascii="Cambria" w:eastAsia="Times New Roman" w:hAnsi="Cambria" w:cs="Times New Roman"/>
      <w:i/>
      <w:iCs/>
      <w:color w:val="243F60"/>
      <w:sz w:val="24"/>
      <w:szCs w:val="24"/>
    </w:rPr>
  </w:style>
  <w:style w:type="character" w:customStyle="1" w:styleId="Ttulo8Carter">
    <w:name w:val="Título 8 Caráter"/>
    <w:basedOn w:val="Tipodeletrapredefinidodopargrafo"/>
    <w:qFormat/>
    <w:rPr>
      <w:rFonts w:ascii="Cambria" w:eastAsia="Times New Roman" w:hAnsi="Cambria" w:cs="Times New Roman"/>
      <w:color w:val="272727"/>
      <w:sz w:val="21"/>
      <w:szCs w:val="21"/>
    </w:rPr>
  </w:style>
  <w:style w:type="character" w:customStyle="1" w:styleId="title-text">
    <w:name w:val="title-text"/>
    <w:basedOn w:val="Tipodeletrapredefinidodopargrafo"/>
    <w:qFormat/>
  </w:style>
  <w:style w:type="character" w:styleId="MenoNoResolvida">
    <w:name w:val="Unresolved Mention"/>
    <w:basedOn w:val="Tipodeletrapredefinidodopargrafo"/>
    <w:qFormat/>
    <w:rPr>
      <w:color w:val="605E5C"/>
      <w:highlight w:val="lightGray"/>
    </w:rPr>
  </w:style>
  <w:style w:type="character" w:styleId="Forte">
    <w:name w:val="Strong"/>
    <w:basedOn w:val="Tipodeletrapredefinidodopargrafo"/>
    <w:qFormat/>
    <w:rPr>
      <w:b/>
      <w:bCs/>
    </w:rPr>
  </w:style>
  <w:style w:type="character" w:customStyle="1" w:styleId="IndexLink">
    <w:name w:val="Index Link"/>
    <w:qFormat/>
  </w:style>
  <w:style w:type="character" w:customStyle="1" w:styleId="ztplmc">
    <w:name w:val="ztplmc"/>
    <w:basedOn w:val="Tipodeletrapredefinidodopargrafo"/>
    <w:qFormat/>
  </w:style>
  <w:style w:type="character" w:customStyle="1" w:styleId="material-icons-extended">
    <w:name w:val="material-icons-extended"/>
    <w:basedOn w:val="Tipodeletrapredefinidodopargrafo"/>
    <w:qFormat/>
  </w:style>
  <w:style w:type="character" w:customStyle="1" w:styleId="hwtze">
    <w:name w:val="hwtze"/>
    <w:basedOn w:val="Tipodeletrapredefinidodopargrafo"/>
    <w:qFormat/>
  </w:style>
  <w:style w:type="character" w:customStyle="1" w:styleId="rynqvb">
    <w:name w:val="rynqvb"/>
    <w:basedOn w:val="Tipodeletrapredefinidodopargrafo"/>
    <w:qFormat/>
  </w:style>
  <w:style w:type="character" w:customStyle="1" w:styleId="mord">
    <w:name w:val="mord"/>
    <w:basedOn w:val="Tipodeletrapredefinidodopargrafo"/>
    <w:qFormat/>
  </w:style>
  <w:style w:type="character" w:customStyle="1" w:styleId="vlist-s">
    <w:name w:val="vlist-s"/>
    <w:basedOn w:val="Tipodeletrapredefinidodopargrafo"/>
    <w:qFormat/>
  </w:style>
  <w:style w:type="character" w:customStyle="1" w:styleId="mrel">
    <w:name w:val="mrel"/>
    <w:basedOn w:val="Tipodeletrapredefinidodopargrafo"/>
    <w:qFormat/>
  </w:style>
  <w:style w:type="character" w:customStyle="1" w:styleId="mopen">
    <w:name w:val="mopen"/>
    <w:basedOn w:val="Tipodeletrapredefinidodopargrafo"/>
    <w:qFormat/>
  </w:style>
  <w:style w:type="character" w:customStyle="1" w:styleId="mbin">
    <w:name w:val="mbin"/>
    <w:basedOn w:val="Tipodeletrapredefinidodopargrafo"/>
    <w:qFormat/>
  </w:style>
  <w:style w:type="character" w:customStyle="1" w:styleId="mclose">
    <w:name w:val="mclose"/>
    <w:basedOn w:val="Tipodeletrapredefinidodopargrafo"/>
    <w:qFormat/>
  </w:style>
  <w:style w:type="character" w:customStyle="1" w:styleId="mop">
    <w:name w:val="mop"/>
    <w:basedOn w:val="Tipodeletrapredefinidodopargrafo"/>
    <w:qFormat/>
  </w:style>
  <w:style w:type="character" w:customStyle="1" w:styleId="katex-mathml">
    <w:name w:val="katex-mathml"/>
    <w:basedOn w:val="Tipodeletrapredefinidodopargrafo"/>
    <w:qFormat/>
  </w:style>
  <w:style w:type="character" w:styleId="CitaoHTML">
    <w:name w:val="HTML Cite"/>
    <w:basedOn w:val="Tipodeletrapredefinidodopargrafo"/>
    <w:qFormat/>
    <w:rPr>
      <w:i/>
      <w:iCs/>
    </w:rPr>
  </w:style>
  <w:style w:type="character" w:customStyle="1" w:styleId="pre">
    <w:name w:val="pre"/>
    <w:basedOn w:val="Tipodeletrapredefinidodopargrafo"/>
    <w:qFormat/>
  </w:style>
  <w:style w:type="character" w:customStyle="1" w:styleId="hljs-keyword">
    <w:name w:val="hljs-keyword"/>
    <w:basedOn w:val="Tipodeletrapredefinidodopargrafo"/>
    <w:qFormat/>
  </w:style>
  <w:style w:type="character" w:customStyle="1" w:styleId="hljs-title">
    <w:name w:val="hljs-title"/>
    <w:basedOn w:val="Tipodeletrapredefinidodopargrafo"/>
    <w:qFormat/>
  </w:style>
  <w:style w:type="character" w:customStyle="1" w:styleId="hljs-params">
    <w:name w:val="hljs-params"/>
    <w:basedOn w:val="Tipodeletrapredefinidodopargrafo"/>
    <w:qFormat/>
  </w:style>
  <w:style w:type="character" w:customStyle="1" w:styleId="hljs-string">
    <w:name w:val="hljs-string"/>
    <w:basedOn w:val="Tipodeletrapredefinidodopargrafo"/>
    <w:qFormat/>
  </w:style>
  <w:style w:type="character" w:customStyle="1" w:styleId="hljs-number">
    <w:name w:val="hljs-number"/>
    <w:basedOn w:val="Tipodeletrapredefinidodopargrafo"/>
    <w:qFormat/>
  </w:style>
  <w:style w:type="character" w:customStyle="1" w:styleId="hljs-builtin">
    <w:name w:val="hljs-built_in"/>
    <w:basedOn w:val="Tipodeletrapredefinidodopargrafo"/>
    <w:qFormat/>
  </w:style>
  <w:style w:type="character" w:styleId="TextodoMarcadordePosio">
    <w:name w:val="Placeholder Text"/>
    <w:basedOn w:val="Tipodeletrapredefinidodopargrafo"/>
    <w:qFormat/>
    <w:rPr>
      <w:color w:val="808080"/>
    </w:rPr>
  </w:style>
  <w:style w:type="paragraph" w:customStyle="1" w:styleId="Heading">
    <w:name w:val="Heading"/>
    <w:basedOn w:val="Normal"/>
    <w:next w:val="Corpodetexto"/>
    <w:qFormat/>
    <w:pPr>
      <w:keepNext/>
      <w:spacing w:before="240" w:after="120"/>
    </w:pPr>
    <w:rPr>
      <w:rFonts w:ascii="Liberation Sans" w:eastAsia="Noto Sans CJK SC" w:hAnsi="Liberation Sans" w:cs="Noto Sans Devanagari"/>
      <w:sz w:val="28"/>
      <w:szCs w:val="28"/>
    </w:rPr>
  </w:style>
  <w:style w:type="paragraph" w:styleId="Corpodetexto">
    <w:name w:val="Body Text"/>
    <w:basedOn w:val="Normal"/>
  </w:style>
  <w:style w:type="paragraph" w:styleId="Lista">
    <w:name w:val="List"/>
    <w:basedOn w:val="Corpodetexto"/>
    <w:rPr>
      <w:rFonts w:cs="Noto Sans Devanagari"/>
    </w:rPr>
  </w:style>
  <w:style w:type="paragraph" w:styleId="Legenda">
    <w:name w:val="caption"/>
    <w:basedOn w:val="Normal"/>
    <w:next w:val="Normal"/>
    <w:autoRedefine/>
    <w:qFormat/>
    <w:rsid w:val="0046128E"/>
    <w:pPr>
      <w:keepNext/>
      <w:spacing w:before="120" w:line="240" w:lineRule="auto"/>
      <w:jc w:val="center"/>
    </w:pPr>
    <w:rPr>
      <w:i/>
      <w:iCs/>
      <w:sz w:val="20"/>
      <w:szCs w:val="20"/>
    </w:rPr>
  </w:style>
  <w:style w:type="paragraph" w:customStyle="1" w:styleId="Index">
    <w:name w:val="Index"/>
    <w:basedOn w:val="Normal"/>
    <w:qFormat/>
    <w:pPr>
      <w:suppressLineNumbers/>
    </w:pPr>
    <w:rPr>
      <w:rFonts w:cs="Noto Sans Devanagari"/>
    </w:rPr>
  </w:style>
  <w:style w:type="paragraph" w:customStyle="1" w:styleId="HeaderandFooter">
    <w:name w:val="Header and Footer"/>
    <w:basedOn w:val="Normal"/>
    <w:qFormat/>
  </w:style>
  <w:style w:type="paragraph" w:styleId="Cabealho">
    <w:name w:val="header"/>
    <w:basedOn w:val="Normal"/>
    <w:pPr>
      <w:tabs>
        <w:tab w:val="center" w:pos="4252"/>
        <w:tab w:val="right" w:pos="8504"/>
      </w:tabs>
    </w:pPr>
  </w:style>
  <w:style w:type="paragraph" w:styleId="Rodap">
    <w:name w:val="footer"/>
    <w:basedOn w:val="Normal"/>
    <w:pPr>
      <w:tabs>
        <w:tab w:val="center" w:pos="4252"/>
        <w:tab w:val="right" w:pos="8504"/>
      </w:tabs>
    </w:pPr>
  </w:style>
  <w:style w:type="paragraph" w:customStyle="1" w:styleId="Figuras">
    <w:name w:val="Figuras"/>
    <w:basedOn w:val="Corpodetexto"/>
    <w:next w:val="Normal"/>
    <w:qFormat/>
    <w:pPr>
      <w:tabs>
        <w:tab w:val="left" w:pos="820"/>
        <w:tab w:val="left" w:pos="1500"/>
        <w:tab w:val="left" w:pos="8920"/>
      </w:tabs>
      <w:spacing w:after="0"/>
      <w:jc w:val="center"/>
    </w:pPr>
    <w:rPr>
      <w:szCs w:val="20"/>
    </w:rPr>
  </w:style>
  <w:style w:type="paragraph" w:styleId="ndice1">
    <w:name w:val="toc 1"/>
    <w:basedOn w:val="Normal"/>
    <w:next w:val="Normal"/>
    <w:autoRedefine/>
    <w:uiPriority w:val="39"/>
    <w:pPr>
      <w:tabs>
        <w:tab w:val="left" w:pos="480"/>
        <w:tab w:val="right" w:leader="dot" w:pos="8656"/>
      </w:tabs>
      <w:jc w:val="left"/>
    </w:pPr>
  </w:style>
  <w:style w:type="paragraph" w:styleId="ndice2">
    <w:name w:val="toc 2"/>
    <w:basedOn w:val="Normal"/>
    <w:next w:val="Normal"/>
    <w:autoRedefine/>
    <w:uiPriority w:val="39"/>
    <w:pPr>
      <w:tabs>
        <w:tab w:val="left" w:pos="880"/>
        <w:tab w:val="right" w:leader="dot" w:pos="8656"/>
      </w:tabs>
      <w:ind w:left="240"/>
    </w:pPr>
  </w:style>
  <w:style w:type="paragraph" w:styleId="Corpodetexto2">
    <w:name w:val="Body Text 2"/>
    <w:basedOn w:val="Normal"/>
    <w:qFormat/>
    <w:pPr>
      <w:spacing w:before="60" w:line="240" w:lineRule="auto"/>
      <w:jc w:val="center"/>
    </w:pPr>
    <w:rPr>
      <w:b/>
      <w:sz w:val="20"/>
      <w:szCs w:val="20"/>
    </w:rPr>
  </w:style>
  <w:style w:type="paragraph" w:styleId="Corpodetexto3">
    <w:name w:val="Body Text 3"/>
    <w:basedOn w:val="Normal"/>
    <w:qFormat/>
    <w:pPr>
      <w:spacing w:before="60" w:line="240" w:lineRule="auto"/>
      <w:jc w:val="center"/>
    </w:pPr>
    <w:rPr>
      <w:i/>
      <w:sz w:val="20"/>
      <w:szCs w:val="20"/>
    </w:rPr>
  </w:style>
  <w:style w:type="paragraph" w:styleId="Textodenotaderodap">
    <w:name w:val="footnote text"/>
    <w:basedOn w:val="Normal"/>
    <w:rPr>
      <w:sz w:val="20"/>
      <w:szCs w:val="20"/>
    </w:rPr>
  </w:style>
  <w:style w:type="paragraph" w:styleId="ndicedeilustraes">
    <w:name w:val="table of figures"/>
    <w:basedOn w:val="Figuras"/>
    <w:next w:val="Normal"/>
    <w:autoRedefine/>
    <w:uiPriority w:val="99"/>
    <w:qFormat/>
    <w:pPr>
      <w:tabs>
        <w:tab w:val="clear" w:pos="8920"/>
        <w:tab w:val="left" w:leader="dot" w:pos="820"/>
        <w:tab w:val="right" w:leader="dot" w:pos="8647"/>
      </w:tabs>
      <w:spacing w:line="312" w:lineRule="auto"/>
      <w:ind w:left="1134" w:hanging="1134"/>
      <w:jc w:val="left"/>
    </w:pPr>
  </w:style>
  <w:style w:type="paragraph" w:customStyle="1" w:styleId="Quadros">
    <w:name w:val="Quadros"/>
    <w:basedOn w:val="Corpodetexto"/>
    <w:next w:val="Normal"/>
    <w:qFormat/>
    <w:pPr>
      <w:spacing w:after="0"/>
      <w:jc w:val="center"/>
    </w:pPr>
    <w:rPr>
      <w:szCs w:val="20"/>
    </w:rPr>
  </w:style>
  <w:style w:type="paragraph" w:styleId="ndice3">
    <w:name w:val="toc 3"/>
    <w:basedOn w:val="Normal"/>
    <w:next w:val="Normal"/>
    <w:autoRedefine/>
    <w:uiPriority w:val="39"/>
    <w:pPr>
      <w:tabs>
        <w:tab w:val="left" w:pos="1320"/>
        <w:tab w:val="right" w:leader="dot" w:pos="8656"/>
      </w:tabs>
      <w:ind w:left="480"/>
    </w:pPr>
  </w:style>
  <w:style w:type="paragraph" w:styleId="Textodebalo">
    <w:name w:val="Balloon Text"/>
    <w:basedOn w:val="Normal"/>
    <w:qFormat/>
    <w:rPr>
      <w:rFonts w:ascii="Tahoma" w:hAnsi="Tahoma" w:cs="Tahoma"/>
      <w:sz w:val="16"/>
      <w:szCs w:val="16"/>
    </w:rPr>
  </w:style>
  <w:style w:type="paragraph" w:styleId="PargrafodaLista">
    <w:name w:val="List Paragraph"/>
    <w:basedOn w:val="Normal"/>
    <w:qFormat/>
    <w:pPr>
      <w:ind w:left="720"/>
      <w:contextualSpacing/>
    </w:pPr>
  </w:style>
  <w:style w:type="paragraph" w:styleId="Cabealhodondice">
    <w:name w:val="TOC Heading"/>
    <w:basedOn w:val="Ttulo1"/>
    <w:next w:val="Normal"/>
    <w:qFormat/>
    <w:pPr>
      <w:keepLines/>
      <w:numPr>
        <w:numId w:val="0"/>
      </w:numPr>
      <w:spacing w:after="0" w:line="259" w:lineRule="auto"/>
      <w:ind w:left="432"/>
      <w:jc w:val="left"/>
    </w:pPr>
    <w:rPr>
      <w:rFonts w:ascii="Cambria" w:hAnsi="Cambria" w:cs="Times New Roman"/>
      <w:b w:val="0"/>
      <w:bCs w:val="0"/>
      <w:color w:val="365F91"/>
      <w:kern w:val="0"/>
    </w:rPr>
  </w:style>
  <w:style w:type="paragraph" w:styleId="Textodecomentrio">
    <w:name w:val="annotation text"/>
    <w:basedOn w:val="Normal"/>
    <w:qFormat/>
    <w:pPr>
      <w:spacing w:line="240" w:lineRule="auto"/>
    </w:pPr>
    <w:rPr>
      <w:sz w:val="20"/>
      <w:szCs w:val="20"/>
    </w:rPr>
  </w:style>
  <w:style w:type="paragraph" w:styleId="Assuntodecomentrio">
    <w:name w:val="annotation subject"/>
    <w:basedOn w:val="Textodecomentrio"/>
    <w:next w:val="Textodecomentrio"/>
    <w:qFormat/>
    <w:rPr>
      <w:b/>
      <w:bCs/>
    </w:rPr>
  </w:style>
  <w:style w:type="paragraph" w:styleId="Reviso">
    <w:name w:val="Revision"/>
    <w:qFormat/>
    <w:pPr>
      <w:overflowPunct w:val="0"/>
    </w:pPr>
    <w:rPr>
      <w:sz w:val="24"/>
      <w:szCs w:val="24"/>
    </w:rPr>
  </w:style>
  <w:style w:type="paragraph" w:customStyle="1" w:styleId="StyleListParagraphBold">
    <w:name w:val="Style List Paragraph + Bold"/>
    <w:basedOn w:val="PargrafodaLista"/>
    <w:qFormat/>
    <w:rPr>
      <w:b/>
      <w:bCs/>
    </w:rPr>
  </w:style>
  <w:style w:type="paragraph" w:styleId="Bibliografia">
    <w:name w:val="Bibliography"/>
    <w:basedOn w:val="Normal"/>
    <w:next w:val="Normal"/>
    <w:qFormat/>
  </w:style>
  <w:style w:type="paragraph" w:styleId="Ttulo">
    <w:name w:val="Title"/>
    <w:basedOn w:val="Normal"/>
    <w:next w:val="Normal"/>
    <w:uiPriority w:val="10"/>
    <w:qFormat/>
    <w:pPr>
      <w:spacing w:after="0" w:line="240" w:lineRule="auto"/>
      <w:contextualSpacing/>
      <w:jc w:val="left"/>
    </w:pPr>
    <w:rPr>
      <w:rFonts w:ascii="Cambria" w:hAnsi="Cambria"/>
      <w:spacing w:val="-10"/>
      <w:kern w:val="2"/>
      <w:sz w:val="56"/>
      <w:szCs w:val="56"/>
      <w:lang w:eastAsia="en-US"/>
    </w:rPr>
  </w:style>
  <w:style w:type="paragraph" w:styleId="Textodenotadefim">
    <w:name w:val="endnote text"/>
    <w:basedOn w:val="Normal"/>
    <w:pPr>
      <w:spacing w:after="0" w:line="240" w:lineRule="auto"/>
      <w:jc w:val="left"/>
    </w:pPr>
    <w:rPr>
      <w:rFonts w:ascii="Calibri" w:eastAsia="Calibri" w:hAnsi="Calibri"/>
      <w:sz w:val="20"/>
      <w:szCs w:val="20"/>
      <w:lang w:eastAsia="en-US"/>
    </w:rPr>
  </w:style>
  <w:style w:type="paragraph" w:styleId="Subttulo">
    <w:name w:val="Subtitle"/>
    <w:basedOn w:val="Normal"/>
    <w:next w:val="Normal"/>
    <w:uiPriority w:val="11"/>
    <w:qFormat/>
    <w:pPr>
      <w:spacing w:after="160" w:line="259" w:lineRule="auto"/>
      <w:jc w:val="left"/>
    </w:pPr>
    <w:rPr>
      <w:rFonts w:ascii="Calibri" w:hAnsi="Calibri"/>
      <w:color w:val="5A5A5A"/>
      <w:spacing w:val="15"/>
      <w:sz w:val="22"/>
      <w:szCs w:val="22"/>
      <w:lang w:eastAsia="en-US"/>
    </w:rPr>
  </w:style>
  <w:style w:type="paragraph" w:styleId="SemEspaamento">
    <w:name w:val="No Spacing"/>
    <w:qFormat/>
    <w:pPr>
      <w:overflowPunct w:val="0"/>
    </w:pPr>
    <w:rPr>
      <w:rFonts w:ascii="Calibri" w:hAnsi="Calibri"/>
      <w:sz w:val="22"/>
      <w:szCs w:val="22"/>
    </w:rPr>
  </w:style>
  <w:style w:type="paragraph" w:customStyle="1" w:styleId="Tablecaption">
    <w:name w:val="Table caption"/>
    <w:basedOn w:val="Legenda"/>
    <w:qFormat/>
    <w:pPr>
      <w:keepLines/>
    </w:pPr>
  </w:style>
  <w:style w:type="paragraph" w:customStyle="1" w:styleId="Style1">
    <w:name w:val="Style1"/>
    <w:basedOn w:val="Normal"/>
    <w:next w:val="Ttulo4"/>
    <w:qFormat/>
  </w:style>
  <w:style w:type="paragraph" w:styleId="Listanumerada3">
    <w:name w:val="List Number 3"/>
    <w:basedOn w:val="Normal"/>
    <w:qFormat/>
    <w:pPr>
      <w:contextualSpacing/>
    </w:pPr>
  </w:style>
  <w:style w:type="paragraph" w:styleId="ndice9">
    <w:name w:val="toc 9"/>
    <w:basedOn w:val="Normal"/>
    <w:next w:val="Normal"/>
    <w:autoRedefine/>
    <w:uiPriority w:val="39"/>
    <w:pPr>
      <w:spacing w:after="100"/>
      <w:ind w:left="238"/>
    </w:pPr>
  </w:style>
  <w:style w:type="paragraph" w:styleId="NormalWeb">
    <w:name w:val="Normal (Web)"/>
    <w:basedOn w:val="Normal"/>
    <w:uiPriority w:val="99"/>
    <w:qFormat/>
    <w:pPr>
      <w:spacing w:before="280" w:after="280" w:line="240" w:lineRule="auto"/>
      <w:jc w:val="left"/>
    </w:pPr>
  </w:style>
  <w:style w:type="paragraph" w:customStyle="1" w:styleId="HeaderLeft">
    <w:name w:val="Header Left"/>
    <w:basedOn w:val="Cabealho"/>
    <w:qFormat/>
  </w:style>
  <w:style w:type="paragraph" w:customStyle="1" w:styleId="FrameContents">
    <w:name w:val="Frame Contents"/>
    <w:basedOn w:val="Normal"/>
    <w:qFormat/>
  </w:style>
  <w:style w:type="paragraph" w:customStyle="1" w:styleId="FigureIndex1">
    <w:name w:val="Figure Index 1"/>
    <w:basedOn w:val="Index"/>
    <w:qFormat/>
    <w:pPr>
      <w:tabs>
        <w:tab w:val="right" w:leader="dot" w:pos="8666"/>
      </w:tabs>
    </w:pPr>
  </w:style>
  <w:style w:type="paragraph" w:customStyle="1" w:styleId="TableContents">
    <w:name w:val="Table Contents"/>
    <w:basedOn w:val="Normal"/>
    <w:qFormat/>
    <w:pPr>
      <w:suppressLineNumbers/>
    </w:pPr>
  </w:style>
  <w:style w:type="character" w:customStyle="1" w:styleId="hljs-comment">
    <w:name w:val="hljs-comment"/>
    <w:basedOn w:val="Tipodeletrapredefinidodopargrafo"/>
    <w:rsid w:val="00392B5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889873">
      <w:bodyDiv w:val="1"/>
      <w:marLeft w:val="0"/>
      <w:marRight w:val="0"/>
      <w:marTop w:val="0"/>
      <w:marBottom w:val="0"/>
      <w:divBdr>
        <w:top w:val="none" w:sz="0" w:space="0" w:color="auto"/>
        <w:left w:val="none" w:sz="0" w:space="0" w:color="auto"/>
        <w:bottom w:val="none" w:sz="0" w:space="0" w:color="auto"/>
        <w:right w:val="none" w:sz="0" w:space="0" w:color="auto"/>
      </w:divBdr>
    </w:div>
    <w:div w:id="85197258">
      <w:bodyDiv w:val="1"/>
      <w:marLeft w:val="0"/>
      <w:marRight w:val="0"/>
      <w:marTop w:val="0"/>
      <w:marBottom w:val="0"/>
      <w:divBdr>
        <w:top w:val="none" w:sz="0" w:space="0" w:color="auto"/>
        <w:left w:val="none" w:sz="0" w:space="0" w:color="auto"/>
        <w:bottom w:val="none" w:sz="0" w:space="0" w:color="auto"/>
        <w:right w:val="none" w:sz="0" w:space="0" w:color="auto"/>
      </w:divBdr>
    </w:div>
    <w:div w:id="221790785">
      <w:bodyDiv w:val="1"/>
      <w:marLeft w:val="0"/>
      <w:marRight w:val="0"/>
      <w:marTop w:val="0"/>
      <w:marBottom w:val="0"/>
      <w:divBdr>
        <w:top w:val="none" w:sz="0" w:space="0" w:color="auto"/>
        <w:left w:val="none" w:sz="0" w:space="0" w:color="auto"/>
        <w:bottom w:val="none" w:sz="0" w:space="0" w:color="auto"/>
        <w:right w:val="none" w:sz="0" w:space="0" w:color="auto"/>
      </w:divBdr>
    </w:div>
    <w:div w:id="367797970">
      <w:bodyDiv w:val="1"/>
      <w:marLeft w:val="0"/>
      <w:marRight w:val="0"/>
      <w:marTop w:val="0"/>
      <w:marBottom w:val="0"/>
      <w:divBdr>
        <w:top w:val="none" w:sz="0" w:space="0" w:color="auto"/>
        <w:left w:val="none" w:sz="0" w:space="0" w:color="auto"/>
        <w:bottom w:val="none" w:sz="0" w:space="0" w:color="auto"/>
        <w:right w:val="none" w:sz="0" w:space="0" w:color="auto"/>
      </w:divBdr>
    </w:div>
    <w:div w:id="682126876">
      <w:bodyDiv w:val="1"/>
      <w:marLeft w:val="0"/>
      <w:marRight w:val="0"/>
      <w:marTop w:val="0"/>
      <w:marBottom w:val="0"/>
      <w:divBdr>
        <w:top w:val="none" w:sz="0" w:space="0" w:color="auto"/>
        <w:left w:val="none" w:sz="0" w:space="0" w:color="auto"/>
        <w:bottom w:val="none" w:sz="0" w:space="0" w:color="auto"/>
        <w:right w:val="none" w:sz="0" w:space="0" w:color="auto"/>
      </w:divBdr>
    </w:div>
    <w:div w:id="1172454835">
      <w:bodyDiv w:val="1"/>
      <w:marLeft w:val="0"/>
      <w:marRight w:val="0"/>
      <w:marTop w:val="0"/>
      <w:marBottom w:val="0"/>
      <w:divBdr>
        <w:top w:val="none" w:sz="0" w:space="0" w:color="auto"/>
        <w:left w:val="none" w:sz="0" w:space="0" w:color="auto"/>
        <w:bottom w:val="none" w:sz="0" w:space="0" w:color="auto"/>
        <w:right w:val="none" w:sz="0" w:space="0" w:color="auto"/>
      </w:divBdr>
    </w:div>
    <w:div w:id="1181896476">
      <w:bodyDiv w:val="1"/>
      <w:marLeft w:val="0"/>
      <w:marRight w:val="0"/>
      <w:marTop w:val="0"/>
      <w:marBottom w:val="0"/>
      <w:divBdr>
        <w:top w:val="none" w:sz="0" w:space="0" w:color="auto"/>
        <w:left w:val="none" w:sz="0" w:space="0" w:color="auto"/>
        <w:bottom w:val="none" w:sz="0" w:space="0" w:color="auto"/>
        <w:right w:val="none" w:sz="0" w:space="0" w:color="auto"/>
      </w:divBdr>
    </w:div>
    <w:div w:id="1303846872">
      <w:bodyDiv w:val="1"/>
      <w:marLeft w:val="0"/>
      <w:marRight w:val="0"/>
      <w:marTop w:val="0"/>
      <w:marBottom w:val="0"/>
      <w:divBdr>
        <w:top w:val="none" w:sz="0" w:space="0" w:color="auto"/>
        <w:left w:val="none" w:sz="0" w:space="0" w:color="auto"/>
        <w:bottom w:val="none" w:sz="0" w:space="0" w:color="auto"/>
        <w:right w:val="none" w:sz="0" w:space="0" w:color="auto"/>
      </w:divBdr>
    </w:div>
    <w:div w:id="1350332837">
      <w:bodyDiv w:val="1"/>
      <w:marLeft w:val="0"/>
      <w:marRight w:val="0"/>
      <w:marTop w:val="0"/>
      <w:marBottom w:val="0"/>
      <w:divBdr>
        <w:top w:val="none" w:sz="0" w:space="0" w:color="auto"/>
        <w:left w:val="none" w:sz="0" w:space="0" w:color="auto"/>
        <w:bottom w:val="none" w:sz="0" w:space="0" w:color="auto"/>
        <w:right w:val="none" w:sz="0" w:space="0" w:color="auto"/>
      </w:divBdr>
    </w:div>
    <w:div w:id="1502888562">
      <w:bodyDiv w:val="1"/>
      <w:marLeft w:val="0"/>
      <w:marRight w:val="0"/>
      <w:marTop w:val="0"/>
      <w:marBottom w:val="0"/>
      <w:divBdr>
        <w:top w:val="none" w:sz="0" w:space="0" w:color="auto"/>
        <w:left w:val="none" w:sz="0" w:space="0" w:color="auto"/>
        <w:bottom w:val="none" w:sz="0" w:space="0" w:color="auto"/>
        <w:right w:val="none" w:sz="0" w:space="0" w:color="auto"/>
      </w:divBdr>
    </w:div>
    <w:div w:id="1546332660">
      <w:bodyDiv w:val="1"/>
      <w:marLeft w:val="0"/>
      <w:marRight w:val="0"/>
      <w:marTop w:val="0"/>
      <w:marBottom w:val="0"/>
      <w:divBdr>
        <w:top w:val="none" w:sz="0" w:space="0" w:color="auto"/>
        <w:left w:val="none" w:sz="0" w:space="0" w:color="auto"/>
        <w:bottom w:val="none" w:sz="0" w:space="0" w:color="auto"/>
        <w:right w:val="none" w:sz="0" w:space="0" w:color="auto"/>
      </w:divBdr>
    </w:div>
    <w:div w:id="1753239097">
      <w:bodyDiv w:val="1"/>
      <w:marLeft w:val="0"/>
      <w:marRight w:val="0"/>
      <w:marTop w:val="0"/>
      <w:marBottom w:val="0"/>
      <w:divBdr>
        <w:top w:val="none" w:sz="0" w:space="0" w:color="auto"/>
        <w:left w:val="none" w:sz="0" w:space="0" w:color="auto"/>
        <w:bottom w:val="none" w:sz="0" w:space="0" w:color="auto"/>
        <w:right w:val="none" w:sz="0" w:space="0" w:color="auto"/>
      </w:divBdr>
    </w:div>
    <w:div w:id="1769154495">
      <w:bodyDiv w:val="1"/>
      <w:marLeft w:val="0"/>
      <w:marRight w:val="0"/>
      <w:marTop w:val="0"/>
      <w:marBottom w:val="0"/>
      <w:divBdr>
        <w:top w:val="none" w:sz="0" w:space="0" w:color="auto"/>
        <w:left w:val="none" w:sz="0" w:space="0" w:color="auto"/>
        <w:bottom w:val="none" w:sz="0" w:space="0" w:color="auto"/>
        <w:right w:val="none" w:sz="0" w:space="0" w:color="auto"/>
      </w:divBdr>
    </w:div>
    <w:div w:id="1857426518">
      <w:bodyDiv w:val="1"/>
      <w:marLeft w:val="0"/>
      <w:marRight w:val="0"/>
      <w:marTop w:val="0"/>
      <w:marBottom w:val="0"/>
      <w:divBdr>
        <w:top w:val="none" w:sz="0" w:space="0" w:color="auto"/>
        <w:left w:val="none" w:sz="0" w:space="0" w:color="auto"/>
        <w:bottom w:val="none" w:sz="0" w:space="0" w:color="auto"/>
        <w:right w:val="none" w:sz="0" w:space="0" w:color="auto"/>
      </w:divBdr>
    </w:div>
    <w:div w:id="1905985948">
      <w:bodyDiv w:val="1"/>
      <w:marLeft w:val="0"/>
      <w:marRight w:val="0"/>
      <w:marTop w:val="0"/>
      <w:marBottom w:val="0"/>
      <w:divBdr>
        <w:top w:val="none" w:sz="0" w:space="0" w:color="auto"/>
        <w:left w:val="none" w:sz="0" w:space="0" w:color="auto"/>
        <w:bottom w:val="none" w:sz="0" w:space="0" w:color="auto"/>
        <w:right w:val="none" w:sz="0" w:space="0" w:color="auto"/>
      </w:divBdr>
    </w:div>
    <w:div w:id="204389554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8.xml"/><Relationship Id="rId21" Type="http://schemas.openxmlformats.org/officeDocument/2006/relationships/header" Target="header8.xml"/><Relationship Id="rId42" Type="http://schemas.openxmlformats.org/officeDocument/2006/relationships/image" Target="media/image7.png"/><Relationship Id="rId47" Type="http://schemas.openxmlformats.org/officeDocument/2006/relationships/image" Target="media/image12.png"/><Relationship Id="rId63" Type="http://schemas.openxmlformats.org/officeDocument/2006/relationships/image" Target="media/image23.png"/><Relationship Id="rId68" Type="http://schemas.openxmlformats.org/officeDocument/2006/relationships/image" Target="media/image28.png"/><Relationship Id="rId84" Type="http://schemas.openxmlformats.org/officeDocument/2006/relationships/header" Target="header23.xml"/><Relationship Id="rId89" Type="http://schemas.openxmlformats.org/officeDocument/2006/relationships/header" Target="header26.xml"/><Relationship Id="rId16" Type="http://schemas.openxmlformats.org/officeDocument/2006/relationships/header" Target="header5.xml"/><Relationship Id="rId11" Type="http://schemas.openxmlformats.org/officeDocument/2006/relationships/footer" Target="footer1.xml"/><Relationship Id="rId32" Type="http://schemas.openxmlformats.org/officeDocument/2006/relationships/header" Target="header13.xml"/><Relationship Id="rId37" Type="http://schemas.openxmlformats.org/officeDocument/2006/relationships/image" Target="media/image2.png"/><Relationship Id="rId53" Type="http://schemas.openxmlformats.org/officeDocument/2006/relationships/footer" Target="footer15.xml"/><Relationship Id="rId58" Type="http://schemas.openxmlformats.org/officeDocument/2006/relationships/hyperlink" Target="https://arxiv.org/search/cs?searchtype=author&amp;query=Cho%2C+K" TargetMode="External"/><Relationship Id="rId74" Type="http://schemas.openxmlformats.org/officeDocument/2006/relationships/footer" Target="footer16.xml"/><Relationship Id="rId79" Type="http://schemas.openxmlformats.org/officeDocument/2006/relationships/footer" Target="footer19.xml"/><Relationship Id="rId5" Type="http://schemas.openxmlformats.org/officeDocument/2006/relationships/webSettings" Target="webSettings.xml"/><Relationship Id="rId90" Type="http://schemas.openxmlformats.org/officeDocument/2006/relationships/footer" Target="footer24.xml"/><Relationship Id="rId22" Type="http://schemas.openxmlformats.org/officeDocument/2006/relationships/footer" Target="footer6.xml"/><Relationship Id="rId27" Type="http://schemas.openxmlformats.org/officeDocument/2006/relationships/footer" Target="footer9.xml"/><Relationship Id="rId43" Type="http://schemas.openxmlformats.org/officeDocument/2006/relationships/image" Target="media/image8.png"/><Relationship Id="rId48" Type="http://schemas.openxmlformats.org/officeDocument/2006/relationships/image" Target="media/image13.png"/><Relationship Id="rId64" Type="http://schemas.openxmlformats.org/officeDocument/2006/relationships/image" Target="media/image24.png"/><Relationship Id="rId69" Type="http://schemas.openxmlformats.org/officeDocument/2006/relationships/image" Target="media/image29.png"/><Relationship Id="rId8" Type="http://schemas.openxmlformats.org/officeDocument/2006/relationships/hyperlink" Target="https://smart-cities.pt/?s=laborat%C3%B3rio+lisboa" TargetMode="External"/><Relationship Id="rId51" Type="http://schemas.openxmlformats.org/officeDocument/2006/relationships/header" Target="header16.xml"/><Relationship Id="rId72" Type="http://schemas.openxmlformats.org/officeDocument/2006/relationships/header" Target="header17.xml"/><Relationship Id="rId80" Type="http://schemas.openxmlformats.org/officeDocument/2006/relationships/header" Target="header21.xml"/><Relationship Id="rId85" Type="http://schemas.openxmlformats.org/officeDocument/2006/relationships/header" Target="header24.xml"/><Relationship Id="rId93" Type="http://schemas.microsoft.com/office/2011/relationships/people" Target="people.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6.xml"/><Relationship Id="rId25" Type="http://schemas.openxmlformats.org/officeDocument/2006/relationships/header" Target="header10.xml"/><Relationship Id="rId33" Type="http://schemas.openxmlformats.org/officeDocument/2006/relationships/header" Target="header14.xml"/><Relationship Id="rId38" Type="http://schemas.openxmlformats.org/officeDocument/2006/relationships/image" Target="media/image3.png"/><Relationship Id="rId46" Type="http://schemas.openxmlformats.org/officeDocument/2006/relationships/image" Target="media/image11.png"/><Relationship Id="rId59" Type="http://schemas.openxmlformats.org/officeDocument/2006/relationships/image" Target="media/image19.png"/><Relationship Id="rId67" Type="http://schemas.openxmlformats.org/officeDocument/2006/relationships/image" Target="media/image27.png"/><Relationship Id="rId20" Type="http://schemas.openxmlformats.org/officeDocument/2006/relationships/header" Target="header7.xml"/><Relationship Id="rId41" Type="http://schemas.openxmlformats.org/officeDocument/2006/relationships/image" Target="media/image6.png"/><Relationship Id="rId54" Type="http://schemas.openxmlformats.org/officeDocument/2006/relationships/image" Target="media/image15.png"/><Relationship Id="rId62" Type="http://schemas.openxmlformats.org/officeDocument/2006/relationships/image" Target="media/image22.png"/><Relationship Id="rId70" Type="http://schemas.openxmlformats.org/officeDocument/2006/relationships/image" Target="media/image30.png"/><Relationship Id="rId75" Type="http://schemas.openxmlformats.org/officeDocument/2006/relationships/footer" Target="footer17.xml"/><Relationship Id="rId83" Type="http://schemas.openxmlformats.org/officeDocument/2006/relationships/footer" Target="footer21.xml"/><Relationship Id="rId88" Type="http://schemas.openxmlformats.org/officeDocument/2006/relationships/header" Target="header25.xml"/><Relationship Id="rId91" Type="http://schemas.openxmlformats.org/officeDocument/2006/relationships/footer" Target="footer2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footer" Target="footer7.xml"/><Relationship Id="rId28" Type="http://schemas.openxmlformats.org/officeDocument/2006/relationships/header" Target="header11.xml"/><Relationship Id="rId36" Type="http://schemas.openxmlformats.org/officeDocument/2006/relationships/hyperlink" Target="https://smart-cities.pt/?s=laborat%C3%B3rio+lisboa" TargetMode="External"/><Relationship Id="rId49" Type="http://schemas.openxmlformats.org/officeDocument/2006/relationships/image" Target="media/image14.png"/><Relationship Id="rId57" Type="http://schemas.openxmlformats.org/officeDocument/2006/relationships/image" Target="media/image18.png"/><Relationship Id="rId10" Type="http://schemas.openxmlformats.org/officeDocument/2006/relationships/header" Target="header2.xml"/><Relationship Id="rId31" Type="http://schemas.openxmlformats.org/officeDocument/2006/relationships/footer" Target="footer11.xml"/><Relationship Id="rId44" Type="http://schemas.openxmlformats.org/officeDocument/2006/relationships/image" Target="media/image9.png"/><Relationship Id="rId52" Type="http://schemas.openxmlformats.org/officeDocument/2006/relationships/footer" Target="footer14.xml"/><Relationship Id="rId60" Type="http://schemas.openxmlformats.org/officeDocument/2006/relationships/image" Target="media/image20.png"/><Relationship Id="rId65" Type="http://schemas.openxmlformats.org/officeDocument/2006/relationships/image" Target="media/image25.png"/><Relationship Id="rId73" Type="http://schemas.openxmlformats.org/officeDocument/2006/relationships/header" Target="header18.xml"/><Relationship Id="rId78" Type="http://schemas.openxmlformats.org/officeDocument/2006/relationships/footer" Target="footer18.xml"/><Relationship Id="rId81" Type="http://schemas.openxmlformats.org/officeDocument/2006/relationships/header" Target="header22.xml"/><Relationship Id="rId86" Type="http://schemas.openxmlformats.org/officeDocument/2006/relationships/footer" Target="footer22.xml"/><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4.xml"/><Relationship Id="rId18" Type="http://schemas.openxmlformats.org/officeDocument/2006/relationships/footer" Target="footer4.xml"/><Relationship Id="rId39" Type="http://schemas.openxmlformats.org/officeDocument/2006/relationships/image" Target="media/image4.png"/><Relationship Id="rId34" Type="http://schemas.openxmlformats.org/officeDocument/2006/relationships/footer" Target="footer12.xml"/><Relationship Id="rId50" Type="http://schemas.openxmlformats.org/officeDocument/2006/relationships/header" Target="header15.xml"/><Relationship Id="rId55" Type="http://schemas.openxmlformats.org/officeDocument/2006/relationships/image" Target="media/image16.png"/><Relationship Id="rId76" Type="http://schemas.openxmlformats.org/officeDocument/2006/relationships/header" Target="header19.xml"/><Relationship Id="rId7" Type="http://schemas.openxmlformats.org/officeDocument/2006/relationships/endnotes" Target="endnotes.xml"/><Relationship Id="rId71" Type="http://schemas.openxmlformats.org/officeDocument/2006/relationships/image" Target="media/image31.png"/><Relationship Id="rId9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header" Target="header12.xml"/><Relationship Id="rId24" Type="http://schemas.openxmlformats.org/officeDocument/2006/relationships/header" Target="header9.xml"/><Relationship Id="rId40" Type="http://schemas.openxmlformats.org/officeDocument/2006/relationships/image" Target="media/image5.png"/><Relationship Id="rId45" Type="http://schemas.openxmlformats.org/officeDocument/2006/relationships/image" Target="media/image10.png"/><Relationship Id="rId66" Type="http://schemas.openxmlformats.org/officeDocument/2006/relationships/image" Target="media/image26.png"/><Relationship Id="rId87" Type="http://schemas.openxmlformats.org/officeDocument/2006/relationships/footer" Target="footer23.xml"/><Relationship Id="rId61" Type="http://schemas.openxmlformats.org/officeDocument/2006/relationships/image" Target="media/image21.png"/><Relationship Id="rId82" Type="http://schemas.openxmlformats.org/officeDocument/2006/relationships/footer" Target="footer20.xml"/><Relationship Id="rId19" Type="http://schemas.openxmlformats.org/officeDocument/2006/relationships/footer" Target="footer5.xml"/><Relationship Id="rId14" Type="http://schemas.openxmlformats.org/officeDocument/2006/relationships/footer" Target="footer2.xml"/><Relationship Id="rId30" Type="http://schemas.openxmlformats.org/officeDocument/2006/relationships/footer" Target="footer10.xml"/><Relationship Id="rId35" Type="http://schemas.openxmlformats.org/officeDocument/2006/relationships/footer" Target="footer13.xml"/><Relationship Id="rId56" Type="http://schemas.openxmlformats.org/officeDocument/2006/relationships/image" Target="media/image17.png"/><Relationship Id="rId77" Type="http://schemas.openxmlformats.org/officeDocument/2006/relationships/header" Target="header20.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You22</b:Tag>
    <b:SourceType>ArticleInAPeriodical</b:SourceType>
    <b:Guid>{C0302B23-BC8E-4583-807D-A083D3BA857C}</b:Guid>
    <b:Author>
      <b:Author>
        <b:NameList>
          <b:Person>
            <b:Last>Youcef Djenouri</b:Last>
            <b:First>Asma</b:First>
            <b:Middle>Belhadi, Gautam Srivastava, Jerry Chun-Wei Lin</b:Middle>
          </b:Person>
        </b:NameList>
      </b:Author>
    </b:Author>
    <b:Title>Hybrid graph convolution neural network and branch-and-bound optimization for traffic flow forecasting</b:Title>
    <b:Year>2022</b:Year>
    <b:Month>Setembro</b:Month>
    <b:Day>22</b:Day>
    <b:RefOrder>2</b:RefOrder>
  </b:Source>
  <b:Source>
    <b:Tag>Cor21</b:Tag>
    <b:SourceType>ArticleInAPeriodical</b:SourceType>
    <b:Guid>{494238B8-D34C-474D-9B82-C9AE2C0EF15E}</b:Guid>
    <b:Title>CRISP-DM Methodology For Your First Data Science Project</b:Title>
    <b:Year>2021</b:Year>
    <b:Author>
      <b:Author>
        <b:NameList>
          <b:Person>
            <b:Last>Wijaya</b:Last>
            <b:First>Cornellius</b:First>
            <b:Middle>Yudha</b:Middle>
          </b:Person>
        </b:NameList>
      </b:Author>
    </b:Author>
    <b:Month>Abril</b:Month>
    <b:Day>26</b:Day>
    <b:RefOrder>1</b:RefOrder>
  </b:Source>
  <b:Source>
    <b:Tag>Ter22</b:Tag>
    <b:SourceType>ArticleInAPeriodical</b:SourceType>
    <b:Guid>{DD594BAB-AA3D-4BA6-A4CC-44162B63DC64}</b:Guid>
    <b:Author>
      <b:Author>
        <b:NameList>
          <b:Person>
            <b:Last>Teresa Pamuła</b:Last>
            <b:First>Renata</b:First>
            <b:Middle>Żochowska</b:Middle>
          </b:Person>
        </b:NameList>
      </b:Author>
    </b:Author>
    <b:Title>Estimation and prediction of the OD matrix in uncongested urban road network based on traffic flows using deep learning</b:Title>
    <b:Year>2022</b:Year>
    <b:Month>Novembro</b:Month>
    <b:Day>4</b:Day>
    <b:RefOrder>3</b:RefOrder>
  </b:Source>
  <b:Source>
    <b:Tag>Mod</b:Tag>
    <b:SourceType>DocumentFromInternetSite</b:SourceType>
    <b:Guid>{32181F3D-871E-42CC-993C-A6A1745B0477}</b:Guid>
    <b:URL>https://pytorch.org/docs/stable/generated/torch.nn.GRU.html</b:URL>
    <b:Author>
      <b:Author>
        <b:NameList>
          <b:Person>
            <b:Last>Pytorch</b:Last>
            <b:First>Modelo</b:First>
            <b:Middle>GRU</b:Middle>
          </b:Person>
        </b:NameList>
      </b:Author>
    </b:Author>
    <b:RefOrder>4</b:RefOrder>
  </b:Source>
  <b:Source>
    <b:Tag>LxD</b:Tag>
    <b:SourceType>InternetSite</b:SourceType>
    <b:Guid>{76C04E56-B0F5-4BDB-ACCE-A3B4489CB882}</b:Guid>
    <b:Title>LxDataLab Apresentação</b:Title>
    <b:Author>
      <b:Author>
        <b:NameList>
          <b:Person>
            <b:Last>LxDataLab</b:Last>
          </b:Person>
        </b:NameList>
      </b:Author>
    </b:Author>
    <b:InternetSiteTitle>lisboaaberta.cm-lisboa.p</b:InternetSiteTitle>
    <b:URL>https://lisboaaberta.cm-lisboa.pt/index.php/pt/lx-data-lab/apresentacao</b:URL>
    <b:RefOrder>5</b:RefOrder>
  </b:Source>
  <b:Source>
    <b:Tag>Jua19</b:Tag>
    <b:SourceType>ArticleInAPeriodical</b:SourceType>
    <b:Guid>{6CA2A5D7-EBA9-41F3-8EE2-1ECC3E8AB8DA}</b:Guid>
    <b:Author>
      <b:Author>
        <b:NameList>
          <b:Person>
            <b:Last>Juan Martín</b:Last>
            <b:First>Emil</b:First>
            <b:Middle>J. Khatib, Pedro Lázaro, Raquel Barco</b:Middle>
          </b:Person>
        </b:NameList>
      </b:Author>
    </b:Author>
    <b:Title>Traffic Monitoring via Mobile Device Location</b:Title>
    <b:Year>2019</b:Year>
    <b:Month>Outubro</b:Month>
    <b:Day>17</b:Day>
    <b:RefOrder>6</b:RefOrder>
  </b:Source>
  <b:Source>
    <b:Tag>Imp</b:Tag>
    <b:SourceType>DocumentFromInternetSite</b:SourceType>
    <b:Guid>{FD23BCDE-B551-48F4-B803-6178FB6B224E}</b:Guid>
    <b:Author>
      <b:Author>
        <b:NameList>
          <b:Person>
            <b:Last>GRU</b:Last>
            <b:First>Implementação</b:First>
            <b:Middle>do modelo</b:Middle>
          </b:Person>
        </b:NameList>
      </b:Author>
    </b:Author>
    <b:URL>https://dennybritz.com/posts/wildml/recurrent-neural-networks-tutorial-part-4/</b:URL>
    <b:RefOrder>7</b:RefOrder>
  </b:Source>
  <b:Source>
    <b:Tag>Ima</b:Tag>
    <b:SourceType>InternetSite</b:SourceType>
    <b:Guid>{72813274-ECDE-4F76-A4B3-8A3C6FE4AB7E}</b:Guid>
    <b:URL>https://www.youtube.com/watch?v=8HyCNIVRbSU&amp;ab_channel=TheA.I.Hacker-MichaelPhi</b:URL>
    <b:Author>
      <b:Author>
        <b:NameList>
          <b:Person>
            <b:Last>gates</b:Last>
            <b:First>Imagem</b:First>
            <b:Middle>GRU flow</b:Middle>
          </b:Person>
        </b:NameList>
      </b:Author>
    </b:Author>
    <b:RefOrder>8</b:RefOrder>
  </b:Source>
  <b:Source>
    <b:Tag>Faz22</b:Tag>
    <b:SourceType>ArticleInAPeriodical</b:SourceType>
    <b:Guid>{63756D35-951C-49D8-B531-04A82EA6F98C}</b:Guid>
    <b:Author>
      <b:Author>
        <b:NameList>
          <b:Person>
            <b:Last>Fazel Haq Ahmadzai</b:Last>
            <b:First>Woongsup</b:First>
            <b:Middle>Lee</b:Middle>
          </b:Person>
        </b:NameList>
      </b:Author>
    </b:Author>
    <b:Title>A mobile traffic load prediction based on recurrent neural network: A case of telecommunication in Afghanistan</b:Title>
    <b:Year>2022</b:Year>
    <b:Month>Maio</b:Month>
    <b:Day>28</b:Day>
    <b:RefOrder>9</b:RefOrder>
  </b:Source>
  <b:Source>
    <b:Tag>Edd23</b:Tag>
    <b:SourceType>ArticleInAPeriodical</b:SourceType>
    <b:Guid>{E3CA4DDF-4BB8-416B-AA4A-29605F07B33F}</b:Guid>
    <b:Author>
      <b:Author>
        <b:NameList>
          <b:Person>
            <b:Last>Eddy Sanchezdela Cruz</b:Last>
            <b:First>Boris</b:First>
            <b:Middle>Medina</b:Middle>
          </b:Person>
        </b:NameList>
      </b:Author>
    </b:Author>
    <b:Title>Urban Traffic Flow Identification by Comparing Machine Learning Algorithms</b:Title>
    <b:Year>2023</b:Year>
    <b:Month>Fevereiro</b:Month>
    <b:Day>7</b:Day>
    <b:Pages>7</b:Pages>
    <b:RefOrder>10</b:RefOrder>
  </b:Source>
  <b:Source>
    <b:Tag>Lar</b:Tag>
    <b:SourceType>Misc</b:SourceType>
    <b:Guid>{E661A120-BF06-46EA-9D6B-393FA484A6B3}</b:Guid>
    <b:Title>https://github.com/xiaochus/TrafficFlowPrediction</b:Title>
    <b:Author>
      <b:Author>
        <b:NameList>
          <b:Person>
            <b:Last>"xiaochus"</b:Last>
            <b:First>Larry</b:First>
          </b:Person>
        </b:NameList>
      </b:Author>
    </b:Author>
    <b:RefOrder>11</b:RefOrder>
  </b:Source>
  <b:Source>
    <b:Tag>IPM</b:Tag>
    <b:SourceType>DocumentFromInternetSite</b:SourceType>
    <b:Guid>{421D0A16-C149-42B3-9242-99613B9BDA6C}</b:Guid>
    <b:Title>meteorologia/previsao</b:Title>
    <b:Author>
      <b:Author>
        <b:NameList>
          <b:Person>
            <b:Last>IPMA</b:Last>
          </b:Person>
        </b:NameList>
      </b:Author>
    </b:Author>
    <b:InternetSiteTitle>ipma</b:InternetSiteTitle>
    <b:URL>https://www.ipma.pt/pt/educativa/faq/meteorologia/previsao/faqdetail.html?f=/pt/educativa/faq/meteorologia/previsao/faq_0033.html</b:URL>
    <b:RefOrder>12</b:RefOrder>
  </b:Source>
  <b:Source>
    <b:Tag>Ast</b:Tag>
    <b:SourceType>DocumentFromInternetSite</b:SourceType>
    <b:Guid>{1C9BBCF7-1EFB-4AA2-8790-BB0D72DC657B}</b:Guid>
    <b:Title>10.2. Gated Recurrent Units (GRU)</b:Title>
    <b:InternetSiteTitle>d2l.ai</b:InternetSiteTitle>
    <b:URL>https://d2l.ai/chapter_recurrent-modern/gru.html#gated-recurrent-units-gru</b:URL>
    <b:Author>
      <b:Author>
        <b:NameList>
          <b:Person>
            <b:Last>Astonzhang</b:Last>
          </b:Person>
        </b:NameList>
      </b:Author>
    </b:Author>
    <b:RefOrder>13</b:RefOrder>
  </b:Source>
  <b:Source>
    <b:Tag>Kyu14</b:Tag>
    <b:SourceType>ArticleInAPeriodical</b:SourceType>
    <b:Guid>{0479FFBC-54BA-49DB-951A-8A5FB37660B1}</b:Guid>
    <b:Year>2014</b:Year>
    <b:Month>Dezembro</b:Month>
    <b:Day>11</b:Day>
    <b:Author>
      <b:Author>
        <b:NameList>
          <b:Person>
            <b:Last>Cho</b:Last>
            <b:First>KyungHyun</b:First>
          </b:Person>
        </b:NameList>
      </b:Author>
    </b:Author>
    <b:PeriodicalTitle>Empirical Evaluation of Gated Recurrent Neural Networks on Sequence Modeling</b:PeriodicalTitle>
    <b:RefOrder>14</b:RefOrder>
  </b:Source>
  <b:Source>
    <b:Tag>lxd</b:Tag>
    <b:SourceType>InternetSite</b:SourceType>
    <b:Guid>{49CEB919-2034-4FAA-836B-C8828D6B8DD1}</b:Guid>
    <b:Title>desafio-73-lxdatalab</b:Title>
    <b:Author>
      <b:Author>
        <b:NameList>
          <b:Person>
            <b:Last>lxdatalab</b:Last>
          </b:Person>
        </b:NameList>
      </b:Author>
    </b:Author>
    <b:InternetSiteTitle>dados.cm-lisboa.pt</b:InternetSiteTitle>
    <b:URL>https://dados.cm-lisboa.pt/dataset/desafio-73-lxdatalab</b:URL>
    <b:RefOrder>15</b:RefOrder>
  </b:Source>
</b:Sources>
</file>

<file path=customXml/itemProps1.xml><?xml version="1.0" encoding="utf-8"?>
<ds:datastoreItem xmlns:ds="http://schemas.openxmlformats.org/officeDocument/2006/customXml" ds:itemID="{18C47C16-973B-4899-A044-A0A5BB7D3C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3735</TotalTime>
  <Pages>80</Pages>
  <Words>12059</Words>
  <Characters>65119</Characters>
  <Application>Microsoft Office Word</Application>
  <DocSecurity>0</DocSecurity>
  <Lines>542</Lines>
  <Paragraphs>154</Paragraphs>
  <ScaleCrop>false</ScaleCrop>
  <HeadingPairs>
    <vt:vector size="2" baseType="variant">
      <vt:variant>
        <vt:lpstr>Título</vt:lpstr>
      </vt:variant>
      <vt:variant>
        <vt:i4>1</vt:i4>
      </vt:variant>
    </vt:vector>
  </HeadingPairs>
  <TitlesOfParts>
    <vt:vector size="1" baseType="lpstr">
      <vt:lpstr>1</vt:lpstr>
    </vt:vector>
  </TitlesOfParts>
  <Company/>
  <LinksUpToDate>false</LinksUpToDate>
  <CharactersWithSpaces>77024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Ricardo J G F</dc:creator>
  <cp:keywords/>
  <dc:description/>
  <cp:lastModifiedBy>Ricardo J G F</cp:lastModifiedBy>
  <cp:revision>16</cp:revision>
  <cp:lastPrinted>2017-04-12T14:10:00Z</cp:lastPrinted>
  <dcterms:created xsi:type="dcterms:W3CDTF">2023-07-04T13:14:00Z</dcterms:created>
  <dcterms:modified xsi:type="dcterms:W3CDTF">2023-07-11T21:48:00Z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