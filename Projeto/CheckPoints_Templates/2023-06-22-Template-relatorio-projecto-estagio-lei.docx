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0A1120" w14:textId="77777777" w:rsidR="007B20BA" w:rsidRDefault="007B20BA">
      <w:pPr>
        <w:jc w:val="center"/>
        <w:rPr>
          <w:color w:val="000000" w:themeColor="text1"/>
        </w:rPr>
      </w:pPr>
      <w:bookmarkStart w:id="0" w:name="_Hlk136982811"/>
      <w:bookmarkEnd w:id="0"/>
    </w:p>
    <w:p w14:paraId="0B3FD910" w14:textId="77777777" w:rsidR="007B20BA" w:rsidRDefault="007B20BA">
      <w:pPr>
        <w:jc w:val="center"/>
        <w:rPr>
          <w:color w:val="000000" w:themeColor="text1"/>
        </w:rPr>
      </w:pPr>
    </w:p>
    <w:p w14:paraId="2B76E586" w14:textId="77777777" w:rsidR="007B20BA" w:rsidRDefault="007B20BA">
      <w:pPr>
        <w:jc w:val="center"/>
        <w:rPr>
          <w:color w:val="000000" w:themeColor="text1"/>
        </w:rPr>
      </w:pPr>
    </w:p>
    <w:p w14:paraId="0B500DB0" w14:textId="77777777" w:rsidR="007B20BA" w:rsidRDefault="00000000">
      <w:pPr>
        <w:jc w:val="center"/>
        <w:rPr>
          <w:color w:val="000000" w:themeColor="text1"/>
          <w:sz w:val="56"/>
          <w:szCs w:val="56"/>
        </w:rPr>
      </w:pPr>
      <w:r>
        <w:rPr>
          <w:color w:val="000000" w:themeColor="text1"/>
          <w:sz w:val="52"/>
          <w:szCs w:val="52"/>
        </w:rPr>
        <w:t>Título</w:t>
      </w:r>
    </w:p>
    <w:p w14:paraId="1929E1C5" w14:textId="77777777" w:rsidR="007B20BA" w:rsidRDefault="007B20BA">
      <w:pPr>
        <w:jc w:val="center"/>
        <w:rPr>
          <w:color w:val="000000" w:themeColor="text1"/>
          <w:sz w:val="32"/>
          <w:szCs w:val="32"/>
        </w:rPr>
      </w:pPr>
    </w:p>
    <w:p w14:paraId="76C70B52" w14:textId="77777777" w:rsidR="007B20BA" w:rsidRDefault="00000000">
      <w:pPr>
        <w:jc w:val="center"/>
        <w:rPr>
          <w:color w:val="000000" w:themeColor="text1"/>
          <w:sz w:val="36"/>
          <w:szCs w:val="36"/>
        </w:rPr>
      </w:pPr>
      <w:r>
        <w:rPr>
          <w:color w:val="000000" w:themeColor="text1"/>
          <w:sz w:val="36"/>
          <w:szCs w:val="36"/>
        </w:rPr>
        <w:t>Relatório de Estágio</w:t>
      </w:r>
    </w:p>
    <w:p w14:paraId="4D0A30F0" w14:textId="77777777" w:rsidR="007B20BA" w:rsidRDefault="007B20BA">
      <w:pPr>
        <w:spacing w:after="0"/>
        <w:jc w:val="center"/>
        <w:rPr>
          <w:color w:val="000000" w:themeColor="text1"/>
          <w:sz w:val="36"/>
          <w:szCs w:val="36"/>
        </w:rPr>
      </w:pPr>
    </w:p>
    <w:p w14:paraId="1B04539C" w14:textId="77777777" w:rsidR="007B20BA" w:rsidRDefault="00000000">
      <w:pPr>
        <w:spacing w:after="0"/>
        <w:jc w:val="center"/>
        <w:rPr>
          <w:color w:val="000000" w:themeColor="text1"/>
          <w:sz w:val="36"/>
          <w:szCs w:val="36"/>
        </w:rPr>
      </w:pPr>
      <w:r>
        <w:rPr>
          <w:color w:val="000000" w:themeColor="text1"/>
          <w:sz w:val="36"/>
          <w:szCs w:val="36"/>
        </w:rPr>
        <w:t>Nome aluno</w:t>
      </w:r>
    </w:p>
    <w:p w14:paraId="10085B25" w14:textId="77777777" w:rsidR="007B20BA" w:rsidRDefault="00000000">
      <w:pPr>
        <w:jc w:val="center"/>
        <w:rPr>
          <w:color w:val="000000" w:themeColor="text1"/>
          <w:sz w:val="36"/>
          <w:szCs w:val="36"/>
        </w:rPr>
      </w:pPr>
      <w:r>
        <w:rPr>
          <w:color w:val="000000" w:themeColor="text1"/>
          <w:sz w:val="36"/>
          <w:szCs w:val="36"/>
        </w:rPr>
        <w:t>(Número)</w:t>
      </w:r>
    </w:p>
    <w:p w14:paraId="2B9D5B42" w14:textId="77777777" w:rsidR="007B20BA" w:rsidRDefault="007B20BA">
      <w:pPr>
        <w:spacing w:after="0"/>
        <w:jc w:val="center"/>
        <w:rPr>
          <w:color w:val="000000" w:themeColor="text1"/>
          <w:sz w:val="36"/>
          <w:szCs w:val="36"/>
        </w:rPr>
      </w:pPr>
    </w:p>
    <w:p w14:paraId="4EC2AB06" w14:textId="77777777" w:rsidR="007B20BA" w:rsidRDefault="007B20BA">
      <w:pPr>
        <w:spacing w:after="0"/>
        <w:jc w:val="center"/>
        <w:rPr>
          <w:color w:val="000000" w:themeColor="text1"/>
          <w:sz w:val="36"/>
          <w:szCs w:val="36"/>
        </w:rPr>
      </w:pPr>
    </w:p>
    <w:p w14:paraId="1D27D9ED" w14:textId="77777777" w:rsidR="007B20BA" w:rsidRDefault="00000000">
      <w:pPr>
        <w:jc w:val="center"/>
        <w:rPr>
          <w:color w:val="000000" w:themeColor="text1"/>
          <w:sz w:val="28"/>
          <w:szCs w:val="28"/>
        </w:rPr>
      </w:pPr>
      <w:r>
        <w:rPr>
          <w:color w:val="000000" w:themeColor="text1"/>
          <w:sz w:val="28"/>
          <w:szCs w:val="28"/>
        </w:rPr>
        <w:t>Orientadores:</w:t>
      </w:r>
    </w:p>
    <w:p w14:paraId="1CE01D49" w14:textId="77777777" w:rsidR="007B20BA" w:rsidRDefault="00000000">
      <w:pPr>
        <w:jc w:val="center"/>
        <w:rPr>
          <w:color w:val="000000" w:themeColor="text1"/>
          <w:sz w:val="28"/>
          <w:szCs w:val="28"/>
        </w:rPr>
      </w:pPr>
      <w:r>
        <w:rPr>
          <w:color w:val="000000" w:themeColor="text1"/>
          <w:sz w:val="28"/>
          <w:szCs w:val="28"/>
        </w:rPr>
        <w:t>Nome | ISEC</w:t>
      </w:r>
    </w:p>
    <w:p w14:paraId="5CD0383C" w14:textId="77777777" w:rsidR="007B20BA" w:rsidRDefault="00000000">
      <w:pPr>
        <w:jc w:val="center"/>
        <w:rPr>
          <w:color w:val="000000" w:themeColor="text1"/>
          <w:sz w:val="28"/>
          <w:szCs w:val="28"/>
        </w:rPr>
      </w:pPr>
      <w:r>
        <w:rPr>
          <w:color w:val="000000" w:themeColor="text1"/>
          <w:sz w:val="28"/>
          <w:szCs w:val="28"/>
        </w:rPr>
        <w:t>Nome | Empresa</w:t>
      </w:r>
    </w:p>
    <w:p w14:paraId="3B0A30E9" w14:textId="77777777" w:rsidR="007B20BA" w:rsidRDefault="007B20BA">
      <w:pPr>
        <w:spacing w:after="0"/>
        <w:jc w:val="center"/>
        <w:rPr>
          <w:color w:val="000000" w:themeColor="text1"/>
          <w:sz w:val="36"/>
          <w:szCs w:val="36"/>
        </w:rPr>
      </w:pPr>
    </w:p>
    <w:p w14:paraId="11032FB1" w14:textId="77777777" w:rsidR="007B20BA" w:rsidRDefault="007B20BA">
      <w:pPr>
        <w:spacing w:after="0"/>
        <w:jc w:val="center"/>
        <w:rPr>
          <w:color w:val="000000" w:themeColor="text1"/>
          <w:sz w:val="36"/>
          <w:szCs w:val="36"/>
        </w:rPr>
      </w:pPr>
    </w:p>
    <w:p w14:paraId="424952FF" w14:textId="77777777" w:rsidR="007B20BA" w:rsidRDefault="007B20BA">
      <w:pPr>
        <w:spacing w:after="0"/>
        <w:jc w:val="center"/>
        <w:rPr>
          <w:color w:val="000000" w:themeColor="text1"/>
          <w:sz w:val="36"/>
          <w:szCs w:val="36"/>
        </w:rPr>
      </w:pPr>
    </w:p>
    <w:p w14:paraId="1201D53C" w14:textId="77777777" w:rsidR="007B20BA" w:rsidRDefault="00000000">
      <w:pPr>
        <w:jc w:val="center"/>
        <w:rPr>
          <w:color w:val="000000" w:themeColor="text1"/>
          <w:sz w:val="28"/>
          <w:szCs w:val="28"/>
        </w:rPr>
      </w:pPr>
      <w:r>
        <w:rPr>
          <w:color w:val="000000" w:themeColor="text1"/>
          <w:sz w:val="28"/>
          <w:szCs w:val="28"/>
        </w:rPr>
        <w:t>Licenciatura em Engenharia Informática</w:t>
      </w:r>
    </w:p>
    <w:p w14:paraId="6B5E150B" w14:textId="77777777" w:rsidR="007B20BA" w:rsidRDefault="00000000">
      <w:pPr>
        <w:jc w:val="center"/>
        <w:rPr>
          <w:color w:val="000000" w:themeColor="text1"/>
          <w:sz w:val="28"/>
          <w:szCs w:val="28"/>
        </w:rPr>
      </w:pPr>
      <w:r>
        <w:rPr>
          <w:color w:val="000000" w:themeColor="text1"/>
          <w:sz w:val="28"/>
          <w:szCs w:val="28"/>
        </w:rPr>
        <w:t>Ramo de …</w:t>
      </w:r>
    </w:p>
    <w:p w14:paraId="135A3452" w14:textId="77777777" w:rsidR="007B20BA" w:rsidRDefault="00000000">
      <w:pPr>
        <w:jc w:val="center"/>
        <w:rPr>
          <w:color w:val="000000" w:themeColor="text1"/>
          <w:sz w:val="20"/>
          <w:szCs w:val="20"/>
        </w:rPr>
      </w:pPr>
      <w:r>
        <w:rPr>
          <w:color w:val="000000" w:themeColor="text1"/>
          <w:sz w:val="28"/>
          <w:szCs w:val="28"/>
        </w:rPr>
        <w:t>Instituto Politécnico de Coimbra</w:t>
      </w:r>
    </w:p>
    <w:p w14:paraId="0695E1DE" w14:textId="77777777" w:rsidR="007B20BA" w:rsidRDefault="00000000">
      <w:pPr>
        <w:jc w:val="center"/>
        <w:rPr>
          <w:color w:val="000000" w:themeColor="text1"/>
          <w:sz w:val="28"/>
          <w:szCs w:val="28"/>
        </w:rPr>
      </w:pPr>
      <w:r>
        <w:rPr>
          <w:color w:val="000000" w:themeColor="text1"/>
          <w:sz w:val="28"/>
          <w:szCs w:val="28"/>
        </w:rPr>
        <w:t>Instituto Superior de Engenharia de Coimbra</w:t>
      </w:r>
    </w:p>
    <w:p w14:paraId="3F06BE57" w14:textId="77777777" w:rsidR="007B20BA" w:rsidRDefault="007B20BA">
      <w:pPr>
        <w:jc w:val="center"/>
        <w:rPr>
          <w:color w:val="000000" w:themeColor="text1"/>
          <w:sz w:val="28"/>
          <w:szCs w:val="28"/>
        </w:rPr>
      </w:pPr>
    </w:p>
    <w:p w14:paraId="00C0EE65" w14:textId="77777777" w:rsidR="007B20BA" w:rsidRDefault="00000000">
      <w:pPr>
        <w:jc w:val="center"/>
        <w:rPr>
          <w:color w:val="000000" w:themeColor="text1"/>
          <w:sz w:val="18"/>
          <w:szCs w:val="18"/>
        </w:rPr>
        <w:sectPr w:rsidR="007B20BA">
          <w:headerReference w:type="even" r:id="rId8"/>
          <w:headerReference w:type="default" r:id="rId9"/>
          <w:footerReference w:type="even" r:id="rId10"/>
          <w:footerReference w:type="default" r:id="rId11"/>
          <w:type w:val="oddPage"/>
          <w:pgSz w:w="11906" w:h="16838"/>
          <w:pgMar w:top="2107" w:right="1440" w:bottom="1220" w:left="1800" w:header="851" w:footer="709" w:gutter="0"/>
          <w:cols w:space="720"/>
          <w:formProt w:val="0"/>
          <w:docGrid w:linePitch="360"/>
        </w:sectPr>
      </w:pPr>
      <w:r>
        <w:rPr>
          <w:color w:val="000000" w:themeColor="text1"/>
          <w:sz w:val="28"/>
          <w:szCs w:val="28"/>
          <w:highlight w:val="yellow"/>
        </w:rPr>
        <w:t>Julho</w:t>
      </w:r>
      <w:r>
        <w:rPr>
          <w:color w:val="000000" w:themeColor="text1"/>
          <w:sz w:val="28"/>
          <w:szCs w:val="28"/>
        </w:rPr>
        <w:t xml:space="preserve"> de 2021</w:t>
      </w:r>
    </w:p>
    <w:p w14:paraId="0486438E" w14:textId="77777777" w:rsidR="007B20BA" w:rsidRDefault="00000000">
      <w:pPr>
        <w:pStyle w:val="Ttulo1"/>
        <w:numPr>
          <w:ilvl w:val="0"/>
          <w:numId w:val="0"/>
        </w:numPr>
        <w:ind w:left="284" w:hanging="284"/>
        <w:rPr>
          <w:color w:val="000000" w:themeColor="text1"/>
        </w:rPr>
      </w:pPr>
      <w:bookmarkStart w:id="1" w:name="_Toc477106210"/>
      <w:bookmarkStart w:id="2" w:name="_Toc476831683"/>
      <w:bookmarkStart w:id="3" w:name="_Toc138323990"/>
      <w:r>
        <w:rPr>
          <w:color w:val="000000" w:themeColor="text1"/>
        </w:rPr>
        <w:lastRenderedPageBreak/>
        <w:t>Agradecimentos</w:t>
      </w:r>
      <w:bookmarkEnd w:id="1"/>
      <w:bookmarkEnd w:id="2"/>
      <w:bookmarkEnd w:id="3"/>
    </w:p>
    <w:p w14:paraId="2DDA4E2B" w14:textId="77777777" w:rsidR="007B20BA" w:rsidRDefault="00000000">
      <w:pPr>
        <w:rPr>
          <w:color w:val="000000" w:themeColor="text1"/>
        </w:rPr>
      </w:pPr>
      <w:r>
        <w:rPr>
          <w:color w:val="000000" w:themeColor="text1"/>
        </w:rPr>
        <w:t>…</w:t>
      </w:r>
    </w:p>
    <w:p w14:paraId="2AF593B5" w14:textId="77777777" w:rsidR="007B20BA" w:rsidRDefault="007B20BA">
      <w:pPr>
        <w:rPr>
          <w:color w:val="000000" w:themeColor="text1"/>
        </w:rPr>
        <w:sectPr w:rsidR="007B20BA">
          <w:headerReference w:type="even" r:id="rId12"/>
          <w:headerReference w:type="default" r:id="rId13"/>
          <w:footerReference w:type="even" r:id="rId14"/>
          <w:footerReference w:type="default" r:id="rId15"/>
          <w:type w:val="oddPage"/>
          <w:pgSz w:w="11906" w:h="16838"/>
          <w:pgMar w:top="1731" w:right="1440" w:bottom="1731" w:left="1800" w:header="709" w:footer="709" w:gutter="0"/>
          <w:pgNumType w:fmt="lowerRoman" w:start="1"/>
          <w:cols w:space="720"/>
          <w:formProt w:val="0"/>
          <w:docGrid w:linePitch="360"/>
        </w:sectPr>
      </w:pPr>
    </w:p>
    <w:p w14:paraId="2A305744" w14:textId="77777777" w:rsidR="007B20BA" w:rsidRDefault="00000000">
      <w:pPr>
        <w:pStyle w:val="Ttulo1"/>
        <w:numPr>
          <w:ilvl w:val="0"/>
          <w:numId w:val="0"/>
        </w:numPr>
        <w:ind w:left="284" w:hanging="284"/>
        <w:rPr>
          <w:color w:val="000000" w:themeColor="text1"/>
        </w:rPr>
      </w:pPr>
      <w:bookmarkStart w:id="4" w:name="_Toc476831684"/>
      <w:bookmarkStart w:id="5" w:name="_Toc477106211"/>
      <w:bookmarkStart w:id="6" w:name="_Toc138323991"/>
      <w:r>
        <w:rPr>
          <w:color w:val="000000" w:themeColor="text1"/>
        </w:rPr>
        <w:lastRenderedPageBreak/>
        <w:t>Resumo</w:t>
      </w:r>
      <w:bookmarkEnd w:id="4"/>
      <w:bookmarkEnd w:id="5"/>
      <w:bookmarkEnd w:id="6"/>
    </w:p>
    <w:p w14:paraId="1B9098FF" w14:textId="77777777" w:rsidR="007B20BA" w:rsidRDefault="00000000">
      <w:pPr>
        <w:rPr>
          <w:color w:val="000000" w:themeColor="text1"/>
        </w:rPr>
      </w:pPr>
      <w:r>
        <w:rPr>
          <w:color w:val="000000" w:themeColor="text1"/>
        </w:rPr>
        <w:t>… este documento pretende apenas servir de linha orientadora, de uso opcional, para a elaboração dos relatórios de estágio… a estrutura e formatação finais dos relatórios deverão ser definidos caso a caso pelos alunos e respetivos orientadores…</w:t>
      </w:r>
    </w:p>
    <w:p w14:paraId="154A1CD5" w14:textId="77777777" w:rsidR="007B20BA" w:rsidRDefault="007B20BA">
      <w:pPr>
        <w:rPr>
          <w:color w:val="000000" w:themeColor="text1"/>
        </w:rPr>
      </w:pPr>
    </w:p>
    <w:p w14:paraId="5740DD53" w14:textId="77777777" w:rsidR="007B20BA" w:rsidRDefault="00000000">
      <w:pPr>
        <w:rPr>
          <w:i/>
          <w:iCs/>
          <w:color w:val="000000" w:themeColor="text1"/>
        </w:rPr>
      </w:pPr>
      <w:r>
        <w:rPr>
          <w:b/>
          <w:bCs/>
          <w:i/>
          <w:iCs/>
          <w:color w:val="000000" w:themeColor="text1"/>
        </w:rPr>
        <w:t>Palavras</w:t>
      </w:r>
      <w:r>
        <w:rPr>
          <w:b/>
          <w:bCs/>
          <w:i/>
          <w:iCs/>
          <w:color w:val="000000" w:themeColor="text1"/>
        </w:rPr>
        <w:noBreakHyphen/>
        <w:t>chave:</w:t>
      </w:r>
      <w:r>
        <w:rPr>
          <w:i/>
          <w:iCs/>
          <w:color w:val="000000" w:themeColor="text1"/>
        </w:rPr>
        <w:t xml:space="preserve"> Big Data, Serialização, Spring Boot.</w:t>
      </w:r>
    </w:p>
    <w:p w14:paraId="6E779559" w14:textId="77777777" w:rsidR="007B20BA" w:rsidRDefault="007B20BA">
      <w:pPr>
        <w:rPr>
          <w:color w:val="000000" w:themeColor="text1"/>
        </w:rPr>
      </w:pPr>
    </w:p>
    <w:p w14:paraId="7CA977E8" w14:textId="77777777" w:rsidR="007B20BA" w:rsidRDefault="007B20BA">
      <w:pPr>
        <w:rPr>
          <w:color w:val="000000" w:themeColor="text1"/>
        </w:rPr>
        <w:sectPr w:rsidR="007B20BA">
          <w:headerReference w:type="even" r:id="rId16"/>
          <w:headerReference w:type="default" r:id="rId17"/>
          <w:footerReference w:type="even" r:id="rId18"/>
          <w:footerReference w:type="default" r:id="rId19"/>
          <w:type w:val="oddPage"/>
          <w:pgSz w:w="11906" w:h="16838"/>
          <w:pgMar w:top="1731" w:right="1440" w:bottom="1731" w:left="1800" w:header="709" w:footer="709" w:gutter="0"/>
          <w:pgNumType w:fmt="lowerRoman"/>
          <w:cols w:space="720"/>
          <w:formProt w:val="0"/>
          <w:docGrid w:linePitch="360"/>
        </w:sectPr>
      </w:pPr>
    </w:p>
    <w:p w14:paraId="0C69F3CC" w14:textId="77777777" w:rsidR="007B20BA" w:rsidRDefault="00000000">
      <w:pPr>
        <w:pStyle w:val="Ttulo1"/>
        <w:numPr>
          <w:ilvl w:val="0"/>
          <w:numId w:val="0"/>
        </w:numPr>
        <w:ind w:left="284" w:hanging="284"/>
        <w:rPr>
          <w:color w:val="000000" w:themeColor="text1"/>
          <w:lang w:val="en-US"/>
        </w:rPr>
      </w:pPr>
      <w:bookmarkStart w:id="7" w:name="_Toc138323992"/>
      <w:r>
        <w:rPr>
          <w:color w:val="000000" w:themeColor="text1"/>
          <w:lang w:val="en-US"/>
        </w:rPr>
        <w:lastRenderedPageBreak/>
        <w:t>Abstract</w:t>
      </w:r>
      <w:bookmarkEnd w:id="7"/>
    </w:p>
    <w:p w14:paraId="57BA9DF8" w14:textId="77777777" w:rsidR="007B20BA" w:rsidRDefault="00000000">
      <w:pPr>
        <w:rPr>
          <w:color w:val="000000" w:themeColor="text1"/>
          <w:lang w:val="en-US"/>
        </w:rPr>
      </w:pPr>
      <w:r>
        <w:rPr>
          <w:color w:val="000000" w:themeColor="text1"/>
          <w:lang w:val="en-US"/>
        </w:rPr>
        <w:t>…</w:t>
      </w:r>
    </w:p>
    <w:p w14:paraId="2D4B0A29" w14:textId="77777777" w:rsidR="007B20BA" w:rsidRDefault="007B20BA">
      <w:pPr>
        <w:rPr>
          <w:color w:val="000000" w:themeColor="text1"/>
          <w:lang w:val="en-US"/>
        </w:rPr>
      </w:pPr>
    </w:p>
    <w:p w14:paraId="32D1A348" w14:textId="77777777" w:rsidR="007B20BA" w:rsidRDefault="00000000">
      <w:pPr>
        <w:rPr>
          <w:i/>
          <w:iCs/>
          <w:color w:val="000000" w:themeColor="text1"/>
          <w:lang w:val="en-US"/>
        </w:rPr>
      </w:pPr>
      <w:r>
        <w:rPr>
          <w:b/>
          <w:bCs/>
          <w:i/>
          <w:iCs/>
          <w:color w:val="000000" w:themeColor="text1"/>
          <w:lang w:val="en-US"/>
        </w:rPr>
        <w:t xml:space="preserve">Keywords: </w:t>
      </w:r>
      <w:r>
        <w:rPr>
          <w:i/>
          <w:iCs/>
          <w:color w:val="000000" w:themeColor="text1"/>
          <w:lang w:val="en-US"/>
        </w:rPr>
        <w:t>Big Data, Serialization, Spring Boot.</w:t>
      </w:r>
    </w:p>
    <w:p w14:paraId="2F71D993" w14:textId="77777777" w:rsidR="007B20BA" w:rsidRDefault="007B20BA">
      <w:pPr>
        <w:rPr>
          <w:color w:val="000000" w:themeColor="text1"/>
          <w:lang w:val="en-US"/>
        </w:rPr>
      </w:pPr>
    </w:p>
    <w:p w14:paraId="3DB49CC4" w14:textId="77777777" w:rsidR="007B20BA" w:rsidRDefault="007B20BA">
      <w:pPr>
        <w:rPr>
          <w:color w:val="000000" w:themeColor="text1"/>
          <w:lang w:val="en-US"/>
        </w:rPr>
        <w:sectPr w:rsidR="007B20BA">
          <w:headerReference w:type="even" r:id="rId20"/>
          <w:headerReference w:type="default" r:id="rId21"/>
          <w:footerReference w:type="even" r:id="rId22"/>
          <w:footerReference w:type="default" r:id="rId23"/>
          <w:type w:val="oddPage"/>
          <w:pgSz w:w="11906" w:h="16838"/>
          <w:pgMar w:top="1731" w:right="1440" w:bottom="1731" w:left="1800" w:header="709" w:footer="709" w:gutter="0"/>
          <w:pgNumType w:fmt="lowerRoman"/>
          <w:cols w:space="720"/>
          <w:formProt w:val="0"/>
          <w:docGrid w:linePitch="360"/>
        </w:sectPr>
      </w:pPr>
    </w:p>
    <w:p w14:paraId="54EEE62A" w14:textId="77777777" w:rsidR="007B20BA" w:rsidRDefault="00000000">
      <w:pPr>
        <w:spacing w:before="240" w:after="480"/>
        <w:rPr>
          <w:rFonts w:ascii="Arial" w:hAnsi="Arial" w:cs="Arial"/>
          <w:b/>
          <w:bCs/>
          <w:smallCaps/>
          <w:color w:val="000000" w:themeColor="text1"/>
          <w:kern w:val="2"/>
          <w:sz w:val="36"/>
          <w:szCs w:val="40"/>
        </w:rPr>
      </w:pPr>
      <w:bookmarkStart w:id="8" w:name="_Toc477106212"/>
      <w:bookmarkStart w:id="9" w:name="_Toc476831685"/>
      <w:r>
        <w:rPr>
          <w:rFonts w:ascii="Arial" w:hAnsi="Arial" w:cs="Arial"/>
          <w:b/>
          <w:bCs/>
          <w:smallCaps/>
          <w:color w:val="000000" w:themeColor="text1"/>
          <w:kern w:val="2"/>
          <w:sz w:val="36"/>
          <w:szCs w:val="40"/>
        </w:rPr>
        <w:lastRenderedPageBreak/>
        <w:t>Í</w:t>
      </w:r>
      <w:bookmarkEnd w:id="8"/>
      <w:bookmarkEnd w:id="9"/>
      <w:r>
        <w:rPr>
          <w:rFonts w:ascii="Arial" w:hAnsi="Arial" w:cs="Arial"/>
          <w:b/>
          <w:bCs/>
          <w:smallCaps/>
          <w:color w:val="000000" w:themeColor="text1"/>
          <w:kern w:val="2"/>
          <w:sz w:val="36"/>
          <w:szCs w:val="40"/>
        </w:rPr>
        <w:t>ndice</w:t>
      </w:r>
    </w:p>
    <w:sdt>
      <w:sdtPr>
        <w:id w:val="-2020767812"/>
        <w:docPartObj>
          <w:docPartGallery w:val="Table of Contents"/>
          <w:docPartUnique/>
        </w:docPartObj>
      </w:sdtPr>
      <w:sdtContent>
        <w:p w14:paraId="7D0F78C8" w14:textId="370CAD9F" w:rsidR="00F85E0E" w:rsidRDefault="00000000">
          <w:pPr>
            <w:pStyle w:val="ndice1"/>
            <w:rPr>
              <w:rFonts w:asciiTheme="minorHAnsi" w:eastAsiaTheme="minorEastAsia" w:hAnsiTheme="minorHAnsi" w:cstheme="minorBidi"/>
              <w:noProof/>
              <w:kern w:val="2"/>
              <w:sz w:val="22"/>
              <w:szCs w:val="22"/>
              <w14:ligatures w14:val="standardContextual"/>
            </w:rPr>
          </w:pPr>
          <w:r>
            <w:fldChar w:fldCharType="begin"/>
          </w:r>
          <w:r>
            <w:rPr>
              <w:rStyle w:val="IndexLink"/>
              <w:webHidden/>
              <w:color w:val="000000"/>
            </w:rPr>
            <w:instrText>TOC \z \o "1-9" \u \h</w:instrText>
          </w:r>
          <w:r>
            <w:rPr>
              <w:rStyle w:val="IndexLink"/>
              <w:color w:val="000000"/>
            </w:rPr>
            <w:fldChar w:fldCharType="separate"/>
          </w:r>
          <w:hyperlink w:anchor="_Toc138323990" w:history="1">
            <w:r w:rsidR="00F85E0E" w:rsidRPr="009037C4">
              <w:rPr>
                <w:rStyle w:val="Hiperligao"/>
                <w:noProof/>
              </w:rPr>
              <w:t>Agradecimentos</w:t>
            </w:r>
            <w:r w:rsidR="00F85E0E">
              <w:rPr>
                <w:noProof/>
                <w:webHidden/>
              </w:rPr>
              <w:tab/>
            </w:r>
            <w:r w:rsidR="00F85E0E">
              <w:rPr>
                <w:noProof/>
                <w:webHidden/>
              </w:rPr>
              <w:fldChar w:fldCharType="begin"/>
            </w:r>
            <w:r w:rsidR="00F85E0E">
              <w:rPr>
                <w:noProof/>
                <w:webHidden/>
              </w:rPr>
              <w:instrText xml:space="preserve"> PAGEREF _Toc138323990 \h </w:instrText>
            </w:r>
            <w:r w:rsidR="00F85E0E">
              <w:rPr>
                <w:noProof/>
                <w:webHidden/>
              </w:rPr>
            </w:r>
            <w:r w:rsidR="00F85E0E">
              <w:rPr>
                <w:noProof/>
                <w:webHidden/>
              </w:rPr>
              <w:fldChar w:fldCharType="separate"/>
            </w:r>
            <w:r w:rsidR="00F85E0E">
              <w:rPr>
                <w:noProof/>
                <w:webHidden/>
              </w:rPr>
              <w:t>i</w:t>
            </w:r>
            <w:r w:rsidR="00F85E0E">
              <w:rPr>
                <w:noProof/>
                <w:webHidden/>
              </w:rPr>
              <w:fldChar w:fldCharType="end"/>
            </w:r>
          </w:hyperlink>
        </w:p>
        <w:p w14:paraId="55998757" w14:textId="0F1CA747" w:rsidR="00F85E0E" w:rsidRDefault="00F85E0E">
          <w:pPr>
            <w:pStyle w:val="ndice1"/>
            <w:rPr>
              <w:rFonts w:asciiTheme="minorHAnsi" w:eastAsiaTheme="minorEastAsia" w:hAnsiTheme="minorHAnsi" w:cstheme="minorBidi"/>
              <w:noProof/>
              <w:kern w:val="2"/>
              <w:sz w:val="22"/>
              <w:szCs w:val="22"/>
              <w14:ligatures w14:val="standardContextual"/>
            </w:rPr>
          </w:pPr>
          <w:hyperlink w:anchor="_Toc138323991" w:history="1">
            <w:r w:rsidRPr="009037C4">
              <w:rPr>
                <w:rStyle w:val="Hiperligao"/>
                <w:noProof/>
              </w:rPr>
              <w:t>Resumo</w:t>
            </w:r>
            <w:r>
              <w:rPr>
                <w:noProof/>
                <w:webHidden/>
              </w:rPr>
              <w:tab/>
            </w:r>
            <w:r>
              <w:rPr>
                <w:noProof/>
                <w:webHidden/>
              </w:rPr>
              <w:fldChar w:fldCharType="begin"/>
            </w:r>
            <w:r>
              <w:rPr>
                <w:noProof/>
                <w:webHidden/>
              </w:rPr>
              <w:instrText xml:space="preserve"> PAGEREF _Toc138323991 \h </w:instrText>
            </w:r>
            <w:r>
              <w:rPr>
                <w:noProof/>
                <w:webHidden/>
              </w:rPr>
            </w:r>
            <w:r>
              <w:rPr>
                <w:noProof/>
                <w:webHidden/>
              </w:rPr>
              <w:fldChar w:fldCharType="separate"/>
            </w:r>
            <w:r>
              <w:rPr>
                <w:noProof/>
                <w:webHidden/>
              </w:rPr>
              <w:t>iii</w:t>
            </w:r>
            <w:r>
              <w:rPr>
                <w:noProof/>
                <w:webHidden/>
              </w:rPr>
              <w:fldChar w:fldCharType="end"/>
            </w:r>
          </w:hyperlink>
        </w:p>
        <w:p w14:paraId="7DEA0A04" w14:textId="091D4D88" w:rsidR="00F85E0E" w:rsidRDefault="00F85E0E">
          <w:pPr>
            <w:pStyle w:val="ndice1"/>
            <w:rPr>
              <w:rFonts w:asciiTheme="minorHAnsi" w:eastAsiaTheme="minorEastAsia" w:hAnsiTheme="minorHAnsi" w:cstheme="minorBidi"/>
              <w:noProof/>
              <w:kern w:val="2"/>
              <w:sz w:val="22"/>
              <w:szCs w:val="22"/>
              <w14:ligatures w14:val="standardContextual"/>
            </w:rPr>
          </w:pPr>
          <w:hyperlink w:anchor="_Toc138323992" w:history="1">
            <w:r w:rsidRPr="009037C4">
              <w:rPr>
                <w:rStyle w:val="Hiperligao"/>
                <w:noProof/>
                <w:lang w:val="en-US"/>
              </w:rPr>
              <w:t>Abstract</w:t>
            </w:r>
            <w:r>
              <w:rPr>
                <w:noProof/>
                <w:webHidden/>
              </w:rPr>
              <w:tab/>
            </w:r>
            <w:r>
              <w:rPr>
                <w:noProof/>
                <w:webHidden/>
              </w:rPr>
              <w:fldChar w:fldCharType="begin"/>
            </w:r>
            <w:r>
              <w:rPr>
                <w:noProof/>
                <w:webHidden/>
              </w:rPr>
              <w:instrText xml:space="preserve"> PAGEREF _Toc138323992 \h </w:instrText>
            </w:r>
            <w:r>
              <w:rPr>
                <w:noProof/>
                <w:webHidden/>
              </w:rPr>
            </w:r>
            <w:r>
              <w:rPr>
                <w:noProof/>
                <w:webHidden/>
              </w:rPr>
              <w:fldChar w:fldCharType="separate"/>
            </w:r>
            <w:r>
              <w:rPr>
                <w:noProof/>
                <w:webHidden/>
              </w:rPr>
              <w:t>v</w:t>
            </w:r>
            <w:r>
              <w:rPr>
                <w:noProof/>
                <w:webHidden/>
              </w:rPr>
              <w:fldChar w:fldCharType="end"/>
            </w:r>
          </w:hyperlink>
        </w:p>
        <w:p w14:paraId="168F2D7F" w14:textId="1E279034" w:rsidR="00F85E0E" w:rsidRDefault="00F85E0E">
          <w:pPr>
            <w:pStyle w:val="ndice1"/>
            <w:rPr>
              <w:rFonts w:asciiTheme="minorHAnsi" w:eastAsiaTheme="minorEastAsia" w:hAnsiTheme="minorHAnsi" w:cstheme="minorBidi"/>
              <w:noProof/>
              <w:kern w:val="2"/>
              <w:sz w:val="22"/>
              <w:szCs w:val="22"/>
              <w14:ligatures w14:val="standardContextual"/>
            </w:rPr>
          </w:pPr>
          <w:hyperlink w:anchor="_Toc138323993" w:history="1">
            <w:r w:rsidRPr="009037C4">
              <w:rPr>
                <w:rStyle w:val="Hiperligao"/>
                <w:noProof/>
              </w:rPr>
              <w:t>Índice de figuras</w:t>
            </w:r>
            <w:r>
              <w:rPr>
                <w:noProof/>
                <w:webHidden/>
              </w:rPr>
              <w:tab/>
            </w:r>
            <w:r>
              <w:rPr>
                <w:noProof/>
                <w:webHidden/>
              </w:rPr>
              <w:fldChar w:fldCharType="begin"/>
            </w:r>
            <w:r>
              <w:rPr>
                <w:noProof/>
                <w:webHidden/>
              </w:rPr>
              <w:instrText xml:space="preserve"> PAGEREF _Toc138323993 \h </w:instrText>
            </w:r>
            <w:r>
              <w:rPr>
                <w:noProof/>
                <w:webHidden/>
              </w:rPr>
            </w:r>
            <w:r>
              <w:rPr>
                <w:noProof/>
                <w:webHidden/>
              </w:rPr>
              <w:fldChar w:fldCharType="separate"/>
            </w:r>
            <w:r>
              <w:rPr>
                <w:noProof/>
                <w:webHidden/>
              </w:rPr>
              <w:t>xi</w:t>
            </w:r>
            <w:r>
              <w:rPr>
                <w:noProof/>
                <w:webHidden/>
              </w:rPr>
              <w:fldChar w:fldCharType="end"/>
            </w:r>
          </w:hyperlink>
        </w:p>
        <w:p w14:paraId="0DD1264D" w14:textId="51F3978A" w:rsidR="00F85E0E" w:rsidRDefault="00F85E0E">
          <w:pPr>
            <w:pStyle w:val="ndice1"/>
            <w:rPr>
              <w:rFonts w:asciiTheme="minorHAnsi" w:eastAsiaTheme="minorEastAsia" w:hAnsiTheme="minorHAnsi" w:cstheme="minorBidi"/>
              <w:noProof/>
              <w:kern w:val="2"/>
              <w:sz w:val="22"/>
              <w:szCs w:val="22"/>
              <w14:ligatures w14:val="standardContextual"/>
            </w:rPr>
          </w:pPr>
          <w:hyperlink w:anchor="_Toc138323994" w:history="1">
            <w:r w:rsidRPr="009037C4">
              <w:rPr>
                <w:rStyle w:val="Hiperligao"/>
                <w:noProof/>
              </w:rPr>
              <w:t>Índice de tabelas</w:t>
            </w:r>
            <w:r>
              <w:rPr>
                <w:noProof/>
                <w:webHidden/>
              </w:rPr>
              <w:tab/>
            </w:r>
            <w:r>
              <w:rPr>
                <w:noProof/>
                <w:webHidden/>
              </w:rPr>
              <w:fldChar w:fldCharType="begin"/>
            </w:r>
            <w:r>
              <w:rPr>
                <w:noProof/>
                <w:webHidden/>
              </w:rPr>
              <w:instrText xml:space="preserve"> PAGEREF _Toc138323994 \h </w:instrText>
            </w:r>
            <w:r>
              <w:rPr>
                <w:noProof/>
                <w:webHidden/>
              </w:rPr>
            </w:r>
            <w:r>
              <w:rPr>
                <w:noProof/>
                <w:webHidden/>
              </w:rPr>
              <w:fldChar w:fldCharType="separate"/>
            </w:r>
            <w:r>
              <w:rPr>
                <w:noProof/>
                <w:webHidden/>
              </w:rPr>
              <w:t>xiii</w:t>
            </w:r>
            <w:r>
              <w:rPr>
                <w:noProof/>
                <w:webHidden/>
              </w:rPr>
              <w:fldChar w:fldCharType="end"/>
            </w:r>
          </w:hyperlink>
        </w:p>
        <w:p w14:paraId="2BB6FE30" w14:textId="49462F32" w:rsidR="00F85E0E" w:rsidRDefault="00F85E0E">
          <w:pPr>
            <w:pStyle w:val="ndice1"/>
            <w:rPr>
              <w:rFonts w:asciiTheme="minorHAnsi" w:eastAsiaTheme="minorEastAsia" w:hAnsiTheme="minorHAnsi" w:cstheme="minorBidi"/>
              <w:noProof/>
              <w:kern w:val="2"/>
              <w:sz w:val="22"/>
              <w:szCs w:val="22"/>
              <w14:ligatures w14:val="standardContextual"/>
            </w:rPr>
          </w:pPr>
          <w:hyperlink w:anchor="_Toc138323995" w:history="1">
            <w:r w:rsidRPr="009037C4">
              <w:rPr>
                <w:rStyle w:val="Hiperligao"/>
                <w:noProof/>
                <w:lang w:val="en-US"/>
              </w:rPr>
              <w:t>Acrónimos</w:t>
            </w:r>
            <w:r>
              <w:rPr>
                <w:noProof/>
                <w:webHidden/>
              </w:rPr>
              <w:tab/>
            </w:r>
            <w:r>
              <w:rPr>
                <w:noProof/>
                <w:webHidden/>
              </w:rPr>
              <w:fldChar w:fldCharType="begin"/>
            </w:r>
            <w:r>
              <w:rPr>
                <w:noProof/>
                <w:webHidden/>
              </w:rPr>
              <w:instrText xml:space="preserve"> PAGEREF _Toc138323995 \h </w:instrText>
            </w:r>
            <w:r>
              <w:rPr>
                <w:noProof/>
                <w:webHidden/>
              </w:rPr>
            </w:r>
            <w:r>
              <w:rPr>
                <w:noProof/>
                <w:webHidden/>
              </w:rPr>
              <w:fldChar w:fldCharType="separate"/>
            </w:r>
            <w:r>
              <w:rPr>
                <w:noProof/>
                <w:webHidden/>
              </w:rPr>
              <w:t>xv</w:t>
            </w:r>
            <w:r>
              <w:rPr>
                <w:noProof/>
                <w:webHidden/>
              </w:rPr>
              <w:fldChar w:fldCharType="end"/>
            </w:r>
          </w:hyperlink>
        </w:p>
        <w:p w14:paraId="26424357" w14:textId="61B906BD" w:rsidR="00F85E0E" w:rsidRDefault="00F85E0E">
          <w:pPr>
            <w:pStyle w:val="ndice1"/>
            <w:rPr>
              <w:rFonts w:asciiTheme="minorHAnsi" w:eastAsiaTheme="minorEastAsia" w:hAnsiTheme="minorHAnsi" w:cstheme="minorBidi"/>
              <w:noProof/>
              <w:kern w:val="2"/>
              <w:sz w:val="22"/>
              <w:szCs w:val="22"/>
              <w14:ligatures w14:val="standardContextual"/>
            </w:rPr>
          </w:pPr>
          <w:hyperlink w:anchor="_Toc138323996" w:history="1">
            <w:r w:rsidRPr="009037C4">
              <w:rPr>
                <w:rStyle w:val="Hiperligao"/>
                <w:noProof/>
              </w:rPr>
              <w:t>1</w:t>
            </w:r>
            <w:r>
              <w:rPr>
                <w:rFonts w:asciiTheme="minorHAnsi" w:eastAsiaTheme="minorEastAsia" w:hAnsiTheme="minorHAnsi" w:cstheme="minorBidi"/>
                <w:noProof/>
                <w:kern w:val="2"/>
                <w:sz w:val="22"/>
                <w:szCs w:val="22"/>
                <w14:ligatures w14:val="standardContextual"/>
              </w:rPr>
              <w:tab/>
            </w:r>
            <w:r w:rsidRPr="009037C4">
              <w:rPr>
                <w:rStyle w:val="Hiperligao"/>
                <w:noProof/>
              </w:rPr>
              <w:t>Introdução</w:t>
            </w:r>
            <w:r>
              <w:rPr>
                <w:noProof/>
                <w:webHidden/>
              </w:rPr>
              <w:tab/>
            </w:r>
            <w:r>
              <w:rPr>
                <w:noProof/>
                <w:webHidden/>
              </w:rPr>
              <w:fldChar w:fldCharType="begin"/>
            </w:r>
            <w:r>
              <w:rPr>
                <w:noProof/>
                <w:webHidden/>
              </w:rPr>
              <w:instrText xml:space="preserve"> PAGEREF _Toc138323996 \h </w:instrText>
            </w:r>
            <w:r>
              <w:rPr>
                <w:noProof/>
                <w:webHidden/>
              </w:rPr>
            </w:r>
            <w:r>
              <w:rPr>
                <w:noProof/>
                <w:webHidden/>
              </w:rPr>
              <w:fldChar w:fldCharType="separate"/>
            </w:r>
            <w:r>
              <w:rPr>
                <w:noProof/>
                <w:webHidden/>
              </w:rPr>
              <w:t>1</w:t>
            </w:r>
            <w:r>
              <w:rPr>
                <w:noProof/>
                <w:webHidden/>
              </w:rPr>
              <w:fldChar w:fldCharType="end"/>
            </w:r>
          </w:hyperlink>
        </w:p>
        <w:p w14:paraId="571E3A85" w14:textId="65EB942B" w:rsidR="00F85E0E" w:rsidRDefault="00F85E0E">
          <w:pPr>
            <w:pStyle w:val="ndice2"/>
            <w:rPr>
              <w:rFonts w:asciiTheme="minorHAnsi" w:eastAsiaTheme="minorEastAsia" w:hAnsiTheme="minorHAnsi" w:cstheme="minorBidi"/>
              <w:noProof/>
              <w:kern w:val="2"/>
              <w:sz w:val="22"/>
              <w:szCs w:val="22"/>
              <w14:ligatures w14:val="standardContextual"/>
            </w:rPr>
          </w:pPr>
          <w:hyperlink w:anchor="_Toc138323997" w:history="1">
            <w:r w:rsidRPr="009037C4">
              <w:rPr>
                <w:rStyle w:val="Hiperligao"/>
                <w:noProof/>
              </w:rPr>
              <w:t>1.1</w:t>
            </w:r>
            <w:r>
              <w:rPr>
                <w:rFonts w:asciiTheme="minorHAnsi" w:eastAsiaTheme="minorEastAsia" w:hAnsiTheme="minorHAnsi" w:cstheme="minorBidi"/>
                <w:noProof/>
                <w:kern w:val="2"/>
                <w:sz w:val="22"/>
                <w:szCs w:val="22"/>
                <w14:ligatures w14:val="standardContextual"/>
              </w:rPr>
              <w:tab/>
            </w:r>
            <w:r w:rsidRPr="009037C4">
              <w:rPr>
                <w:rStyle w:val="Hiperligao"/>
                <w:noProof/>
              </w:rPr>
              <w:t>Entidade de acolhimento</w:t>
            </w:r>
            <w:r>
              <w:rPr>
                <w:noProof/>
                <w:webHidden/>
              </w:rPr>
              <w:tab/>
            </w:r>
            <w:r>
              <w:rPr>
                <w:noProof/>
                <w:webHidden/>
              </w:rPr>
              <w:fldChar w:fldCharType="begin"/>
            </w:r>
            <w:r>
              <w:rPr>
                <w:noProof/>
                <w:webHidden/>
              </w:rPr>
              <w:instrText xml:space="preserve"> PAGEREF _Toc138323997 \h </w:instrText>
            </w:r>
            <w:r>
              <w:rPr>
                <w:noProof/>
                <w:webHidden/>
              </w:rPr>
            </w:r>
            <w:r>
              <w:rPr>
                <w:noProof/>
                <w:webHidden/>
              </w:rPr>
              <w:fldChar w:fldCharType="separate"/>
            </w:r>
            <w:r>
              <w:rPr>
                <w:noProof/>
                <w:webHidden/>
              </w:rPr>
              <w:t>2</w:t>
            </w:r>
            <w:r>
              <w:rPr>
                <w:noProof/>
                <w:webHidden/>
              </w:rPr>
              <w:fldChar w:fldCharType="end"/>
            </w:r>
          </w:hyperlink>
        </w:p>
        <w:p w14:paraId="3DB7D8F5" w14:textId="2CDFAF25" w:rsidR="00F85E0E" w:rsidRDefault="00F85E0E">
          <w:pPr>
            <w:pStyle w:val="ndice2"/>
            <w:rPr>
              <w:rFonts w:asciiTheme="minorHAnsi" w:eastAsiaTheme="minorEastAsia" w:hAnsiTheme="minorHAnsi" w:cstheme="minorBidi"/>
              <w:noProof/>
              <w:kern w:val="2"/>
              <w:sz w:val="22"/>
              <w:szCs w:val="22"/>
              <w14:ligatures w14:val="standardContextual"/>
            </w:rPr>
          </w:pPr>
          <w:hyperlink w:anchor="_Toc138323998" w:history="1">
            <w:r w:rsidRPr="009037C4">
              <w:rPr>
                <w:rStyle w:val="Hiperligao"/>
                <w:noProof/>
              </w:rPr>
              <w:t>1.2</w:t>
            </w:r>
            <w:r>
              <w:rPr>
                <w:rFonts w:asciiTheme="minorHAnsi" w:eastAsiaTheme="minorEastAsia" w:hAnsiTheme="minorHAnsi" w:cstheme="minorBidi"/>
                <w:noProof/>
                <w:kern w:val="2"/>
                <w:sz w:val="22"/>
                <w:szCs w:val="22"/>
                <w14:ligatures w14:val="standardContextual"/>
              </w:rPr>
              <w:tab/>
            </w:r>
            <w:r w:rsidRPr="009037C4">
              <w:rPr>
                <w:rStyle w:val="Hiperligao"/>
                <w:noProof/>
              </w:rPr>
              <w:t>Instituto Superior de Engenharia de Coimbra</w:t>
            </w:r>
            <w:r>
              <w:rPr>
                <w:noProof/>
                <w:webHidden/>
              </w:rPr>
              <w:tab/>
            </w:r>
            <w:r>
              <w:rPr>
                <w:noProof/>
                <w:webHidden/>
              </w:rPr>
              <w:fldChar w:fldCharType="begin"/>
            </w:r>
            <w:r>
              <w:rPr>
                <w:noProof/>
                <w:webHidden/>
              </w:rPr>
              <w:instrText xml:space="preserve"> PAGEREF _Toc138323998 \h </w:instrText>
            </w:r>
            <w:r>
              <w:rPr>
                <w:noProof/>
                <w:webHidden/>
              </w:rPr>
            </w:r>
            <w:r>
              <w:rPr>
                <w:noProof/>
                <w:webHidden/>
              </w:rPr>
              <w:fldChar w:fldCharType="separate"/>
            </w:r>
            <w:r>
              <w:rPr>
                <w:noProof/>
                <w:webHidden/>
              </w:rPr>
              <w:t>2</w:t>
            </w:r>
            <w:r>
              <w:rPr>
                <w:noProof/>
                <w:webHidden/>
              </w:rPr>
              <w:fldChar w:fldCharType="end"/>
            </w:r>
          </w:hyperlink>
        </w:p>
        <w:p w14:paraId="510B0446" w14:textId="18C65FCD" w:rsidR="00F85E0E" w:rsidRDefault="00F85E0E">
          <w:pPr>
            <w:pStyle w:val="ndice2"/>
            <w:rPr>
              <w:rFonts w:asciiTheme="minorHAnsi" w:eastAsiaTheme="minorEastAsia" w:hAnsiTheme="minorHAnsi" w:cstheme="minorBidi"/>
              <w:noProof/>
              <w:kern w:val="2"/>
              <w:sz w:val="22"/>
              <w:szCs w:val="22"/>
              <w14:ligatures w14:val="standardContextual"/>
            </w:rPr>
          </w:pPr>
          <w:hyperlink w:anchor="_Toc138323999" w:history="1">
            <w:r w:rsidRPr="009037C4">
              <w:rPr>
                <w:rStyle w:val="Hiperligao"/>
                <w:noProof/>
              </w:rPr>
              <w:t>1.3</w:t>
            </w:r>
            <w:r>
              <w:rPr>
                <w:rFonts w:asciiTheme="minorHAnsi" w:eastAsiaTheme="minorEastAsia" w:hAnsiTheme="minorHAnsi" w:cstheme="minorBidi"/>
                <w:noProof/>
                <w:kern w:val="2"/>
                <w:sz w:val="22"/>
                <w:szCs w:val="22"/>
                <w14:ligatures w14:val="standardContextual"/>
              </w:rPr>
              <w:tab/>
            </w:r>
            <w:r w:rsidRPr="009037C4">
              <w:rPr>
                <w:rStyle w:val="Hiperligao"/>
                <w:noProof/>
              </w:rPr>
              <w:t>Objetivos e plano de trabalhos</w:t>
            </w:r>
            <w:r>
              <w:rPr>
                <w:noProof/>
                <w:webHidden/>
              </w:rPr>
              <w:tab/>
            </w:r>
            <w:r>
              <w:rPr>
                <w:noProof/>
                <w:webHidden/>
              </w:rPr>
              <w:fldChar w:fldCharType="begin"/>
            </w:r>
            <w:r>
              <w:rPr>
                <w:noProof/>
                <w:webHidden/>
              </w:rPr>
              <w:instrText xml:space="preserve"> PAGEREF _Toc138323999 \h </w:instrText>
            </w:r>
            <w:r>
              <w:rPr>
                <w:noProof/>
                <w:webHidden/>
              </w:rPr>
            </w:r>
            <w:r>
              <w:rPr>
                <w:noProof/>
                <w:webHidden/>
              </w:rPr>
              <w:fldChar w:fldCharType="separate"/>
            </w:r>
            <w:r>
              <w:rPr>
                <w:noProof/>
                <w:webHidden/>
              </w:rPr>
              <w:t>2</w:t>
            </w:r>
            <w:r>
              <w:rPr>
                <w:noProof/>
                <w:webHidden/>
              </w:rPr>
              <w:fldChar w:fldCharType="end"/>
            </w:r>
          </w:hyperlink>
        </w:p>
        <w:p w14:paraId="2EAFC008" w14:textId="37ADD011" w:rsidR="00F85E0E" w:rsidRDefault="00F85E0E">
          <w:pPr>
            <w:pStyle w:val="ndice2"/>
            <w:rPr>
              <w:rFonts w:asciiTheme="minorHAnsi" w:eastAsiaTheme="minorEastAsia" w:hAnsiTheme="minorHAnsi" w:cstheme="minorBidi"/>
              <w:noProof/>
              <w:kern w:val="2"/>
              <w:sz w:val="22"/>
              <w:szCs w:val="22"/>
              <w14:ligatures w14:val="standardContextual"/>
            </w:rPr>
          </w:pPr>
          <w:hyperlink w:anchor="_Toc138324000" w:history="1">
            <w:r w:rsidRPr="009037C4">
              <w:rPr>
                <w:rStyle w:val="Hiperligao"/>
                <w:noProof/>
              </w:rPr>
              <w:t>1.4</w:t>
            </w:r>
            <w:r>
              <w:rPr>
                <w:rFonts w:asciiTheme="minorHAnsi" w:eastAsiaTheme="minorEastAsia" w:hAnsiTheme="minorHAnsi" w:cstheme="minorBidi"/>
                <w:noProof/>
                <w:kern w:val="2"/>
                <w:sz w:val="22"/>
                <w:szCs w:val="22"/>
                <w14:ligatures w14:val="standardContextual"/>
              </w:rPr>
              <w:tab/>
            </w:r>
            <w:r w:rsidRPr="009037C4">
              <w:rPr>
                <w:rStyle w:val="Hiperligao"/>
                <w:noProof/>
              </w:rPr>
              <w:t>Estrutura do relatório</w:t>
            </w:r>
            <w:r>
              <w:rPr>
                <w:noProof/>
                <w:webHidden/>
              </w:rPr>
              <w:tab/>
            </w:r>
            <w:r>
              <w:rPr>
                <w:noProof/>
                <w:webHidden/>
              </w:rPr>
              <w:fldChar w:fldCharType="begin"/>
            </w:r>
            <w:r>
              <w:rPr>
                <w:noProof/>
                <w:webHidden/>
              </w:rPr>
              <w:instrText xml:space="preserve"> PAGEREF _Toc138324000 \h </w:instrText>
            </w:r>
            <w:r>
              <w:rPr>
                <w:noProof/>
                <w:webHidden/>
              </w:rPr>
            </w:r>
            <w:r>
              <w:rPr>
                <w:noProof/>
                <w:webHidden/>
              </w:rPr>
              <w:fldChar w:fldCharType="separate"/>
            </w:r>
            <w:r>
              <w:rPr>
                <w:noProof/>
                <w:webHidden/>
              </w:rPr>
              <w:t>2</w:t>
            </w:r>
            <w:r>
              <w:rPr>
                <w:noProof/>
                <w:webHidden/>
              </w:rPr>
              <w:fldChar w:fldCharType="end"/>
            </w:r>
          </w:hyperlink>
        </w:p>
        <w:p w14:paraId="2766BB24" w14:textId="71EBD378" w:rsidR="00F85E0E" w:rsidRDefault="00F85E0E">
          <w:pPr>
            <w:pStyle w:val="ndice1"/>
            <w:rPr>
              <w:rFonts w:asciiTheme="minorHAnsi" w:eastAsiaTheme="minorEastAsia" w:hAnsiTheme="minorHAnsi" w:cstheme="minorBidi"/>
              <w:noProof/>
              <w:kern w:val="2"/>
              <w:sz w:val="22"/>
              <w:szCs w:val="22"/>
              <w14:ligatures w14:val="standardContextual"/>
            </w:rPr>
          </w:pPr>
          <w:hyperlink w:anchor="_Toc138324001" w:history="1">
            <w:r w:rsidRPr="009037C4">
              <w:rPr>
                <w:rStyle w:val="Hiperligao"/>
                <w:noProof/>
              </w:rPr>
              <w:t>2</w:t>
            </w:r>
            <w:r>
              <w:rPr>
                <w:rFonts w:asciiTheme="minorHAnsi" w:eastAsiaTheme="minorEastAsia" w:hAnsiTheme="minorHAnsi" w:cstheme="minorBidi"/>
                <w:noProof/>
                <w:kern w:val="2"/>
                <w:sz w:val="22"/>
                <w:szCs w:val="22"/>
                <w14:ligatures w14:val="standardContextual"/>
              </w:rPr>
              <w:tab/>
            </w:r>
            <w:r w:rsidRPr="009037C4">
              <w:rPr>
                <w:rStyle w:val="Hiperligao"/>
                <w:noProof/>
              </w:rPr>
              <w:t>Estado da Arte</w:t>
            </w:r>
            <w:r>
              <w:rPr>
                <w:noProof/>
                <w:webHidden/>
              </w:rPr>
              <w:tab/>
            </w:r>
            <w:r>
              <w:rPr>
                <w:noProof/>
                <w:webHidden/>
              </w:rPr>
              <w:fldChar w:fldCharType="begin"/>
            </w:r>
            <w:r>
              <w:rPr>
                <w:noProof/>
                <w:webHidden/>
              </w:rPr>
              <w:instrText xml:space="preserve"> PAGEREF _Toc138324001 \h </w:instrText>
            </w:r>
            <w:r>
              <w:rPr>
                <w:noProof/>
                <w:webHidden/>
              </w:rPr>
            </w:r>
            <w:r>
              <w:rPr>
                <w:noProof/>
                <w:webHidden/>
              </w:rPr>
              <w:fldChar w:fldCharType="separate"/>
            </w:r>
            <w:r>
              <w:rPr>
                <w:noProof/>
                <w:webHidden/>
              </w:rPr>
              <w:t>5</w:t>
            </w:r>
            <w:r>
              <w:rPr>
                <w:noProof/>
                <w:webHidden/>
              </w:rPr>
              <w:fldChar w:fldCharType="end"/>
            </w:r>
          </w:hyperlink>
        </w:p>
        <w:p w14:paraId="2B260B74" w14:textId="06371989" w:rsidR="00F85E0E" w:rsidRDefault="00F85E0E">
          <w:pPr>
            <w:pStyle w:val="ndice2"/>
            <w:rPr>
              <w:rFonts w:asciiTheme="minorHAnsi" w:eastAsiaTheme="minorEastAsia" w:hAnsiTheme="minorHAnsi" w:cstheme="minorBidi"/>
              <w:noProof/>
              <w:kern w:val="2"/>
              <w:sz w:val="22"/>
              <w:szCs w:val="22"/>
              <w14:ligatures w14:val="standardContextual"/>
            </w:rPr>
          </w:pPr>
          <w:hyperlink w:anchor="_Toc138324002" w:history="1">
            <w:r w:rsidRPr="009037C4">
              <w:rPr>
                <w:rStyle w:val="Hiperligao"/>
                <w:noProof/>
              </w:rPr>
              <w:t>2.1</w:t>
            </w:r>
            <w:r>
              <w:rPr>
                <w:rFonts w:asciiTheme="minorHAnsi" w:eastAsiaTheme="minorEastAsia" w:hAnsiTheme="minorHAnsi" w:cstheme="minorBidi"/>
                <w:noProof/>
                <w:kern w:val="2"/>
                <w:sz w:val="22"/>
                <w:szCs w:val="22"/>
                <w14:ligatures w14:val="standardContextual"/>
              </w:rPr>
              <w:tab/>
            </w:r>
            <w:r w:rsidRPr="009037C4">
              <w:rPr>
                <w:rStyle w:val="Hiperligao"/>
                <w:noProof/>
              </w:rPr>
              <w:t>Metodologia</w:t>
            </w:r>
            <w:r>
              <w:rPr>
                <w:noProof/>
                <w:webHidden/>
              </w:rPr>
              <w:tab/>
            </w:r>
            <w:r>
              <w:rPr>
                <w:noProof/>
                <w:webHidden/>
              </w:rPr>
              <w:fldChar w:fldCharType="begin"/>
            </w:r>
            <w:r>
              <w:rPr>
                <w:noProof/>
                <w:webHidden/>
              </w:rPr>
              <w:instrText xml:space="preserve"> PAGEREF _Toc138324002 \h </w:instrText>
            </w:r>
            <w:r>
              <w:rPr>
                <w:noProof/>
                <w:webHidden/>
              </w:rPr>
            </w:r>
            <w:r>
              <w:rPr>
                <w:noProof/>
                <w:webHidden/>
              </w:rPr>
              <w:fldChar w:fldCharType="separate"/>
            </w:r>
            <w:r>
              <w:rPr>
                <w:noProof/>
                <w:webHidden/>
              </w:rPr>
              <w:t>5</w:t>
            </w:r>
            <w:r>
              <w:rPr>
                <w:noProof/>
                <w:webHidden/>
              </w:rPr>
              <w:fldChar w:fldCharType="end"/>
            </w:r>
          </w:hyperlink>
        </w:p>
        <w:p w14:paraId="6D921D88" w14:textId="1B8E07F5" w:rsidR="00F85E0E" w:rsidRDefault="00F85E0E">
          <w:pPr>
            <w:pStyle w:val="ndice2"/>
            <w:rPr>
              <w:rFonts w:asciiTheme="minorHAnsi" w:eastAsiaTheme="minorEastAsia" w:hAnsiTheme="minorHAnsi" w:cstheme="minorBidi"/>
              <w:noProof/>
              <w:kern w:val="2"/>
              <w:sz w:val="22"/>
              <w:szCs w:val="22"/>
              <w14:ligatures w14:val="standardContextual"/>
            </w:rPr>
          </w:pPr>
          <w:hyperlink w:anchor="_Toc138324003" w:history="1">
            <w:r w:rsidRPr="009037C4">
              <w:rPr>
                <w:rStyle w:val="Hiperligao"/>
                <w:noProof/>
              </w:rPr>
              <w:t>2.2</w:t>
            </w:r>
            <w:r>
              <w:rPr>
                <w:rFonts w:asciiTheme="minorHAnsi" w:eastAsiaTheme="minorEastAsia" w:hAnsiTheme="minorHAnsi" w:cstheme="minorBidi"/>
                <w:noProof/>
                <w:kern w:val="2"/>
                <w:sz w:val="22"/>
                <w:szCs w:val="22"/>
                <w14:ligatures w14:val="standardContextual"/>
              </w:rPr>
              <w:tab/>
            </w:r>
            <w:r w:rsidRPr="009037C4">
              <w:rPr>
                <w:rStyle w:val="Hiperligao"/>
                <w:noProof/>
              </w:rPr>
              <w:t>Fluxo de Tráfego</w:t>
            </w:r>
            <w:r>
              <w:rPr>
                <w:noProof/>
                <w:webHidden/>
              </w:rPr>
              <w:tab/>
            </w:r>
            <w:r>
              <w:rPr>
                <w:noProof/>
                <w:webHidden/>
              </w:rPr>
              <w:fldChar w:fldCharType="begin"/>
            </w:r>
            <w:r>
              <w:rPr>
                <w:noProof/>
                <w:webHidden/>
              </w:rPr>
              <w:instrText xml:space="preserve"> PAGEREF _Toc138324003 \h </w:instrText>
            </w:r>
            <w:r>
              <w:rPr>
                <w:noProof/>
                <w:webHidden/>
              </w:rPr>
            </w:r>
            <w:r>
              <w:rPr>
                <w:noProof/>
                <w:webHidden/>
              </w:rPr>
              <w:fldChar w:fldCharType="separate"/>
            </w:r>
            <w:r>
              <w:rPr>
                <w:noProof/>
                <w:webHidden/>
              </w:rPr>
              <w:t>6</w:t>
            </w:r>
            <w:r>
              <w:rPr>
                <w:noProof/>
                <w:webHidden/>
              </w:rPr>
              <w:fldChar w:fldCharType="end"/>
            </w:r>
          </w:hyperlink>
        </w:p>
        <w:p w14:paraId="1983D3AF" w14:textId="0985B576" w:rsidR="00F85E0E" w:rsidRDefault="00F85E0E">
          <w:pPr>
            <w:pStyle w:val="ndice3"/>
            <w:rPr>
              <w:rFonts w:asciiTheme="minorHAnsi" w:eastAsiaTheme="minorEastAsia" w:hAnsiTheme="minorHAnsi" w:cstheme="minorBidi"/>
              <w:noProof/>
              <w:kern w:val="2"/>
              <w:sz w:val="22"/>
              <w:szCs w:val="22"/>
              <w14:ligatures w14:val="standardContextual"/>
            </w:rPr>
          </w:pPr>
          <w:hyperlink w:anchor="_Toc138324004" w:history="1">
            <w:r w:rsidRPr="009037C4">
              <w:rPr>
                <w:rStyle w:val="Hiperligao"/>
                <w:noProof/>
              </w:rPr>
              <w:t>2.2.1 Matriz Origem-Destino como sensor de tráfego</w:t>
            </w:r>
            <w:r>
              <w:rPr>
                <w:noProof/>
                <w:webHidden/>
              </w:rPr>
              <w:tab/>
            </w:r>
            <w:r>
              <w:rPr>
                <w:noProof/>
                <w:webHidden/>
              </w:rPr>
              <w:fldChar w:fldCharType="begin"/>
            </w:r>
            <w:r>
              <w:rPr>
                <w:noProof/>
                <w:webHidden/>
              </w:rPr>
              <w:instrText xml:space="preserve"> PAGEREF _Toc138324004 \h </w:instrText>
            </w:r>
            <w:r>
              <w:rPr>
                <w:noProof/>
                <w:webHidden/>
              </w:rPr>
            </w:r>
            <w:r>
              <w:rPr>
                <w:noProof/>
                <w:webHidden/>
              </w:rPr>
              <w:fldChar w:fldCharType="separate"/>
            </w:r>
            <w:r>
              <w:rPr>
                <w:noProof/>
                <w:webHidden/>
              </w:rPr>
              <w:t>6</w:t>
            </w:r>
            <w:r>
              <w:rPr>
                <w:noProof/>
                <w:webHidden/>
              </w:rPr>
              <w:fldChar w:fldCharType="end"/>
            </w:r>
          </w:hyperlink>
        </w:p>
        <w:p w14:paraId="715C9BFD" w14:textId="33E6F1A8" w:rsidR="00F85E0E" w:rsidRDefault="00F85E0E">
          <w:pPr>
            <w:pStyle w:val="ndice3"/>
            <w:rPr>
              <w:rFonts w:asciiTheme="minorHAnsi" w:eastAsiaTheme="minorEastAsia" w:hAnsiTheme="minorHAnsi" w:cstheme="minorBidi"/>
              <w:noProof/>
              <w:kern w:val="2"/>
              <w:sz w:val="22"/>
              <w:szCs w:val="22"/>
              <w14:ligatures w14:val="standardContextual"/>
            </w:rPr>
          </w:pPr>
          <w:hyperlink w:anchor="_Toc138324005" w:history="1">
            <w:r w:rsidRPr="009037C4">
              <w:rPr>
                <w:rStyle w:val="Hiperligao"/>
                <w:noProof/>
              </w:rPr>
              <w:t xml:space="preserve">2.2.2 Classificação do fluxo de tráfego através de algoritmos de </w:t>
            </w:r>
            <w:r w:rsidRPr="009037C4">
              <w:rPr>
                <w:rStyle w:val="Hiperligao"/>
                <w:i/>
                <w:iCs/>
                <w:noProof/>
              </w:rPr>
              <w:t>machine learning</w:t>
            </w:r>
            <w:r>
              <w:rPr>
                <w:noProof/>
                <w:webHidden/>
              </w:rPr>
              <w:tab/>
            </w:r>
            <w:r>
              <w:rPr>
                <w:noProof/>
                <w:webHidden/>
              </w:rPr>
              <w:fldChar w:fldCharType="begin"/>
            </w:r>
            <w:r>
              <w:rPr>
                <w:noProof/>
                <w:webHidden/>
              </w:rPr>
              <w:instrText xml:space="preserve"> PAGEREF _Toc138324005 \h </w:instrText>
            </w:r>
            <w:r>
              <w:rPr>
                <w:noProof/>
                <w:webHidden/>
              </w:rPr>
            </w:r>
            <w:r>
              <w:rPr>
                <w:noProof/>
                <w:webHidden/>
              </w:rPr>
              <w:fldChar w:fldCharType="separate"/>
            </w:r>
            <w:r>
              <w:rPr>
                <w:noProof/>
                <w:webHidden/>
              </w:rPr>
              <w:t>6</w:t>
            </w:r>
            <w:r>
              <w:rPr>
                <w:noProof/>
                <w:webHidden/>
              </w:rPr>
              <w:fldChar w:fldCharType="end"/>
            </w:r>
          </w:hyperlink>
        </w:p>
        <w:p w14:paraId="08D93AB1" w14:textId="2D369745" w:rsidR="00F85E0E" w:rsidRDefault="00F85E0E">
          <w:pPr>
            <w:pStyle w:val="ndice3"/>
            <w:rPr>
              <w:rFonts w:asciiTheme="minorHAnsi" w:eastAsiaTheme="minorEastAsia" w:hAnsiTheme="minorHAnsi" w:cstheme="minorBidi"/>
              <w:noProof/>
              <w:kern w:val="2"/>
              <w:sz w:val="22"/>
              <w:szCs w:val="22"/>
              <w14:ligatures w14:val="standardContextual"/>
            </w:rPr>
          </w:pPr>
          <w:hyperlink w:anchor="_Toc138324006" w:history="1">
            <w:r w:rsidRPr="009037C4">
              <w:rPr>
                <w:rStyle w:val="Hiperligao"/>
                <w:noProof/>
              </w:rPr>
              <w:t>2.2.3.</w:t>
            </w:r>
            <w:r>
              <w:rPr>
                <w:rFonts w:asciiTheme="minorHAnsi" w:eastAsiaTheme="minorEastAsia" w:hAnsiTheme="minorHAnsi" w:cstheme="minorBidi"/>
                <w:noProof/>
                <w:kern w:val="2"/>
                <w:sz w:val="22"/>
                <w:szCs w:val="22"/>
                <w14:ligatures w14:val="standardContextual"/>
              </w:rPr>
              <w:tab/>
            </w:r>
            <w:r w:rsidRPr="009037C4">
              <w:rPr>
                <w:rStyle w:val="Hiperligao"/>
                <w:i/>
                <w:iCs/>
                <w:noProof/>
              </w:rPr>
              <w:t>Promotion FrameWork</w:t>
            </w:r>
            <w:r w:rsidRPr="009037C4">
              <w:rPr>
                <w:rStyle w:val="Hiperligao"/>
                <w:noProof/>
              </w:rPr>
              <w:t xml:space="preserve"> para prever o fluxo tráfego</w:t>
            </w:r>
            <w:r>
              <w:rPr>
                <w:noProof/>
                <w:webHidden/>
              </w:rPr>
              <w:tab/>
            </w:r>
            <w:r>
              <w:rPr>
                <w:noProof/>
                <w:webHidden/>
              </w:rPr>
              <w:fldChar w:fldCharType="begin"/>
            </w:r>
            <w:r>
              <w:rPr>
                <w:noProof/>
                <w:webHidden/>
              </w:rPr>
              <w:instrText xml:space="preserve"> PAGEREF _Toc138324006 \h </w:instrText>
            </w:r>
            <w:r>
              <w:rPr>
                <w:noProof/>
                <w:webHidden/>
              </w:rPr>
            </w:r>
            <w:r>
              <w:rPr>
                <w:noProof/>
                <w:webHidden/>
              </w:rPr>
              <w:fldChar w:fldCharType="separate"/>
            </w:r>
            <w:r>
              <w:rPr>
                <w:noProof/>
                <w:webHidden/>
              </w:rPr>
              <w:t>7</w:t>
            </w:r>
            <w:r>
              <w:rPr>
                <w:noProof/>
                <w:webHidden/>
              </w:rPr>
              <w:fldChar w:fldCharType="end"/>
            </w:r>
          </w:hyperlink>
        </w:p>
        <w:p w14:paraId="10AD3C7F" w14:textId="58366A6C" w:rsidR="00F85E0E" w:rsidRDefault="00F85E0E">
          <w:pPr>
            <w:pStyle w:val="ndice3"/>
            <w:rPr>
              <w:rFonts w:asciiTheme="minorHAnsi" w:eastAsiaTheme="minorEastAsia" w:hAnsiTheme="minorHAnsi" w:cstheme="minorBidi"/>
              <w:noProof/>
              <w:kern w:val="2"/>
              <w:sz w:val="22"/>
              <w:szCs w:val="22"/>
              <w14:ligatures w14:val="standardContextual"/>
            </w:rPr>
          </w:pPr>
          <w:hyperlink w:anchor="_Toc138324007" w:history="1">
            <w:r w:rsidRPr="009037C4">
              <w:rPr>
                <w:rStyle w:val="Hiperligao"/>
                <w:noProof/>
              </w:rPr>
              <w:t>2.2.3.</w:t>
            </w:r>
            <w:r>
              <w:rPr>
                <w:rFonts w:asciiTheme="minorHAnsi" w:eastAsiaTheme="minorEastAsia" w:hAnsiTheme="minorHAnsi" w:cstheme="minorBidi"/>
                <w:noProof/>
                <w:kern w:val="2"/>
                <w:sz w:val="22"/>
                <w:szCs w:val="22"/>
                <w14:ligatures w14:val="standardContextual"/>
              </w:rPr>
              <w:tab/>
            </w:r>
            <w:r w:rsidRPr="009037C4">
              <w:rPr>
                <w:rStyle w:val="Hiperligao"/>
                <w:noProof/>
              </w:rPr>
              <w:t xml:space="preserve">Crescimento </w:t>
            </w:r>
            <w:r w:rsidRPr="009037C4">
              <w:rPr>
                <w:rStyle w:val="Hiperligao"/>
                <w:i/>
                <w:iCs/>
                <w:noProof/>
              </w:rPr>
              <w:t>IoT</w:t>
            </w:r>
            <w:r w:rsidRPr="009037C4">
              <w:rPr>
                <w:rStyle w:val="Hiperligao"/>
                <w:noProof/>
              </w:rPr>
              <w:t xml:space="preserve"> e a sua utilidade para melhorar o fluxo do tráfego</w:t>
            </w:r>
            <w:r>
              <w:rPr>
                <w:noProof/>
                <w:webHidden/>
              </w:rPr>
              <w:tab/>
            </w:r>
            <w:r>
              <w:rPr>
                <w:noProof/>
                <w:webHidden/>
              </w:rPr>
              <w:fldChar w:fldCharType="begin"/>
            </w:r>
            <w:r>
              <w:rPr>
                <w:noProof/>
                <w:webHidden/>
              </w:rPr>
              <w:instrText xml:space="preserve"> PAGEREF _Toc138324007 \h </w:instrText>
            </w:r>
            <w:r>
              <w:rPr>
                <w:noProof/>
                <w:webHidden/>
              </w:rPr>
            </w:r>
            <w:r>
              <w:rPr>
                <w:noProof/>
                <w:webHidden/>
              </w:rPr>
              <w:fldChar w:fldCharType="separate"/>
            </w:r>
            <w:r>
              <w:rPr>
                <w:noProof/>
                <w:webHidden/>
              </w:rPr>
              <w:t>7</w:t>
            </w:r>
            <w:r>
              <w:rPr>
                <w:noProof/>
                <w:webHidden/>
              </w:rPr>
              <w:fldChar w:fldCharType="end"/>
            </w:r>
          </w:hyperlink>
        </w:p>
        <w:p w14:paraId="60F67D58" w14:textId="47E4B579" w:rsidR="00F85E0E" w:rsidRDefault="00F85E0E">
          <w:pPr>
            <w:pStyle w:val="ndice3"/>
            <w:rPr>
              <w:rFonts w:asciiTheme="minorHAnsi" w:eastAsiaTheme="minorEastAsia" w:hAnsiTheme="minorHAnsi" w:cstheme="minorBidi"/>
              <w:noProof/>
              <w:kern w:val="2"/>
              <w:sz w:val="22"/>
              <w:szCs w:val="22"/>
              <w14:ligatures w14:val="standardContextual"/>
            </w:rPr>
          </w:pPr>
          <w:hyperlink w:anchor="_Toc138324008" w:history="1">
            <w:r w:rsidRPr="009037C4">
              <w:rPr>
                <w:rStyle w:val="Hiperligao"/>
                <w:noProof/>
              </w:rPr>
              <w:t>2.2.4.</w:t>
            </w:r>
            <w:r>
              <w:rPr>
                <w:rFonts w:asciiTheme="minorHAnsi" w:eastAsiaTheme="minorEastAsia" w:hAnsiTheme="minorHAnsi" w:cstheme="minorBidi"/>
                <w:noProof/>
                <w:kern w:val="2"/>
                <w:sz w:val="22"/>
                <w:szCs w:val="22"/>
                <w14:ligatures w14:val="standardContextual"/>
              </w:rPr>
              <w:tab/>
            </w:r>
            <w:r w:rsidRPr="009037C4">
              <w:rPr>
                <w:rStyle w:val="Hiperligao"/>
                <w:i/>
                <w:iCs/>
                <w:noProof/>
              </w:rPr>
              <w:t>Smartphones</w:t>
            </w:r>
            <w:r w:rsidRPr="009037C4">
              <w:rPr>
                <w:rStyle w:val="Hiperligao"/>
                <w:noProof/>
              </w:rPr>
              <w:t xml:space="preserve"> como sensores de fluxo de tráfego</w:t>
            </w:r>
            <w:r>
              <w:rPr>
                <w:noProof/>
                <w:webHidden/>
              </w:rPr>
              <w:tab/>
            </w:r>
            <w:r>
              <w:rPr>
                <w:noProof/>
                <w:webHidden/>
              </w:rPr>
              <w:fldChar w:fldCharType="begin"/>
            </w:r>
            <w:r>
              <w:rPr>
                <w:noProof/>
                <w:webHidden/>
              </w:rPr>
              <w:instrText xml:space="preserve"> PAGEREF _Toc138324008 \h </w:instrText>
            </w:r>
            <w:r>
              <w:rPr>
                <w:noProof/>
                <w:webHidden/>
              </w:rPr>
            </w:r>
            <w:r>
              <w:rPr>
                <w:noProof/>
                <w:webHidden/>
              </w:rPr>
              <w:fldChar w:fldCharType="separate"/>
            </w:r>
            <w:r>
              <w:rPr>
                <w:noProof/>
                <w:webHidden/>
              </w:rPr>
              <w:t>7</w:t>
            </w:r>
            <w:r>
              <w:rPr>
                <w:noProof/>
                <w:webHidden/>
              </w:rPr>
              <w:fldChar w:fldCharType="end"/>
            </w:r>
          </w:hyperlink>
        </w:p>
        <w:p w14:paraId="6B33956C" w14:textId="6523F851" w:rsidR="00F85E0E" w:rsidRDefault="00F85E0E">
          <w:pPr>
            <w:pStyle w:val="ndice1"/>
            <w:rPr>
              <w:rFonts w:asciiTheme="minorHAnsi" w:eastAsiaTheme="minorEastAsia" w:hAnsiTheme="minorHAnsi" w:cstheme="minorBidi"/>
              <w:noProof/>
              <w:kern w:val="2"/>
              <w:sz w:val="22"/>
              <w:szCs w:val="22"/>
              <w14:ligatures w14:val="standardContextual"/>
            </w:rPr>
          </w:pPr>
          <w:hyperlink w:anchor="_Toc138324009" w:history="1">
            <w:r w:rsidRPr="009037C4">
              <w:rPr>
                <w:rStyle w:val="Hiperligao"/>
                <w:noProof/>
              </w:rPr>
              <w:t>3.</w:t>
            </w:r>
            <w:r>
              <w:rPr>
                <w:rFonts w:asciiTheme="minorHAnsi" w:eastAsiaTheme="minorEastAsia" w:hAnsiTheme="minorHAnsi" w:cstheme="minorBidi"/>
                <w:noProof/>
                <w:kern w:val="2"/>
                <w:sz w:val="22"/>
                <w:szCs w:val="22"/>
                <w14:ligatures w14:val="standardContextual"/>
              </w:rPr>
              <w:tab/>
            </w:r>
            <w:r w:rsidRPr="009037C4">
              <w:rPr>
                <w:rStyle w:val="Hiperligao"/>
                <w:noProof/>
              </w:rPr>
              <w:t>CRISP-DM</w:t>
            </w:r>
            <w:r>
              <w:rPr>
                <w:noProof/>
                <w:webHidden/>
              </w:rPr>
              <w:tab/>
            </w:r>
            <w:r>
              <w:rPr>
                <w:noProof/>
                <w:webHidden/>
              </w:rPr>
              <w:fldChar w:fldCharType="begin"/>
            </w:r>
            <w:r>
              <w:rPr>
                <w:noProof/>
                <w:webHidden/>
              </w:rPr>
              <w:instrText xml:space="preserve"> PAGEREF _Toc138324009 \h </w:instrText>
            </w:r>
            <w:r>
              <w:rPr>
                <w:noProof/>
                <w:webHidden/>
              </w:rPr>
            </w:r>
            <w:r>
              <w:rPr>
                <w:noProof/>
                <w:webHidden/>
              </w:rPr>
              <w:fldChar w:fldCharType="separate"/>
            </w:r>
            <w:r>
              <w:rPr>
                <w:noProof/>
                <w:webHidden/>
              </w:rPr>
              <w:t>9</w:t>
            </w:r>
            <w:r>
              <w:rPr>
                <w:noProof/>
                <w:webHidden/>
              </w:rPr>
              <w:fldChar w:fldCharType="end"/>
            </w:r>
          </w:hyperlink>
        </w:p>
        <w:p w14:paraId="34F84520" w14:textId="28819E34" w:rsidR="00F85E0E" w:rsidRDefault="00F85E0E">
          <w:pPr>
            <w:pStyle w:val="ndice2"/>
            <w:rPr>
              <w:rFonts w:asciiTheme="minorHAnsi" w:eastAsiaTheme="minorEastAsia" w:hAnsiTheme="minorHAnsi" w:cstheme="minorBidi"/>
              <w:noProof/>
              <w:kern w:val="2"/>
              <w:sz w:val="22"/>
              <w:szCs w:val="22"/>
              <w14:ligatures w14:val="standardContextual"/>
            </w:rPr>
          </w:pPr>
          <w:hyperlink w:anchor="_Toc138324010" w:history="1">
            <w:r w:rsidRPr="009037C4">
              <w:rPr>
                <w:rStyle w:val="Hiperligao"/>
                <w:noProof/>
              </w:rPr>
              <w:t>3.1. Compreensão do negócio</w:t>
            </w:r>
            <w:r>
              <w:rPr>
                <w:noProof/>
                <w:webHidden/>
              </w:rPr>
              <w:tab/>
            </w:r>
            <w:r>
              <w:rPr>
                <w:noProof/>
                <w:webHidden/>
              </w:rPr>
              <w:fldChar w:fldCharType="begin"/>
            </w:r>
            <w:r>
              <w:rPr>
                <w:noProof/>
                <w:webHidden/>
              </w:rPr>
              <w:instrText xml:space="preserve"> PAGEREF _Toc138324010 \h </w:instrText>
            </w:r>
            <w:r>
              <w:rPr>
                <w:noProof/>
                <w:webHidden/>
              </w:rPr>
            </w:r>
            <w:r>
              <w:rPr>
                <w:noProof/>
                <w:webHidden/>
              </w:rPr>
              <w:fldChar w:fldCharType="separate"/>
            </w:r>
            <w:r>
              <w:rPr>
                <w:noProof/>
                <w:webHidden/>
              </w:rPr>
              <w:t>9</w:t>
            </w:r>
            <w:r>
              <w:rPr>
                <w:noProof/>
                <w:webHidden/>
              </w:rPr>
              <w:fldChar w:fldCharType="end"/>
            </w:r>
          </w:hyperlink>
        </w:p>
        <w:p w14:paraId="33809DE3" w14:textId="61A54E0A" w:rsidR="00F85E0E" w:rsidRDefault="00F85E0E">
          <w:pPr>
            <w:pStyle w:val="ndice1"/>
            <w:rPr>
              <w:rFonts w:asciiTheme="minorHAnsi" w:eastAsiaTheme="minorEastAsia" w:hAnsiTheme="minorHAnsi" w:cstheme="minorBidi"/>
              <w:noProof/>
              <w:kern w:val="2"/>
              <w:sz w:val="22"/>
              <w:szCs w:val="22"/>
              <w14:ligatures w14:val="standardContextual"/>
            </w:rPr>
          </w:pPr>
          <w:hyperlink w:anchor="_Toc138324011" w:history="1">
            <w:r w:rsidRPr="009037C4">
              <w:rPr>
                <w:rStyle w:val="Hiperligao"/>
                <w:noProof/>
              </w:rPr>
              <w:t>4.</w:t>
            </w:r>
            <w:r>
              <w:rPr>
                <w:rFonts w:asciiTheme="minorHAnsi" w:eastAsiaTheme="minorEastAsia" w:hAnsiTheme="minorHAnsi" w:cstheme="minorBidi"/>
                <w:noProof/>
                <w:kern w:val="2"/>
                <w:sz w:val="22"/>
                <w:szCs w:val="22"/>
                <w14:ligatures w14:val="standardContextual"/>
              </w:rPr>
              <w:tab/>
            </w:r>
            <w:r w:rsidRPr="009037C4">
              <w:rPr>
                <w:rStyle w:val="Hiperligao"/>
                <w:i/>
                <w:iCs/>
                <w:noProof/>
              </w:rPr>
              <w:t>Dataset</w:t>
            </w:r>
            <w:r>
              <w:rPr>
                <w:noProof/>
                <w:webHidden/>
              </w:rPr>
              <w:tab/>
            </w:r>
            <w:r>
              <w:rPr>
                <w:noProof/>
                <w:webHidden/>
              </w:rPr>
              <w:fldChar w:fldCharType="begin"/>
            </w:r>
            <w:r>
              <w:rPr>
                <w:noProof/>
                <w:webHidden/>
              </w:rPr>
              <w:instrText xml:space="preserve"> PAGEREF _Toc138324011 \h </w:instrText>
            </w:r>
            <w:r>
              <w:rPr>
                <w:noProof/>
                <w:webHidden/>
              </w:rPr>
            </w:r>
            <w:r>
              <w:rPr>
                <w:noProof/>
                <w:webHidden/>
              </w:rPr>
              <w:fldChar w:fldCharType="separate"/>
            </w:r>
            <w:r>
              <w:rPr>
                <w:noProof/>
                <w:webHidden/>
              </w:rPr>
              <w:t>11</w:t>
            </w:r>
            <w:r>
              <w:rPr>
                <w:noProof/>
                <w:webHidden/>
              </w:rPr>
              <w:fldChar w:fldCharType="end"/>
            </w:r>
          </w:hyperlink>
        </w:p>
        <w:p w14:paraId="6835EF52" w14:textId="77B20936" w:rsidR="00F85E0E" w:rsidRDefault="00F85E0E">
          <w:pPr>
            <w:pStyle w:val="ndice2"/>
            <w:rPr>
              <w:rFonts w:asciiTheme="minorHAnsi" w:eastAsiaTheme="minorEastAsia" w:hAnsiTheme="minorHAnsi" w:cstheme="minorBidi"/>
              <w:noProof/>
              <w:kern w:val="2"/>
              <w:sz w:val="22"/>
              <w:szCs w:val="22"/>
              <w14:ligatures w14:val="standardContextual"/>
            </w:rPr>
          </w:pPr>
          <w:hyperlink w:anchor="_Toc138324012" w:history="1">
            <w:r w:rsidRPr="009037C4">
              <w:rPr>
                <w:rStyle w:val="Hiperligao"/>
                <w:noProof/>
              </w:rPr>
              <w:t>4.1.</w:t>
            </w:r>
            <w:r>
              <w:rPr>
                <w:rFonts w:asciiTheme="minorHAnsi" w:eastAsiaTheme="minorEastAsia" w:hAnsiTheme="minorHAnsi" w:cstheme="minorBidi"/>
                <w:noProof/>
                <w:kern w:val="2"/>
                <w:sz w:val="22"/>
                <w:szCs w:val="22"/>
                <w14:ligatures w14:val="standardContextual"/>
              </w:rPr>
              <w:tab/>
            </w:r>
            <w:r w:rsidRPr="009037C4">
              <w:rPr>
                <w:rStyle w:val="Hiperligao"/>
                <w:noProof/>
              </w:rPr>
              <w:t>Contexto</w:t>
            </w:r>
            <w:r>
              <w:rPr>
                <w:noProof/>
                <w:webHidden/>
              </w:rPr>
              <w:tab/>
            </w:r>
            <w:r>
              <w:rPr>
                <w:noProof/>
                <w:webHidden/>
              </w:rPr>
              <w:fldChar w:fldCharType="begin"/>
            </w:r>
            <w:r>
              <w:rPr>
                <w:noProof/>
                <w:webHidden/>
              </w:rPr>
              <w:instrText xml:space="preserve"> PAGEREF _Toc138324012 \h </w:instrText>
            </w:r>
            <w:r>
              <w:rPr>
                <w:noProof/>
                <w:webHidden/>
              </w:rPr>
            </w:r>
            <w:r>
              <w:rPr>
                <w:noProof/>
                <w:webHidden/>
              </w:rPr>
              <w:fldChar w:fldCharType="separate"/>
            </w:r>
            <w:r>
              <w:rPr>
                <w:noProof/>
                <w:webHidden/>
              </w:rPr>
              <w:t>11</w:t>
            </w:r>
            <w:r>
              <w:rPr>
                <w:noProof/>
                <w:webHidden/>
              </w:rPr>
              <w:fldChar w:fldCharType="end"/>
            </w:r>
          </w:hyperlink>
        </w:p>
        <w:p w14:paraId="782AFF2B" w14:textId="3676ECFC" w:rsidR="00F85E0E" w:rsidRDefault="00F85E0E">
          <w:pPr>
            <w:pStyle w:val="ndice2"/>
            <w:rPr>
              <w:rFonts w:asciiTheme="minorHAnsi" w:eastAsiaTheme="minorEastAsia" w:hAnsiTheme="minorHAnsi" w:cstheme="minorBidi"/>
              <w:noProof/>
              <w:kern w:val="2"/>
              <w:sz w:val="22"/>
              <w:szCs w:val="22"/>
              <w14:ligatures w14:val="standardContextual"/>
            </w:rPr>
          </w:pPr>
          <w:hyperlink w:anchor="_Toc138324013" w:history="1">
            <w:r w:rsidRPr="009037C4">
              <w:rPr>
                <w:rStyle w:val="Hiperligao"/>
                <w:noProof/>
              </w:rPr>
              <w:t>4.2.</w:t>
            </w:r>
            <w:r>
              <w:rPr>
                <w:rFonts w:asciiTheme="minorHAnsi" w:eastAsiaTheme="minorEastAsia" w:hAnsiTheme="minorHAnsi" w:cstheme="minorBidi"/>
                <w:noProof/>
                <w:kern w:val="2"/>
                <w:sz w:val="22"/>
                <w:szCs w:val="22"/>
                <w14:ligatures w14:val="standardContextual"/>
              </w:rPr>
              <w:tab/>
            </w:r>
            <w:r w:rsidRPr="009037C4">
              <w:rPr>
                <w:rStyle w:val="Hiperligao"/>
                <w:noProof/>
              </w:rPr>
              <w:t>Conteúdo</w:t>
            </w:r>
            <w:r>
              <w:rPr>
                <w:noProof/>
                <w:webHidden/>
              </w:rPr>
              <w:tab/>
            </w:r>
            <w:r>
              <w:rPr>
                <w:noProof/>
                <w:webHidden/>
              </w:rPr>
              <w:fldChar w:fldCharType="begin"/>
            </w:r>
            <w:r>
              <w:rPr>
                <w:noProof/>
                <w:webHidden/>
              </w:rPr>
              <w:instrText xml:space="preserve"> PAGEREF _Toc138324013 \h </w:instrText>
            </w:r>
            <w:r>
              <w:rPr>
                <w:noProof/>
                <w:webHidden/>
              </w:rPr>
            </w:r>
            <w:r>
              <w:rPr>
                <w:noProof/>
                <w:webHidden/>
              </w:rPr>
              <w:fldChar w:fldCharType="separate"/>
            </w:r>
            <w:r>
              <w:rPr>
                <w:noProof/>
                <w:webHidden/>
              </w:rPr>
              <w:t>11</w:t>
            </w:r>
            <w:r>
              <w:rPr>
                <w:noProof/>
                <w:webHidden/>
              </w:rPr>
              <w:fldChar w:fldCharType="end"/>
            </w:r>
          </w:hyperlink>
        </w:p>
        <w:p w14:paraId="248C016B" w14:textId="216573CA" w:rsidR="00F85E0E" w:rsidRDefault="00F85E0E">
          <w:pPr>
            <w:pStyle w:val="ndice2"/>
            <w:rPr>
              <w:rFonts w:asciiTheme="minorHAnsi" w:eastAsiaTheme="minorEastAsia" w:hAnsiTheme="minorHAnsi" w:cstheme="minorBidi"/>
              <w:noProof/>
              <w:kern w:val="2"/>
              <w:sz w:val="22"/>
              <w:szCs w:val="22"/>
              <w14:ligatures w14:val="standardContextual"/>
            </w:rPr>
          </w:pPr>
          <w:hyperlink w:anchor="_Toc138324014" w:history="1">
            <w:r w:rsidRPr="009037C4">
              <w:rPr>
                <w:rStyle w:val="Hiperligao"/>
                <w:noProof/>
              </w:rPr>
              <w:t>4.2.1 Conjunto 1 – Entradas e Saídas Lisboa</w:t>
            </w:r>
            <w:r>
              <w:rPr>
                <w:noProof/>
                <w:webHidden/>
              </w:rPr>
              <w:tab/>
            </w:r>
            <w:r>
              <w:rPr>
                <w:noProof/>
                <w:webHidden/>
              </w:rPr>
              <w:fldChar w:fldCharType="begin"/>
            </w:r>
            <w:r>
              <w:rPr>
                <w:noProof/>
                <w:webHidden/>
              </w:rPr>
              <w:instrText xml:space="preserve"> PAGEREF _Toc138324014 \h </w:instrText>
            </w:r>
            <w:r>
              <w:rPr>
                <w:noProof/>
                <w:webHidden/>
              </w:rPr>
            </w:r>
            <w:r>
              <w:rPr>
                <w:noProof/>
                <w:webHidden/>
              </w:rPr>
              <w:fldChar w:fldCharType="separate"/>
            </w:r>
            <w:r>
              <w:rPr>
                <w:noProof/>
                <w:webHidden/>
              </w:rPr>
              <w:t>12</w:t>
            </w:r>
            <w:r>
              <w:rPr>
                <w:noProof/>
                <w:webHidden/>
              </w:rPr>
              <w:fldChar w:fldCharType="end"/>
            </w:r>
          </w:hyperlink>
        </w:p>
        <w:p w14:paraId="2A1F35D2" w14:textId="47673E3D" w:rsidR="00F85E0E" w:rsidRDefault="00F85E0E">
          <w:pPr>
            <w:pStyle w:val="ndice2"/>
            <w:rPr>
              <w:rFonts w:asciiTheme="minorHAnsi" w:eastAsiaTheme="minorEastAsia" w:hAnsiTheme="minorHAnsi" w:cstheme="minorBidi"/>
              <w:noProof/>
              <w:kern w:val="2"/>
              <w:sz w:val="22"/>
              <w:szCs w:val="22"/>
              <w14:ligatures w14:val="standardContextual"/>
            </w:rPr>
          </w:pPr>
          <w:hyperlink w:anchor="_Toc138324015" w:history="1">
            <w:r w:rsidRPr="009037C4">
              <w:rPr>
                <w:rStyle w:val="Hiperligao"/>
                <w:noProof/>
              </w:rPr>
              <w:t>4.2.2 Conjunto 2 - Identificação dos 11 pontos de entrada e saida de Lisboa</w:t>
            </w:r>
            <w:r>
              <w:rPr>
                <w:noProof/>
                <w:webHidden/>
              </w:rPr>
              <w:tab/>
            </w:r>
            <w:r>
              <w:rPr>
                <w:noProof/>
                <w:webHidden/>
              </w:rPr>
              <w:fldChar w:fldCharType="begin"/>
            </w:r>
            <w:r>
              <w:rPr>
                <w:noProof/>
                <w:webHidden/>
              </w:rPr>
              <w:instrText xml:space="preserve"> PAGEREF _Toc138324015 \h </w:instrText>
            </w:r>
            <w:r>
              <w:rPr>
                <w:noProof/>
                <w:webHidden/>
              </w:rPr>
            </w:r>
            <w:r>
              <w:rPr>
                <w:noProof/>
                <w:webHidden/>
              </w:rPr>
              <w:fldChar w:fldCharType="separate"/>
            </w:r>
            <w:r>
              <w:rPr>
                <w:noProof/>
                <w:webHidden/>
              </w:rPr>
              <w:t>13</w:t>
            </w:r>
            <w:r>
              <w:rPr>
                <w:noProof/>
                <w:webHidden/>
              </w:rPr>
              <w:fldChar w:fldCharType="end"/>
            </w:r>
          </w:hyperlink>
        </w:p>
        <w:p w14:paraId="0A608BDD" w14:textId="40F2A168" w:rsidR="00F85E0E" w:rsidRDefault="00F85E0E">
          <w:pPr>
            <w:pStyle w:val="ndice2"/>
            <w:rPr>
              <w:rFonts w:asciiTheme="minorHAnsi" w:eastAsiaTheme="minorEastAsia" w:hAnsiTheme="minorHAnsi" w:cstheme="minorBidi"/>
              <w:noProof/>
              <w:kern w:val="2"/>
              <w:sz w:val="22"/>
              <w:szCs w:val="22"/>
              <w14:ligatures w14:val="standardContextual"/>
            </w:rPr>
          </w:pPr>
          <w:hyperlink w:anchor="_Toc138324016" w:history="1">
            <w:r w:rsidRPr="009037C4">
              <w:rPr>
                <w:rStyle w:val="Hiperligao"/>
                <w:noProof/>
              </w:rPr>
              <w:t>4.2.3 Conjunto 3 - Observações das estações meteorológicas do IPMA</w:t>
            </w:r>
            <w:r>
              <w:rPr>
                <w:noProof/>
                <w:webHidden/>
              </w:rPr>
              <w:tab/>
            </w:r>
            <w:r>
              <w:rPr>
                <w:noProof/>
                <w:webHidden/>
              </w:rPr>
              <w:fldChar w:fldCharType="begin"/>
            </w:r>
            <w:r>
              <w:rPr>
                <w:noProof/>
                <w:webHidden/>
              </w:rPr>
              <w:instrText xml:space="preserve"> PAGEREF _Toc138324016 \h </w:instrText>
            </w:r>
            <w:r>
              <w:rPr>
                <w:noProof/>
                <w:webHidden/>
              </w:rPr>
            </w:r>
            <w:r>
              <w:rPr>
                <w:noProof/>
                <w:webHidden/>
              </w:rPr>
              <w:fldChar w:fldCharType="separate"/>
            </w:r>
            <w:r>
              <w:rPr>
                <w:noProof/>
                <w:webHidden/>
              </w:rPr>
              <w:t>13</w:t>
            </w:r>
            <w:r>
              <w:rPr>
                <w:noProof/>
                <w:webHidden/>
              </w:rPr>
              <w:fldChar w:fldCharType="end"/>
            </w:r>
          </w:hyperlink>
        </w:p>
        <w:p w14:paraId="34E25735" w14:textId="681D264A" w:rsidR="00F85E0E" w:rsidRDefault="00F85E0E">
          <w:pPr>
            <w:pStyle w:val="ndice2"/>
            <w:rPr>
              <w:rFonts w:asciiTheme="minorHAnsi" w:eastAsiaTheme="minorEastAsia" w:hAnsiTheme="minorHAnsi" w:cstheme="minorBidi"/>
              <w:noProof/>
              <w:kern w:val="2"/>
              <w:sz w:val="22"/>
              <w:szCs w:val="22"/>
              <w14:ligatures w14:val="standardContextual"/>
            </w:rPr>
          </w:pPr>
          <w:hyperlink w:anchor="_Toc138324017" w:history="1">
            <w:r w:rsidRPr="009037C4">
              <w:rPr>
                <w:rStyle w:val="Hiperligao"/>
                <w:noProof/>
              </w:rPr>
              <w:t>4.3.</w:t>
            </w:r>
            <w:r>
              <w:rPr>
                <w:rFonts w:asciiTheme="minorHAnsi" w:eastAsiaTheme="minorEastAsia" w:hAnsiTheme="minorHAnsi" w:cstheme="minorBidi"/>
                <w:noProof/>
                <w:kern w:val="2"/>
                <w:sz w:val="22"/>
                <w:szCs w:val="22"/>
                <w14:ligatures w14:val="standardContextual"/>
              </w:rPr>
              <w:tab/>
            </w:r>
            <w:r w:rsidRPr="009037C4">
              <w:rPr>
                <w:rStyle w:val="Hiperligao"/>
                <w:noProof/>
              </w:rPr>
              <w:t>Qualidade do conteúdo</w:t>
            </w:r>
            <w:r>
              <w:rPr>
                <w:noProof/>
                <w:webHidden/>
              </w:rPr>
              <w:tab/>
            </w:r>
            <w:r>
              <w:rPr>
                <w:noProof/>
                <w:webHidden/>
              </w:rPr>
              <w:fldChar w:fldCharType="begin"/>
            </w:r>
            <w:r>
              <w:rPr>
                <w:noProof/>
                <w:webHidden/>
              </w:rPr>
              <w:instrText xml:space="preserve"> PAGEREF _Toc138324017 \h </w:instrText>
            </w:r>
            <w:r>
              <w:rPr>
                <w:noProof/>
                <w:webHidden/>
              </w:rPr>
            </w:r>
            <w:r>
              <w:rPr>
                <w:noProof/>
                <w:webHidden/>
              </w:rPr>
              <w:fldChar w:fldCharType="separate"/>
            </w:r>
            <w:r>
              <w:rPr>
                <w:noProof/>
                <w:webHidden/>
              </w:rPr>
              <w:t>14</w:t>
            </w:r>
            <w:r>
              <w:rPr>
                <w:noProof/>
                <w:webHidden/>
              </w:rPr>
              <w:fldChar w:fldCharType="end"/>
            </w:r>
          </w:hyperlink>
        </w:p>
        <w:p w14:paraId="6A384F63" w14:textId="21E3C8EB" w:rsidR="00F85E0E" w:rsidRDefault="00F85E0E">
          <w:pPr>
            <w:pStyle w:val="ndice2"/>
            <w:rPr>
              <w:rFonts w:asciiTheme="minorHAnsi" w:eastAsiaTheme="minorEastAsia" w:hAnsiTheme="minorHAnsi" w:cstheme="minorBidi"/>
              <w:noProof/>
              <w:kern w:val="2"/>
              <w:sz w:val="22"/>
              <w:szCs w:val="22"/>
              <w14:ligatures w14:val="standardContextual"/>
            </w:rPr>
          </w:pPr>
          <w:hyperlink w:anchor="_Toc138324018" w:history="1">
            <w:r w:rsidRPr="009037C4">
              <w:rPr>
                <w:rStyle w:val="Hiperligao"/>
                <w:noProof/>
              </w:rPr>
              <w:t>4.3.1. Conjunto 1</w:t>
            </w:r>
            <w:r>
              <w:rPr>
                <w:noProof/>
                <w:webHidden/>
              </w:rPr>
              <w:tab/>
            </w:r>
            <w:r>
              <w:rPr>
                <w:noProof/>
                <w:webHidden/>
              </w:rPr>
              <w:fldChar w:fldCharType="begin"/>
            </w:r>
            <w:r>
              <w:rPr>
                <w:noProof/>
                <w:webHidden/>
              </w:rPr>
              <w:instrText xml:space="preserve"> PAGEREF _Toc138324018 \h </w:instrText>
            </w:r>
            <w:r>
              <w:rPr>
                <w:noProof/>
                <w:webHidden/>
              </w:rPr>
            </w:r>
            <w:r>
              <w:rPr>
                <w:noProof/>
                <w:webHidden/>
              </w:rPr>
              <w:fldChar w:fldCharType="separate"/>
            </w:r>
            <w:r>
              <w:rPr>
                <w:noProof/>
                <w:webHidden/>
              </w:rPr>
              <w:t>14</w:t>
            </w:r>
            <w:r>
              <w:rPr>
                <w:noProof/>
                <w:webHidden/>
              </w:rPr>
              <w:fldChar w:fldCharType="end"/>
            </w:r>
          </w:hyperlink>
        </w:p>
        <w:p w14:paraId="0D4A7F94" w14:textId="1B634BDF" w:rsidR="00F85E0E" w:rsidRDefault="00F85E0E">
          <w:pPr>
            <w:pStyle w:val="ndice2"/>
            <w:rPr>
              <w:rFonts w:asciiTheme="minorHAnsi" w:eastAsiaTheme="minorEastAsia" w:hAnsiTheme="minorHAnsi" w:cstheme="minorBidi"/>
              <w:noProof/>
              <w:kern w:val="2"/>
              <w:sz w:val="22"/>
              <w:szCs w:val="22"/>
              <w14:ligatures w14:val="standardContextual"/>
            </w:rPr>
          </w:pPr>
          <w:hyperlink w:anchor="_Toc138324019" w:history="1">
            <w:r w:rsidRPr="009037C4">
              <w:rPr>
                <w:rStyle w:val="Hiperligao"/>
                <w:noProof/>
              </w:rPr>
              <w:t>3.5.1.1. Análise Registos</w:t>
            </w:r>
            <w:r>
              <w:rPr>
                <w:noProof/>
                <w:webHidden/>
              </w:rPr>
              <w:tab/>
            </w:r>
            <w:r>
              <w:rPr>
                <w:noProof/>
                <w:webHidden/>
              </w:rPr>
              <w:fldChar w:fldCharType="begin"/>
            </w:r>
            <w:r>
              <w:rPr>
                <w:noProof/>
                <w:webHidden/>
              </w:rPr>
              <w:instrText xml:space="preserve"> PAGEREF _Toc138324019 \h </w:instrText>
            </w:r>
            <w:r>
              <w:rPr>
                <w:noProof/>
                <w:webHidden/>
              </w:rPr>
            </w:r>
            <w:r>
              <w:rPr>
                <w:noProof/>
                <w:webHidden/>
              </w:rPr>
              <w:fldChar w:fldCharType="separate"/>
            </w:r>
            <w:r>
              <w:rPr>
                <w:noProof/>
                <w:webHidden/>
              </w:rPr>
              <w:t>17</w:t>
            </w:r>
            <w:r>
              <w:rPr>
                <w:noProof/>
                <w:webHidden/>
              </w:rPr>
              <w:fldChar w:fldCharType="end"/>
            </w:r>
          </w:hyperlink>
        </w:p>
        <w:p w14:paraId="7E0D18D8" w14:textId="1933245E" w:rsidR="00F85E0E" w:rsidRDefault="00F85E0E">
          <w:pPr>
            <w:pStyle w:val="ndice2"/>
            <w:rPr>
              <w:rFonts w:asciiTheme="minorHAnsi" w:eastAsiaTheme="minorEastAsia" w:hAnsiTheme="minorHAnsi" w:cstheme="minorBidi"/>
              <w:noProof/>
              <w:kern w:val="2"/>
              <w:sz w:val="22"/>
              <w:szCs w:val="22"/>
              <w14:ligatures w14:val="standardContextual"/>
            </w:rPr>
          </w:pPr>
          <w:hyperlink w:anchor="_Toc138324020" w:history="1">
            <w:r w:rsidRPr="009037C4">
              <w:rPr>
                <w:rStyle w:val="Hiperligao"/>
                <w:noProof/>
              </w:rPr>
              <w:t>4.3.2. Conjunto 3</w:t>
            </w:r>
            <w:r>
              <w:rPr>
                <w:noProof/>
                <w:webHidden/>
              </w:rPr>
              <w:tab/>
            </w:r>
            <w:r>
              <w:rPr>
                <w:noProof/>
                <w:webHidden/>
              </w:rPr>
              <w:fldChar w:fldCharType="begin"/>
            </w:r>
            <w:r>
              <w:rPr>
                <w:noProof/>
                <w:webHidden/>
              </w:rPr>
              <w:instrText xml:space="preserve"> PAGEREF _Toc138324020 \h </w:instrText>
            </w:r>
            <w:r>
              <w:rPr>
                <w:noProof/>
                <w:webHidden/>
              </w:rPr>
            </w:r>
            <w:r>
              <w:rPr>
                <w:noProof/>
                <w:webHidden/>
              </w:rPr>
              <w:fldChar w:fldCharType="separate"/>
            </w:r>
            <w:r>
              <w:rPr>
                <w:noProof/>
                <w:webHidden/>
              </w:rPr>
              <w:t>19</w:t>
            </w:r>
            <w:r>
              <w:rPr>
                <w:noProof/>
                <w:webHidden/>
              </w:rPr>
              <w:fldChar w:fldCharType="end"/>
            </w:r>
          </w:hyperlink>
        </w:p>
        <w:p w14:paraId="577F0CA1" w14:textId="5600A2D2" w:rsidR="00F85E0E" w:rsidRDefault="00F85E0E">
          <w:pPr>
            <w:pStyle w:val="ndice1"/>
            <w:rPr>
              <w:rFonts w:asciiTheme="minorHAnsi" w:eastAsiaTheme="minorEastAsia" w:hAnsiTheme="minorHAnsi" w:cstheme="minorBidi"/>
              <w:noProof/>
              <w:kern w:val="2"/>
              <w:sz w:val="22"/>
              <w:szCs w:val="22"/>
              <w14:ligatures w14:val="standardContextual"/>
            </w:rPr>
          </w:pPr>
          <w:hyperlink w:anchor="_Toc138324021" w:history="1">
            <w:r w:rsidRPr="009037C4">
              <w:rPr>
                <w:rStyle w:val="Hiperligao"/>
                <w:noProof/>
              </w:rPr>
              <w:t>5.</w:t>
            </w:r>
            <w:r>
              <w:rPr>
                <w:rFonts w:asciiTheme="minorHAnsi" w:eastAsiaTheme="minorEastAsia" w:hAnsiTheme="minorHAnsi" w:cstheme="minorBidi"/>
                <w:noProof/>
                <w:kern w:val="2"/>
                <w:sz w:val="22"/>
                <w:szCs w:val="22"/>
                <w14:ligatures w14:val="standardContextual"/>
              </w:rPr>
              <w:tab/>
            </w:r>
            <w:r w:rsidRPr="009037C4">
              <w:rPr>
                <w:rStyle w:val="Hiperligao"/>
                <w:noProof/>
              </w:rPr>
              <w:t>Análise Exploratória</w:t>
            </w:r>
            <w:r>
              <w:rPr>
                <w:noProof/>
                <w:webHidden/>
              </w:rPr>
              <w:tab/>
            </w:r>
            <w:r>
              <w:rPr>
                <w:noProof/>
                <w:webHidden/>
              </w:rPr>
              <w:fldChar w:fldCharType="begin"/>
            </w:r>
            <w:r>
              <w:rPr>
                <w:noProof/>
                <w:webHidden/>
              </w:rPr>
              <w:instrText xml:space="preserve"> PAGEREF _Toc138324021 \h </w:instrText>
            </w:r>
            <w:r>
              <w:rPr>
                <w:noProof/>
                <w:webHidden/>
              </w:rPr>
            </w:r>
            <w:r>
              <w:rPr>
                <w:noProof/>
                <w:webHidden/>
              </w:rPr>
              <w:fldChar w:fldCharType="separate"/>
            </w:r>
            <w:r>
              <w:rPr>
                <w:noProof/>
                <w:webHidden/>
              </w:rPr>
              <w:t>22</w:t>
            </w:r>
            <w:r>
              <w:rPr>
                <w:noProof/>
                <w:webHidden/>
              </w:rPr>
              <w:fldChar w:fldCharType="end"/>
            </w:r>
          </w:hyperlink>
        </w:p>
        <w:p w14:paraId="40146790" w14:textId="6AC41BE8" w:rsidR="00F85E0E" w:rsidRDefault="00F85E0E">
          <w:pPr>
            <w:pStyle w:val="ndice2"/>
            <w:rPr>
              <w:rFonts w:asciiTheme="minorHAnsi" w:eastAsiaTheme="minorEastAsia" w:hAnsiTheme="minorHAnsi" w:cstheme="minorBidi"/>
              <w:noProof/>
              <w:kern w:val="2"/>
              <w:sz w:val="22"/>
              <w:szCs w:val="22"/>
              <w14:ligatures w14:val="standardContextual"/>
            </w:rPr>
          </w:pPr>
          <w:hyperlink w:anchor="_Toc138324022" w:history="1">
            <w:r w:rsidRPr="009037C4">
              <w:rPr>
                <w:rStyle w:val="Hiperligao"/>
                <w:noProof/>
              </w:rPr>
              <w:t>5.1.</w:t>
            </w:r>
            <w:r>
              <w:rPr>
                <w:rFonts w:asciiTheme="minorHAnsi" w:eastAsiaTheme="minorEastAsia" w:hAnsiTheme="minorHAnsi" w:cstheme="minorBidi"/>
                <w:noProof/>
                <w:kern w:val="2"/>
                <w:sz w:val="22"/>
                <w:szCs w:val="22"/>
                <w14:ligatures w14:val="standardContextual"/>
              </w:rPr>
              <w:tab/>
            </w:r>
            <w:r w:rsidRPr="009037C4">
              <w:rPr>
                <w:rStyle w:val="Hiperligao"/>
                <w:noProof/>
              </w:rPr>
              <w:t>Caraterizar o volume total de entradas e saídas da cidade durante o período das horas de ponta</w:t>
            </w:r>
            <w:r>
              <w:rPr>
                <w:noProof/>
                <w:webHidden/>
              </w:rPr>
              <w:tab/>
            </w:r>
            <w:r>
              <w:rPr>
                <w:noProof/>
                <w:webHidden/>
              </w:rPr>
              <w:fldChar w:fldCharType="begin"/>
            </w:r>
            <w:r>
              <w:rPr>
                <w:noProof/>
                <w:webHidden/>
              </w:rPr>
              <w:instrText xml:space="preserve"> PAGEREF _Toc138324022 \h </w:instrText>
            </w:r>
            <w:r>
              <w:rPr>
                <w:noProof/>
                <w:webHidden/>
              </w:rPr>
            </w:r>
            <w:r>
              <w:rPr>
                <w:noProof/>
                <w:webHidden/>
              </w:rPr>
              <w:fldChar w:fldCharType="separate"/>
            </w:r>
            <w:r>
              <w:rPr>
                <w:noProof/>
                <w:webHidden/>
              </w:rPr>
              <w:t>22</w:t>
            </w:r>
            <w:r>
              <w:rPr>
                <w:noProof/>
                <w:webHidden/>
              </w:rPr>
              <w:fldChar w:fldCharType="end"/>
            </w:r>
          </w:hyperlink>
        </w:p>
        <w:p w14:paraId="69D5C871" w14:textId="52C1D612" w:rsidR="00F85E0E" w:rsidRDefault="00F85E0E">
          <w:pPr>
            <w:pStyle w:val="ndice2"/>
            <w:rPr>
              <w:rFonts w:asciiTheme="minorHAnsi" w:eastAsiaTheme="minorEastAsia" w:hAnsiTheme="minorHAnsi" w:cstheme="minorBidi"/>
              <w:noProof/>
              <w:kern w:val="2"/>
              <w:sz w:val="22"/>
              <w:szCs w:val="22"/>
              <w14:ligatures w14:val="standardContextual"/>
            </w:rPr>
          </w:pPr>
          <w:hyperlink w:anchor="_Toc138324023" w:history="1">
            <w:r w:rsidRPr="009037C4">
              <w:rPr>
                <w:rStyle w:val="Hiperligao"/>
                <w:noProof/>
              </w:rPr>
              <w:t>5.2.</w:t>
            </w:r>
            <w:r>
              <w:rPr>
                <w:rFonts w:asciiTheme="minorHAnsi" w:eastAsiaTheme="minorEastAsia" w:hAnsiTheme="minorHAnsi" w:cstheme="minorBidi"/>
                <w:noProof/>
                <w:kern w:val="2"/>
                <w:sz w:val="22"/>
                <w:szCs w:val="22"/>
                <w14:ligatures w14:val="standardContextual"/>
              </w:rPr>
              <w:tab/>
            </w:r>
            <w:r w:rsidRPr="009037C4">
              <w:rPr>
                <w:rStyle w:val="Hiperligao"/>
                <w:noProof/>
              </w:rPr>
              <w:t>Caraterizar o volume total de entradas e saídas da cidade durante o período das horas de ponta para cada um dos 11 pontos de entrada e saída</w:t>
            </w:r>
            <w:r>
              <w:rPr>
                <w:noProof/>
                <w:webHidden/>
              </w:rPr>
              <w:tab/>
            </w:r>
            <w:r>
              <w:rPr>
                <w:noProof/>
                <w:webHidden/>
              </w:rPr>
              <w:fldChar w:fldCharType="begin"/>
            </w:r>
            <w:r>
              <w:rPr>
                <w:noProof/>
                <w:webHidden/>
              </w:rPr>
              <w:instrText xml:space="preserve"> PAGEREF _Toc138324023 \h </w:instrText>
            </w:r>
            <w:r>
              <w:rPr>
                <w:noProof/>
                <w:webHidden/>
              </w:rPr>
            </w:r>
            <w:r>
              <w:rPr>
                <w:noProof/>
                <w:webHidden/>
              </w:rPr>
              <w:fldChar w:fldCharType="separate"/>
            </w:r>
            <w:r>
              <w:rPr>
                <w:noProof/>
                <w:webHidden/>
              </w:rPr>
              <w:t>24</w:t>
            </w:r>
            <w:r>
              <w:rPr>
                <w:noProof/>
                <w:webHidden/>
              </w:rPr>
              <w:fldChar w:fldCharType="end"/>
            </w:r>
          </w:hyperlink>
        </w:p>
        <w:p w14:paraId="49777BAE" w14:textId="7DFA6565" w:rsidR="00F85E0E" w:rsidRDefault="00F85E0E">
          <w:pPr>
            <w:pStyle w:val="ndice2"/>
            <w:rPr>
              <w:rFonts w:asciiTheme="minorHAnsi" w:eastAsiaTheme="minorEastAsia" w:hAnsiTheme="minorHAnsi" w:cstheme="minorBidi"/>
              <w:noProof/>
              <w:kern w:val="2"/>
              <w:sz w:val="22"/>
              <w:szCs w:val="22"/>
              <w14:ligatures w14:val="standardContextual"/>
            </w:rPr>
          </w:pPr>
          <w:hyperlink w:anchor="_Toc138324024" w:history="1">
            <w:r w:rsidRPr="009037C4">
              <w:rPr>
                <w:rStyle w:val="Hiperligao"/>
                <w:noProof/>
              </w:rPr>
              <w:t>5.3.</w:t>
            </w:r>
            <w:r>
              <w:rPr>
                <w:rFonts w:asciiTheme="minorHAnsi" w:eastAsiaTheme="minorEastAsia" w:hAnsiTheme="minorHAnsi" w:cstheme="minorBidi"/>
                <w:noProof/>
                <w:kern w:val="2"/>
                <w:sz w:val="22"/>
                <w:szCs w:val="22"/>
                <w14:ligatures w14:val="standardContextual"/>
              </w:rPr>
              <w:tab/>
            </w:r>
            <w:r w:rsidRPr="009037C4">
              <w:rPr>
                <w:rStyle w:val="Hiperligao"/>
                <w:noProof/>
              </w:rPr>
              <w:t>Comparar com outros períodos do dia</w:t>
            </w:r>
            <w:r>
              <w:rPr>
                <w:noProof/>
                <w:webHidden/>
              </w:rPr>
              <w:tab/>
            </w:r>
            <w:r>
              <w:rPr>
                <w:noProof/>
                <w:webHidden/>
              </w:rPr>
              <w:fldChar w:fldCharType="begin"/>
            </w:r>
            <w:r>
              <w:rPr>
                <w:noProof/>
                <w:webHidden/>
              </w:rPr>
              <w:instrText xml:space="preserve"> PAGEREF _Toc138324024 \h </w:instrText>
            </w:r>
            <w:r>
              <w:rPr>
                <w:noProof/>
                <w:webHidden/>
              </w:rPr>
            </w:r>
            <w:r>
              <w:rPr>
                <w:noProof/>
                <w:webHidden/>
              </w:rPr>
              <w:fldChar w:fldCharType="separate"/>
            </w:r>
            <w:r>
              <w:rPr>
                <w:noProof/>
                <w:webHidden/>
              </w:rPr>
              <w:t>25</w:t>
            </w:r>
            <w:r>
              <w:rPr>
                <w:noProof/>
                <w:webHidden/>
              </w:rPr>
              <w:fldChar w:fldCharType="end"/>
            </w:r>
          </w:hyperlink>
        </w:p>
        <w:p w14:paraId="07D099E1" w14:textId="4469B53F" w:rsidR="00F85E0E" w:rsidRDefault="00F85E0E">
          <w:pPr>
            <w:pStyle w:val="ndice2"/>
            <w:rPr>
              <w:rFonts w:asciiTheme="minorHAnsi" w:eastAsiaTheme="minorEastAsia" w:hAnsiTheme="minorHAnsi" w:cstheme="minorBidi"/>
              <w:noProof/>
              <w:kern w:val="2"/>
              <w:sz w:val="22"/>
              <w:szCs w:val="22"/>
              <w14:ligatures w14:val="standardContextual"/>
            </w:rPr>
          </w:pPr>
          <w:hyperlink w:anchor="_Toc138324025" w:history="1">
            <w:r w:rsidRPr="009037C4">
              <w:rPr>
                <w:rStyle w:val="Hiperligao"/>
                <w:noProof/>
              </w:rPr>
              <w:t>5.4.</w:t>
            </w:r>
            <w:r>
              <w:rPr>
                <w:rFonts w:asciiTheme="minorHAnsi" w:eastAsiaTheme="minorEastAsia" w:hAnsiTheme="minorHAnsi" w:cstheme="minorBidi"/>
                <w:noProof/>
                <w:kern w:val="2"/>
                <w:sz w:val="22"/>
                <w:szCs w:val="22"/>
                <w14:ligatures w14:val="standardContextual"/>
              </w:rPr>
              <w:tab/>
            </w:r>
            <w:r w:rsidRPr="009037C4">
              <w:rPr>
                <w:rStyle w:val="Hiperligao"/>
                <w:noProof/>
              </w:rPr>
              <w:t>Relacionar variáveis como os períodos de aulas ou férias e a existência de pluviosidade</w:t>
            </w:r>
            <w:r>
              <w:rPr>
                <w:noProof/>
                <w:webHidden/>
              </w:rPr>
              <w:tab/>
            </w:r>
            <w:r>
              <w:rPr>
                <w:noProof/>
                <w:webHidden/>
              </w:rPr>
              <w:fldChar w:fldCharType="begin"/>
            </w:r>
            <w:r>
              <w:rPr>
                <w:noProof/>
                <w:webHidden/>
              </w:rPr>
              <w:instrText xml:space="preserve"> PAGEREF _Toc138324025 \h </w:instrText>
            </w:r>
            <w:r>
              <w:rPr>
                <w:noProof/>
                <w:webHidden/>
              </w:rPr>
            </w:r>
            <w:r>
              <w:rPr>
                <w:noProof/>
                <w:webHidden/>
              </w:rPr>
              <w:fldChar w:fldCharType="separate"/>
            </w:r>
            <w:r>
              <w:rPr>
                <w:noProof/>
                <w:webHidden/>
              </w:rPr>
              <w:t>26</w:t>
            </w:r>
            <w:r>
              <w:rPr>
                <w:noProof/>
                <w:webHidden/>
              </w:rPr>
              <w:fldChar w:fldCharType="end"/>
            </w:r>
          </w:hyperlink>
        </w:p>
        <w:p w14:paraId="68AC1425" w14:textId="0DC3D169" w:rsidR="00F85E0E" w:rsidRDefault="00F85E0E">
          <w:pPr>
            <w:pStyle w:val="ndice2"/>
            <w:rPr>
              <w:rFonts w:asciiTheme="minorHAnsi" w:eastAsiaTheme="minorEastAsia" w:hAnsiTheme="minorHAnsi" w:cstheme="minorBidi"/>
              <w:noProof/>
              <w:kern w:val="2"/>
              <w:sz w:val="22"/>
              <w:szCs w:val="22"/>
              <w14:ligatures w14:val="standardContextual"/>
            </w:rPr>
          </w:pPr>
          <w:hyperlink w:anchor="_Toc138324026" w:history="1">
            <w:r w:rsidRPr="009037C4">
              <w:rPr>
                <w:rStyle w:val="Hiperligao"/>
                <w:noProof/>
              </w:rPr>
              <w:t>5.5.</w:t>
            </w:r>
            <w:r>
              <w:rPr>
                <w:rFonts w:asciiTheme="minorHAnsi" w:eastAsiaTheme="minorEastAsia" w:hAnsiTheme="minorHAnsi" w:cstheme="minorBidi"/>
                <w:noProof/>
                <w:kern w:val="2"/>
                <w:sz w:val="22"/>
                <w:szCs w:val="22"/>
                <w14:ligatures w14:val="standardContextual"/>
              </w:rPr>
              <w:tab/>
            </w:r>
            <w:r w:rsidRPr="009037C4">
              <w:rPr>
                <w:rStyle w:val="Hiperligao"/>
                <w:noProof/>
              </w:rPr>
              <w:t>Análise das zonas destino e origem da cidade</w:t>
            </w:r>
            <w:r>
              <w:rPr>
                <w:noProof/>
                <w:webHidden/>
              </w:rPr>
              <w:tab/>
            </w:r>
            <w:r>
              <w:rPr>
                <w:noProof/>
                <w:webHidden/>
              </w:rPr>
              <w:fldChar w:fldCharType="begin"/>
            </w:r>
            <w:r>
              <w:rPr>
                <w:noProof/>
                <w:webHidden/>
              </w:rPr>
              <w:instrText xml:space="preserve"> PAGEREF _Toc138324026 \h </w:instrText>
            </w:r>
            <w:r>
              <w:rPr>
                <w:noProof/>
                <w:webHidden/>
              </w:rPr>
            </w:r>
            <w:r>
              <w:rPr>
                <w:noProof/>
                <w:webHidden/>
              </w:rPr>
              <w:fldChar w:fldCharType="separate"/>
            </w:r>
            <w:r>
              <w:rPr>
                <w:noProof/>
                <w:webHidden/>
              </w:rPr>
              <w:t>26</w:t>
            </w:r>
            <w:r>
              <w:rPr>
                <w:noProof/>
                <w:webHidden/>
              </w:rPr>
              <w:fldChar w:fldCharType="end"/>
            </w:r>
          </w:hyperlink>
        </w:p>
        <w:p w14:paraId="2C8DAD41" w14:textId="7BBCF468" w:rsidR="00F85E0E" w:rsidRDefault="00F85E0E">
          <w:pPr>
            <w:pStyle w:val="ndice2"/>
            <w:rPr>
              <w:rFonts w:asciiTheme="minorHAnsi" w:eastAsiaTheme="minorEastAsia" w:hAnsiTheme="minorHAnsi" w:cstheme="minorBidi"/>
              <w:noProof/>
              <w:kern w:val="2"/>
              <w:sz w:val="22"/>
              <w:szCs w:val="22"/>
              <w14:ligatures w14:val="standardContextual"/>
            </w:rPr>
          </w:pPr>
          <w:hyperlink w:anchor="_Toc138324027" w:history="1">
            <w:r w:rsidRPr="009037C4">
              <w:rPr>
                <w:rStyle w:val="Hiperligao"/>
                <w:noProof/>
              </w:rPr>
              <w:t>5.5.1. Dias Uteis vs. Outros Dias</w:t>
            </w:r>
            <w:r>
              <w:rPr>
                <w:noProof/>
                <w:webHidden/>
              </w:rPr>
              <w:tab/>
            </w:r>
            <w:r>
              <w:rPr>
                <w:noProof/>
                <w:webHidden/>
              </w:rPr>
              <w:fldChar w:fldCharType="begin"/>
            </w:r>
            <w:r>
              <w:rPr>
                <w:noProof/>
                <w:webHidden/>
              </w:rPr>
              <w:instrText xml:space="preserve"> PAGEREF _Toc138324027 \h </w:instrText>
            </w:r>
            <w:r>
              <w:rPr>
                <w:noProof/>
                <w:webHidden/>
              </w:rPr>
            </w:r>
            <w:r>
              <w:rPr>
                <w:noProof/>
                <w:webHidden/>
              </w:rPr>
              <w:fldChar w:fldCharType="separate"/>
            </w:r>
            <w:r>
              <w:rPr>
                <w:noProof/>
                <w:webHidden/>
              </w:rPr>
              <w:t>26</w:t>
            </w:r>
            <w:r>
              <w:rPr>
                <w:noProof/>
                <w:webHidden/>
              </w:rPr>
              <w:fldChar w:fldCharType="end"/>
            </w:r>
          </w:hyperlink>
        </w:p>
        <w:p w14:paraId="523C59F9" w14:textId="63160E31" w:rsidR="00F85E0E" w:rsidRDefault="00F85E0E">
          <w:pPr>
            <w:pStyle w:val="ndice2"/>
            <w:rPr>
              <w:rFonts w:asciiTheme="minorHAnsi" w:eastAsiaTheme="minorEastAsia" w:hAnsiTheme="minorHAnsi" w:cstheme="minorBidi"/>
              <w:noProof/>
              <w:kern w:val="2"/>
              <w:sz w:val="22"/>
              <w:szCs w:val="22"/>
              <w14:ligatures w14:val="standardContextual"/>
            </w:rPr>
          </w:pPr>
          <w:hyperlink w:anchor="_Toc138324028" w:history="1">
            <w:r w:rsidRPr="009037C4">
              <w:rPr>
                <w:rStyle w:val="Hiperligao"/>
                <w:noProof/>
              </w:rPr>
              <w:t>5.5.2. Horas de Ponta vs. Outras Horas</w:t>
            </w:r>
            <w:r>
              <w:rPr>
                <w:noProof/>
                <w:webHidden/>
              </w:rPr>
              <w:tab/>
            </w:r>
            <w:r>
              <w:rPr>
                <w:noProof/>
                <w:webHidden/>
              </w:rPr>
              <w:fldChar w:fldCharType="begin"/>
            </w:r>
            <w:r>
              <w:rPr>
                <w:noProof/>
                <w:webHidden/>
              </w:rPr>
              <w:instrText xml:space="preserve"> PAGEREF _Toc138324028 \h </w:instrText>
            </w:r>
            <w:r>
              <w:rPr>
                <w:noProof/>
                <w:webHidden/>
              </w:rPr>
            </w:r>
            <w:r>
              <w:rPr>
                <w:noProof/>
                <w:webHidden/>
              </w:rPr>
              <w:fldChar w:fldCharType="separate"/>
            </w:r>
            <w:r>
              <w:rPr>
                <w:noProof/>
                <w:webHidden/>
              </w:rPr>
              <w:t>29</w:t>
            </w:r>
            <w:r>
              <w:rPr>
                <w:noProof/>
                <w:webHidden/>
              </w:rPr>
              <w:fldChar w:fldCharType="end"/>
            </w:r>
          </w:hyperlink>
        </w:p>
        <w:p w14:paraId="70548A9C" w14:textId="78064922" w:rsidR="00F85E0E" w:rsidRDefault="00F85E0E">
          <w:pPr>
            <w:pStyle w:val="ndice2"/>
            <w:rPr>
              <w:rFonts w:asciiTheme="minorHAnsi" w:eastAsiaTheme="minorEastAsia" w:hAnsiTheme="minorHAnsi" w:cstheme="minorBidi"/>
              <w:noProof/>
              <w:kern w:val="2"/>
              <w:sz w:val="22"/>
              <w:szCs w:val="22"/>
              <w14:ligatures w14:val="standardContextual"/>
            </w:rPr>
          </w:pPr>
          <w:hyperlink w:anchor="_Toc138324029" w:history="1">
            <w:r w:rsidRPr="009037C4">
              <w:rPr>
                <w:rStyle w:val="Hiperligao"/>
                <w:noProof/>
              </w:rPr>
              <w:t>5.6.</w:t>
            </w:r>
            <w:r>
              <w:rPr>
                <w:rFonts w:asciiTheme="minorHAnsi" w:eastAsiaTheme="minorEastAsia" w:hAnsiTheme="minorHAnsi" w:cstheme="minorBidi"/>
                <w:noProof/>
                <w:kern w:val="2"/>
                <w:sz w:val="22"/>
                <w:szCs w:val="22"/>
                <w14:ligatures w14:val="standardContextual"/>
              </w:rPr>
              <w:tab/>
            </w:r>
            <w:r w:rsidRPr="009037C4">
              <w:rPr>
                <w:rStyle w:val="Hiperligao"/>
                <w:noProof/>
              </w:rPr>
              <w:t>Série Temporal dos dados</w:t>
            </w:r>
            <w:r>
              <w:rPr>
                <w:noProof/>
                <w:webHidden/>
              </w:rPr>
              <w:tab/>
            </w:r>
            <w:r>
              <w:rPr>
                <w:noProof/>
                <w:webHidden/>
              </w:rPr>
              <w:fldChar w:fldCharType="begin"/>
            </w:r>
            <w:r>
              <w:rPr>
                <w:noProof/>
                <w:webHidden/>
              </w:rPr>
              <w:instrText xml:space="preserve"> PAGEREF _Toc138324029 \h </w:instrText>
            </w:r>
            <w:r>
              <w:rPr>
                <w:noProof/>
                <w:webHidden/>
              </w:rPr>
            </w:r>
            <w:r>
              <w:rPr>
                <w:noProof/>
                <w:webHidden/>
              </w:rPr>
              <w:fldChar w:fldCharType="separate"/>
            </w:r>
            <w:r>
              <w:rPr>
                <w:noProof/>
                <w:webHidden/>
              </w:rPr>
              <w:t>30</w:t>
            </w:r>
            <w:r>
              <w:rPr>
                <w:noProof/>
                <w:webHidden/>
              </w:rPr>
              <w:fldChar w:fldCharType="end"/>
            </w:r>
          </w:hyperlink>
        </w:p>
        <w:p w14:paraId="765664C0" w14:textId="788EFCF4" w:rsidR="00F85E0E" w:rsidRDefault="00F85E0E">
          <w:pPr>
            <w:pStyle w:val="ndice2"/>
            <w:rPr>
              <w:rFonts w:asciiTheme="minorHAnsi" w:eastAsiaTheme="minorEastAsia" w:hAnsiTheme="minorHAnsi" w:cstheme="minorBidi"/>
              <w:noProof/>
              <w:kern w:val="2"/>
              <w:sz w:val="22"/>
              <w:szCs w:val="22"/>
              <w14:ligatures w14:val="standardContextual"/>
            </w:rPr>
          </w:pPr>
          <w:hyperlink w:anchor="_Toc138324030" w:history="1">
            <w:r w:rsidRPr="009037C4">
              <w:rPr>
                <w:rStyle w:val="Hiperligao"/>
                <w:noProof/>
              </w:rPr>
              <w:t>5.7.</w:t>
            </w:r>
            <w:r>
              <w:rPr>
                <w:rFonts w:asciiTheme="minorHAnsi" w:eastAsiaTheme="minorEastAsia" w:hAnsiTheme="minorHAnsi" w:cstheme="minorBidi"/>
                <w:noProof/>
                <w:kern w:val="2"/>
                <w:sz w:val="22"/>
                <w:szCs w:val="22"/>
                <w14:ligatures w14:val="standardContextual"/>
              </w:rPr>
              <w:tab/>
            </w:r>
            <w:r w:rsidRPr="009037C4">
              <w:rPr>
                <w:rStyle w:val="Hiperligao"/>
                <w:noProof/>
              </w:rPr>
              <w:t>Autocorrelação</w:t>
            </w:r>
            <w:r>
              <w:rPr>
                <w:noProof/>
                <w:webHidden/>
              </w:rPr>
              <w:tab/>
            </w:r>
            <w:r>
              <w:rPr>
                <w:noProof/>
                <w:webHidden/>
              </w:rPr>
              <w:fldChar w:fldCharType="begin"/>
            </w:r>
            <w:r>
              <w:rPr>
                <w:noProof/>
                <w:webHidden/>
              </w:rPr>
              <w:instrText xml:space="preserve"> PAGEREF _Toc138324030 \h </w:instrText>
            </w:r>
            <w:r>
              <w:rPr>
                <w:noProof/>
                <w:webHidden/>
              </w:rPr>
            </w:r>
            <w:r>
              <w:rPr>
                <w:noProof/>
                <w:webHidden/>
              </w:rPr>
              <w:fldChar w:fldCharType="separate"/>
            </w:r>
            <w:r>
              <w:rPr>
                <w:noProof/>
                <w:webHidden/>
              </w:rPr>
              <w:t>30</w:t>
            </w:r>
            <w:r>
              <w:rPr>
                <w:noProof/>
                <w:webHidden/>
              </w:rPr>
              <w:fldChar w:fldCharType="end"/>
            </w:r>
          </w:hyperlink>
        </w:p>
        <w:p w14:paraId="6B64111C" w14:textId="117A17D7" w:rsidR="00F85E0E" w:rsidRDefault="00F85E0E">
          <w:pPr>
            <w:pStyle w:val="ndice1"/>
            <w:rPr>
              <w:rFonts w:asciiTheme="minorHAnsi" w:eastAsiaTheme="minorEastAsia" w:hAnsiTheme="minorHAnsi" w:cstheme="minorBidi"/>
              <w:noProof/>
              <w:kern w:val="2"/>
              <w:sz w:val="22"/>
              <w:szCs w:val="22"/>
              <w14:ligatures w14:val="standardContextual"/>
            </w:rPr>
          </w:pPr>
          <w:hyperlink w:anchor="_Toc138324031" w:history="1">
            <w:r w:rsidRPr="009037C4">
              <w:rPr>
                <w:rStyle w:val="Hiperligao"/>
                <w:noProof/>
              </w:rPr>
              <w:t>6.</w:t>
            </w:r>
            <w:r>
              <w:rPr>
                <w:rFonts w:asciiTheme="minorHAnsi" w:eastAsiaTheme="minorEastAsia" w:hAnsiTheme="minorHAnsi" w:cstheme="minorBidi"/>
                <w:noProof/>
                <w:kern w:val="2"/>
                <w:sz w:val="22"/>
                <w:szCs w:val="22"/>
                <w14:ligatures w14:val="standardContextual"/>
              </w:rPr>
              <w:tab/>
            </w:r>
            <w:r w:rsidRPr="009037C4">
              <w:rPr>
                <w:rStyle w:val="Hiperligao"/>
                <w:noProof/>
              </w:rPr>
              <w:t>Gated Recurrent Unit (GRU)</w:t>
            </w:r>
            <w:r>
              <w:rPr>
                <w:noProof/>
                <w:webHidden/>
              </w:rPr>
              <w:tab/>
            </w:r>
            <w:r>
              <w:rPr>
                <w:noProof/>
                <w:webHidden/>
              </w:rPr>
              <w:fldChar w:fldCharType="begin"/>
            </w:r>
            <w:r>
              <w:rPr>
                <w:noProof/>
                <w:webHidden/>
              </w:rPr>
              <w:instrText xml:space="preserve"> PAGEREF _Toc138324031 \h </w:instrText>
            </w:r>
            <w:r>
              <w:rPr>
                <w:noProof/>
                <w:webHidden/>
              </w:rPr>
            </w:r>
            <w:r>
              <w:rPr>
                <w:noProof/>
                <w:webHidden/>
              </w:rPr>
              <w:fldChar w:fldCharType="separate"/>
            </w:r>
            <w:r>
              <w:rPr>
                <w:noProof/>
                <w:webHidden/>
              </w:rPr>
              <w:t>31</w:t>
            </w:r>
            <w:r>
              <w:rPr>
                <w:noProof/>
                <w:webHidden/>
              </w:rPr>
              <w:fldChar w:fldCharType="end"/>
            </w:r>
          </w:hyperlink>
        </w:p>
        <w:p w14:paraId="78F146A5" w14:textId="2B83A46A" w:rsidR="00F85E0E" w:rsidRDefault="00F85E0E">
          <w:pPr>
            <w:pStyle w:val="ndice2"/>
            <w:rPr>
              <w:rFonts w:asciiTheme="minorHAnsi" w:eastAsiaTheme="minorEastAsia" w:hAnsiTheme="minorHAnsi" w:cstheme="minorBidi"/>
              <w:noProof/>
              <w:kern w:val="2"/>
              <w:sz w:val="22"/>
              <w:szCs w:val="22"/>
              <w14:ligatures w14:val="standardContextual"/>
            </w:rPr>
          </w:pPr>
          <w:hyperlink w:anchor="_Toc138324032" w:history="1">
            <w:r w:rsidRPr="009037C4">
              <w:rPr>
                <w:rStyle w:val="Hiperligao"/>
                <w:noProof/>
              </w:rPr>
              <w:t>6.1.</w:t>
            </w:r>
            <w:r>
              <w:rPr>
                <w:rFonts w:asciiTheme="minorHAnsi" w:eastAsiaTheme="minorEastAsia" w:hAnsiTheme="minorHAnsi" w:cstheme="minorBidi"/>
                <w:noProof/>
                <w:kern w:val="2"/>
                <w:sz w:val="22"/>
                <w:szCs w:val="22"/>
                <w14:ligatures w14:val="standardContextual"/>
              </w:rPr>
              <w:tab/>
            </w:r>
            <w:r w:rsidRPr="009037C4">
              <w:rPr>
                <w:rStyle w:val="Hiperligao"/>
                <w:noProof/>
              </w:rPr>
              <w:t>GRU vs LSTM</w:t>
            </w:r>
            <w:r>
              <w:rPr>
                <w:noProof/>
                <w:webHidden/>
              </w:rPr>
              <w:tab/>
            </w:r>
            <w:r>
              <w:rPr>
                <w:noProof/>
                <w:webHidden/>
              </w:rPr>
              <w:fldChar w:fldCharType="begin"/>
            </w:r>
            <w:r>
              <w:rPr>
                <w:noProof/>
                <w:webHidden/>
              </w:rPr>
              <w:instrText xml:space="preserve"> PAGEREF _Toc138324032 \h </w:instrText>
            </w:r>
            <w:r>
              <w:rPr>
                <w:noProof/>
                <w:webHidden/>
              </w:rPr>
            </w:r>
            <w:r>
              <w:rPr>
                <w:noProof/>
                <w:webHidden/>
              </w:rPr>
              <w:fldChar w:fldCharType="separate"/>
            </w:r>
            <w:r>
              <w:rPr>
                <w:noProof/>
                <w:webHidden/>
              </w:rPr>
              <w:t>31</w:t>
            </w:r>
            <w:r>
              <w:rPr>
                <w:noProof/>
                <w:webHidden/>
              </w:rPr>
              <w:fldChar w:fldCharType="end"/>
            </w:r>
          </w:hyperlink>
        </w:p>
        <w:p w14:paraId="5B30224C" w14:textId="6A504CA3" w:rsidR="00F85E0E" w:rsidRDefault="00F85E0E">
          <w:pPr>
            <w:pStyle w:val="ndice2"/>
            <w:rPr>
              <w:rFonts w:asciiTheme="minorHAnsi" w:eastAsiaTheme="minorEastAsia" w:hAnsiTheme="minorHAnsi" w:cstheme="minorBidi"/>
              <w:noProof/>
              <w:kern w:val="2"/>
              <w:sz w:val="22"/>
              <w:szCs w:val="22"/>
              <w14:ligatures w14:val="standardContextual"/>
            </w:rPr>
          </w:pPr>
          <w:hyperlink w:anchor="_Toc138324033" w:history="1">
            <w:r w:rsidRPr="009037C4">
              <w:rPr>
                <w:rStyle w:val="Hiperligao"/>
                <w:noProof/>
              </w:rPr>
              <w:t>6.2.</w:t>
            </w:r>
            <w:r>
              <w:rPr>
                <w:rFonts w:asciiTheme="minorHAnsi" w:eastAsiaTheme="minorEastAsia" w:hAnsiTheme="minorHAnsi" w:cstheme="minorBidi"/>
                <w:noProof/>
                <w:kern w:val="2"/>
                <w:sz w:val="22"/>
                <w:szCs w:val="22"/>
                <w14:ligatures w14:val="standardContextual"/>
              </w:rPr>
              <w:tab/>
            </w:r>
            <w:r w:rsidRPr="009037C4">
              <w:rPr>
                <w:rStyle w:val="Hiperligao"/>
                <w:noProof/>
              </w:rPr>
              <w:t>Mecanismo</w:t>
            </w:r>
            <w:r>
              <w:rPr>
                <w:noProof/>
                <w:webHidden/>
              </w:rPr>
              <w:tab/>
            </w:r>
            <w:r>
              <w:rPr>
                <w:noProof/>
                <w:webHidden/>
              </w:rPr>
              <w:fldChar w:fldCharType="begin"/>
            </w:r>
            <w:r>
              <w:rPr>
                <w:noProof/>
                <w:webHidden/>
              </w:rPr>
              <w:instrText xml:space="preserve"> PAGEREF _Toc138324033 \h </w:instrText>
            </w:r>
            <w:r>
              <w:rPr>
                <w:noProof/>
                <w:webHidden/>
              </w:rPr>
            </w:r>
            <w:r>
              <w:rPr>
                <w:noProof/>
                <w:webHidden/>
              </w:rPr>
              <w:fldChar w:fldCharType="separate"/>
            </w:r>
            <w:r>
              <w:rPr>
                <w:noProof/>
                <w:webHidden/>
              </w:rPr>
              <w:t>32</w:t>
            </w:r>
            <w:r>
              <w:rPr>
                <w:noProof/>
                <w:webHidden/>
              </w:rPr>
              <w:fldChar w:fldCharType="end"/>
            </w:r>
          </w:hyperlink>
        </w:p>
        <w:p w14:paraId="60A0AF46" w14:textId="7961B2AE" w:rsidR="00F85E0E" w:rsidRDefault="00F85E0E">
          <w:pPr>
            <w:pStyle w:val="ndice2"/>
            <w:rPr>
              <w:rFonts w:asciiTheme="minorHAnsi" w:eastAsiaTheme="minorEastAsia" w:hAnsiTheme="minorHAnsi" w:cstheme="minorBidi"/>
              <w:noProof/>
              <w:kern w:val="2"/>
              <w:sz w:val="22"/>
              <w:szCs w:val="22"/>
              <w14:ligatures w14:val="standardContextual"/>
            </w:rPr>
          </w:pPr>
          <w:hyperlink w:anchor="_Toc138324034" w:history="1">
            <w:r w:rsidRPr="009037C4">
              <w:rPr>
                <w:rStyle w:val="Hiperligao"/>
                <w:noProof/>
              </w:rPr>
              <w:t>6.3.</w:t>
            </w:r>
            <w:r>
              <w:rPr>
                <w:rFonts w:asciiTheme="minorHAnsi" w:eastAsiaTheme="minorEastAsia" w:hAnsiTheme="minorHAnsi" w:cstheme="minorBidi"/>
                <w:noProof/>
                <w:kern w:val="2"/>
                <w:sz w:val="22"/>
                <w:szCs w:val="22"/>
                <w14:ligatures w14:val="standardContextual"/>
              </w:rPr>
              <w:tab/>
            </w:r>
            <w:r w:rsidRPr="009037C4">
              <w:rPr>
                <w:rStyle w:val="Hiperligao"/>
                <w:noProof/>
              </w:rPr>
              <w:t>Implementação</w:t>
            </w:r>
            <w:r>
              <w:rPr>
                <w:noProof/>
                <w:webHidden/>
              </w:rPr>
              <w:tab/>
            </w:r>
            <w:r>
              <w:rPr>
                <w:noProof/>
                <w:webHidden/>
              </w:rPr>
              <w:fldChar w:fldCharType="begin"/>
            </w:r>
            <w:r>
              <w:rPr>
                <w:noProof/>
                <w:webHidden/>
              </w:rPr>
              <w:instrText xml:space="preserve"> PAGEREF _Toc138324034 \h </w:instrText>
            </w:r>
            <w:r>
              <w:rPr>
                <w:noProof/>
                <w:webHidden/>
              </w:rPr>
            </w:r>
            <w:r>
              <w:rPr>
                <w:noProof/>
                <w:webHidden/>
              </w:rPr>
              <w:fldChar w:fldCharType="separate"/>
            </w:r>
            <w:r>
              <w:rPr>
                <w:noProof/>
                <w:webHidden/>
              </w:rPr>
              <w:t>32</w:t>
            </w:r>
            <w:r>
              <w:rPr>
                <w:noProof/>
                <w:webHidden/>
              </w:rPr>
              <w:fldChar w:fldCharType="end"/>
            </w:r>
          </w:hyperlink>
        </w:p>
        <w:p w14:paraId="0F70FF54" w14:textId="0098A4C2" w:rsidR="00F85E0E" w:rsidRDefault="00F85E0E">
          <w:pPr>
            <w:pStyle w:val="ndice1"/>
            <w:rPr>
              <w:rFonts w:asciiTheme="minorHAnsi" w:eastAsiaTheme="minorEastAsia" w:hAnsiTheme="minorHAnsi" w:cstheme="minorBidi"/>
              <w:noProof/>
              <w:kern w:val="2"/>
              <w:sz w:val="22"/>
              <w:szCs w:val="22"/>
              <w14:ligatures w14:val="standardContextual"/>
            </w:rPr>
          </w:pPr>
          <w:hyperlink w:anchor="_Toc138324035" w:history="1">
            <w:r w:rsidRPr="009037C4">
              <w:rPr>
                <w:rStyle w:val="Hiperligao"/>
                <w:i/>
                <w:iCs/>
                <w:noProof/>
              </w:rPr>
              <w:t>7.</w:t>
            </w:r>
            <w:r>
              <w:rPr>
                <w:rFonts w:asciiTheme="minorHAnsi" w:eastAsiaTheme="minorEastAsia" w:hAnsiTheme="minorHAnsi" w:cstheme="minorBidi"/>
                <w:noProof/>
                <w:kern w:val="2"/>
                <w:sz w:val="22"/>
                <w:szCs w:val="22"/>
                <w14:ligatures w14:val="standardContextual"/>
              </w:rPr>
              <w:tab/>
            </w:r>
            <w:r w:rsidRPr="009037C4">
              <w:rPr>
                <w:rStyle w:val="Hiperligao"/>
                <w:noProof/>
              </w:rPr>
              <w:t xml:space="preserve">Conceitos de </w:t>
            </w:r>
            <w:r w:rsidRPr="009037C4">
              <w:rPr>
                <w:rStyle w:val="Hiperligao"/>
                <w:i/>
                <w:iCs/>
                <w:noProof/>
              </w:rPr>
              <w:t>Machine Learning</w:t>
            </w:r>
            <w:r>
              <w:rPr>
                <w:noProof/>
                <w:webHidden/>
              </w:rPr>
              <w:tab/>
            </w:r>
            <w:r>
              <w:rPr>
                <w:noProof/>
                <w:webHidden/>
              </w:rPr>
              <w:fldChar w:fldCharType="begin"/>
            </w:r>
            <w:r>
              <w:rPr>
                <w:noProof/>
                <w:webHidden/>
              </w:rPr>
              <w:instrText xml:space="preserve"> PAGEREF _Toc138324035 \h </w:instrText>
            </w:r>
            <w:r>
              <w:rPr>
                <w:noProof/>
                <w:webHidden/>
              </w:rPr>
            </w:r>
            <w:r>
              <w:rPr>
                <w:noProof/>
                <w:webHidden/>
              </w:rPr>
              <w:fldChar w:fldCharType="separate"/>
            </w:r>
            <w:r>
              <w:rPr>
                <w:noProof/>
                <w:webHidden/>
              </w:rPr>
              <w:t>35</w:t>
            </w:r>
            <w:r>
              <w:rPr>
                <w:noProof/>
                <w:webHidden/>
              </w:rPr>
              <w:fldChar w:fldCharType="end"/>
            </w:r>
          </w:hyperlink>
        </w:p>
        <w:p w14:paraId="7CFFE665" w14:textId="33D5FCCE" w:rsidR="00F85E0E" w:rsidRDefault="00F85E0E">
          <w:pPr>
            <w:pStyle w:val="ndice2"/>
            <w:rPr>
              <w:rFonts w:asciiTheme="minorHAnsi" w:eastAsiaTheme="minorEastAsia" w:hAnsiTheme="minorHAnsi" w:cstheme="minorBidi"/>
              <w:noProof/>
              <w:kern w:val="2"/>
              <w:sz w:val="22"/>
              <w:szCs w:val="22"/>
              <w14:ligatures w14:val="standardContextual"/>
            </w:rPr>
          </w:pPr>
          <w:hyperlink w:anchor="_Toc138324036" w:history="1">
            <w:r w:rsidRPr="009037C4">
              <w:rPr>
                <w:rStyle w:val="Hiperligao"/>
                <w:noProof/>
              </w:rPr>
              <w:t>7.1.</w:t>
            </w:r>
            <w:r>
              <w:rPr>
                <w:rFonts w:asciiTheme="minorHAnsi" w:eastAsiaTheme="minorEastAsia" w:hAnsiTheme="minorHAnsi" w:cstheme="minorBidi"/>
                <w:noProof/>
                <w:kern w:val="2"/>
                <w:sz w:val="22"/>
                <w:szCs w:val="22"/>
                <w14:ligatures w14:val="standardContextual"/>
              </w:rPr>
              <w:tab/>
            </w:r>
            <w:r w:rsidRPr="009037C4">
              <w:rPr>
                <w:rStyle w:val="Hiperligao"/>
                <w:noProof/>
              </w:rPr>
              <w:t>Pré-processamento dos dados</w:t>
            </w:r>
            <w:r>
              <w:rPr>
                <w:noProof/>
                <w:webHidden/>
              </w:rPr>
              <w:tab/>
            </w:r>
            <w:r>
              <w:rPr>
                <w:noProof/>
                <w:webHidden/>
              </w:rPr>
              <w:fldChar w:fldCharType="begin"/>
            </w:r>
            <w:r>
              <w:rPr>
                <w:noProof/>
                <w:webHidden/>
              </w:rPr>
              <w:instrText xml:space="preserve"> PAGEREF _Toc138324036 \h </w:instrText>
            </w:r>
            <w:r>
              <w:rPr>
                <w:noProof/>
                <w:webHidden/>
              </w:rPr>
            </w:r>
            <w:r>
              <w:rPr>
                <w:noProof/>
                <w:webHidden/>
              </w:rPr>
              <w:fldChar w:fldCharType="separate"/>
            </w:r>
            <w:r>
              <w:rPr>
                <w:noProof/>
                <w:webHidden/>
              </w:rPr>
              <w:t>35</w:t>
            </w:r>
            <w:r>
              <w:rPr>
                <w:noProof/>
                <w:webHidden/>
              </w:rPr>
              <w:fldChar w:fldCharType="end"/>
            </w:r>
          </w:hyperlink>
        </w:p>
        <w:p w14:paraId="0036A955" w14:textId="253462E4" w:rsidR="00F85E0E" w:rsidRDefault="00F85E0E">
          <w:pPr>
            <w:pStyle w:val="ndice2"/>
            <w:rPr>
              <w:rFonts w:asciiTheme="minorHAnsi" w:eastAsiaTheme="minorEastAsia" w:hAnsiTheme="minorHAnsi" w:cstheme="minorBidi"/>
              <w:noProof/>
              <w:kern w:val="2"/>
              <w:sz w:val="22"/>
              <w:szCs w:val="22"/>
              <w14:ligatures w14:val="standardContextual"/>
            </w:rPr>
          </w:pPr>
          <w:hyperlink w:anchor="_Toc138324037" w:history="1">
            <w:r w:rsidRPr="009037C4">
              <w:rPr>
                <w:rStyle w:val="Hiperligao"/>
                <w:noProof/>
              </w:rPr>
              <w:t>7.2.</w:t>
            </w:r>
            <w:r>
              <w:rPr>
                <w:rFonts w:asciiTheme="minorHAnsi" w:eastAsiaTheme="minorEastAsia" w:hAnsiTheme="minorHAnsi" w:cstheme="minorBidi"/>
                <w:noProof/>
                <w:kern w:val="2"/>
                <w:sz w:val="22"/>
                <w:szCs w:val="22"/>
                <w14:ligatures w14:val="standardContextual"/>
              </w:rPr>
              <w:tab/>
            </w:r>
            <w:r w:rsidRPr="009037C4">
              <w:rPr>
                <w:rStyle w:val="Hiperligao"/>
                <w:noProof/>
              </w:rPr>
              <w:t>Arquitetura do modelo</w:t>
            </w:r>
            <w:r>
              <w:rPr>
                <w:noProof/>
                <w:webHidden/>
              </w:rPr>
              <w:tab/>
            </w:r>
            <w:r>
              <w:rPr>
                <w:noProof/>
                <w:webHidden/>
              </w:rPr>
              <w:fldChar w:fldCharType="begin"/>
            </w:r>
            <w:r>
              <w:rPr>
                <w:noProof/>
                <w:webHidden/>
              </w:rPr>
              <w:instrText xml:space="preserve"> PAGEREF _Toc138324037 \h </w:instrText>
            </w:r>
            <w:r>
              <w:rPr>
                <w:noProof/>
                <w:webHidden/>
              </w:rPr>
            </w:r>
            <w:r>
              <w:rPr>
                <w:noProof/>
                <w:webHidden/>
              </w:rPr>
              <w:fldChar w:fldCharType="separate"/>
            </w:r>
            <w:r>
              <w:rPr>
                <w:noProof/>
                <w:webHidden/>
              </w:rPr>
              <w:t>35</w:t>
            </w:r>
            <w:r>
              <w:rPr>
                <w:noProof/>
                <w:webHidden/>
              </w:rPr>
              <w:fldChar w:fldCharType="end"/>
            </w:r>
          </w:hyperlink>
        </w:p>
        <w:p w14:paraId="4C0AC013" w14:textId="717F8F24" w:rsidR="00F85E0E" w:rsidRDefault="00F85E0E">
          <w:pPr>
            <w:pStyle w:val="ndice2"/>
            <w:rPr>
              <w:rFonts w:asciiTheme="minorHAnsi" w:eastAsiaTheme="minorEastAsia" w:hAnsiTheme="minorHAnsi" w:cstheme="minorBidi"/>
              <w:noProof/>
              <w:kern w:val="2"/>
              <w:sz w:val="22"/>
              <w:szCs w:val="22"/>
              <w14:ligatures w14:val="standardContextual"/>
            </w:rPr>
          </w:pPr>
          <w:hyperlink w:anchor="_Toc138324038" w:history="1">
            <w:r w:rsidRPr="009037C4">
              <w:rPr>
                <w:rStyle w:val="Hiperligao"/>
                <w:noProof/>
              </w:rPr>
              <w:t>7.3.</w:t>
            </w:r>
            <w:r>
              <w:rPr>
                <w:rFonts w:asciiTheme="minorHAnsi" w:eastAsiaTheme="minorEastAsia" w:hAnsiTheme="minorHAnsi" w:cstheme="minorBidi"/>
                <w:noProof/>
                <w:kern w:val="2"/>
                <w:sz w:val="22"/>
                <w:szCs w:val="22"/>
                <w14:ligatures w14:val="standardContextual"/>
              </w:rPr>
              <w:tab/>
            </w:r>
            <w:r w:rsidRPr="009037C4">
              <w:rPr>
                <w:rStyle w:val="Hiperligao"/>
                <w:noProof/>
              </w:rPr>
              <w:t>Treinar o modelo</w:t>
            </w:r>
            <w:r>
              <w:rPr>
                <w:noProof/>
                <w:webHidden/>
              </w:rPr>
              <w:tab/>
            </w:r>
            <w:r>
              <w:rPr>
                <w:noProof/>
                <w:webHidden/>
              </w:rPr>
              <w:fldChar w:fldCharType="begin"/>
            </w:r>
            <w:r>
              <w:rPr>
                <w:noProof/>
                <w:webHidden/>
              </w:rPr>
              <w:instrText xml:space="preserve"> PAGEREF _Toc138324038 \h </w:instrText>
            </w:r>
            <w:r>
              <w:rPr>
                <w:noProof/>
                <w:webHidden/>
              </w:rPr>
            </w:r>
            <w:r>
              <w:rPr>
                <w:noProof/>
                <w:webHidden/>
              </w:rPr>
              <w:fldChar w:fldCharType="separate"/>
            </w:r>
            <w:r>
              <w:rPr>
                <w:noProof/>
                <w:webHidden/>
              </w:rPr>
              <w:t>35</w:t>
            </w:r>
            <w:r>
              <w:rPr>
                <w:noProof/>
                <w:webHidden/>
              </w:rPr>
              <w:fldChar w:fldCharType="end"/>
            </w:r>
          </w:hyperlink>
        </w:p>
        <w:p w14:paraId="53777A76" w14:textId="264AD63C" w:rsidR="00F85E0E" w:rsidRDefault="00F85E0E">
          <w:pPr>
            <w:pStyle w:val="ndice1"/>
            <w:rPr>
              <w:rFonts w:asciiTheme="minorHAnsi" w:eastAsiaTheme="minorEastAsia" w:hAnsiTheme="minorHAnsi" w:cstheme="minorBidi"/>
              <w:noProof/>
              <w:kern w:val="2"/>
              <w:sz w:val="22"/>
              <w:szCs w:val="22"/>
              <w14:ligatures w14:val="standardContextual"/>
            </w:rPr>
          </w:pPr>
          <w:hyperlink w:anchor="_Toc138324039" w:history="1">
            <w:r w:rsidRPr="009037C4">
              <w:rPr>
                <w:rStyle w:val="Hiperligao"/>
                <w:noProof/>
              </w:rPr>
              <w:t>8.</w:t>
            </w:r>
            <w:r>
              <w:rPr>
                <w:rFonts w:asciiTheme="minorHAnsi" w:eastAsiaTheme="minorEastAsia" w:hAnsiTheme="minorHAnsi" w:cstheme="minorBidi"/>
                <w:noProof/>
                <w:kern w:val="2"/>
                <w:sz w:val="22"/>
                <w:szCs w:val="22"/>
                <w14:ligatures w14:val="standardContextual"/>
              </w:rPr>
              <w:tab/>
            </w:r>
            <w:r w:rsidRPr="009037C4">
              <w:rPr>
                <w:rStyle w:val="Hiperligao"/>
                <w:noProof/>
              </w:rPr>
              <w:t>Testes de Previsão e Resultados</w:t>
            </w:r>
            <w:r>
              <w:rPr>
                <w:noProof/>
                <w:webHidden/>
              </w:rPr>
              <w:tab/>
            </w:r>
            <w:r>
              <w:rPr>
                <w:noProof/>
                <w:webHidden/>
              </w:rPr>
              <w:fldChar w:fldCharType="begin"/>
            </w:r>
            <w:r>
              <w:rPr>
                <w:noProof/>
                <w:webHidden/>
              </w:rPr>
              <w:instrText xml:space="preserve"> PAGEREF _Toc138324039 \h </w:instrText>
            </w:r>
            <w:r>
              <w:rPr>
                <w:noProof/>
                <w:webHidden/>
              </w:rPr>
            </w:r>
            <w:r>
              <w:rPr>
                <w:noProof/>
                <w:webHidden/>
              </w:rPr>
              <w:fldChar w:fldCharType="separate"/>
            </w:r>
            <w:r>
              <w:rPr>
                <w:noProof/>
                <w:webHidden/>
              </w:rPr>
              <w:t>37</w:t>
            </w:r>
            <w:r>
              <w:rPr>
                <w:noProof/>
                <w:webHidden/>
              </w:rPr>
              <w:fldChar w:fldCharType="end"/>
            </w:r>
          </w:hyperlink>
        </w:p>
        <w:p w14:paraId="29A1D5C3" w14:textId="2596FB40" w:rsidR="00F85E0E" w:rsidRDefault="00F85E0E">
          <w:pPr>
            <w:pStyle w:val="ndice2"/>
            <w:rPr>
              <w:rFonts w:asciiTheme="minorHAnsi" w:eastAsiaTheme="minorEastAsia" w:hAnsiTheme="minorHAnsi" w:cstheme="minorBidi"/>
              <w:noProof/>
              <w:kern w:val="2"/>
              <w:sz w:val="22"/>
              <w:szCs w:val="22"/>
              <w14:ligatures w14:val="standardContextual"/>
            </w:rPr>
          </w:pPr>
          <w:hyperlink w:anchor="_Toc138324040" w:history="1">
            <w:r w:rsidRPr="009037C4">
              <w:rPr>
                <w:rStyle w:val="Hiperligao"/>
                <w:noProof/>
              </w:rPr>
              <w:t>8.1.</w:t>
            </w:r>
            <w:r>
              <w:rPr>
                <w:rFonts w:asciiTheme="minorHAnsi" w:eastAsiaTheme="minorEastAsia" w:hAnsiTheme="minorHAnsi" w:cstheme="minorBidi"/>
                <w:noProof/>
                <w:kern w:val="2"/>
                <w:sz w:val="22"/>
                <w:szCs w:val="22"/>
                <w14:ligatures w14:val="standardContextual"/>
              </w:rPr>
              <w:tab/>
            </w:r>
            <w:r w:rsidRPr="009037C4">
              <w:rPr>
                <w:rStyle w:val="Hiperligao"/>
                <w:noProof/>
              </w:rPr>
              <w:t>Testes para as entradas de cada eixo</w:t>
            </w:r>
            <w:r>
              <w:rPr>
                <w:noProof/>
                <w:webHidden/>
              </w:rPr>
              <w:tab/>
            </w:r>
            <w:r>
              <w:rPr>
                <w:noProof/>
                <w:webHidden/>
              </w:rPr>
              <w:fldChar w:fldCharType="begin"/>
            </w:r>
            <w:r>
              <w:rPr>
                <w:noProof/>
                <w:webHidden/>
              </w:rPr>
              <w:instrText xml:space="preserve"> PAGEREF _Toc138324040 \h </w:instrText>
            </w:r>
            <w:r>
              <w:rPr>
                <w:noProof/>
                <w:webHidden/>
              </w:rPr>
            </w:r>
            <w:r>
              <w:rPr>
                <w:noProof/>
                <w:webHidden/>
              </w:rPr>
              <w:fldChar w:fldCharType="separate"/>
            </w:r>
            <w:r>
              <w:rPr>
                <w:noProof/>
                <w:webHidden/>
              </w:rPr>
              <w:t>37</w:t>
            </w:r>
            <w:r>
              <w:rPr>
                <w:noProof/>
                <w:webHidden/>
              </w:rPr>
              <w:fldChar w:fldCharType="end"/>
            </w:r>
          </w:hyperlink>
        </w:p>
        <w:p w14:paraId="40926BF6" w14:textId="02C9B2B8" w:rsidR="00F85E0E" w:rsidRDefault="00F85E0E">
          <w:pPr>
            <w:pStyle w:val="ndice2"/>
            <w:rPr>
              <w:rFonts w:asciiTheme="minorHAnsi" w:eastAsiaTheme="minorEastAsia" w:hAnsiTheme="minorHAnsi" w:cstheme="minorBidi"/>
              <w:noProof/>
              <w:kern w:val="2"/>
              <w:sz w:val="22"/>
              <w:szCs w:val="22"/>
              <w14:ligatures w14:val="standardContextual"/>
            </w:rPr>
          </w:pPr>
          <w:hyperlink w:anchor="_Toc138324041" w:history="1">
            <w:r w:rsidRPr="009037C4">
              <w:rPr>
                <w:rStyle w:val="Hiperligao"/>
                <w:noProof/>
              </w:rPr>
              <w:t>8.1.1. Lag 24 vs Lag 12</w:t>
            </w:r>
            <w:r>
              <w:rPr>
                <w:noProof/>
                <w:webHidden/>
              </w:rPr>
              <w:tab/>
            </w:r>
            <w:r>
              <w:rPr>
                <w:noProof/>
                <w:webHidden/>
              </w:rPr>
              <w:fldChar w:fldCharType="begin"/>
            </w:r>
            <w:r>
              <w:rPr>
                <w:noProof/>
                <w:webHidden/>
              </w:rPr>
              <w:instrText xml:space="preserve"> PAGEREF _Toc138324041 \h </w:instrText>
            </w:r>
            <w:r>
              <w:rPr>
                <w:noProof/>
                <w:webHidden/>
              </w:rPr>
            </w:r>
            <w:r>
              <w:rPr>
                <w:noProof/>
                <w:webHidden/>
              </w:rPr>
              <w:fldChar w:fldCharType="separate"/>
            </w:r>
            <w:r>
              <w:rPr>
                <w:noProof/>
                <w:webHidden/>
              </w:rPr>
              <w:t>37</w:t>
            </w:r>
            <w:r>
              <w:rPr>
                <w:noProof/>
                <w:webHidden/>
              </w:rPr>
              <w:fldChar w:fldCharType="end"/>
            </w:r>
          </w:hyperlink>
        </w:p>
        <w:p w14:paraId="4C449934" w14:textId="588F3ADA" w:rsidR="00F85E0E" w:rsidRDefault="00F85E0E">
          <w:pPr>
            <w:pStyle w:val="ndice2"/>
            <w:rPr>
              <w:rFonts w:asciiTheme="minorHAnsi" w:eastAsiaTheme="minorEastAsia" w:hAnsiTheme="minorHAnsi" w:cstheme="minorBidi"/>
              <w:noProof/>
              <w:kern w:val="2"/>
              <w:sz w:val="22"/>
              <w:szCs w:val="22"/>
              <w14:ligatures w14:val="standardContextual"/>
            </w:rPr>
          </w:pPr>
          <w:hyperlink w:anchor="_Toc138324042" w:history="1">
            <w:r w:rsidRPr="009037C4">
              <w:rPr>
                <w:rStyle w:val="Hiperligao"/>
                <w:noProof/>
              </w:rPr>
              <w:t>8.1.2. Lag 24x7 (1 semana) para prever 24h à frente</w:t>
            </w:r>
            <w:r>
              <w:rPr>
                <w:noProof/>
                <w:webHidden/>
              </w:rPr>
              <w:tab/>
            </w:r>
            <w:r>
              <w:rPr>
                <w:noProof/>
                <w:webHidden/>
              </w:rPr>
              <w:fldChar w:fldCharType="begin"/>
            </w:r>
            <w:r>
              <w:rPr>
                <w:noProof/>
                <w:webHidden/>
              </w:rPr>
              <w:instrText xml:space="preserve"> PAGEREF _Toc138324042 \h </w:instrText>
            </w:r>
            <w:r>
              <w:rPr>
                <w:noProof/>
                <w:webHidden/>
              </w:rPr>
            </w:r>
            <w:r>
              <w:rPr>
                <w:noProof/>
                <w:webHidden/>
              </w:rPr>
              <w:fldChar w:fldCharType="separate"/>
            </w:r>
            <w:r>
              <w:rPr>
                <w:noProof/>
                <w:webHidden/>
              </w:rPr>
              <w:t>39</w:t>
            </w:r>
            <w:r>
              <w:rPr>
                <w:noProof/>
                <w:webHidden/>
              </w:rPr>
              <w:fldChar w:fldCharType="end"/>
            </w:r>
          </w:hyperlink>
        </w:p>
        <w:p w14:paraId="7EB63BC0" w14:textId="4ABE2D5E" w:rsidR="00F85E0E" w:rsidRDefault="00F85E0E">
          <w:pPr>
            <w:pStyle w:val="ndice2"/>
            <w:rPr>
              <w:rFonts w:asciiTheme="minorHAnsi" w:eastAsiaTheme="minorEastAsia" w:hAnsiTheme="minorHAnsi" w:cstheme="minorBidi"/>
              <w:noProof/>
              <w:kern w:val="2"/>
              <w:sz w:val="22"/>
              <w:szCs w:val="22"/>
              <w14:ligatures w14:val="standardContextual"/>
            </w:rPr>
          </w:pPr>
          <w:hyperlink w:anchor="_Toc138324043" w:history="1">
            <w:r>
              <w:rPr>
                <w:noProof/>
                <w:webHidden/>
              </w:rPr>
              <w:tab/>
            </w:r>
            <w:r>
              <w:rPr>
                <w:noProof/>
                <w:webHidden/>
              </w:rPr>
              <w:fldChar w:fldCharType="begin"/>
            </w:r>
            <w:r>
              <w:rPr>
                <w:noProof/>
                <w:webHidden/>
              </w:rPr>
              <w:instrText xml:space="preserve"> PAGEREF _Toc138324043 \h </w:instrText>
            </w:r>
            <w:r>
              <w:rPr>
                <w:noProof/>
                <w:webHidden/>
              </w:rPr>
            </w:r>
            <w:r>
              <w:rPr>
                <w:noProof/>
                <w:webHidden/>
              </w:rPr>
              <w:fldChar w:fldCharType="separate"/>
            </w:r>
            <w:r>
              <w:rPr>
                <w:noProof/>
                <w:webHidden/>
              </w:rPr>
              <w:t>39</w:t>
            </w:r>
            <w:r>
              <w:rPr>
                <w:noProof/>
                <w:webHidden/>
              </w:rPr>
              <w:fldChar w:fldCharType="end"/>
            </w:r>
          </w:hyperlink>
        </w:p>
        <w:p w14:paraId="301F291D" w14:textId="2052BD4E" w:rsidR="00F85E0E" w:rsidRDefault="00F85E0E">
          <w:pPr>
            <w:pStyle w:val="ndice2"/>
            <w:rPr>
              <w:rFonts w:asciiTheme="minorHAnsi" w:eastAsiaTheme="minorEastAsia" w:hAnsiTheme="minorHAnsi" w:cstheme="minorBidi"/>
              <w:noProof/>
              <w:kern w:val="2"/>
              <w:sz w:val="22"/>
              <w:szCs w:val="22"/>
              <w14:ligatures w14:val="standardContextual"/>
            </w:rPr>
          </w:pPr>
          <w:hyperlink w:anchor="_Toc138324044" w:history="1">
            <w:r w:rsidRPr="009037C4">
              <w:rPr>
                <w:rStyle w:val="Hiperligao"/>
                <w:noProof/>
              </w:rPr>
              <w:t>8.1.3. Testes para Feriados e Fins de Semana</w:t>
            </w:r>
            <w:r>
              <w:rPr>
                <w:noProof/>
                <w:webHidden/>
              </w:rPr>
              <w:tab/>
            </w:r>
            <w:r>
              <w:rPr>
                <w:noProof/>
                <w:webHidden/>
              </w:rPr>
              <w:fldChar w:fldCharType="begin"/>
            </w:r>
            <w:r>
              <w:rPr>
                <w:noProof/>
                <w:webHidden/>
              </w:rPr>
              <w:instrText xml:space="preserve"> PAGEREF _Toc138324044 \h </w:instrText>
            </w:r>
            <w:r>
              <w:rPr>
                <w:noProof/>
                <w:webHidden/>
              </w:rPr>
            </w:r>
            <w:r>
              <w:rPr>
                <w:noProof/>
                <w:webHidden/>
              </w:rPr>
              <w:fldChar w:fldCharType="separate"/>
            </w:r>
            <w:r>
              <w:rPr>
                <w:noProof/>
                <w:webHidden/>
              </w:rPr>
              <w:t>40</w:t>
            </w:r>
            <w:r>
              <w:rPr>
                <w:noProof/>
                <w:webHidden/>
              </w:rPr>
              <w:fldChar w:fldCharType="end"/>
            </w:r>
          </w:hyperlink>
        </w:p>
        <w:p w14:paraId="36791AD2" w14:textId="0C58CC4E" w:rsidR="00F85E0E" w:rsidRDefault="00F85E0E">
          <w:pPr>
            <w:pStyle w:val="ndice2"/>
            <w:rPr>
              <w:rFonts w:asciiTheme="minorHAnsi" w:eastAsiaTheme="minorEastAsia" w:hAnsiTheme="minorHAnsi" w:cstheme="minorBidi"/>
              <w:noProof/>
              <w:kern w:val="2"/>
              <w:sz w:val="22"/>
              <w:szCs w:val="22"/>
              <w14:ligatures w14:val="standardContextual"/>
            </w:rPr>
          </w:pPr>
          <w:hyperlink w:anchor="_Toc138324045" w:history="1">
            <w:r w:rsidRPr="009037C4">
              <w:rPr>
                <w:rStyle w:val="Hiperligao"/>
                <w:noProof/>
              </w:rPr>
              <w:t>8.2.</w:t>
            </w:r>
            <w:r>
              <w:rPr>
                <w:rFonts w:asciiTheme="minorHAnsi" w:eastAsiaTheme="minorEastAsia" w:hAnsiTheme="minorHAnsi" w:cstheme="minorBidi"/>
                <w:noProof/>
                <w:kern w:val="2"/>
                <w:sz w:val="22"/>
                <w:szCs w:val="22"/>
                <w14:ligatures w14:val="standardContextual"/>
              </w:rPr>
              <w:tab/>
            </w:r>
            <w:r w:rsidRPr="009037C4">
              <w:rPr>
                <w:rStyle w:val="Hiperligao"/>
                <w:noProof/>
              </w:rPr>
              <w:t>Testes para a soma das entradas de cada eixo</w:t>
            </w:r>
            <w:r>
              <w:rPr>
                <w:noProof/>
                <w:webHidden/>
              </w:rPr>
              <w:tab/>
            </w:r>
            <w:r>
              <w:rPr>
                <w:noProof/>
                <w:webHidden/>
              </w:rPr>
              <w:fldChar w:fldCharType="begin"/>
            </w:r>
            <w:r>
              <w:rPr>
                <w:noProof/>
                <w:webHidden/>
              </w:rPr>
              <w:instrText xml:space="preserve"> PAGEREF _Toc138324045 \h </w:instrText>
            </w:r>
            <w:r>
              <w:rPr>
                <w:noProof/>
                <w:webHidden/>
              </w:rPr>
            </w:r>
            <w:r>
              <w:rPr>
                <w:noProof/>
                <w:webHidden/>
              </w:rPr>
              <w:fldChar w:fldCharType="separate"/>
            </w:r>
            <w:r>
              <w:rPr>
                <w:noProof/>
                <w:webHidden/>
              </w:rPr>
              <w:t>40</w:t>
            </w:r>
            <w:r>
              <w:rPr>
                <w:noProof/>
                <w:webHidden/>
              </w:rPr>
              <w:fldChar w:fldCharType="end"/>
            </w:r>
          </w:hyperlink>
        </w:p>
        <w:p w14:paraId="5F06C999" w14:textId="07784FF1" w:rsidR="00F85E0E" w:rsidRDefault="00F85E0E">
          <w:pPr>
            <w:pStyle w:val="ndice2"/>
            <w:rPr>
              <w:rFonts w:asciiTheme="minorHAnsi" w:eastAsiaTheme="minorEastAsia" w:hAnsiTheme="minorHAnsi" w:cstheme="minorBidi"/>
              <w:noProof/>
              <w:kern w:val="2"/>
              <w:sz w:val="22"/>
              <w:szCs w:val="22"/>
              <w14:ligatures w14:val="standardContextual"/>
            </w:rPr>
          </w:pPr>
          <w:hyperlink w:anchor="_Toc138324046" w:history="1">
            <w:r w:rsidRPr="009037C4">
              <w:rPr>
                <w:rStyle w:val="Hiperligao"/>
                <w:noProof/>
              </w:rPr>
              <w:t>8.2.1.</w:t>
            </w:r>
            <w:r>
              <w:rPr>
                <w:rFonts w:asciiTheme="minorHAnsi" w:eastAsiaTheme="minorEastAsia" w:hAnsiTheme="minorHAnsi" w:cstheme="minorBidi"/>
                <w:noProof/>
                <w:kern w:val="2"/>
                <w:sz w:val="22"/>
                <w:szCs w:val="22"/>
                <w14:ligatures w14:val="standardContextual"/>
              </w:rPr>
              <w:tab/>
            </w:r>
            <w:r w:rsidRPr="009037C4">
              <w:rPr>
                <w:rStyle w:val="Hiperligao"/>
                <w:noProof/>
              </w:rPr>
              <w:t>Lag 24 vs Lag 12</w:t>
            </w:r>
            <w:r>
              <w:rPr>
                <w:noProof/>
                <w:webHidden/>
              </w:rPr>
              <w:tab/>
            </w:r>
            <w:r>
              <w:rPr>
                <w:noProof/>
                <w:webHidden/>
              </w:rPr>
              <w:fldChar w:fldCharType="begin"/>
            </w:r>
            <w:r>
              <w:rPr>
                <w:noProof/>
                <w:webHidden/>
              </w:rPr>
              <w:instrText xml:space="preserve"> PAGEREF _Toc138324046 \h </w:instrText>
            </w:r>
            <w:r>
              <w:rPr>
                <w:noProof/>
                <w:webHidden/>
              </w:rPr>
            </w:r>
            <w:r>
              <w:rPr>
                <w:noProof/>
                <w:webHidden/>
              </w:rPr>
              <w:fldChar w:fldCharType="separate"/>
            </w:r>
            <w:r>
              <w:rPr>
                <w:noProof/>
                <w:webHidden/>
              </w:rPr>
              <w:t>40</w:t>
            </w:r>
            <w:r>
              <w:rPr>
                <w:noProof/>
                <w:webHidden/>
              </w:rPr>
              <w:fldChar w:fldCharType="end"/>
            </w:r>
          </w:hyperlink>
        </w:p>
        <w:p w14:paraId="2270CE39" w14:textId="5E33B436" w:rsidR="00F85E0E" w:rsidRDefault="00F85E0E">
          <w:pPr>
            <w:pStyle w:val="ndice2"/>
            <w:rPr>
              <w:rFonts w:asciiTheme="minorHAnsi" w:eastAsiaTheme="minorEastAsia" w:hAnsiTheme="minorHAnsi" w:cstheme="minorBidi"/>
              <w:noProof/>
              <w:kern w:val="2"/>
              <w:sz w:val="22"/>
              <w:szCs w:val="22"/>
              <w14:ligatures w14:val="standardContextual"/>
            </w:rPr>
          </w:pPr>
          <w:hyperlink w:anchor="_Toc138324047" w:history="1">
            <w:r w:rsidRPr="009037C4">
              <w:rPr>
                <w:rStyle w:val="Hiperligao"/>
                <w:noProof/>
              </w:rPr>
              <w:t>8.2.2. Lag 24x7 (1 semana) para prever 24h à frente</w:t>
            </w:r>
            <w:r>
              <w:rPr>
                <w:noProof/>
                <w:webHidden/>
              </w:rPr>
              <w:tab/>
            </w:r>
            <w:r>
              <w:rPr>
                <w:noProof/>
                <w:webHidden/>
              </w:rPr>
              <w:fldChar w:fldCharType="begin"/>
            </w:r>
            <w:r>
              <w:rPr>
                <w:noProof/>
                <w:webHidden/>
              </w:rPr>
              <w:instrText xml:space="preserve"> PAGEREF _Toc138324047 \h </w:instrText>
            </w:r>
            <w:r>
              <w:rPr>
                <w:noProof/>
                <w:webHidden/>
              </w:rPr>
            </w:r>
            <w:r>
              <w:rPr>
                <w:noProof/>
                <w:webHidden/>
              </w:rPr>
              <w:fldChar w:fldCharType="separate"/>
            </w:r>
            <w:r>
              <w:rPr>
                <w:noProof/>
                <w:webHidden/>
              </w:rPr>
              <w:t>43</w:t>
            </w:r>
            <w:r>
              <w:rPr>
                <w:noProof/>
                <w:webHidden/>
              </w:rPr>
              <w:fldChar w:fldCharType="end"/>
            </w:r>
          </w:hyperlink>
        </w:p>
        <w:p w14:paraId="5CA419CD" w14:textId="7C5DF6C6" w:rsidR="00F85E0E" w:rsidRDefault="00F85E0E">
          <w:pPr>
            <w:pStyle w:val="ndice2"/>
            <w:rPr>
              <w:rFonts w:asciiTheme="minorHAnsi" w:eastAsiaTheme="minorEastAsia" w:hAnsiTheme="minorHAnsi" w:cstheme="minorBidi"/>
              <w:noProof/>
              <w:kern w:val="2"/>
              <w:sz w:val="22"/>
              <w:szCs w:val="22"/>
              <w14:ligatures w14:val="standardContextual"/>
            </w:rPr>
          </w:pPr>
          <w:hyperlink w:anchor="_Toc138324048" w:history="1">
            <w:r w:rsidRPr="009037C4">
              <w:rPr>
                <w:rStyle w:val="Hiperligao"/>
                <w:noProof/>
              </w:rPr>
              <w:t>8.2.2.</w:t>
            </w:r>
            <w:r>
              <w:rPr>
                <w:rFonts w:asciiTheme="minorHAnsi" w:eastAsiaTheme="minorEastAsia" w:hAnsiTheme="minorHAnsi" w:cstheme="minorBidi"/>
                <w:noProof/>
                <w:kern w:val="2"/>
                <w:sz w:val="22"/>
                <w:szCs w:val="22"/>
                <w14:ligatures w14:val="standardContextual"/>
              </w:rPr>
              <w:tab/>
            </w:r>
            <w:r w:rsidRPr="009037C4">
              <w:rPr>
                <w:rStyle w:val="Hiperligao"/>
                <w:noProof/>
              </w:rPr>
              <w:t>Testes para Feriados e Fins de Semana</w:t>
            </w:r>
            <w:r>
              <w:rPr>
                <w:noProof/>
                <w:webHidden/>
              </w:rPr>
              <w:tab/>
            </w:r>
            <w:r>
              <w:rPr>
                <w:noProof/>
                <w:webHidden/>
              </w:rPr>
              <w:fldChar w:fldCharType="begin"/>
            </w:r>
            <w:r>
              <w:rPr>
                <w:noProof/>
                <w:webHidden/>
              </w:rPr>
              <w:instrText xml:space="preserve"> PAGEREF _Toc138324048 \h </w:instrText>
            </w:r>
            <w:r>
              <w:rPr>
                <w:noProof/>
                <w:webHidden/>
              </w:rPr>
            </w:r>
            <w:r>
              <w:rPr>
                <w:noProof/>
                <w:webHidden/>
              </w:rPr>
              <w:fldChar w:fldCharType="separate"/>
            </w:r>
            <w:r>
              <w:rPr>
                <w:noProof/>
                <w:webHidden/>
              </w:rPr>
              <w:t>43</w:t>
            </w:r>
            <w:r>
              <w:rPr>
                <w:noProof/>
                <w:webHidden/>
              </w:rPr>
              <w:fldChar w:fldCharType="end"/>
            </w:r>
          </w:hyperlink>
        </w:p>
        <w:p w14:paraId="1E7EB70D" w14:textId="5F6D0164" w:rsidR="00F85E0E" w:rsidRDefault="00F85E0E">
          <w:pPr>
            <w:pStyle w:val="ndice2"/>
            <w:rPr>
              <w:rFonts w:asciiTheme="minorHAnsi" w:eastAsiaTheme="minorEastAsia" w:hAnsiTheme="minorHAnsi" w:cstheme="minorBidi"/>
              <w:noProof/>
              <w:kern w:val="2"/>
              <w:sz w:val="22"/>
              <w:szCs w:val="22"/>
              <w14:ligatures w14:val="standardContextual"/>
            </w:rPr>
          </w:pPr>
          <w:hyperlink w:anchor="_Toc138324049" w:history="1">
            <w:r w:rsidRPr="009037C4">
              <w:rPr>
                <w:rStyle w:val="Hiperligao"/>
                <w:noProof/>
              </w:rPr>
              <w:t>8.3.</w:t>
            </w:r>
            <w:r>
              <w:rPr>
                <w:rFonts w:asciiTheme="minorHAnsi" w:eastAsiaTheme="minorEastAsia" w:hAnsiTheme="minorHAnsi" w:cstheme="minorBidi"/>
                <w:noProof/>
                <w:kern w:val="2"/>
                <w:sz w:val="22"/>
                <w:szCs w:val="22"/>
                <w14:ligatures w14:val="standardContextual"/>
              </w:rPr>
              <w:tab/>
            </w:r>
            <w:r w:rsidRPr="009037C4">
              <w:rPr>
                <w:rStyle w:val="Hiperligao"/>
                <w:noProof/>
              </w:rPr>
              <w:t>Requisitos</w:t>
            </w:r>
            <w:r>
              <w:rPr>
                <w:noProof/>
                <w:webHidden/>
              </w:rPr>
              <w:tab/>
            </w:r>
            <w:r>
              <w:rPr>
                <w:noProof/>
                <w:webHidden/>
              </w:rPr>
              <w:fldChar w:fldCharType="begin"/>
            </w:r>
            <w:r>
              <w:rPr>
                <w:noProof/>
                <w:webHidden/>
              </w:rPr>
              <w:instrText xml:space="preserve"> PAGEREF _Toc138324049 \h </w:instrText>
            </w:r>
            <w:r>
              <w:rPr>
                <w:noProof/>
                <w:webHidden/>
              </w:rPr>
            </w:r>
            <w:r>
              <w:rPr>
                <w:noProof/>
                <w:webHidden/>
              </w:rPr>
              <w:fldChar w:fldCharType="separate"/>
            </w:r>
            <w:r>
              <w:rPr>
                <w:noProof/>
                <w:webHidden/>
              </w:rPr>
              <w:t>44</w:t>
            </w:r>
            <w:r>
              <w:rPr>
                <w:noProof/>
                <w:webHidden/>
              </w:rPr>
              <w:fldChar w:fldCharType="end"/>
            </w:r>
          </w:hyperlink>
        </w:p>
        <w:p w14:paraId="7E411E93" w14:textId="3F1AFE31" w:rsidR="00F85E0E" w:rsidRDefault="00F85E0E">
          <w:pPr>
            <w:pStyle w:val="ndice2"/>
            <w:rPr>
              <w:rFonts w:asciiTheme="minorHAnsi" w:eastAsiaTheme="minorEastAsia" w:hAnsiTheme="minorHAnsi" w:cstheme="minorBidi"/>
              <w:noProof/>
              <w:kern w:val="2"/>
              <w:sz w:val="22"/>
              <w:szCs w:val="22"/>
              <w14:ligatures w14:val="standardContextual"/>
            </w:rPr>
          </w:pPr>
          <w:hyperlink w:anchor="_Toc138324050" w:history="1">
            <w:r w:rsidRPr="009037C4">
              <w:rPr>
                <w:rStyle w:val="Hiperligao"/>
                <w:noProof/>
              </w:rPr>
              <w:t>8.4.</w:t>
            </w:r>
            <w:r>
              <w:rPr>
                <w:rFonts w:asciiTheme="minorHAnsi" w:eastAsiaTheme="minorEastAsia" w:hAnsiTheme="minorHAnsi" w:cstheme="minorBidi"/>
                <w:noProof/>
                <w:kern w:val="2"/>
                <w:sz w:val="22"/>
                <w:szCs w:val="22"/>
                <w14:ligatures w14:val="standardContextual"/>
              </w:rPr>
              <w:tab/>
            </w:r>
            <w:r w:rsidRPr="009037C4">
              <w:rPr>
                <w:rStyle w:val="Hiperligao"/>
                <w:noProof/>
              </w:rPr>
              <w:t>Arquitetura</w:t>
            </w:r>
            <w:r>
              <w:rPr>
                <w:noProof/>
                <w:webHidden/>
              </w:rPr>
              <w:tab/>
            </w:r>
            <w:r>
              <w:rPr>
                <w:noProof/>
                <w:webHidden/>
              </w:rPr>
              <w:fldChar w:fldCharType="begin"/>
            </w:r>
            <w:r>
              <w:rPr>
                <w:noProof/>
                <w:webHidden/>
              </w:rPr>
              <w:instrText xml:space="preserve"> PAGEREF _Toc138324050 \h </w:instrText>
            </w:r>
            <w:r>
              <w:rPr>
                <w:noProof/>
                <w:webHidden/>
              </w:rPr>
            </w:r>
            <w:r>
              <w:rPr>
                <w:noProof/>
                <w:webHidden/>
              </w:rPr>
              <w:fldChar w:fldCharType="separate"/>
            </w:r>
            <w:r>
              <w:rPr>
                <w:noProof/>
                <w:webHidden/>
              </w:rPr>
              <w:t>44</w:t>
            </w:r>
            <w:r>
              <w:rPr>
                <w:noProof/>
                <w:webHidden/>
              </w:rPr>
              <w:fldChar w:fldCharType="end"/>
            </w:r>
          </w:hyperlink>
        </w:p>
        <w:p w14:paraId="233ED7BA" w14:textId="6E898874" w:rsidR="00F85E0E" w:rsidRDefault="00F85E0E">
          <w:pPr>
            <w:pStyle w:val="ndice2"/>
            <w:rPr>
              <w:rFonts w:asciiTheme="minorHAnsi" w:eastAsiaTheme="minorEastAsia" w:hAnsiTheme="minorHAnsi" w:cstheme="minorBidi"/>
              <w:noProof/>
              <w:kern w:val="2"/>
              <w:sz w:val="22"/>
              <w:szCs w:val="22"/>
              <w14:ligatures w14:val="standardContextual"/>
            </w:rPr>
          </w:pPr>
          <w:hyperlink w:anchor="_Toc138324051" w:history="1">
            <w:r w:rsidRPr="009037C4">
              <w:rPr>
                <w:rStyle w:val="Hiperligao"/>
                <w:noProof/>
              </w:rPr>
              <w:t>8.5.</w:t>
            </w:r>
            <w:r>
              <w:rPr>
                <w:rFonts w:asciiTheme="minorHAnsi" w:eastAsiaTheme="minorEastAsia" w:hAnsiTheme="minorHAnsi" w:cstheme="minorBidi"/>
                <w:noProof/>
                <w:kern w:val="2"/>
                <w:sz w:val="22"/>
                <w:szCs w:val="22"/>
                <w14:ligatures w14:val="standardContextual"/>
              </w:rPr>
              <w:tab/>
            </w:r>
            <w:r w:rsidRPr="009037C4">
              <w:rPr>
                <w:rStyle w:val="Hiperligao"/>
                <w:noProof/>
              </w:rPr>
              <w:t>Tecnologias e ferramentas usadas</w:t>
            </w:r>
            <w:r>
              <w:rPr>
                <w:noProof/>
                <w:webHidden/>
              </w:rPr>
              <w:tab/>
            </w:r>
            <w:r>
              <w:rPr>
                <w:noProof/>
                <w:webHidden/>
              </w:rPr>
              <w:fldChar w:fldCharType="begin"/>
            </w:r>
            <w:r>
              <w:rPr>
                <w:noProof/>
                <w:webHidden/>
              </w:rPr>
              <w:instrText xml:space="preserve"> PAGEREF _Toc138324051 \h </w:instrText>
            </w:r>
            <w:r>
              <w:rPr>
                <w:noProof/>
                <w:webHidden/>
              </w:rPr>
            </w:r>
            <w:r>
              <w:rPr>
                <w:noProof/>
                <w:webHidden/>
              </w:rPr>
              <w:fldChar w:fldCharType="separate"/>
            </w:r>
            <w:r>
              <w:rPr>
                <w:noProof/>
                <w:webHidden/>
              </w:rPr>
              <w:t>45</w:t>
            </w:r>
            <w:r>
              <w:rPr>
                <w:noProof/>
                <w:webHidden/>
              </w:rPr>
              <w:fldChar w:fldCharType="end"/>
            </w:r>
          </w:hyperlink>
        </w:p>
        <w:p w14:paraId="3CE6CAD2" w14:textId="3E9B5730" w:rsidR="00F85E0E" w:rsidRDefault="00F85E0E">
          <w:pPr>
            <w:pStyle w:val="ndice2"/>
            <w:rPr>
              <w:rFonts w:asciiTheme="minorHAnsi" w:eastAsiaTheme="minorEastAsia" w:hAnsiTheme="minorHAnsi" w:cstheme="minorBidi"/>
              <w:noProof/>
              <w:kern w:val="2"/>
              <w:sz w:val="22"/>
              <w:szCs w:val="22"/>
              <w14:ligatures w14:val="standardContextual"/>
            </w:rPr>
          </w:pPr>
          <w:hyperlink w:anchor="_Toc138324052" w:history="1">
            <w:r w:rsidRPr="009037C4">
              <w:rPr>
                <w:rStyle w:val="Hiperligao"/>
                <w:noProof/>
              </w:rPr>
              <w:t>8.6.</w:t>
            </w:r>
            <w:r>
              <w:rPr>
                <w:rFonts w:asciiTheme="minorHAnsi" w:eastAsiaTheme="minorEastAsia" w:hAnsiTheme="minorHAnsi" w:cstheme="minorBidi"/>
                <w:noProof/>
                <w:kern w:val="2"/>
                <w:sz w:val="22"/>
                <w:szCs w:val="22"/>
                <w14:ligatures w14:val="standardContextual"/>
              </w:rPr>
              <w:tab/>
            </w:r>
            <w:r w:rsidRPr="009037C4">
              <w:rPr>
                <w:rStyle w:val="Hiperligao"/>
                <w:noProof/>
              </w:rPr>
              <w:t>Implementação</w:t>
            </w:r>
            <w:r>
              <w:rPr>
                <w:noProof/>
                <w:webHidden/>
              </w:rPr>
              <w:tab/>
            </w:r>
            <w:r>
              <w:rPr>
                <w:noProof/>
                <w:webHidden/>
              </w:rPr>
              <w:fldChar w:fldCharType="begin"/>
            </w:r>
            <w:r>
              <w:rPr>
                <w:noProof/>
                <w:webHidden/>
              </w:rPr>
              <w:instrText xml:space="preserve"> PAGEREF _Toc138324052 \h </w:instrText>
            </w:r>
            <w:r>
              <w:rPr>
                <w:noProof/>
                <w:webHidden/>
              </w:rPr>
            </w:r>
            <w:r>
              <w:rPr>
                <w:noProof/>
                <w:webHidden/>
              </w:rPr>
              <w:fldChar w:fldCharType="separate"/>
            </w:r>
            <w:r>
              <w:rPr>
                <w:noProof/>
                <w:webHidden/>
              </w:rPr>
              <w:t>45</w:t>
            </w:r>
            <w:r>
              <w:rPr>
                <w:noProof/>
                <w:webHidden/>
              </w:rPr>
              <w:fldChar w:fldCharType="end"/>
            </w:r>
          </w:hyperlink>
        </w:p>
        <w:p w14:paraId="7CFFA25E" w14:textId="2AC3A883" w:rsidR="00F85E0E" w:rsidRDefault="00F85E0E">
          <w:pPr>
            <w:pStyle w:val="ndice2"/>
            <w:rPr>
              <w:rFonts w:asciiTheme="minorHAnsi" w:eastAsiaTheme="minorEastAsia" w:hAnsiTheme="minorHAnsi" w:cstheme="minorBidi"/>
              <w:noProof/>
              <w:kern w:val="2"/>
              <w:sz w:val="22"/>
              <w:szCs w:val="22"/>
              <w14:ligatures w14:val="standardContextual"/>
            </w:rPr>
          </w:pPr>
          <w:hyperlink w:anchor="_Toc138324053" w:history="1">
            <w:r w:rsidRPr="009037C4">
              <w:rPr>
                <w:rStyle w:val="Hiperligao"/>
                <w:noProof/>
              </w:rPr>
              <w:t>8.7.</w:t>
            </w:r>
            <w:r>
              <w:rPr>
                <w:rFonts w:asciiTheme="minorHAnsi" w:eastAsiaTheme="minorEastAsia" w:hAnsiTheme="minorHAnsi" w:cstheme="minorBidi"/>
                <w:noProof/>
                <w:kern w:val="2"/>
                <w:sz w:val="22"/>
                <w:szCs w:val="22"/>
                <w14:ligatures w14:val="standardContextual"/>
              </w:rPr>
              <w:tab/>
            </w:r>
            <w:r w:rsidRPr="009037C4">
              <w:rPr>
                <w:rStyle w:val="Hiperligao"/>
                <w:noProof/>
              </w:rPr>
              <w:t>Testes e validação</w:t>
            </w:r>
            <w:r>
              <w:rPr>
                <w:noProof/>
                <w:webHidden/>
              </w:rPr>
              <w:tab/>
            </w:r>
            <w:r>
              <w:rPr>
                <w:noProof/>
                <w:webHidden/>
              </w:rPr>
              <w:fldChar w:fldCharType="begin"/>
            </w:r>
            <w:r>
              <w:rPr>
                <w:noProof/>
                <w:webHidden/>
              </w:rPr>
              <w:instrText xml:space="preserve"> PAGEREF _Toc138324053 \h </w:instrText>
            </w:r>
            <w:r>
              <w:rPr>
                <w:noProof/>
                <w:webHidden/>
              </w:rPr>
            </w:r>
            <w:r>
              <w:rPr>
                <w:noProof/>
                <w:webHidden/>
              </w:rPr>
              <w:fldChar w:fldCharType="separate"/>
            </w:r>
            <w:r>
              <w:rPr>
                <w:noProof/>
                <w:webHidden/>
              </w:rPr>
              <w:t>45</w:t>
            </w:r>
            <w:r>
              <w:rPr>
                <w:noProof/>
                <w:webHidden/>
              </w:rPr>
              <w:fldChar w:fldCharType="end"/>
            </w:r>
          </w:hyperlink>
        </w:p>
        <w:p w14:paraId="7604E64F" w14:textId="2218BB15" w:rsidR="00F85E0E" w:rsidRDefault="00F85E0E">
          <w:pPr>
            <w:pStyle w:val="ndice3"/>
            <w:rPr>
              <w:rFonts w:asciiTheme="minorHAnsi" w:eastAsiaTheme="minorEastAsia" w:hAnsiTheme="minorHAnsi" w:cstheme="minorBidi"/>
              <w:noProof/>
              <w:kern w:val="2"/>
              <w:sz w:val="22"/>
              <w:szCs w:val="22"/>
              <w14:ligatures w14:val="standardContextual"/>
            </w:rPr>
          </w:pPr>
          <w:hyperlink w:anchor="_Toc138324054" w:history="1">
            <w:r w:rsidRPr="009037C4">
              <w:rPr>
                <w:rStyle w:val="Hiperligao"/>
                <w:noProof/>
              </w:rPr>
              <w:t>8.7.1.</w:t>
            </w:r>
            <w:r>
              <w:rPr>
                <w:rFonts w:asciiTheme="minorHAnsi" w:eastAsiaTheme="minorEastAsia" w:hAnsiTheme="minorHAnsi" w:cstheme="minorBidi"/>
                <w:noProof/>
                <w:kern w:val="2"/>
                <w:sz w:val="22"/>
                <w:szCs w:val="22"/>
                <w14:ligatures w14:val="standardContextual"/>
              </w:rPr>
              <w:tab/>
            </w:r>
            <w:r w:rsidRPr="009037C4">
              <w:rPr>
                <w:rStyle w:val="Hiperligao"/>
                <w:noProof/>
              </w:rPr>
              <w:t>Método A</w:t>
            </w:r>
            <w:r>
              <w:rPr>
                <w:noProof/>
                <w:webHidden/>
              </w:rPr>
              <w:tab/>
            </w:r>
            <w:r>
              <w:rPr>
                <w:noProof/>
                <w:webHidden/>
              </w:rPr>
              <w:fldChar w:fldCharType="begin"/>
            </w:r>
            <w:r>
              <w:rPr>
                <w:noProof/>
                <w:webHidden/>
              </w:rPr>
              <w:instrText xml:space="preserve"> PAGEREF _Toc138324054 \h </w:instrText>
            </w:r>
            <w:r>
              <w:rPr>
                <w:noProof/>
                <w:webHidden/>
              </w:rPr>
            </w:r>
            <w:r>
              <w:rPr>
                <w:noProof/>
                <w:webHidden/>
              </w:rPr>
              <w:fldChar w:fldCharType="separate"/>
            </w:r>
            <w:r>
              <w:rPr>
                <w:noProof/>
                <w:webHidden/>
              </w:rPr>
              <w:t>46</w:t>
            </w:r>
            <w:r>
              <w:rPr>
                <w:noProof/>
                <w:webHidden/>
              </w:rPr>
              <w:fldChar w:fldCharType="end"/>
            </w:r>
          </w:hyperlink>
        </w:p>
        <w:p w14:paraId="35044FC6" w14:textId="57BBD762" w:rsidR="00F85E0E" w:rsidRDefault="00F85E0E">
          <w:pPr>
            <w:pStyle w:val="ndice3"/>
            <w:rPr>
              <w:rFonts w:asciiTheme="minorHAnsi" w:eastAsiaTheme="minorEastAsia" w:hAnsiTheme="minorHAnsi" w:cstheme="minorBidi"/>
              <w:noProof/>
              <w:kern w:val="2"/>
              <w:sz w:val="22"/>
              <w:szCs w:val="22"/>
              <w14:ligatures w14:val="standardContextual"/>
            </w:rPr>
          </w:pPr>
          <w:hyperlink w:anchor="_Toc138324055" w:history="1">
            <w:r w:rsidRPr="009037C4">
              <w:rPr>
                <w:rStyle w:val="Hiperligao"/>
                <w:noProof/>
              </w:rPr>
              <w:t>8.7.2.</w:t>
            </w:r>
            <w:r>
              <w:rPr>
                <w:rFonts w:asciiTheme="minorHAnsi" w:eastAsiaTheme="minorEastAsia" w:hAnsiTheme="minorHAnsi" w:cstheme="minorBidi"/>
                <w:noProof/>
                <w:kern w:val="2"/>
                <w:sz w:val="22"/>
                <w:szCs w:val="22"/>
                <w14:ligatures w14:val="standardContextual"/>
              </w:rPr>
              <w:tab/>
            </w:r>
            <w:r w:rsidRPr="009037C4">
              <w:rPr>
                <w:rStyle w:val="Hiperligao"/>
                <w:noProof/>
              </w:rPr>
              <w:t>Método B</w:t>
            </w:r>
            <w:r>
              <w:rPr>
                <w:noProof/>
                <w:webHidden/>
              </w:rPr>
              <w:tab/>
            </w:r>
            <w:r>
              <w:rPr>
                <w:noProof/>
                <w:webHidden/>
              </w:rPr>
              <w:fldChar w:fldCharType="begin"/>
            </w:r>
            <w:r>
              <w:rPr>
                <w:noProof/>
                <w:webHidden/>
              </w:rPr>
              <w:instrText xml:space="preserve"> PAGEREF _Toc138324055 \h </w:instrText>
            </w:r>
            <w:r>
              <w:rPr>
                <w:noProof/>
                <w:webHidden/>
              </w:rPr>
            </w:r>
            <w:r>
              <w:rPr>
                <w:noProof/>
                <w:webHidden/>
              </w:rPr>
              <w:fldChar w:fldCharType="separate"/>
            </w:r>
            <w:r>
              <w:rPr>
                <w:noProof/>
                <w:webHidden/>
              </w:rPr>
              <w:t>46</w:t>
            </w:r>
            <w:r>
              <w:rPr>
                <w:noProof/>
                <w:webHidden/>
              </w:rPr>
              <w:fldChar w:fldCharType="end"/>
            </w:r>
          </w:hyperlink>
        </w:p>
        <w:p w14:paraId="01752824" w14:textId="0546623C" w:rsidR="00F85E0E" w:rsidRDefault="00F85E0E">
          <w:pPr>
            <w:pStyle w:val="ndice1"/>
            <w:rPr>
              <w:rFonts w:asciiTheme="minorHAnsi" w:eastAsiaTheme="minorEastAsia" w:hAnsiTheme="minorHAnsi" w:cstheme="minorBidi"/>
              <w:noProof/>
              <w:kern w:val="2"/>
              <w:sz w:val="22"/>
              <w:szCs w:val="22"/>
              <w14:ligatures w14:val="standardContextual"/>
            </w:rPr>
          </w:pPr>
          <w:hyperlink w:anchor="_Toc138324056" w:history="1">
            <w:r w:rsidRPr="009037C4">
              <w:rPr>
                <w:rStyle w:val="Hiperligao"/>
                <w:noProof/>
              </w:rPr>
              <w:t>9.</w:t>
            </w:r>
            <w:r>
              <w:rPr>
                <w:rFonts w:asciiTheme="minorHAnsi" w:eastAsiaTheme="minorEastAsia" w:hAnsiTheme="minorHAnsi" w:cstheme="minorBidi"/>
                <w:noProof/>
                <w:kern w:val="2"/>
                <w:sz w:val="22"/>
                <w:szCs w:val="22"/>
                <w14:ligatures w14:val="standardContextual"/>
              </w:rPr>
              <w:tab/>
            </w:r>
            <w:r w:rsidRPr="009037C4">
              <w:rPr>
                <w:rStyle w:val="Hiperligao"/>
                <w:noProof/>
              </w:rPr>
              <w:t>Mais um capítulo</w:t>
            </w:r>
            <w:r>
              <w:rPr>
                <w:noProof/>
                <w:webHidden/>
              </w:rPr>
              <w:tab/>
            </w:r>
            <w:r>
              <w:rPr>
                <w:noProof/>
                <w:webHidden/>
              </w:rPr>
              <w:fldChar w:fldCharType="begin"/>
            </w:r>
            <w:r>
              <w:rPr>
                <w:noProof/>
                <w:webHidden/>
              </w:rPr>
              <w:instrText xml:space="preserve"> PAGEREF _Toc138324056 \h </w:instrText>
            </w:r>
            <w:r>
              <w:rPr>
                <w:noProof/>
                <w:webHidden/>
              </w:rPr>
            </w:r>
            <w:r>
              <w:rPr>
                <w:noProof/>
                <w:webHidden/>
              </w:rPr>
              <w:fldChar w:fldCharType="separate"/>
            </w:r>
            <w:r>
              <w:rPr>
                <w:noProof/>
                <w:webHidden/>
              </w:rPr>
              <w:t>47</w:t>
            </w:r>
            <w:r>
              <w:rPr>
                <w:noProof/>
                <w:webHidden/>
              </w:rPr>
              <w:fldChar w:fldCharType="end"/>
            </w:r>
          </w:hyperlink>
        </w:p>
        <w:p w14:paraId="06918BF4" w14:textId="60B686CD" w:rsidR="00F85E0E" w:rsidRDefault="00F85E0E">
          <w:pPr>
            <w:pStyle w:val="ndice1"/>
            <w:rPr>
              <w:rFonts w:asciiTheme="minorHAnsi" w:eastAsiaTheme="minorEastAsia" w:hAnsiTheme="minorHAnsi" w:cstheme="minorBidi"/>
              <w:noProof/>
              <w:kern w:val="2"/>
              <w:sz w:val="22"/>
              <w:szCs w:val="22"/>
              <w14:ligatures w14:val="standardContextual"/>
            </w:rPr>
          </w:pPr>
          <w:hyperlink w:anchor="_Toc138324057" w:history="1">
            <w:r w:rsidRPr="009037C4">
              <w:rPr>
                <w:rStyle w:val="Hiperligao"/>
                <w:noProof/>
              </w:rPr>
              <w:t>10.</w:t>
            </w:r>
            <w:r>
              <w:rPr>
                <w:rFonts w:asciiTheme="minorHAnsi" w:eastAsiaTheme="minorEastAsia" w:hAnsiTheme="minorHAnsi" w:cstheme="minorBidi"/>
                <w:noProof/>
                <w:kern w:val="2"/>
                <w:sz w:val="22"/>
                <w:szCs w:val="22"/>
                <w14:ligatures w14:val="standardContextual"/>
              </w:rPr>
              <w:tab/>
            </w:r>
            <w:r w:rsidRPr="009037C4">
              <w:rPr>
                <w:rStyle w:val="Hiperligao"/>
                <w:noProof/>
              </w:rPr>
              <w:t>Conclusões e trabalho futuro</w:t>
            </w:r>
            <w:r>
              <w:rPr>
                <w:noProof/>
                <w:webHidden/>
              </w:rPr>
              <w:tab/>
            </w:r>
            <w:r>
              <w:rPr>
                <w:noProof/>
                <w:webHidden/>
              </w:rPr>
              <w:fldChar w:fldCharType="begin"/>
            </w:r>
            <w:r>
              <w:rPr>
                <w:noProof/>
                <w:webHidden/>
              </w:rPr>
              <w:instrText xml:space="preserve"> PAGEREF _Toc138324057 \h </w:instrText>
            </w:r>
            <w:r>
              <w:rPr>
                <w:noProof/>
                <w:webHidden/>
              </w:rPr>
            </w:r>
            <w:r>
              <w:rPr>
                <w:noProof/>
                <w:webHidden/>
              </w:rPr>
              <w:fldChar w:fldCharType="separate"/>
            </w:r>
            <w:r>
              <w:rPr>
                <w:noProof/>
                <w:webHidden/>
              </w:rPr>
              <w:t>49</w:t>
            </w:r>
            <w:r>
              <w:rPr>
                <w:noProof/>
                <w:webHidden/>
              </w:rPr>
              <w:fldChar w:fldCharType="end"/>
            </w:r>
          </w:hyperlink>
        </w:p>
        <w:p w14:paraId="18B2BCD4" w14:textId="1EC16D1D" w:rsidR="00F85E0E" w:rsidRDefault="00F85E0E">
          <w:pPr>
            <w:pStyle w:val="ndice2"/>
            <w:rPr>
              <w:rFonts w:asciiTheme="minorHAnsi" w:eastAsiaTheme="minorEastAsia" w:hAnsiTheme="minorHAnsi" w:cstheme="minorBidi"/>
              <w:noProof/>
              <w:kern w:val="2"/>
              <w:sz w:val="22"/>
              <w:szCs w:val="22"/>
              <w14:ligatures w14:val="standardContextual"/>
            </w:rPr>
          </w:pPr>
          <w:hyperlink w:anchor="_Toc138324058" w:history="1">
            <w:r w:rsidRPr="009037C4">
              <w:rPr>
                <w:rStyle w:val="Hiperligao"/>
                <w:noProof/>
              </w:rPr>
              <w:t>10.1.</w:t>
            </w:r>
            <w:r>
              <w:rPr>
                <w:rFonts w:asciiTheme="minorHAnsi" w:eastAsiaTheme="minorEastAsia" w:hAnsiTheme="minorHAnsi" w:cstheme="minorBidi"/>
                <w:noProof/>
                <w:kern w:val="2"/>
                <w:sz w:val="22"/>
                <w:szCs w:val="22"/>
                <w14:ligatures w14:val="standardContextual"/>
              </w:rPr>
              <w:tab/>
            </w:r>
            <w:r w:rsidRPr="009037C4">
              <w:rPr>
                <w:rStyle w:val="Hiperligao"/>
                <w:noProof/>
              </w:rPr>
              <w:t>Conclusões</w:t>
            </w:r>
            <w:r>
              <w:rPr>
                <w:noProof/>
                <w:webHidden/>
              </w:rPr>
              <w:tab/>
            </w:r>
            <w:r>
              <w:rPr>
                <w:noProof/>
                <w:webHidden/>
              </w:rPr>
              <w:fldChar w:fldCharType="begin"/>
            </w:r>
            <w:r>
              <w:rPr>
                <w:noProof/>
                <w:webHidden/>
              </w:rPr>
              <w:instrText xml:space="preserve"> PAGEREF _Toc138324058 \h </w:instrText>
            </w:r>
            <w:r>
              <w:rPr>
                <w:noProof/>
                <w:webHidden/>
              </w:rPr>
            </w:r>
            <w:r>
              <w:rPr>
                <w:noProof/>
                <w:webHidden/>
              </w:rPr>
              <w:fldChar w:fldCharType="separate"/>
            </w:r>
            <w:r>
              <w:rPr>
                <w:noProof/>
                <w:webHidden/>
              </w:rPr>
              <w:t>49</w:t>
            </w:r>
            <w:r>
              <w:rPr>
                <w:noProof/>
                <w:webHidden/>
              </w:rPr>
              <w:fldChar w:fldCharType="end"/>
            </w:r>
          </w:hyperlink>
        </w:p>
        <w:p w14:paraId="1C02BDEF" w14:textId="3EB471E2" w:rsidR="00F85E0E" w:rsidRDefault="00F85E0E">
          <w:pPr>
            <w:pStyle w:val="ndice2"/>
            <w:rPr>
              <w:rFonts w:asciiTheme="minorHAnsi" w:eastAsiaTheme="minorEastAsia" w:hAnsiTheme="minorHAnsi" w:cstheme="minorBidi"/>
              <w:noProof/>
              <w:kern w:val="2"/>
              <w:sz w:val="22"/>
              <w:szCs w:val="22"/>
              <w14:ligatures w14:val="standardContextual"/>
            </w:rPr>
          </w:pPr>
          <w:hyperlink w:anchor="_Toc138324059" w:history="1">
            <w:r w:rsidRPr="009037C4">
              <w:rPr>
                <w:rStyle w:val="Hiperligao"/>
                <w:noProof/>
              </w:rPr>
              <w:t>10.2.</w:t>
            </w:r>
            <w:r>
              <w:rPr>
                <w:rFonts w:asciiTheme="minorHAnsi" w:eastAsiaTheme="minorEastAsia" w:hAnsiTheme="minorHAnsi" w:cstheme="minorBidi"/>
                <w:noProof/>
                <w:kern w:val="2"/>
                <w:sz w:val="22"/>
                <w:szCs w:val="22"/>
                <w14:ligatures w14:val="standardContextual"/>
              </w:rPr>
              <w:tab/>
            </w:r>
            <w:r w:rsidRPr="009037C4">
              <w:rPr>
                <w:rStyle w:val="Hiperligao"/>
                <w:noProof/>
              </w:rPr>
              <w:t>Trabalho Futuro</w:t>
            </w:r>
            <w:r>
              <w:rPr>
                <w:noProof/>
                <w:webHidden/>
              </w:rPr>
              <w:tab/>
            </w:r>
            <w:r>
              <w:rPr>
                <w:noProof/>
                <w:webHidden/>
              </w:rPr>
              <w:fldChar w:fldCharType="begin"/>
            </w:r>
            <w:r>
              <w:rPr>
                <w:noProof/>
                <w:webHidden/>
              </w:rPr>
              <w:instrText xml:space="preserve"> PAGEREF _Toc138324059 \h </w:instrText>
            </w:r>
            <w:r>
              <w:rPr>
                <w:noProof/>
                <w:webHidden/>
              </w:rPr>
            </w:r>
            <w:r>
              <w:rPr>
                <w:noProof/>
                <w:webHidden/>
              </w:rPr>
              <w:fldChar w:fldCharType="separate"/>
            </w:r>
            <w:r>
              <w:rPr>
                <w:noProof/>
                <w:webHidden/>
              </w:rPr>
              <w:t>49</w:t>
            </w:r>
            <w:r>
              <w:rPr>
                <w:noProof/>
                <w:webHidden/>
              </w:rPr>
              <w:fldChar w:fldCharType="end"/>
            </w:r>
          </w:hyperlink>
        </w:p>
        <w:p w14:paraId="303D34C6" w14:textId="2B1432BE" w:rsidR="00F85E0E" w:rsidRDefault="00F85E0E">
          <w:pPr>
            <w:pStyle w:val="ndice1"/>
            <w:rPr>
              <w:rFonts w:asciiTheme="minorHAnsi" w:eastAsiaTheme="minorEastAsia" w:hAnsiTheme="minorHAnsi" w:cstheme="minorBidi"/>
              <w:noProof/>
              <w:kern w:val="2"/>
              <w:sz w:val="22"/>
              <w:szCs w:val="22"/>
              <w14:ligatures w14:val="standardContextual"/>
            </w:rPr>
          </w:pPr>
          <w:hyperlink w:anchor="_Toc138324060" w:history="1">
            <w:r w:rsidRPr="009037C4">
              <w:rPr>
                <w:rStyle w:val="Hiperligao"/>
                <w:noProof/>
              </w:rPr>
              <w:t>Referências [3]</w:t>
            </w:r>
            <w:r>
              <w:rPr>
                <w:noProof/>
                <w:webHidden/>
              </w:rPr>
              <w:tab/>
            </w:r>
            <w:r>
              <w:rPr>
                <w:noProof/>
                <w:webHidden/>
              </w:rPr>
              <w:fldChar w:fldCharType="begin"/>
            </w:r>
            <w:r>
              <w:rPr>
                <w:noProof/>
                <w:webHidden/>
              </w:rPr>
              <w:instrText xml:space="preserve"> PAGEREF _Toc138324060 \h </w:instrText>
            </w:r>
            <w:r>
              <w:rPr>
                <w:noProof/>
                <w:webHidden/>
              </w:rPr>
            </w:r>
            <w:r>
              <w:rPr>
                <w:noProof/>
                <w:webHidden/>
              </w:rPr>
              <w:fldChar w:fldCharType="separate"/>
            </w:r>
            <w:r>
              <w:rPr>
                <w:noProof/>
                <w:webHidden/>
              </w:rPr>
              <w:t>51</w:t>
            </w:r>
            <w:r>
              <w:rPr>
                <w:noProof/>
                <w:webHidden/>
              </w:rPr>
              <w:fldChar w:fldCharType="end"/>
            </w:r>
          </w:hyperlink>
        </w:p>
        <w:p w14:paraId="371E6FC4" w14:textId="246FC3FA" w:rsidR="00F85E0E" w:rsidRDefault="00F85E0E">
          <w:pPr>
            <w:pStyle w:val="ndice1"/>
            <w:rPr>
              <w:rFonts w:asciiTheme="minorHAnsi" w:eastAsiaTheme="minorEastAsia" w:hAnsiTheme="minorHAnsi" w:cstheme="minorBidi"/>
              <w:noProof/>
              <w:kern w:val="2"/>
              <w:sz w:val="22"/>
              <w:szCs w:val="22"/>
              <w14:ligatures w14:val="standardContextual"/>
            </w:rPr>
          </w:pPr>
          <w:hyperlink w:anchor="_Toc138324061" w:history="1">
            <w:r w:rsidRPr="009037C4">
              <w:rPr>
                <w:rStyle w:val="Hiperligao"/>
                <w:noProof/>
              </w:rPr>
              <w:t>Anexos</w:t>
            </w:r>
            <w:r>
              <w:rPr>
                <w:noProof/>
                <w:webHidden/>
              </w:rPr>
              <w:tab/>
            </w:r>
            <w:r>
              <w:rPr>
                <w:noProof/>
                <w:webHidden/>
              </w:rPr>
              <w:fldChar w:fldCharType="begin"/>
            </w:r>
            <w:r>
              <w:rPr>
                <w:noProof/>
                <w:webHidden/>
              </w:rPr>
              <w:instrText xml:space="preserve"> PAGEREF _Toc138324061 \h </w:instrText>
            </w:r>
            <w:r>
              <w:rPr>
                <w:noProof/>
                <w:webHidden/>
              </w:rPr>
            </w:r>
            <w:r>
              <w:rPr>
                <w:noProof/>
                <w:webHidden/>
              </w:rPr>
              <w:fldChar w:fldCharType="separate"/>
            </w:r>
            <w:r>
              <w:rPr>
                <w:noProof/>
                <w:webHidden/>
              </w:rPr>
              <w:t>53</w:t>
            </w:r>
            <w:r>
              <w:rPr>
                <w:noProof/>
                <w:webHidden/>
              </w:rPr>
              <w:fldChar w:fldCharType="end"/>
            </w:r>
          </w:hyperlink>
        </w:p>
        <w:p w14:paraId="25B271E5" w14:textId="0DFEE759" w:rsidR="00F85E0E" w:rsidRDefault="00F85E0E">
          <w:pPr>
            <w:pStyle w:val="ndice9"/>
            <w:tabs>
              <w:tab w:val="left" w:pos="2198"/>
              <w:tab w:val="right" w:leader="dot" w:pos="8656"/>
            </w:tabs>
            <w:rPr>
              <w:rFonts w:asciiTheme="minorHAnsi" w:eastAsiaTheme="minorEastAsia" w:hAnsiTheme="minorHAnsi" w:cstheme="minorBidi"/>
              <w:noProof/>
              <w:kern w:val="2"/>
              <w:sz w:val="22"/>
              <w:szCs w:val="22"/>
              <w14:ligatures w14:val="standardContextual"/>
            </w:rPr>
          </w:pPr>
          <w:hyperlink w:anchor="_Toc138324062" w:history="1">
            <w:r w:rsidRPr="009037C4">
              <w:rPr>
                <w:rStyle w:val="Hiperligao"/>
                <w:noProof/>
              </w:rPr>
              <w:t>10.2.1.1.1.1.1.1.1.</w:t>
            </w:r>
            <w:r>
              <w:rPr>
                <w:rFonts w:asciiTheme="minorHAnsi" w:eastAsiaTheme="minorEastAsia" w:hAnsiTheme="minorHAnsi" w:cstheme="minorBidi"/>
                <w:noProof/>
                <w:kern w:val="2"/>
                <w:sz w:val="22"/>
                <w:szCs w:val="22"/>
                <w14:ligatures w14:val="standardContextual"/>
              </w:rPr>
              <w:tab/>
            </w:r>
            <w:r w:rsidRPr="009037C4">
              <w:rPr>
                <w:rStyle w:val="Hiperligao"/>
                <w:noProof/>
              </w:rPr>
              <w:t>Proposta de Estágio</w:t>
            </w:r>
            <w:r>
              <w:rPr>
                <w:noProof/>
                <w:webHidden/>
              </w:rPr>
              <w:tab/>
            </w:r>
            <w:r>
              <w:rPr>
                <w:noProof/>
                <w:webHidden/>
              </w:rPr>
              <w:fldChar w:fldCharType="begin"/>
            </w:r>
            <w:r>
              <w:rPr>
                <w:noProof/>
                <w:webHidden/>
              </w:rPr>
              <w:instrText xml:space="preserve"> PAGEREF _Toc138324062 \h </w:instrText>
            </w:r>
            <w:r>
              <w:rPr>
                <w:noProof/>
                <w:webHidden/>
              </w:rPr>
            </w:r>
            <w:r>
              <w:rPr>
                <w:noProof/>
                <w:webHidden/>
              </w:rPr>
              <w:fldChar w:fldCharType="separate"/>
            </w:r>
            <w:r>
              <w:rPr>
                <w:noProof/>
                <w:webHidden/>
              </w:rPr>
              <w:t>1</w:t>
            </w:r>
            <w:r>
              <w:rPr>
                <w:noProof/>
                <w:webHidden/>
              </w:rPr>
              <w:fldChar w:fldCharType="end"/>
            </w:r>
          </w:hyperlink>
        </w:p>
        <w:p w14:paraId="49C820CD" w14:textId="59886525" w:rsidR="00F85E0E" w:rsidRDefault="00F85E0E">
          <w:pPr>
            <w:pStyle w:val="ndice9"/>
            <w:tabs>
              <w:tab w:val="left" w:pos="2198"/>
              <w:tab w:val="right" w:leader="dot" w:pos="8656"/>
            </w:tabs>
            <w:rPr>
              <w:rFonts w:asciiTheme="minorHAnsi" w:eastAsiaTheme="minorEastAsia" w:hAnsiTheme="minorHAnsi" w:cstheme="minorBidi"/>
              <w:noProof/>
              <w:kern w:val="2"/>
              <w:sz w:val="22"/>
              <w:szCs w:val="22"/>
              <w14:ligatures w14:val="standardContextual"/>
            </w:rPr>
          </w:pPr>
          <w:hyperlink w:anchor="_Toc138324063" w:history="1">
            <w:r w:rsidRPr="009037C4">
              <w:rPr>
                <w:rStyle w:val="Hiperligao"/>
                <w:noProof/>
              </w:rPr>
              <w:t>10.2.1.1.1.1.1.1.2.</w:t>
            </w:r>
            <w:r>
              <w:rPr>
                <w:rFonts w:asciiTheme="minorHAnsi" w:eastAsiaTheme="minorEastAsia" w:hAnsiTheme="minorHAnsi" w:cstheme="minorBidi"/>
                <w:noProof/>
                <w:kern w:val="2"/>
                <w:sz w:val="22"/>
                <w:szCs w:val="22"/>
                <w14:ligatures w14:val="standardContextual"/>
              </w:rPr>
              <w:tab/>
            </w:r>
            <w:r w:rsidRPr="009037C4">
              <w:rPr>
                <w:rStyle w:val="Hiperligao"/>
                <w:noProof/>
              </w:rPr>
              <w:t>Especificação de Requisitos</w:t>
            </w:r>
            <w:r>
              <w:rPr>
                <w:noProof/>
                <w:webHidden/>
              </w:rPr>
              <w:tab/>
            </w:r>
            <w:r>
              <w:rPr>
                <w:noProof/>
                <w:webHidden/>
              </w:rPr>
              <w:fldChar w:fldCharType="begin"/>
            </w:r>
            <w:r>
              <w:rPr>
                <w:noProof/>
                <w:webHidden/>
              </w:rPr>
              <w:instrText xml:space="preserve"> PAGEREF _Toc138324063 \h </w:instrText>
            </w:r>
            <w:r>
              <w:rPr>
                <w:noProof/>
                <w:webHidden/>
              </w:rPr>
            </w:r>
            <w:r>
              <w:rPr>
                <w:noProof/>
                <w:webHidden/>
              </w:rPr>
              <w:fldChar w:fldCharType="separate"/>
            </w:r>
            <w:r>
              <w:rPr>
                <w:noProof/>
                <w:webHidden/>
              </w:rPr>
              <w:t>1</w:t>
            </w:r>
            <w:r>
              <w:rPr>
                <w:noProof/>
                <w:webHidden/>
              </w:rPr>
              <w:fldChar w:fldCharType="end"/>
            </w:r>
          </w:hyperlink>
        </w:p>
        <w:p w14:paraId="6028E0E2" w14:textId="1D9F44AC" w:rsidR="007B20BA" w:rsidRDefault="00000000">
          <w:pPr>
            <w:pStyle w:val="ndice9"/>
            <w:tabs>
              <w:tab w:val="left" w:pos="1540"/>
              <w:tab w:val="right" w:leader="dot" w:pos="8656"/>
            </w:tabs>
            <w:rPr>
              <w:rFonts w:asciiTheme="minorHAnsi" w:eastAsiaTheme="minorEastAsia" w:hAnsiTheme="minorHAnsi" w:cstheme="minorBidi"/>
              <w:color w:val="000000" w:themeColor="text1"/>
              <w:sz w:val="22"/>
              <w:szCs w:val="22"/>
              <w:lang w:val="en-US" w:eastAsia="en-US"/>
            </w:rPr>
          </w:pPr>
          <w:r>
            <w:rPr>
              <w:rStyle w:val="IndexLink"/>
              <w:color w:val="000000"/>
            </w:rPr>
            <w:lastRenderedPageBreak/>
            <w:fldChar w:fldCharType="end"/>
          </w:r>
        </w:p>
      </w:sdtContent>
    </w:sdt>
    <w:p w14:paraId="1B481A6A" w14:textId="77777777" w:rsidR="007B20BA" w:rsidRDefault="007B20BA">
      <w:pPr>
        <w:pStyle w:val="ndice1"/>
        <w:rPr>
          <w:rFonts w:asciiTheme="minorHAnsi" w:eastAsiaTheme="minorEastAsia" w:hAnsiTheme="minorHAnsi" w:cstheme="minorBidi"/>
          <w:color w:val="000000" w:themeColor="text1"/>
          <w:sz w:val="22"/>
          <w:szCs w:val="22"/>
        </w:rPr>
      </w:pPr>
    </w:p>
    <w:p w14:paraId="382A25F5" w14:textId="77777777" w:rsidR="007B20BA" w:rsidRDefault="007B20BA">
      <w:pPr>
        <w:rPr>
          <w:color w:val="000000" w:themeColor="text1"/>
        </w:rPr>
        <w:sectPr w:rsidR="007B20BA">
          <w:headerReference w:type="even" r:id="rId24"/>
          <w:headerReference w:type="default" r:id="rId25"/>
          <w:footerReference w:type="even" r:id="rId26"/>
          <w:footerReference w:type="default" r:id="rId27"/>
          <w:pgSz w:w="11906" w:h="16838"/>
          <w:pgMar w:top="1440" w:right="1440" w:bottom="1440" w:left="1800" w:header="709" w:footer="709" w:gutter="0"/>
          <w:pgNumType w:fmt="lowerRoman"/>
          <w:cols w:space="720"/>
          <w:formProt w:val="0"/>
          <w:docGrid w:linePitch="360"/>
        </w:sectPr>
      </w:pPr>
    </w:p>
    <w:p w14:paraId="43FEEC7D" w14:textId="77777777" w:rsidR="007B20BA" w:rsidRDefault="00000000">
      <w:pPr>
        <w:pStyle w:val="Ttulo1"/>
        <w:numPr>
          <w:ilvl w:val="0"/>
          <w:numId w:val="0"/>
        </w:numPr>
        <w:ind w:left="284" w:hanging="284"/>
        <w:rPr>
          <w:color w:val="000000" w:themeColor="text1"/>
        </w:rPr>
      </w:pPr>
      <w:bookmarkStart w:id="10" w:name="_Toc477106214"/>
      <w:bookmarkStart w:id="11" w:name="_Toc476831687"/>
      <w:bookmarkStart w:id="12" w:name="_Toc138323993"/>
      <w:r>
        <w:rPr>
          <w:color w:val="000000" w:themeColor="text1"/>
        </w:rPr>
        <w:lastRenderedPageBreak/>
        <w:t>Índice de figuras</w:t>
      </w:r>
      <w:bookmarkEnd w:id="10"/>
      <w:bookmarkEnd w:id="11"/>
      <w:bookmarkEnd w:id="12"/>
    </w:p>
    <w:p w14:paraId="25C35200" w14:textId="77777777" w:rsidR="007B20BA" w:rsidRDefault="007B20BA">
      <w:pPr>
        <w:rPr>
          <w:color w:val="000000" w:themeColor="text1"/>
        </w:rPr>
      </w:pPr>
    </w:p>
    <w:p w14:paraId="2F785A8F" w14:textId="57E55768" w:rsidR="009C33C1" w:rsidRDefault="00000000">
      <w:pPr>
        <w:pStyle w:val="ndicedeilustraes"/>
        <w:rPr>
          <w:rFonts w:asciiTheme="minorHAnsi" w:eastAsiaTheme="minorEastAsia" w:hAnsiTheme="minorHAnsi" w:cstheme="minorBidi"/>
          <w:noProof/>
          <w:kern w:val="2"/>
          <w:sz w:val="22"/>
          <w:szCs w:val="22"/>
          <w14:ligatures w14:val="standardContextual"/>
        </w:rPr>
      </w:pPr>
      <w:r>
        <w:fldChar w:fldCharType="begin"/>
      </w:r>
      <w:r>
        <w:rPr>
          <w:rStyle w:val="IndexLink"/>
          <w:color w:val="000000"/>
        </w:rPr>
        <w:instrText>TOC \c "Figura"</w:instrText>
      </w:r>
      <w:r>
        <w:rPr>
          <w:rStyle w:val="IndexLink"/>
          <w:color w:val="000000"/>
        </w:rPr>
        <w:fldChar w:fldCharType="separate"/>
      </w:r>
      <w:r w:rsidR="009C33C1">
        <w:rPr>
          <w:noProof/>
        </w:rPr>
        <w:t>Figura 1.1 Explicação da figura</w:t>
      </w:r>
      <w:r w:rsidR="009C33C1">
        <w:rPr>
          <w:noProof/>
        </w:rPr>
        <w:tab/>
      </w:r>
      <w:r w:rsidR="009C33C1">
        <w:rPr>
          <w:noProof/>
        </w:rPr>
        <w:fldChar w:fldCharType="begin"/>
      </w:r>
      <w:r w:rsidR="009C33C1">
        <w:rPr>
          <w:noProof/>
        </w:rPr>
        <w:instrText xml:space="preserve"> PAGEREF _Toc136987475 \h </w:instrText>
      </w:r>
      <w:r w:rsidR="009C33C1">
        <w:rPr>
          <w:noProof/>
        </w:rPr>
      </w:r>
      <w:r w:rsidR="009C33C1">
        <w:rPr>
          <w:noProof/>
        </w:rPr>
        <w:fldChar w:fldCharType="separate"/>
      </w:r>
      <w:r w:rsidR="009C33C1">
        <w:rPr>
          <w:noProof/>
        </w:rPr>
        <w:t>1</w:t>
      </w:r>
      <w:r w:rsidR="009C33C1">
        <w:rPr>
          <w:noProof/>
        </w:rPr>
        <w:fldChar w:fldCharType="end"/>
      </w:r>
    </w:p>
    <w:p w14:paraId="3736E8EE" w14:textId="694B4DAF" w:rsidR="009C33C1" w:rsidRDefault="009C33C1">
      <w:pPr>
        <w:pStyle w:val="ndicedeilustraes"/>
        <w:rPr>
          <w:rFonts w:asciiTheme="minorHAnsi" w:eastAsiaTheme="minorEastAsia" w:hAnsiTheme="minorHAnsi" w:cstheme="minorBidi"/>
          <w:noProof/>
          <w:kern w:val="2"/>
          <w:sz w:val="22"/>
          <w:szCs w:val="22"/>
          <w14:ligatures w14:val="standardContextual"/>
        </w:rPr>
      </w:pPr>
      <w:r>
        <w:rPr>
          <w:noProof/>
        </w:rPr>
        <w:t>Figura 2 - Modelo CRISP-DM. Fonte:[3]</w:t>
      </w:r>
      <w:r>
        <w:rPr>
          <w:noProof/>
        </w:rPr>
        <w:tab/>
      </w:r>
      <w:r>
        <w:rPr>
          <w:noProof/>
        </w:rPr>
        <w:fldChar w:fldCharType="begin"/>
      </w:r>
      <w:r>
        <w:rPr>
          <w:noProof/>
        </w:rPr>
        <w:instrText xml:space="preserve"> PAGEREF _Toc136987476 \h </w:instrText>
      </w:r>
      <w:r>
        <w:rPr>
          <w:noProof/>
        </w:rPr>
      </w:r>
      <w:r>
        <w:rPr>
          <w:noProof/>
        </w:rPr>
        <w:fldChar w:fldCharType="separate"/>
      </w:r>
      <w:r>
        <w:rPr>
          <w:noProof/>
        </w:rPr>
        <w:t>11</w:t>
      </w:r>
      <w:r>
        <w:rPr>
          <w:noProof/>
        </w:rPr>
        <w:fldChar w:fldCharType="end"/>
      </w:r>
    </w:p>
    <w:p w14:paraId="512D94A1" w14:textId="5092C927" w:rsidR="007B20BA" w:rsidRPr="005A7BB1" w:rsidRDefault="00000000">
      <w:pPr>
        <w:pStyle w:val="ndicedeilustraes"/>
        <w:rPr>
          <w:rFonts w:asciiTheme="minorHAnsi" w:eastAsiaTheme="minorEastAsia" w:hAnsiTheme="minorHAnsi" w:cstheme="minorBidi"/>
          <w:color w:val="000000" w:themeColor="text1"/>
          <w:sz w:val="22"/>
          <w:szCs w:val="22"/>
          <w:lang w:eastAsia="en-US"/>
        </w:rPr>
      </w:pPr>
      <w:r>
        <w:rPr>
          <w:rStyle w:val="IndexLink"/>
          <w:color w:val="000000"/>
        </w:rPr>
        <w:fldChar w:fldCharType="end"/>
      </w:r>
    </w:p>
    <w:p w14:paraId="5CABBB07" w14:textId="77777777" w:rsidR="007B20BA" w:rsidRDefault="007B20BA">
      <w:pPr>
        <w:rPr>
          <w:color w:val="000000" w:themeColor="text1"/>
        </w:rPr>
      </w:pPr>
    </w:p>
    <w:p w14:paraId="4332F3E1" w14:textId="77777777" w:rsidR="007B20BA" w:rsidRDefault="007B20BA">
      <w:pPr>
        <w:rPr>
          <w:color w:val="000000" w:themeColor="text1"/>
        </w:rPr>
        <w:sectPr w:rsidR="007B20BA">
          <w:headerReference w:type="even" r:id="rId28"/>
          <w:headerReference w:type="default" r:id="rId29"/>
          <w:footerReference w:type="even" r:id="rId30"/>
          <w:footerReference w:type="default" r:id="rId31"/>
          <w:type w:val="oddPage"/>
          <w:pgSz w:w="11906" w:h="16838"/>
          <w:pgMar w:top="1731" w:right="1440" w:bottom="1731" w:left="1800" w:header="709" w:footer="709" w:gutter="0"/>
          <w:pgNumType w:fmt="lowerRoman"/>
          <w:cols w:space="720"/>
          <w:formProt w:val="0"/>
          <w:docGrid w:linePitch="360"/>
        </w:sectPr>
      </w:pPr>
    </w:p>
    <w:p w14:paraId="14C2CDA4" w14:textId="77777777" w:rsidR="007B20BA" w:rsidRDefault="00000000">
      <w:pPr>
        <w:pStyle w:val="Ttulo1"/>
        <w:numPr>
          <w:ilvl w:val="0"/>
          <w:numId w:val="0"/>
        </w:numPr>
        <w:ind w:left="284" w:hanging="284"/>
        <w:rPr>
          <w:color w:val="000000" w:themeColor="text1"/>
        </w:rPr>
      </w:pPr>
      <w:bookmarkStart w:id="13" w:name="_Toc476831686"/>
      <w:bookmarkStart w:id="14" w:name="_Toc477106213"/>
      <w:bookmarkStart w:id="15" w:name="_Toc138323994"/>
      <w:r>
        <w:rPr>
          <w:color w:val="000000" w:themeColor="text1"/>
        </w:rPr>
        <w:lastRenderedPageBreak/>
        <w:t>Índice de tabelas</w:t>
      </w:r>
      <w:bookmarkEnd w:id="13"/>
      <w:bookmarkEnd w:id="14"/>
      <w:bookmarkEnd w:id="15"/>
    </w:p>
    <w:p w14:paraId="1057CA53" w14:textId="77777777" w:rsidR="007B20BA" w:rsidRDefault="007B20BA">
      <w:pPr>
        <w:rPr>
          <w:color w:val="000000" w:themeColor="text1"/>
        </w:rPr>
      </w:pPr>
    </w:p>
    <w:p w14:paraId="12F9790B" w14:textId="3749C8E1" w:rsidR="007B20BA" w:rsidRDefault="00000000">
      <w:pPr>
        <w:pStyle w:val="ndicedeilustraes"/>
        <w:rPr>
          <w:rFonts w:asciiTheme="minorHAnsi" w:eastAsiaTheme="minorEastAsia" w:hAnsiTheme="minorHAnsi" w:cstheme="minorBidi"/>
          <w:color w:val="000000" w:themeColor="text1"/>
          <w:sz w:val="22"/>
          <w:szCs w:val="22"/>
          <w:lang w:val="en-US" w:eastAsia="en-US"/>
        </w:rPr>
      </w:pPr>
      <w:r>
        <w:fldChar w:fldCharType="begin"/>
      </w:r>
      <w:r>
        <w:rPr>
          <w:rStyle w:val="IndexLink"/>
          <w:color w:val="000000"/>
        </w:rPr>
        <w:instrText>TOC \c "Tabela"</w:instrText>
      </w:r>
      <w:r>
        <w:rPr>
          <w:rStyle w:val="IndexLink"/>
          <w:color w:val="000000"/>
        </w:rPr>
        <w:fldChar w:fldCharType="separate"/>
      </w:r>
      <w:hyperlink w:anchor="_Toc68777812">
        <w:r>
          <w:rPr>
            <w:rStyle w:val="IndexLink"/>
            <w:noProof/>
            <w:color w:val="000000" w:themeColor="text1"/>
          </w:rPr>
          <w:t>Tabela 4.1 – Tecnologias e ferramentas usadas</w:t>
        </w:r>
        <w:r>
          <w:rPr>
            <w:noProof/>
            <w:webHidden/>
          </w:rPr>
          <w:fldChar w:fldCharType="begin"/>
        </w:r>
        <w:r>
          <w:rPr>
            <w:noProof/>
            <w:webHidden/>
          </w:rPr>
          <w:instrText>PAGEREF _Toc68777812 \h</w:instrText>
        </w:r>
        <w:r>
          <w:rPr>
            <w:noProof/>
            <w:webHidden/>
          </w:rPr>
        </w:r>
        <w:r>
          <w:rPr>
            <w:noProof/>
            <w:webHidden/>
          </w:rPr>
          <w:fldChar w:fldCharType="separate"/>
        </w:r>
        <w:r w:rsidR="009C33C1">
          <w:rPr>
            <w:noProof/>
            <w:webHidden/>
          </w:rPr>
          <w:t>40</w:t>
        </w:r>
        <w:r>
          <w:rPr>
            <w:noProof/>
            <w:webHidden/>
          </w:rPr>
          <w:fldChar w:fldCharType="end"/>
        </w:r>
      </w:hyperlink>
      <w:r>
        <w:rPr>
          <w:rStyle w:val="IndexLink"/>
          <w:color w:val="000000"/>
        </w:rPr>
        <w:fldChar w:fldCharType="end"/>
      </w:r>
    </w:p>
    <w:p w14:paraId="07A558E4" w14:textId="77777777" w:rsidR="007B20BA" w:rsidRDefault="007B20BA">
      <w:pPr>
        <w:rPr>
          <w:color w:val="000000" w:themeColor="text1"/>
        </w:rPr>
      </w:pPr>
    </w:p>
    <w:p w14:paraId="6D4FD7A6" w14:textId="77777777" w:rsidR="007B20BA" w:rsidRDefault="007B20BA">
      <w:pPr>
        <w:rPr>
          <w:color w:val="000000" w:themeColor="text1"/>
        </w:rPr>
        <w:sectPr w:rsidR="007B20BA">
          <w:headerReference w:type="even" r:id="rId32"/>
          <w:headerReference w:type="default" r:id="rId33"/>
          <w:footerReference w:type="even" r:id="rId34"/>
          <w:footerReference w:type="default" r:id="rId35"/>
          <w:type w:val="oddPage"/>
          <w:pgSz w:w="11906" w:h="16838"/>
          <w:pgMar w:top="1731" w:right="1440" w:bottom="1731" w:left="1800" w:header="709" w:footer="709" w:gutter="0"/>
          <w:pgNumType w:fmt="lowerRoman"/>
          <w:cols w:space="720"/>
          <w:formProt w:val="0"/>
          <w:docGrid w:linePitch="360"/>
        </w:sectPr>
      </w:pPr>
    </w:p>
    <w:p w14:paraId="2B10FDAE" w14:textId="77777777" w:rsidR="007B20BA" w:rsidRDefault="00000000">
      <w:pPr>
        <w:pStyle w:val="Ttulo1"/>
        <w:numPr>
          <w:ilvl w:val="0"/>
          <w:numId w:val="0"/>
        </w:numPr>
        <w:ind w:left="284" w:hanging="284"/>
        <w:rPr>
          <w:color w:val="000000" w:themeColor="text1"/>
          <w:lang w:val="en-US"/>
        </w:rPr>
      </w:pPr>
      <w:bookmarkStart w:id="16" w:name="_Toc138323995"/>
      <w:r>
        <w:rPr>
          <w:color w:val="000000" w:themeColor="text1"/>
          <w:lang w:val="en-US"/>
        </w:rPr>
        <w:lastRenderedPageBreak/>
        <w:t>Acrónimos</w:t>
      </w:r>
      <w:bookmarkEnd w:id="16"/>
    </w:p>
    <w:p w14:paraId="45E0D826" w14:textId="77777777" w:rsidR="007B20BA" w:rsidRDefault="00000000">
      <w:pPr>
        <w:rPr>
          <w:color w:val="000000" w:themeColor="text1"/>
          <w:lang w:val="en-US"/>
        </w:rPr>
      </w:pPr>
      <w:r>
        <w:rPr>
          <w:color w:val="000000" w:themeColor="text1"/>
          <w:lang w:val="en-US"/>
        </w:rPr>
        <w:t>…</w:t>
      </w:r>
    </w:p>
    <w:p w14:paraId="5DD0FEC6" w14:textId="77777777" w:rsidR="007B20BA" w:rsidRDefault="00000000">
      <w:pPr>
        <w:rPr>
          <w:color w:val="000000" w:themeColor="text1"/>
          <w:lang w:val="en-US"/>
        </w:rPr>
      </w:pPr>
      <w:r>
        <w:rPr>
          <w:color w:val="000000" w:themeColor="text1"/>
          <w:lang w:val="en-US"/>
        </w:rPr>
        <w:t>ITS – Intelligent Transportation Systems</w:t>
      </w:r>
    </w:p>
    <w:p w14:paraId="35CACB05" w14:textId="77777777" w:rsidR="007B20BA" w:rsidRDefault="007B20BA">
      <w:pPr>
        <w:rPr>
          <w:color w:val="000000" w:themeColor="text1"/>
          <w:lang w:val="en-US"/>
        </w:rPr>
      </w:pPr>
    </w:p>
    <w:p w14:paraId="3FDB5788" w14:textId="77777777" w:rsidR="007B20BA" w:rsidRDefault="007B20BA">
      <w:pPr>
        <w:rPr>
          <w:color w:val="000000" w:themeColor="text1"/>
          <w:lang w:val="en-US"/>
        </w:rPr>
      </w:pPr>
    </w:p>
    <w:p w14:paraId="5CB9D8A4" w14:textId="77777777" w:rsidR="007B20BA" w:rsidRDefault="00000000">
      <w:pPr>
        <w:rPr>
          <w:color w:val="000000" w:themeColor="text1"/>
          <w:lang w:val="en-US"/>
        </w:rPr>
      </w:pPr>
      <w:r w:rsidRPr="002075CD">
        <w:rPr>
          <w:lang w:val="en-US"/>
        </w:rPr>
        <w:br w:type="column"/>
      </w:r>
      <w:r>
        <w:rPr>
          <w:color w:val="000000" w:themeColor="text1"/>
          <w:lang w:val="en-US"/>
        </w:rPr>
        <w:lastRenderedPageBreak/>
        <w:t>…</w:t>
      </w:r>
    </w:p>
    <w:p w14:paraId="60B8FC6B" w14:textId="77777777" w:rsidR="007B20BA" w:rsidRDefault="007B20BA">
      <w:pPr>
        <w:rPr>
          <w:color w:val="000000" w:themeColor="text1"/>
          <w:lang w:val="en-US"/>
        </w:rPr>
      </w:pPr>
    </w:p>
    <w:p w14:paraId="33B883D7" w14:textId="77777777" w:rsidR="007B20BA" w:rsidRDefault="007B20BA">
      <w:pPr>
        <w:rPr>
          <w:color w:val="000000" w:themeColor="text1"/>
          <w:lang w:val="en-US"/>
        </w:rPr>
        <w:sectPr w:rsidR="007B20BA">
          <w:headerReference w:type="even" r:id="rId36"/>
          <w:headerReference w:type="default" r:id="rId37"/>
          <w:footerReference w:type="even" r:id="rId38"/>
          <w:footerReference w:type="default" r:id="rId39"/>
          <w:type w:val="oddPage"/>
          <w:pgSz w:w="11906" w:h="16838"/>
          <w:pgMar w:top="1731" w:right="1440" w:bottom="1731" w:left="1800" w:header="709" w:footer="709" w:gutter="0"/>
          <w:pgNumType w:fmt="lowerRoman"/>
          <w:cols w:space="720"/>
          <w:formProt w:val="0"/>
          <w:docGrid w:linePitch="360"/>
        </w:sectPr>
      </w:pPr>
    </w:p>
    <w:p w14:paraId="48A6A952" w14:textId="77777777" w:rsidR="007B20BA" w:rsidRDefault="00000000">
      <w:pPr>
        <w:pStyle w:val="Ttulo1"/>
        <w:numPr>
          <w:ilvl w:val="0"/>
          <w:numId w:val="2"/>
        </w:numPr>
        <w:ind w:left="432" w:firstLine="0"/>
        <w:rPr>
          <w:color w:val="000000" w:themeColor="text1"/>
        </w:rPr>
      </w:pPr>
      <w:bookmarkStart w:id="17" w:name="_Toc56760597"/>
      <w:bookmarkStart w:id="18" w:name="_Toc72600299"/>
      <w:bookmarkStart w:id="19" w:name="_Toc477106216"/>
      <w:bookmarkStart w:id="20" w:name="_Toc476831689"/>
      <w:bookmarkStart w:id="21" w:name="_Toc474921706"/>
      <w:bookmarkStart w:id="22" w:name="_Toc138323996"/>
      <w:bookmarkEnd w:id="17"/>
      <w:bookmarkEnd w:id="18"/>
      <w:bookmarkEnd w:id="19"/>
      <w:bookmarkEnd w:id="20"/>
      <w:bookmarkEnd w:id="21"/>
      <w:r>
        <w:rPr>
          <w:color w:val="000000" w:themeColor="text1"/>
        </w:rPr>
        <w:lastRenderedPageBreak/>
        <w:t>Introdução</w:t>
      </w:r>
      <w:bookmarkEnd w:id="22"/>
    </w:p>
    <w:p w14:paraId="3CBA7CF1" w14:textId="77777777" w:rsidR="007B20BA" w:rsidRDefault="00000000">
      <w:pPr>
        <w:rPr>
          <w:color w:val="000000" w:themeColor="text1"/>
        </w:rPr>
      </w:pPr>
      <w:r>
        <w:rPr>
          <w:color w:val="000000" w:themeColor="text1"/>
        </w:rPr>
        <w:t xml:space="preserve">A tecnologia dos telemóveis revolucionou a forma como as pessoas e as empresas obtêm e partilham informação sobre mobilidade, fornecendo conjuntos massivos de trajetórias registadas, dados longitudinais e o seu potencial e precisão em tempo real. Este projeto é beneficiado pelo CGIUL e pretende analisar a gestão da mobilidade, através de dados de telemóveis, nomeadamente na questão do planeamento do quotidiano na cidade de Lisboa. Efetivamente, é fornecido conjuntos de dados de telemóveis referentes ao volume de pessoas que entram e saiam dos 11 principais pontos de entrada e saída da cidade nas horas de ponta da manhã (7:30h-10:00h) e da tarde (17:00h-19:30h), que geram congestionamentos nas principais vias de acesso. O objetivo do projeto é caraterizar esses fluxos diários durante os dois períodos referidos e a sua relação com fatores como calendário escolar, períodos de férias e ocorrência de temporal. </w:t>
      </w:r>
    </w:p>
    <w:p w14:paraId="5957EE55" w14:textId="77777777" w:rsidR="007B20BA" w:rsidRDefault="007B20BA">
      <w:pPr>
        <w:rPr>
          <w:color w:val="000000" w:themeColor="text1"/>
        </w:rPr>
      </w:pPr>
    </w:p>
    <w:p w14:paraId="1D5F2958" w14:textId="7B00E256" w:rsidR="007B20BA" w:rsidRDefault="00000000">
      <w:pPr>
        <w:rPr>
          <w:color w:val="000000" w:themeColor="text1"/>
        </w:rPr>
      </w:pPr>
      <w:r>
        <w:rPr>
          <w:color w:val="000000" w:themeColor="text1"/>
        </w:rPr>
        <w:t>Contextualização… depois de ler os parágrafos que compõem este início de capítulo, deve ficar</w:t>
      </w:r>
      <w:r>
        <w:rPr>
          <w:color w:val="000000" w:themeColor="text1"/>
        </w:rPr>
        <w:noBreakHyphen/>
        <w:t xml:space="preserve">se a entender que existe uma determinada área/contexto, uma determinada empresa que pretende fazer ou já faz algo nessa área e que apresentou, no âmbito da unidade curricular de Projeto ou Estágio da licenciatura em Engenharia Informática (LEI) </w:t>
      </w:r>
      <w:sdt>
        <w:sdtPr>
          <w:id w:val="-1512064140"/>
          <w:citation/>
        </w:sdtPr>
        <w:sdtContent>
          <w:r>
            <w:fldChar w:fldCharType="begin"/>
          </w:r>
          <w:r>
            <w:instrText>CITATION ISE21 \l 1033</w:instrText>
          </w:r>
          <w:r>
            <w:fldChar w:fldCharType="separate"/>
          </w:r>
          <w:r w:rsidR="002777DE">
            <w:rPr>
              <w:noProof/>
            </w:rPr>
            <w:t>[1]</w:t>
          </w:r>
          <w:r>
            <w:fldChar w:fldCharType="end"/>
          </w:r>
        </w:sdtContent>
      </w:sdt>
      <w:r>
        <w:rPr>
          <w:color w:val="000000" w:themeColor="text1"/>
        </w:rPr>
        <w:t xml:space="preserve"> do Instituto Superior de Engenharia de Coimbra (ISEC) </w:t>
      </w:r>
      <w:sdt>
        <w:sdtPr>
          <w:id w:val="-1284958421"/>
          <w:citation/>
        </w:sdtPr>
        <w:sdtContent>
          <w:r>
            <w:fldChar w:fldCharType="begin"/>
          </w:r>
          <w:r>
            <w:instrText>CITATION Ise17 \l 1033</w:instrText>
          </w:r>
          <w:r>
            <w:fldChar w:fldCharType="separate"/>
          </w:r>
          <w:r w:rsidR="002777DE">
            <w:rPr>
              <w:noProof/>
            </w:rPr>
            <w:t>[2]</w:t>
          </w:r>
          <w:r>
            <w:fldChar w:fldCharType="end"/>
          </w:r>
        </w:sdtContent>
      </w:sdt>
      <w:r>
        <w:rPr>
          <w:color w:val="000000" w:themeColor="text1"/>
        </w:rPr>
        <w:t>, uma proposta de estágio com um determinado objetivo… que este documento pretende descrever o trabalho realizado…</w:t>
      </w:r>
    </w:p>
    <w:p w14:paraId="66C1CF1C" w14:textId="7A93B588" w:rsidR="007B20BA" w:rsidRDefault="00000000">
      <w:pPr>
        <w:rPr>
          <w:color w:val="000000" w:themeColor="text1"/>
        </w:rPr>
      </w:pPr>
      <w:r>
        <w:rPr>
          <w:color w:val="000000" w:themeColor="text1"/>
        </w:rPr>
        <w:t>…</w:t>
      </w:r>
      <w:bookmarkStart w:id="23" w:name="_Toc470098195"/>
      <w:bookmarkEnd w:id="23"/>
      <w:r>
        <w:rPr>
          <w:color w:val="000000" w:themeColor="text1"/>
        </w:rPr>
        <w:t xml:space="preserve">a referir no texto as figuras, quando existirem, conforme apresentado na </w:t>
      </w:r>
      <w:r>
        <w:rPr>
          <w:color w:val="000000" w:themeColor="text1"/>
        </w:rPr>
        <w:fldChar w:fldCharType="begin"/>
      </w:r>
      <w:r>
        <w:rPr>
          <w:color w:val="000000"/>
        </w:rPr>
        <w:instrText>REF _Ref471240570 \h</w:instrText>
      </w:r>
      <w:r>
        <w:rPr>
          <w:color w:val="000000" w:themeColor="text1"/>
        </w:rPr>
      </w:r>
      <w:r>
        <w:rPr>
          <w:color w:val="000000"/>
        </w:rPr>
        <w:fldChar w:fldCharType="separate"/>
      </w:r>
      <w:r w:rsidR="009C33C1">
        <w:t xml:space="preserve">Figura </w:t>
      </w:r>
      <w:r w:rsidR="009C33C1">
        <w:rPr>
          <w:noProof/>
        </w:rPr>
        <w:t>1</w:t>
      </w:r>
      <w:r w:rsidR="009C33C1">
        <w:t>.</w:t>
      </w:r>
      <w:r w:rsidR="009C33C1">
        <w:rPr>
          <w:noProof/>
        </w:rPr>
        <w:t>1</w:t>
      </w:r>
      <w:r>
        <w:rPr>
          <w:color w:val="000000"/>
        </w:rPr>
        <w:fldChar w:fldCharType="end"/>
      </w:r>
      <w:r>
        <w:rPr>
          <w:color w:val="000000" w:themeColor="text1"/>
        </w:rPr>
        <w:t>…</w:t>
      </w:r>
    </w:p>
    <w:p w14:paraId="34336394" w14:textId="77777777" w:rsidR="007B20BA" w:rsidRDefault="007B20BA">
      <w:pPr>
        <w:rPr>
          <w:color w:val="000000" w:themeColor="text1"/>
        </w:rPr>
      </w:pPr>
    </w:p>
    <w:p w14:paraId="327FE8A7" w14:textId="77777777" w:rsidR="007B20BA" w:rsidRDefault="00000000">
      <w:pPr>
        <w:keepNext/>
        <w:jc w:val="center"/>
        <w:rPr>
          <w:color w:val="000000" w:themeColor="text1"/>
        </w:rPr>
      </w:pPr>
      <w:r>
        <w:rPr>
          <w:noProof/>
        </w:rPr>
        <w:drawing>
          <wp:inline distT="0" distB="0" distL="0" distR="0" wp14:anchorId="246A55D8" wp14:editId="1E6C05FB">
            <wp:extent cx="1912620" cy="1682750"/>
            <wp:effectExtent l="0" t="0" r="0" b="0"/>
            <wp:docPr id="36" name="Picture 5" descr="Image result for enquadramento">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5" descr="Image result for enquadramento">
                      <a:hlinkClick r:id="rId40"/>
                    </pic:cNvPr>
                    <pic:cNvPicPr>
                      <a:picLocks noChangeAspect="1" noChangeArrowheads="1"/>
                    </pic:cNvPicPr>
                  </pic:nvPicPr>
                  <pic:blipFill>
                    <a:blip r:embed="rId41"/>
                    <a:stretch>
                      <a:fillRect/>
                    </a:stretch>
                  </pic:blipFill>
                  <pic:spPr bwMode="auto">
                    <a:xfrm>
                      <a:off x="0" y="0"/>
                      <a:ext cx="1912620" cy="1682750"/>
                    </a:xfrm>
                    <a:prstGeom prst="rect">
                      <a:avLst/>
                    </a:prstGeom>
                  </pic:spPr>
                </pic:pic>
              </a:graphicData>
            </a:graphic>
          </wp:inline>
        </w:drawing>
      </w:r>
    </w:p>
    <w:p w14:paraId="700D17DF" w14:textId="351FB062" w:rsidR="007B20BA" w:rsidRPr="00601944" w:rsidRDefault="00000000" w:rsidP="00DB04AC">
      <w:pPr>
        <w:pStyle w:val="Legenda"/>
        <w:rPr>
          <w:color w:val="000000" w:themeColor="text1"/>
        </w:rPr>
      </w:pPr>
      <w:bookmarkStart w:id="24" w:name="_Ref470539473"/>
      <w:bookmarkStart w:id="25" w:name="_Toc136987475"/>
      <w:bookmarkStart w:id="26" w:name="_Ref470097731"/>
      <w:bookmarkStart w:id="27" w:name="_Ref471240570"/>
      <w:r>
        <w:t xml:space="preserve">Figura </w:t>
      </w:r>
      <w:r>
        <w:fldChar w:fldCharType="begin"/>
      </w:r>
      <w:r>
        <w:instrText>STYLEREF 1 \s</w:instrText>
      </w:r>
      <w:r>
        <w:fldChar w:fldCharType="separate"/>
      </w:r>
      <w:r w:rsidR="00736F33">
        <w:rPr>
          <w:noProof/>
        </w:rPr>
        <w:t>1</w:t>
      </w:r>
      <w:r>
        <w:fldChar w:fldCharType="end"/>
      </w:r>
      <w:r>
        <w:t>.</w:t>
      </w:r>
      <w:r>
        <w:fldChar w:fldCharType="begin"/>
      </w:r>
      <w:r>
        <w:instrText>SEQ Figura \* ARABIC</w:instrText>
      </w:r>
      <w:r>
        <w:fldChar w:fldCharType="separate"/>
      </w:r>
      <w:r w:rsidR="00736F33">
        <w:rPr>
          <w:noProof/>
        </w:rPr>
        <w:t>1</w:t>
      </w:r>
      <w:r>
        <w:fldChar w:fldCharType="end"/>
      </w:r>
      <w:bookmarkEnd w:id="26"/>
      <w:bookmarkEnd w:id="27"/>
      <w:r>
        <w:t xml:space="preserve"> </w:t>
      </w:r>
      <w:bookmarkEnd w:id="24"/>
      <w:r>
        <w:t>Explicação da figura</w:t>
      </w:r>
      <w:bookmarkEnd w:id="25"/>
    </w:p>
    <w:p w14:paraId="4159B19C" w14:textId="77777777" w:rsidR="007B20BA" w:rsidRDefault="007B20BA">
      <w:pPr>
        <w:rPr>
          <w:color w:val="000000" w:themeColor="text1"/>
        </w:rPr>
      </w:pPr>
    </w:p>
    <w:p w14:paraId="28FF8138" w14:textId="77777777" w:rsidR="007B20BA" w:rsidRDefault="00000000">
      <w:pPr>
        <w:rPr>
          <w:color w:val="000000" w:themeColor="text1"/>
        </w:rPr>
        <w:sectPr w:rsidR="007B20BA">
          <w:headerReference w:type="even" r:id="rId42"/>
          <w:headerReference w:type="default" r:id="rId43"/>
          <w:footerReference w:type="even" r:id="rId44"/>
          <w:footerReference w:type="default" r:id="rId45"/>
          <w:type w:val="oddPage"/>
          <w:pgSz w:w="11906" w:h="16838"/>
          <w:pgMar w:top="1731" w:right="1440" w:bottom="1731" w:left="1800" w:header="709" w:footer="709" w:gutter="0"/>
          <w:pgNumType w:start="1"/>
          <w:cols w:space="720"/>
          <w:formProt w:val="0"/>
          <w:docGrid w:linePitch="360"/>
        </w:sectPr>
      </w:pPr>
      <w:r>
        <w:rPr>
          <w:color w:val="000000" w:themeColor="text1"/>
        </w:rPr>
        <w:t>… as subsecções seguintes são apenas exemplificativas…</w:t>
      </w:r>
    </w:p>
    <w:p w14:paraId="6D0D091F" w14:textId="77777777" w:rsidR="007B20BA" w:rsidRDefault="00000000">
      <w:pPr>
        <w:pStyle w:val="Ttulo2"/>
        <w:numPr>
          <w:ilvl w:val="1"/>
          <w:numId w:val="2"/>
        </w:numPr>
        <w:rPr>
          <w:color w:val="000000" w:themeColor="text1"/>
        </w:rPr>
      </w:pPr>
      <w:bookmarkStart w:id="28" w:name="_Toc471240937"/>
      <w:bookmarkStart w:id="29" w:name="_Toc138323997"/>
      <w:bookmarkEnd w:id="28"/>
      <w:r>
        <w:rPr>
          <w:color w:val="000000" w:themeColor="text1"/>
        </w:rPr>
        <w:lastRenderedPageBreak/>
        <w:t>Entidade de acolhimento</w:t>
      </w:r>
      <w:bookmarkEnd w:id="29"/>
    </w:p>
    <w:p w14:paraId="2823EAEA" w14:textId="784A5F5B" w:rsidR="007B20BA" w:rsidRDefault="00000000">
      <w:pPr>
        <w:rPr>
          <w:color w:val="000000" w:themeColor="text1"/>
        </w:rPr>
      </w:pPr>
      <w:r>
        <w:rPr>
          <w:color w:val="000000" w:themeColor="text1"/>
        </w:rPr>
        <w:t xml:space="preserve">… a usar referências quando se mencionar algo dito por outra pessoa </w:t>
      </w:r>
      <w:sdt>
        <w:sdtPr>
          <w:id w:val="721716024"/>
          <w:citation/>
        </w:sdtPr>
        <w:sdtContent>
          <w:r>
            <w:fldChar w:fldCharType="begin"/>
          </w:r>
          <w:r>
            <w:instrText>CITATION Ise17 \l 2070</w:instrText>
          </w:r>
          <w:r>
            <w:fldChar w:fldCharType="separate"/>
          </w:r>
          <w:r w:rsidR="002777DE">
            <w:rPr>
              <w:noProof/>
            </w:rPr>
            <w:t>[2]</w:t>
          </w:r>
          <w:r>
            <w:fldChar w:fldCharType="end"/>
          </w:r>
        </w:sdtContent>
      </w:sdt>
      <w:r>
        <w:rPr>
          <w:color w:val="000000" w:themeColor="text1"/>
        </w:rPr>
        <w:t>…</w:t>
      </w:r>
    </w:p>
    <w:p w14:paraId="04F7E835" w14:textId="77777777" w:rsidR="007B20BA" w:rsidRDefault="00000000">
      <w:pPr>
        <w:pStyle w:val="Ttulo2"/>
        <w:numPr>
          <w:ilvl w:val="1"/>
          <w:numId w:val="2"/>
        </w:numPr>
        <w:rPr>
          <w:color w:val="000000" w:themeColor="text1"/>
        </w:rPr>
      </w:pPr>
      <w:bookmarkStart w:id="30" w:name="_Toc138323998"/>
      <w:r>
        <w:rPr>
          <w:color w:val="000000" w:themeColor="text1"/>
        </w:rPr>
        <w:t>Instituto Superior de Engenharia de Coimbra</w:t>
      </w:r>
      <w:bookmarkEnd w:id="30"/>
    </w:p>
    <w:p w14:paraId="3593DA86" w14:textId="77777777" w:rsidR="007B20BA" w:rsidRDefault="00000000">
      <w:pPr>
        <w:rPr>
          <w:color w:val="000000" w:themeColor="text1"/>
        </w:rPr>
      </w:pPr>
      <w:r>
        <w:rPr>
          <w:color w:val="000000" w:themeColor="text1"/>
        </w:rPr>
        <w:t>…</w:t>
      </w:r>
    </w:p>
    <w:p w14:paraId="04331309" w14:textId="77777777" w:rsidR="007B20BA" w:rsidRDefault="00000000">
      <w:pPr>
        <w:pStyle w:val="Ttulo2"/>
        <w:numPr>
          <w:ilvl w:val="1"/>
          <w:numId w:val="2"/>
        </w:numPr>
        <w:rPr>
          <w:color w:val="000000" w:themeColor="text1"/>
        </w:rPr>
      </w:pPr>
      <w:bookmarkStart w:id="31" w:name="_Toc138323999"/>
      <w:r>
        <w:rPr>
          <w:color w:val="000000" w:themeColor="text1"/>
        </w:rPr>
        <w:t>Objetivos e plano de trabalhos</w:t>
      </w:r>
      <w:bookmarkEnd w:id="31"/>
    </w:p>
    <w:p w14:paraId="366DF745" w14:textId="77777777" w:rsidR="007B20BA" w:rsidRDefault="00000000">
      <w:pPr>
        <w:rPr>
          <w:color w:val="000000" w:themeColor="text1"/>
        </w:rPr>
      </w:pPr>
      <w:r>
        <w:rPr>
          <w:color w:val="000000" w:themeColor="text1"/>
        </w:rPr>
        <w:t>Através da análise dos fluxos diários entre a manhã (7:30h-10:00h) e tarde (17:00h-19:30h) nos principais pontos de entrada e saída da cidade de Lisboa pretende-se atingir os seguintes objetivos:</w:t>
      </w:r>
    </w:p>
    <w:p w14:paraId="33B3D1FB" w14:textId="77777777" w:rsidR="007B20BA" w:rsidRDefault="00000000">
      <w:pPr>
        <w:rPr>
          <w:color w:val="000000" w:themeColor="text1"/>
        </w:rPr>
      </w:pPr>
      <w:r>
        <w:rPr>
          <w:color w:val="000000" w:themeColor="text1"/>
        </w:rPr>
        <w:t>- Caraterizar o volume total de entradas e saídas da cidade durante o período da hora de ponta;</w:t>
      </w:r>
    </w:p>
    <w:p w14:paraId="148B61B4" w14:textId="77777777" w:rsidR="007B20BA" w:rsidRDefault="00000000">
      <w:pPr>
        <w:rPr>
          <w:color w:val="000000" w:themeColor="text1"/>
        </w:rPr>
      </w:pPr>
      <w:r>
        <w:rPr>
          <w:color w:val="000000" w:themeColor="text1"/>
        </w:rPr>
        <w:t xml:space="preserve">- Caraterizar o volume de entradas e saídas da cidade durante o período da hora de ponta para cada um dos 11 pontos de entrada e saída; </w:t>
      </w:r>
    </w:p>
    <w:p w14:paraId="422FEFDC" w14:textId="77777777" w:rsidR="007B20BA" w:rsidRDefault="00000000">
      <w:pPr>
        <w:rPr>
          <w:color w:val="000000" w:themeColor="text1"/>
        </w:rPr>
      </w:pPr>
      <w:r>
        <w:rPr>
          <w:color w:val="000000" w:themeColor="text1"/>
        </w:rPr>
        <w:t xml:space="preserve">- Comparar com outros períodos do dia, - Relacionar o ponto anterior com variáveis como os períodos de aulas ou férias e a existência de pluviosidade; </w:t>
      </w:r>
    </w:p>
    <w:p w14:paraId="4411B0F9" w14:textId="77777777" w:rsidR="007B20BA" w:rsidRDefault="00000000">
      <w:pPr>
        <w:rPr>
          <w:color w:val="000000" w:themeColor="text1"/>
        </w:rPr>
      </w:pPr>
      <w:r>
        <w:rPr>
          <w:color w:val="000000" w:themeColor="text1"/>
        </w:rPr>
        <w:t xml:space="preserve">- Análise das zonas de destino daqueles que saem da cidade; </w:t>
      </w:r>
    </w:p>
    <w:p w14:paraId="75BF296E" w14:textId="77777777" w:rsidR="007B20BA" w:rsidRDefault="00000000">
      <w:pPr>
        <w:rPr>
          <w:color w:val="000000" w:themeColor="text1"/>
        </w:rPr>
      </w:pPr>
      <w:r>
        <w:rPr>
          <w:color w:val="000000" w:themeColor="text1"/>
        </w:rPr>
        <w:t>- Análise das zonas de origem daqueles que entram na cidade;</w:t>
      </w:r>
    </w:p>
    <w:p w14:paraId="41A54D28" w14:textId="77777777" w:rsidR="007B20BA" w:rsidRDefault="007B20BA">
      <w:pPr>
        <w:rPr>
          <w:color w:val="000000" w:themeColor="text1"/>
        </w:rPr>
      </w:pPr>
    </w:p>
    <w:p w14:paraId="7D8DDC75" w14:textId="77777777" w:rsidR="007B20BA" w:rsidRDefault="00000000">
      <w:pPr>
        <w:rPr>
          <w:color w:val="000000" w:themeColor="text1"/>
        </w:rPr>
      </w:pPr>
      <w:r>
        <w:rPr>
          <w:color w:val="000000" w:themeColor="text1"/>
        </w:rPr>
        <w:t>… referir a proposta original, que se encontra em anexo, e apresentar o que realmente aconteceu…</w:t>
      </w:r>
    </w:p>
    <w:p w14:paraId="464F680B" w14:textId="77777777" w:rsidR="007B20BA" w:rsidRDefault="00000000">
      <w:pPr>
        <w:pStyle w:val="Ttulo2"/>
        <w:numPr>
          <w:ilvl w:val="1"/>
          <w:numId w:val="2"/>
        </w:numPr>
        <w:rPr>
          <w:color w:val="000000" w:themeColor="text1"/>
        </w:rPr>
      </w:pPr>
      <w:bookmarkStart w:id="32" w:name="_Toc477106220"/>
      <w:bookmarkStart w:id="33" w:name="_Toc476831693"/>
      <w:bookmarkStart w:id="34" w:name="_Toc474921710"/>
      <w:bookmarkStart w:id="35" w:name="_Toc138324000"/>
      <w:r>
        <w:rPr>
          <w:color w:val="000000" w:themeColor="text1"/>
        </w:rPr>
        <w:t xml:space="preserve">Estrutura do </w:t>
      </w:r>
      <w:bookmarkEnd w:id="32"/>
      <w:bookmarkEnd w:id="33"/>
      <w:bookmarkEnd w:id="34"/>
      <w:r>
        <w:rPr>
          <w:color w:val="000000" w:themeColor="text1"/>
        </w:rPr>
        <w:t>relatório</w:t>
      </w:r>
      <w:bookmarkEnd w:id="35"/>
    </w:p>
    <w:p w14:paraId="6F574B6E" w14:textId="77777777" w:rsidR="007B20BA" w:rsidRDefault="00000000">
      <w:pPr>
        <w:rPr>
          <w:color w:val="000000" w:themeColor="text1"/>
        </w:rPr>
      </w:pPr>
      <w:r>
        <w:rPr>
          <w:color w:val="000000" w:themeColor="text1"/>
        </w:rPr>
        <w:t>…</w:t>
      </w:r>
    </w:p>
    <w:p w14:paraId="02F5A836" w14:textId="77777777" w:rsidR="007B20BA" w:rsidRDefault="00000000">
      <w:pPr>
        <w:rPr>
          <w:color w:val="000000" w:themeColor="text1"/>
        </w:rPr>
      </w:pPr>
      <w:r>
        <w:br w:type="column"/>
      </w:r>
      <w:r>
        <w:rPr>
          <w:color w:val="000000" w:themeColor="text1"/>
        </w:rPr>
        <w:lastRenderedPageBreak/>
        <w:t>…</w:t>
      </w:r>
    </w:p>
    <w:p w14:paraId="2542CCCD" w14:textId="77777777" w:rsidR="007B20BA" w:rsidRDefault="007B20BA">
      <w:pPr>
        <w:rPr>
          <w:color w:val="000000" w:themeColor="text1"/>
        </w:rPr>
      </w:pPr>
    </w:p>
    <w:p w14:paraId="0EB79C42" w14:textId="77777777" w:rsidR="007B20BA" w:rsidRDefault="007B20BA">
      <w:pPr>
        <w:rPr>
          <w:color w:val="000000" w:themeColor="text1"/>
        </w:rPr>
        <w:sectPr w:rsidR="007B20BA">
          <w:headerReference w:type="even" r:id="rId46"/>
          <w:headerReference w:type="default" r:id="rId47"/>
          <w:footerReference w:type="even" r:id="rId48"/>
          <w:footerReference w:type="default" r:id="rId49"/>
          <w:pgSz w:w="11906" w:h="16838"/>
          <w:pgMar w:top="1440" w:right="1440" w:bottom="1440" w:left="1800" w:header="709" w:footer="709" w:gutter="0"/>
          <w:cols w:space="720"/>
          <w:formProt w:val="0"/>
          <w:docGrid w:linePitch="360"/>
        </w:sectPr>
      </w:pPr>
    </w:p>
    <w:p w14:paraId="34F25AE8" w14:textId="77777777" w:rsidR="007B20BA" w:rsidRDefault="00000000">
      <w:pPr>
        <w:pStyle w:val="Ttulo1"/>
        <w:numPr>
          <w:ilvl w:val="0"/>
          <w:numId w:val="2"/>
        </w:numPr>
        <w:ind w:left="432" w:firstLine="0"/>
        <w:rPr>
          <w:color w:val="000000" w:themeColor="text1"/>
        </w:rPr>
      </w:pPr>
      <w:bookmarkStart w:id="36" w:name="_Toc138324001"/>
      <w:r>
        <w:rPr>
          <w:color w:val="000000" w:themeColor="text1"/>
        </w:rPr>
        <w:lastRenderedPageBreak/>
        <w:t>Estado da Arte</w:t>
      </w:r>
      <w:bookmarkEnd w:id="36"/>
    </w:p>
    <w:p w14:paraId="50964255" w14:textId="21968A41" w:rsidR="007B20BA" w:rsidRDefault="00000000">
      <w:pPr>
        <w:rPr>
          <w:color w:val="000000" w:themeColor="text1"/>
        </w:rPr>
      </w:pPr>
      <w:r>
        <w:t>Neste capítulo é realizado um estudo do estado de arte, focando o estudo do fluxo de tráfego e as suas diferentes técnicas de recolha de dados. Efetivamente, também é analisado como estas técnicas podem ser relacionadas como o uso de smartphones como sensores para captar dados relativos à mobilidade.</w:t>
      </w:r>
    </w:p>
    <w:p w14:paraId="2F7B9EBB" w14:textId="77777777" w:rsidR="007B20BA" w:rsidRDefault="00000000">
      <w:pPr>
        <w:pStyle w:val="Ttulo2"/>
        <w:numPr>
          <w:ilvl w:val="1"/>
          <w:numId w:val="2"/>
        </w:numPr>
        <w:rPr>
          <w:color w:val="000000" w:themeColor="text1"/>
        </w:rPr>
      </w:pPr>
      <w:bookmarkStart w:id="37" w:name="_Toc138324002"/>
      <w:r>
        <w:t>Metodologia</w:t>
      </w:r>
      <w:bookmarkEnd w:id="37"/>
    </w:p>
    <w:p w14:paraId="34853C55" w14:textId="711028CA" w:rsidR="007B20BA" w:rsidRDefault="00000000">
      <w:pPr>
        <w:rPr>
          <w:color w:val="000000" w:themeColor="text1"/>
        </w:rPr>
      </w:pPr>
      <w:r>
        <w:t xml:space="preserve">A pesquisa foi realizada principalmente usando a base de dados do </w:t>
      </w:r>
      <w:r w:rsidRPr="00957E55">
        <w:rPr>
          <w:i/>
          <w:iCs/>
        </w:rPr>
        <w:t>Google Scholar</w:t>
      </w:r>
      <w:r>
        <w:t xml:space="preserve">, onde foi realizada pesquisa com a palavra-chave </w:t>
      </w:r>
      <w:r w:rsidRPr="00957E55">
        <w:rPr>
          <w:i/>
          <w:iCs/>
        </w:rPr>
        <w:t>"traffic flow"</w:t>
      </w:r>
      <w:r>
        <w:t xml:space="preserve"> e esta apresentou 3 740 000 resultados. Depois comecei a experimentar outras palavras-chave, que são mais específicas em termos de utilização, designadamente “mobile data” e </w:t>
      </w:r>
      <w:r w:rsidRPr="00957E55">
        <w:rPr>
          <w:i/>
          <w:iCs/>
        </w:rPr>
        <w:t>“machine learning”</w:t>
      </w:r>
      <w:r>
        <w:t xml:space="preserve">. Estas apresentaram menos resultados, mas ainda devolvem um número substancial de artigos, variando entre 1 780 000 para </w:t>
      </w:r>
      <w:r w:rsidRPr="00957E55">
        <w:rPr>
          <w:i/>
          <w:iCs/>
        </w:rPr>
        <w:t>"traffic flow mobile data"</w:t>
      </w:r>
      <w:r>
        <w:t xml:space="preserve"> e 4 230 para </w:t>
      </w:r>
      <w:r w:rsidRPr="00957E55">
        <w:rPr>
          <w:i/>
          <w:iCs/>
        </w:rPr>
        <w:t>"machine learning traffic flow mobile data"</w:t>
      </w:r>
      <w:r>
        <w:t>. Globalmente, estes números sugerem que existe uma quantidade significativa de investigação em curso na área do fluxo de tráfego e dos dados móveis</w:t>
      </w:r>
      <w:r w:rsidR="00957E55">
        <w:t>.</w:t>
      </w:r>
    </w:p>
    <w:p w14:paraId="76685EE5" w14:textId="792642E8" w:rsidR="007B20BA" w:rsidRDefault="00000000">
      <w:pPr>
        <w:rPr>
          <w:color w:val="000000" w:themeColor="text1"/>
        </w:rPr>
      </w:pPr>
      <w:r>
        <w:t>Os artigos analisados foram publicados entre 2019 e 2023, e focam principalmente na gestão eficaz do tráfego em situações críticas, com o objetivo de ajudar a reduzir o congestionamento de tráfego, os custos de combustível e a poluição atmosférica, através do estudo do fluxo de veículos.</w:t>
      </w:r>
    </w:p>
    <w:p w14:paraId="1D0D651D" w14:textId="77777777" w:rsidR="007B20BA" w:rsidRDefault="007B20BA">
      <w:pPr>
        <w:rPr>
          <w:color w:val="000000" w:themeColor="text1"/>
        </w:rPr>
      </w:pPr>
    </w:p>
    <w:p w14:paraId="25ECCEFF" w14:textId="0687EDE5" w:rsidR="007B20BA" w:rsidRDefault="00000000" w:rsidP="00DB04AC">
      <w:pPr>
        <w:pStyle w:val="Legenda"/>
        <w:rPr>
          <w:color w:val="000000" w:themeColor="text1"/>
        </w:rPr>
      </w:pPr>
      <w:r>
        <w:t xml:space="preserve">Tabela </w:t>
      </w:r>
      <w:r>
        <w:fldChar w:fldCharType="begin"/>
      </w:r>
      <w:r>
        <w:instrText>SEQ Tabela \* ARABIC</w:instrText>
      </w:r>
      <w:r>
        <w:fldChar w:fldCharType="separate"/>
      </w:r>
      <w:r w:rsidR="00736F33">
        <w:rPr>
          <w:noProof/>
        </w:rPr>
        <w:t>1</w:t>
      </w:r>
      <w:r>
        <w:fldChar w:fldCharType="end"/>
      </w:r>
      <w:r>
        <w:t xml:space="preserve"> - Número de artigos no google scholar com base numa palavra-chave</w:t>
      </w:r>
    </w:p>
    <w:tbl>
      <w:tblPr>
        <w:tblStyle w:val="TabelacomGrelha"/>
        <w:tblW w:w="8645" w:type="dxa"/>
        <w:jc w:val="center"/>
        <w:tblLook w:val="04A0" w:firstRow="1" w:lastRow="0" w:firstColumn="1" w:lastColumn="0" w:noHBand="0" w:noVBand="1"/>
      </w:tblPr>
      <w:tblGrid>
        <w:gridCol w:w="4322"/>
        <w:gridCol w:w="4323"/>
      </w:tblGrid>
      <w:tr w:rsidR="007B20BA" w14:paraId="5A8070FD" w14:textId="77777777">
        <w:trPr>
          <w:trHeight w:val="432"/>
          <w:jc w:val="center"/>
        </w:trPr>
        <w:tc>
          <w:tcPr>
            <w:tcW w:w="8644" w:type="dxa"/>
            <w:gridSpan w:val="2"/>
            <w:vAlign w:val="center"/>
          </w:tcPr>
          <w:p w14:paraId="08CDCEBA" w14:textId="77777777" w:rsidR="007B20BA" w:rsidRPr="00957E55" w:rsidRDefault="00000000">
            <w:pPr>
              <w:jc w:val="center"/>
              <w:rPr>
                <w:b/>
                <w:bCs/>
                <w:i/>
                <w:iCs/>
              </w:rPr>
            </w:pPr>
            <w:r w:rsidRPr="00957E55">
              <w:rPr>
                <w:b/>
                <w:bCs/>
                <w:i/>
                <w:iCs/>
              </w:rPr>
              <w:t>Google Scholar</w:t>
            </w:r>
          </w:p>
        </w:tc>
      </w:tr>
      <w:tr w:rsidR="007B20BA" w14:paraId="6F3DDE53" w14:textId="77777777">
        <w:trPr>
          <w:trHeight w:val="432"/>
          <w:jc w:val="center"/>
        </w:trPr>
        <w:tc>
          <w:tcPr>
            <w:tcW w:w="4322" w:type="dxa"/>
            <w:vAlign w:val="center"/>
          </w:tcPr>
          <w:p w14:paraId="0C7B7553" w14:textId="77777777" w:rsidR="007B20BA" w:rsidRDefault="00000000">
            <w:pPr>
              <w:jc w:val="center"/>
              <w:rPr>
                <w:b/>
                <w:bCs/>
              </w:rPr>
            </w:pPr>
            <w:r>
              <w:rPr>
                <w:b/>
                <w:bCs/>
              </w:rPr>
              <w:t>Palavras-Chave</w:t>
            </w:r>
          </w:p>
        </w:tc>
        <w:tc>
          <w:tcPr>
            <w:tcW w:w="4322" w:type="dxa"/>
            <w:vAlign w:val="center"/>
          </w:tcPr>
          <w:p w14:paraId="7750BBB4" w14:textId="77777777" w:rsidR="007B20BA" w:rsidRDefault="00000000">
            <w:pPr>
              <w:jc w:val="center"/>
              <w:rPr>
                <w:b/>
                <w:bCs/>
              </w:rPr>
            </w:pPr>
            <w:r>
              <w:rPr>
                <w:b/>
                <w:bCs/>
              </w:rPr>
              <w:t>Número de artigos</w:t>
            </w:r>
          </w:p>
        </w:tc>
      </w:tr>
      <w:tr w:rsidR="007B20BA" w14:paraId="4E1A4E71" w14:textId="77777777">
        <w:trPr>
          <w:trHeight w:val="432"/>
          <w:jc w:val="center"/>
        </w:trPr>
        <w:tc>
          <w:tcPr>
            <w:tcW w:w="4322" w:type="dxa"/>
            <w:vAlign w:val="center"/>
          </w:tcPr>
          <w:p w14:paraId="338712C2" w14:textId="77777777" w:rsidR="007B20BA" w:rsidRPr="00AA7425" w:rsidRDefault="00000000">
            <w:pPr>
              <w:jc w:val="center"/>
              <w:rPr>
                <w:rFonts w:asciiTheme="minorHAnsi" w:hAnsiTheme="minorHAnsi" w:cstheme="minorHAnsi"/>
                <w:i/>
                <w:iCs/>
              </w:rPr>
            </w:pPr>
            <w:r w:rsidRPr="00AA7425">
              <w:rPr>
                <w:rFonts w:asciiTheme="minorHAnsi" w:hAnsiTheme="minorHAnsi" w:cstheme="minorHAnsi"/>
                <w:i/>
                <w:iCs/>
              </w:rPr>
              <w:t>“traffic flow”</w:t>
            </w:r>
          </w:p>
        </w:tc>
        <w:tc>
          <w:tcPr>
            <w:tcW w:w="4322" w:type="dxa"/>
            <w:vAlign w:val="center"/>
          </w:tcPr>
          <w:p w14:paraId="5FE77903" w14:textId="77777777" w:rsidR="007B20BA" w:rsidRPr="00AA7425" w:rsidRDefault="00000000">
            <w:pPr>
              <w:jc w:val="center"/>
              <w:rPr>
                <w:rFonts w:asciiTheme="minorHAnsi" w:hAnsiTheme="minorHAnsi" w:cstheme="minorHAnsi"/>
              </w:rPr>
            </w:pPr>
            <w:r w:rsidRPr="00AA7425">
              <w:rPr>
                <w:rFonts w:asciiTheme="minorHAnsi" w:hAnsiTheme="minorHAnsi" w:cstheme="minorHAnsi"/>
              </w:rPr>
              <w:t>3 740 000</w:t>
            </w:r>
          </w:p>
        </w:tc>
      </w:tr>
      <w:tr w:rsidR="007B20BA" w14:paraId="0624C71D" w14:textId="77777777">
        <w:trPr>
          <w:trHeight w:val="432"/>
          <w:jc w:val="center"/>
        </w:trPr>
        <w:tc>
          <w:tcPr>
            <w:tcW w:w="4322" w:type="dxa"/>
            <w:vAlign w:val="center"/>
          </w:tcPr>
          <w:p w14:paraId="62402389" w14:textId="77777777" w:rsidR="007B20BA" w:rsidRPr="00AA7425" w:rsidRDefault="00000000">
            <w:pPr>
              <w:jc w:val="center"/>
              <w:rPr>
                <w:rFonts w:asciiTheme="minorHAnsi" w:hAnsiTheme="minorHAnsi" w:cstheme="minorHAnsi"/>
                <w:i/>
                <w:iCs/>
              </w:rPr>
            </w:pPr>
            <w:r w:rsidRPr="00AA7425">
              <w:rPr>
                <w:rFonts w:asciiTheme="minorHAnsi" w:hAnsiTheme="minorHAnsi" w:cstheme="minorHAnsi"/>
                <w:i/>
                <w:iCs/>
              </w:rPr>
              <w:t>“traffic flow mobile data”</w:t>
            </w:r>
          </w:p>
        </w:tc>
        <w:tc>
          <w:tcPr>
            <w:tcW w:w="4322" w:type="dxa"/>
            <w:vAlign w:val="center"/>
          </w:tcPr>
          <w:p w14:paraId="51A01A7B" w14:textId="77777777" w:rsidR="007B20BA" w:rsidRPr="00AA7425" w:rsidRDefault="00000000">
            <w:pPr>
              <w:jc w:val="center"/>
              <w:rPr>
                <w:rFonts w:asciiTheme="minorHAnsi" w:hAnsiTheme="minorHAnsi" w:cstheme="minorHAnsi"/>
              </w:rPr>
            </w:pPr>
            <w:r w:rsidRPr="00AA7425">
              <w:rPr>
                <w:rFonts w:asciiTheme="minorHAnsi" w:hAnsiTheme="minorHAnsi" w:cstheme="minorHAnsi"/>
              </w:rPr>
              <w:t>1 780 000</w:t>
            </w:r>
          </w:p>
        </w:tc>
      </w:tr>
      <w:tr w:rsidR="007B20BA" w14:paraId="55243248" w14:textId="77777777">
        <w:trPr>
          <w:trHeight w:val="432"/>
          <w:jc w:val="center"/>
        </w:trPr>
        <w:tc>
          <w:tcPr>
            <w:tcW w:w="4322" w:type="dxa"/>
            <w:vAlign w:val="center"/>
          </w:tcPr>
          <w:p w14:paraId="4BF762A0" w14:textId="77777777" w:rsidR="007B20BA" w:rsidRPr="00AA7425" w:rsidRDefault="00000000">
            <w:pPr>
              <w:jc w:val="center"/>
              <w:rPr>
                <w:rFonts w:asciiTheme="minorHAnsi" w:hAnsiTheme="minorHAnsi" w:cstheme="minorHAnsi"/>
                <w:i/>
                <w:iCs/>
                <w:lang w:val="en-US"/>
              </w:rPr>
            </w:pPr>
            <w:r w:rsidRPr="00AA7425">
              <w:rPr>
                <w:rFonts w:asciiTheme="minorHAnsi" w:hAnsiTheme="minorHAnsi" w:cstheme="minorHAnsi"/>
                <w:i/>
                <w:iCs/>
                <w:lang w:val="en-US"/>
              </w:rPr>
              <w:t>“traffic flow based on phone data”</w:t>
            </w:r>
          </w:p>
        </w:tc>
        <w:tc>
          <w:tcPr>
            <w:tcW w:w="4322" w:type="dxa"/>
            <w:vAlign w:val="center"/>
          </w:tcPr>
          <w:p w14:paraId="6C8F6BB7" w14:textId="77777777" w:rsidR="007B20BA" w:rsidRPr="00AA7425" w:rsidRDefault="00000000">
            <w:pPr>
              <w:jc w:val="center"/>
              <w:rPr>
                <w:rFonts w:asciiTheme="minorHAnsi" w:hAnsiTheme="minorHAnsi" w:cstheme="minorHAnsi"/>
              </w:rPr>
            </w:pPr>
            <w:r w:rsidRPr="00AA7425">
              <w:rPr>
                <w:rFonts w:asciiTheme="minorHAnsi" w:hAnsiTheme="minorHAnsi" w:cstheme="minorHAnsi"/>
              </w:rPr>
              <w:t>8 690</w:t>
            </w:r>
          </w:p>
        </w:tc>
      </w:tr>
      <w:tr w:rsidR="007B20BA" w14:paraId="12323949" w14:textId="77777777">
        <w:trPr>
          <w:trHeight w:val="432"/>
          <w:jc w:val="center"/>
        </w:trPr>
        <w:tc>
          <w:tcPr>
            <w:tcW w:w="4322" w:type="dxa"/>
            <w:vAlign w:val="center"/>
          </w:tcPr>
          <w:p w14:paraId="68A9D616" w14:textId="77777777" w:rsidR="007B20BA" w:rsidRPr="00AA7425" w:rsidRDefault="00000000">
            <w:pPr>
              <w:jc w:val="center"/>
              <w:rPr>
                <w:rFonts w:asciiTheme="minorHAnsi" w:hAnsiTheme="minorHAnsi" w:cstheme="minorHAnsi"/>
                <w:i/>
                <w:iCs/>
                <w:lang w:val="en-US"/>
              </w:rPr>
            </w:pPr>
            <w:r w:rsidRPr="00AA7425">
              <w:rPr>
                <w:rFonts w:asciiTheme="minorHAnsi" w:hAnsiTheme="minorHAnsi" w:cstheme="minorHAnsi"/>
                <w:i/>
                <w:iCs/>
                <w:lang w:val="en-US"/>
              </w:rPr>
              <w:t>“machine learning traffic flow mobile data”</w:t>
            </w:r>
          </w:p>
        </w:tc>
        <w:tc>
          <w:tcPr>
            <w:tcW w:w="4322" w:type="dxa"/>
            <w:vAlign w:val="center"/>
          </w:tcPr>
          <w:p w14:paraId="5686F357" w14:textId="77777777" w:rsidR="007B20BA" w:rsidRPr="00AA7425" w:rsidRDefault="00000000">
            <w:pPr>
              <w:jc w:val="center"/>
              <w:rPr>
                <w:rFonts w:asciiTheme="minorHAnsi" w:hAnsiTheme="minorHAnsi" w:cstheme="minorHAnsi"/>
              </w:rPr>
            </w:pPr>
            <w:r w:rsidRPr="00AA7425">
              <w:rPr>
                <w:rFonts w:asciiTheme="minorHAnsi" w:hAnsiTheme="minorHAnsi" w:cstheme="minorHAnsi"/>
              </w:rPr>
              <w:t>4 230</w:t>
            </w:r>
          </w:p>
        </w:tc>
      </w:tr>
      <w:tr w:rsidR="007B20BA" w14:paraId="434D27F9" w14:textId="77777777">
        <w:trPr>
          <w:trHeight w:val="432"/>
          <w:jc w:val="center"/>
        </w:trPr>
        <w:tc>
          <w:tcPr>
            <w:tcW w:w="4322" w:type="dxa"/>
            <w:vAlign w:val="center"/>
          </w:tcPr>
          <w:p w14:paraId="2BCC4F7B" w14:textId="77777777" w:rsidR="007B20BA" w:rsidRPr="00AA7425" w:rsidRDefault="00000000">
            <w:pPr>
              <w:jc w:val="center"/>
              <w:rPr>
                <w:rFonts w:asciiTheme="minorHAnsi" w:hAnsiTheme="minorHAnsi" w:cstheme="minorHAnsi"/>
                <w:i/>
                <w:iCs/>
              </w:rPr>
            </w:pPr>
            <w:r w:rsidRPr="00AA7425">
              <w:rPr>
                <w:rFonts w:asciiTheme="minorHAnsi" w:hAnsiTheme="minorHAnsi" w:cstheme="minorHAnsi"/>
                <w:i/>
                <w:iCs/>
              </w:rPr>
              <w:t>“mobility data traffic flow”</w:t>
            </w:r>
          </w:p>
        </w:tc>
        <w:tc>
          <w:tcPr>
            <w:tcW w:w="4322" w:type="dxa"/>
            <w:vAlign w:val="center"/>
          </w:tcPr>
          <w:p w14:paraId="5811F0BB" w14:textId="77777777" w:rsidR="007B20BA" w:rsidRPr="00AA7425" w:rsidRDefault="00000000">
            <w:pPr>
              <w:jc w:val="center"/>
              <w:rPr>
                <w:rFonts w:asciiTheme="minorHAnsi" w:hAnsiTheme="minorHAnsi" w:cstheme="minorHAnsi"/>
              </w:rPr>
            </w:pPr>
            <w:r w:rsidRPr="00AA7425">
              <w:rPr>
                <w:rFonts w:asciiTheme="minorHAnsi" w:hAnsiTheme="minorHAnsi" w:cstheme="minorHAnsi"/>
              </w:rPr>
              <w:t>6 320</w:t>
            </w:r>
          </w:p>
        </w:tc>
      </w:tr>
      <w:tr w:rsidR="007B20BA" w14:paraId="4C7C6BF6" w14:textId="77777777">
        <w:trPr>
          <w:trHeight w:val="432"/>
          <w:jc w:val="center"/>
        </w:trPr>
        <w:tc>
          <w:tcPr>
            <w:tcW w:w="4322" w:type="dxa"/>
            <w:vAlign w:val="center"/>
          </w:tcPr>
          <w:p w14:paraId="020366D5" w14:textId="77777777" w:rsidR="007B20BA" w:rsidRPr="00AA7425" w:rsidRDefault="00000000">
            <w:pPr>
              <w:jc w:val="center"/>
              <w:rPr>
                <w:rFonts w:asciiTheme="minorHAnsi" w:hAnsiTheme="minorHAnsi" w:cstheme="minorHAnsi"/>
                <w:i/>
                <w:iCs/>
                <w:lang w:val="en-US"/>
              </w:rPr>
            </w:pPr>
            <w:r w:rsidRPr="00AA7425">
              <w:rPr>
                <w:rFonts w:asciiTheme="minorHAnsi" w:hAnsiTheme="minorHAnsi" w:cstheme="minorHAnsi"/>
                <w:i/>
                <w:iCs/>
                <w:lang w:val="en-US"/>
              </w:rPr>
              <w:t>“traffic prediction based on phone location”</w:t>
            </w:r>
          </w:p>
        </w:tc>
        <w:tc>
          <w:tcPr>
            <w:tcW w:w="4322" w:type="dxa"/>
            <w:vAlign w:val="center"/>
          </w:tcPr>
          <w:p w14:paraId="578CB805" w14:textId="77777777" w:rsidR="007B20BA" w:rsidRPr="00AA7425" w:rsidRDefault="00000000">
            <w:pPr>
              <w:jc w:val="center"/>
              <w:rPr>
                <w:rFonts w:asciiTheme="minorHAnsi" w:hAnsiTheme="minorHAnsi" w:cstheme="minorHAnsi"/>
              </w:rPr>
            </w:pPr>
            <w:r w:rsidRPr="00AA7425">
              <w:rPr>
                <w:rFonts w:asciiTheme="minorHAnsi" w:hAnsiTheme="minorHAnsi" w:cstheme="minorHAnsi"/>
              </w:rPr>
              <w:t>6 080</w:t>
            </w:r>
          </w:p>
        </w:tc>
      </w:tr>
    </w:tbl>
    <w:p w14:paraId="5C46AC89" w14:textId="77777777" w:rsidR="007B20BA" w:rsidRDefault="007B20BA">
      <w:pPr>
        <w:rPr>
          <w:b/>
          <w:bCs/>
          <w:sz w:val="28"/>
          <w:szCs w:val="28"/>
        </w:rPr>
      </w:pPr>
    </w:p>
    <w:p w14:paraId="1E55DA64" w14:textId="77777777" w:rsidR="007B20BA" w:rsidRDefault="00000000">
      <w:pPr>
        <w:pStyle w:val="Ttulo2"/>
        <w:numPr>
          <w:ilvl w:val="1"/>
          <w:numId w:val="2"/>
        </w:numPr>
        <w:rPr>
          <w:color w:val="000000" w:themeColor="text1"/>
        </w:rPr>
      </w:pPr>
      <w:bookmarkStart w:id="38" w:name="_Toc138324003"/>
      <w:r>
        <w:lastRenderedPageBreak/>
        <w:t>Fluxo de Tráfego</w:t>
      </w:r>
      <w:bookmarkEnd w:id="38"/>
    </w:p>
    <w:p w14:paraId="5EA7E0E7" w14:textId="6F639306" w:rsidR="007B20BA" w:rsidRDefault="00000000">
      <w:pPr>
        <w:rPr>
          <w:color w:val="000000" w:themeColor="text1"/>
        </w:rPr>
      </w:pPr>
      <w:r>
        <w:t>Atualmente, o estudo do fluxo de tráfego é um campo de investigação com muitos desenvolvimentos em curso. Desta forma</w:t>
      </w:r>
      <w:ins w:id="39" w:author="Unknown Author" w:date="2023-04-07T15:09:00Z">
        <w:r>
          <w:t>,</w:t>
        </w:r>
      </w:ins>
      <w:r>
        <w:t xml:space="preserve"> os investigadores têm desenvolvido uma variedade de modelos e teorias para descrever e analisar o fluxo de tráfego. Estes modelos podem apresentar desde simples equações matemáticas a simulações mais complexas, como por exemplo o estudo de matrizes origem-destino que servem para determinar as rotas de desvio ideais nas redes urbanas [4], algoritmos de </w:t>
      </w:r>
      <w:r w:rsidRPr="00957E55">
        <w:rPr>
          <w:i/>
          <w:iCs/>
        </w:rPr>
        <w:t>“Machine Learning”</w:t>
      </w:r>
      <w:r>
        <w:t xml:space="preserve"> para classificar o congestionamento do tráfego [5] ou utilização de </w:t>
      </w:r>
      <w:r w:rsidRPr="00957E55">
        <w:rPr>
          <w:i/>
          <w:iCs/>
        </w:rPr>
        <w:t>frameworks</w:t>
      </w:r>
      <w:r>
        <w:t xml:space="preserve"> como a </w:t>
      </w:r>
      <w:r w:rsidRPr="00957E55">
        <w:rPr>
          <w:i/>
          <w:iCs/>
        </w:rPr>
        <w:t>“Promotion”</w:t>
      </w:r>
      <w:r>
        <w:t xml:space="preserve"> para prever o fluxo do tráfego [6], e assim conceber e gerir sistemas de transporte que sejam eficientes, seguros e sustentáveis.</w:t>
      </w:r>
    </w:p>
    <w:p w14:paraId="696BEF0F" w14:textId="77777777" w:rsidR="007B20BA" w:rsidRDefault="00000000">
      <w:pPr>
        <w:rPr>
          <w:color w:val="000000" w:themeColor="text1"/>
        </w:rPr>
      </w:pPr>
      <w:r>
        <w:t xml:space="preserve">Para além disto, a crescente utilização de telemóveis e o número de dispositivos conectados também contribuiu significativamente para o crescimento de tráfego móvel, disponibilizando uma riqueza de informações que podem ser utilizadas para prever padrões de tráfego, tais como a localização e a velocidade dos dispositivos na rede rodoviária [7][8]. </w:t>
      </w:r>
    </w:p>
    <w:p w14:paraId="6CBEF6ED" w14:textId="77777777" w:rsidR="007B20BA" w:rsidRDefault="00000000">
      <w:pPr>
        <w:pStyle w:val="Ttulo3"/>
        <w:numPr>
          <w:ilvl w:val="0"/>
          <w:numId w:val="0"/>
        </w:numPr>
        <w:ind w:left="1287" w:hanging="720"/>
        <w:rPr>
          <w:color w:val="000000" w:themeColor="text1"/>
        </w:rPr>
      </w:pPr>
      <w:bookmarkStart w:id="40" w:name="_Toc138324004"/>
      <w:r>
        <w:t>2.2.1 Matriz Origem-Destino como sensor de tráfego</w:t>
      </w:r>
      <w:bookmarkEnd w:id="40"/>
    </w:p>
    <w:p w14:paraId="7513D230" w14:textId="77777777" w:rsidR="007B20BA" w:rsidRDefault="00000000">
      <w:pPr>
        <w:rPr>
          <w:color w:val="000000" w:themeColor="text1"/>
        </w:rPr>
      </w:pPr>
      <w:r>
        <w:t>A matriz origem-destino (OD) na gestão do tráfego fornece uma imagem da distribuição espacial, com células individuais representadas através do número de viagens efetuadas entre um par de zonas de análise de tráfego (TAZs) [4]. Estes modelos estáticos e dinâmicos podem ser utilizados no planeamento de um sistema de transporte, de modo a otimizar o controlo e gestão do tráfego, dando particular atenção à necessidade e possibilidade de atualização frequente dos dados de entrada na sequência de alterações no volume do fluxo de tráfego real na rede rodoviária urbana.</w:t>
      </w:r>
    </w:p>
    <w:p w14:paraId="14737174" w14:textId="77777777" w:rsidR="007B20BA" w:rsidRDefault="00000000">
      <w:pPr>
        <w:pStyle w:val="Ttulo3"/>
        <w:numPr>
          <w:ilvl w:val="0"/>
          <w:numId w:val="0"/>
        </w:numPr>
        <w:ind w:left="1287" w:hanging="720"/>
        <w:rPr>
          <w:color w:val="000000" w:themeColor="text1"/>
        </w:rPr>
      </w:pPr>
      <w:bookmarkStart w:id="41" w:name="_Toc138324005"/>
      <w:r>
        <w:t xml:space="preserve">2.2.2 Classificação do fluxo de tráfego através de algoritmos de </w:t>
      </w:r>
      <w:r w:rsidRPr="00957E55">
        <w:rPr>
          <w:i/>
          <w:iCs/>
        </w:rPr>
        <w:t>machine learning</w:t>
      </w:r>
      <w:bookmarkEnd w:id="41"/>
    </w:p>
    <w:p w14:paraId="2BD425EA" w14:textId="4ABF94DC" w:rsidR="007B20BA" w:rsidRDefault="00000000">
      <w:pPr>
        <w:rPr>
          <w:color w:val="000000" w:themeColor="text1"/>
        </w:rPr>
      </w:pPr>
      <w:r>
        <w:t xml:space="preserve">Efetivamente, um estudo em 2017 constatou que o custo dos engarrafamentos de trânsito para os condutores americanos foi estimado em 179 milhões de dólares [4], como tal, para ajudar a melhorar as condições de tráfego os investigadores decidiram avaliar o comportamento e eficácia de vários algoritmos de </w:t>
      </w:r>
      <w:r w:rsidRPr="00957E55">
        <w:rPr>
          <w:i/>
          <w:iCs/>
        </w:rPr>
        <w:t>“machine learning”</w:t>
      </w:r>
      <w:r>
        <w:t xml:space="preserve"> para classificar esse fluxo e concluíram que os Sistemas de Transporte Inteligentes (ITS) podiam ser uma alternativa associada à infraestrutura rodoviária com dispositivos IoT para captar informação.</w:t>
      </w:r>
    </w:p>
    <w:p w14:paraId="04BF5362" w14:textId="57D7CE65" w:rsidR="007B20BA" w:rsidRDefault="00000000">
      <w:pPr>
        <w:rPr>
          <w:color w:val="000000" w:themeColor="text1"/>
        </w:rPr>
      </w:pPr>
      <w:r>
        <w:t xml:space="preserve">Na verdade, estes resultados da classificação são influenciados por </w:t>
      </w:r>
      <w:r w:rsidR="00957E55">
        <w:t>fatores</w:t>
      </w:r>
      <w:r>
        <w:t xml:space="preserve"> através de afinação de parâmetros, o tamanho do conjunto de dados em termos de registos, atributos selecionados, e a percentagem de dados utilizados para formação e validação. </w:t>
      </w:r>
      <w:r>
        <w:lastRenderedPageBreak/>
        <w:t>Além disso, a análise de diferentes ambientes urbanos, incluindo intersecções, autoestradas e estradas suburbanas também é fundamental para identificar os classificadores mais eficazes.</w:t>
      </w:r>
    </w:p>
    <w:p w14:paraId="3AEE941E" w14:textId="77777777" w:rsidR="007B20BA" w:rsidRDefault="00000000">
      <w:pPr>
        <w:pStyle w:val="Ttulo3"/>
        <w:numPr>
          <w:ilvl w:val="2"/>
          <w:numId w:val="3"/>
        </w:numPr>
        <w:rPr>
          <w:color w:val="000000" w:themeColor="text1"/>
        </w:rPr>
      </w:pPr>
      <w:bookmarkStart w:id="42" w:name="_Toc138324006"/>
      <w:r w:rsidRPr="00957E55">
        <w:rPr>
          <w:i/>
          <w:iCs/>
        </w:rPr>
        <w:t>Promotion FrameWork</w:t>
      </w:r>
      <w:r>
        <w:t xml:space="preserve"> para prever o fluxo tráfego</w:t>
      </w:r>
      <w:bookmarkEnd w:id="42"/>
    </w:p>
    <w:p w14:paraId="6DB5219B" w14:textId="77777777" w:rsidR="007B20BA" w:rsidRDefault="00000000">
      <w:pPr>
        <w:rPr>
          <w:color w:val="000000" w:themeColor="text1"/>
        </w:rPr>
      </w:pPr>
      <w:r>
        <w:t>A capacidade de prever o tráfego é uma das aplicações mais significativas em tecnologias de transporte inteligentes. A precisão das previsões é crucial para garantir a eficiência dos transportes públicos e para evitar congestionamentos. Tendo em conta</w:t>
      </w:r>
      <w:del w:id="43" w:author="Unknown Author" w:date="2023-04-07T15:14:00Z">
        <w:r>
          <w:delText>,</w:delText>
        </w:r>
      </w:del>
      <w:r>
        <w:t xml:space="preserve"> algoritmos para prever o tráfico, a abordagem da </w:t>
      </w:r>
      <w:r w:rsidRPr="00957E55">
        <w:rPr>
          <w:i/>
          <w:iCs/>
        </w:rPr>
        <w:t>framework PROMOTION</w:t>
      </w:r>
      <w:r>
        <w:t xml:space="preserve"> é uma abordagem baseada em </w:t>
      </w:r>
      <w:r>
        <w:rPr>
          <w:i/>
          <w:iCs/>
          <w:rPrChange w:id="44" w:author="Unknown Author" w:date="2023-04-07T15:14:00Z">
            <w:rPr/>
          </w:rPrChange>
        </w:rPr>
        <w:t>deep learning</w:t>
      </w:r>
      <w:r>
        <w:t xml:space="preserve"> para a previsão do fluxo de tráfego</w:t>
      </w:r>
      <w:ins w:id="45" w:author="Unknown Author" w:date="2023-04-07T15:15:00Z">
        <w:r>
          <w:t>,</w:t>
        </w:r>
      </w:ins>
      <w:r>
        <w:t xml:space="preserve"> que utiliza redes neurais gráficas (GNNs) para modelar relações de espaço-tempo entre diferentes segmentos rodoviários numa rede de transportes [6].</w:t>
      </w:r>
    </w:p>
    <w:p w14:paraId="58D727ED" w14:textId="5DD14B9D" w:rsidR="007B20BA" w:rsidRDefault="00000000">
      <w:pPr>
        <w:rPr>
          <w:color w:val="000000" w:themeColor="text1"/>
        </w:rPr>
      </w:pPr>
      <w:r>
        <w:t xml:space="preserve">De facto, esta </w:t>
      </w:r>
      <w:r w:rsidRPr="00957E55">
        <w:rPr>
          <w:i/>
          <w:iCs/>
        </w:rPr>
        <w:t>framework</w:t>
      </w:r>
      <w:r>
        <w:t xml:space="preserve"> explora técnicas inteligentes de pré-processamento baseado em gráficos, onde cada nó representa um segmento de estrada e as arestas representam a conectividade entre eles. O modelo GNN é treinado para aprender as características de cada nó e aresta, o que capta as relações </w:t>
      </w:r>
      <w:r w:rsidR="00957E55">
        <w:t>espaço temporais</w:t>
      </w:r>
      <w:r>
        <w:t xml:space="preserve"> entre os diferentes segmentos rodoviários, melhorando a precisão da previsão do fluxo de tráfego para otimizar sistemas inteligentes de transporte (ITS) e planeamento urbano.</w:t>
      </w:r>
    </w:p>
    <w:p w14:paraId="5123893C" w14:textId="77777777" w:rsidR="007B20BA" w:rsidRDefault="00000000">
      <w:pPr>
        <w:pStyle w:val="Ttulo3"/>
        <w:numPr>
          <w:ilvl w:val="2"/>
          <w:numId w:val="4"/>
        </w:numPr>
        <w:rPr>
          <w:color w:val="000000" w:themeColor="text1"/>
        </w:rPr>
      </w:pPr>
      <w:bookmarkStart w:id="46" w:name="_Toc138324007"/>
      <w:r>
        <w:t xml:space="preserve">Crescimento </w:t>
      </w:r>
      <w:r w:rsidRPr="00CF1C14">
        <w:rPr>
          <w:i/>
          <w:iCs/>
        </w:rPr>
        <w:t>IoT</w:t>
      </w:r>
      <w:r>
        <w:t xml:space="preserve"> e a sua utilidade para melhorar o fluxo do tráfego</w:t>
      </w:r>
      <w:bookmarkEnd w:id="46"/>
    </w:p>
    <w:p w14:paraId="5B54B057" w14:textId="17B90B89" w:rsidR="007B20BA" w:rsidRDefault="00000000">
      <w:pPr>
        <w:rPr>
          <w:color w:val="000000" w:themeColor="text1"/>
        </w:rPr>
      </w:pPr>
      <w:r>
        <w:t xml:space="preserve">Foi estimado que cerca de 77,5 </w:t>
      </w:r>
      <w:r w:rsidR="00957E55">
        <w:t>Exa bytes</w:t>
      </w:r>
      <w:r>
        <w:t xml:space="preserve"> de dados móveis serão consumidos por mês até 2022, o que representa 71% de todo o tráfego IP [7]. Consequentemente, é essencial prever com precisão a carga de tráfego móvel para gerir eficientemente o grande volume de tráfego móvel. Por exemplo, foi desenvolvido um modelo baseado em "</w:t>
      </w:r>
      <w:r>
        <w:rPr>
          <w:i/>
          <w:iCs/>
          <w:rPrChange w:id="47" w:author="Unknown Author" w:date="2023-04-07T15:16:00Z">
            <w:rPr/>
          </w:rPrChange>
        </w:rPr>
        <w:t>Machine Learning</w:t>
      </w:r>
      <w:r>
        <w:t xml:space="preserve">" chamado </w:t>
      </w:r>
      <w:r>
        <w:rPr>
          <w:i/>
          <w:iCs/>
          <w:rPrChange w:id="48" w:author="Unknown Author" w:date="2023-04-07T15:17:00Z">
            <w:rPr/>
          </w:rPrChange>
        </w:rPr>
        <w:t>Deep Traffic Predictor</w:t>
      </w:r>
      <w:r>
        <w:t xml:space="preserve"> (DeepTP), que utiliza RNNs, LSTM, CNNs e modelos LSTM para prever a carga de tráfego móvel, como também foi descoberto que o fluxo pode ser previsto com alta precisão, otimizando a alocação de recursos e a qualidade da circulação.</w:t>
      </w:r>
    </w:p>
    <w:p w14:paraId="5AFDE8DF" w14:textId="77777777" w:rsidR="007B20BA" w:rsidRDefault="00000000">
      <w:pPr>
        <w:pStyle w:val="Ttulo3"/>
        <w:numPr>
          <w:ilvl w:val="2"/>
          <w:numId w:val="4"/>
        </w:numPr>
        <w:rPr>
          <w:color w:val="000000" w:themeColor="text1"/>
        </w:rPr>
      </w:pPr>
      <w:bookmarkStart w:id="49" w:name="_Toc138324008"/>
      <w:r>
        <w:rPr>
          <w:i/>
          <w:iCs/>
          <w:rPrChange w:id="50" w:author="Unknown Author" w:date="2023-04-07T15:17:00Z">
            <w:rPr/>
          </w:rPrChange>
        </w:rPr>
        <w:t>Smartphones</w:t>
      </w:r>
      <w:r>
        <w:t xml:space="preserve"> como sensores de fluxo de tráfego</w:t>
      </w:r>
      <w:bookmarkEnd w:id="49"/>
    </w:p>
    <w:p w14:paraId="59DBA919" w14:textId="77777777" w:rsidR="007B20BA" w:rsidRDefault="00000000">
      <w:pPr>
        <w:rPr>
          <w:color w:val="000000" w:themeColor="text1"/>
        </w:rPr>
      </w:pPr>
      <w:r>
        <w:t xml:space="preserve">O elevado uso de </w:t>
      </w:r>
      <w:r>
        <w:rPr>
          <w:i/>
          <w:iCs/>
          <w:rPrChange w:id="51" w:author="Unknown Author" w:date="2023-04-07T15:17:00Z">
            <w:rPr/>
          </w:rPrChange>
        </w:rPr>
        <w:t>smartphones</w:t>
      </w:r>
      <w:r>
        <w:t xml:space="preserve"> levou ao desenvolvimento de novas formas de recolha de dados sobre as condições de tráfego. Um desses métodos é a utilização de </w:t>
      </w:r>
      <w:r>
        <w:rPr>
          <w:i/>
          <w:iCs/>
          <w:rPrChange w:id="52" w:author="Unknown Author" w:date="2023-04-07T15:17:00Z">
            <w:rPr/>
          </w:rPrChange>
        </w:rPr>
        <w:t>smartphones</w:t>
      </w:r>
      <w:r>
        <w:t xml:space="preserve"> como sensores de tráfego, o que oferece várias vantagens, tais como ser rentável, proporcionando uma alternativa mais barata aos sensores de tráfego tradicionais e oferecendo uma cobertura mais ampla de dados em tempo real, como informações precisas e atualizadas sobre as condições de tráfego. Desta forma, para identificar com precisão a estrada que um condutor está a circular</w:t>
      </w:r>
      <w:ins w:id="53" w:author="Unknown Author" w:date="2023-04-07T15:18:00Z">
        <w:r>
          <w:t>,</w:t>
        </w:r>
      </w:ins>
      <w:r>
        <w:t xml:space="preserve"> o uso de algoritmos de </w:t>
      </w:r>
      <w:r>
        <w:rPr>
          <w:i/>
          <w:iCs/>
          <w:rPrChange w:id="54" w:author="Unknown Author" w:date="2023-04-07T15:18:00Z">
            <w:rPr/>
          </w:rPrChange>
        </w:rPr>
        <w:t>map-matching</w:t>
      </w:r>
      <w:r>
        <w:t xml:space="preserve"> [8] revelou que a trajetória dos veículos em movimento tem caraterística de </w:t>
      </w:r>
      <w:r>
        <w:lastRenderedPageBreak/>
        <w:t>memória curta e assim é provável identificar o próximo segmento de estrada que o condutor vai entrar [7] para prever com precisão o fluxo do tráfego.</w:t>
      </w:r>
    </w:p>
    <w:p w14:paraId="5AF3081C" w14:textId="77777777" w:rsidR="007B20BA" w:rsidRDefault="007B20BA">
      <w:pPr>
        <w:rPr>
          <w:color w:val="000000" w:themeColor="text1"/>
        </w:rPr>
      </w:pPr>
    </w:p>
    <w:p w14:paraId="388B06D2" w14:textId="37052179" w:rsidR="007B20BA" w:rsidRDefault="00000000" w:rsidP="00DB04AC">
      <w:pPr>
        <w:pStyle w:val="Legenda"/>
        <w:rPr>
          <w:color w:val="000000" w:themeColor="text1"/>
        </w:rPr>
      </w:pPr>
      <w:r>
        <w:t xml:space="preserve">Tabela </w:t>
      </w:r>
      <w:r>
        <w:fldChar w:fldCharType="begin"/>
      </w:r>
      <w:r>
        <w:instrText>SEQ Tabela \* ARABIC</w:instrText>
      </w:r>
      <w:r>
        <w:fldChar w:fldCharType="separate"/>
      </w:r>
      <w:r w:rsidR="00736F33">
        <w:rPr>
          <w:noProof/>
        </w:rPr>
        <w:t>2</w:t>
      </w:r>
      <w:r>
        <w:fldChar w:fldCharType="end"/>
      </w:r>
      <w:r>
        <w:t xml:space="preserve"> - Análise comparativa de artigos baseado no fluxo do tráfego</w:t>
      </w:r>
    </w:p>
    <w:tbl>
      <w:tblPr>
        <w:tblStyle w:val="TabelacomGrelha"/>
        <w:tblW w:w="9128" w:type="dxa"/>
        <w:jc w:val="center"/>
        <w:tblLook w:val="04A0" w:firstRow="1" w:lastRow="0" w:firstColumn="1" w:lastColumn="0" w:noHBand="0" w:noVBand="1"/>
      </w:tblPr>
      <w:tblGrid>
        <w:gridCol w:w="827"/>
        <w:gridCol w:w="663"/>
        <w:gridCol w:w="2664"/>
        <w:gridCol w:w="1653"/>
        <w:gridCol w:w="3321"/>
      </w:tblGrid>
      <w:tr w:rsidR="007B20BA" w14:paraId="6E94731F" w14:textId="77777777" w:rsidTr="006C65F8">
        <w:trPr>
          <w:jc w:val="center"/>
        </w:trPr>
        <w:tc>
          <w:tcPr>
            <w:tcW w:w="827" w:type="dxa"/>
            <w:vAlign w:val="center"/>
          </w:tcPr>
          <w:p w14:paraId="4891684D" w14:textId="77777777" w:rsidR="007B20BA" w:rsidRDefault="00000000">
            <w:pPr>
              <w:keepNext/>
              <w:jc w:val="center"/>
              <w:rPr>
                <w:b/>
                <w:color w:val="000000" w:themeColor="text1"/>
              </w:rPr>
            </w:pPr>
            <w:r>
              <w:rPr>
                <w:b/>
                <w:color w:val="000000" w:themeColor="text1"/>
              </w:rPr>
              <w:t>Artigo</w:t>
            </w:r>
          </w:p>
        </w:tc>
        <w:tc>
          <w:tcPr>
            <w:tcW w:w="663" w:type="dxa"/>
            <w:vAlign w:val="center"/>
          </w:tcPr>
          <w:p w14:paraId="0D5B2CCA" w14:textId="77777777" w:rsidR="007B20BA" w:rsidRDefault="00000000">
            <w:pPr>
              <w:keepNext/>
              <w:jc w:val="center"/>
              <w:rPr>
                <w:b/>
                <w:color w:val="000000" w:themeColor="text1"/>
              </w:rPr>
            </w:pPr>
            <w:r>
              <w:rPr>
                <w:b/>
                <w:color w:val="000000" w:themeColor="text1"/>
              </w:rPr>
              <w:t>Ano</w:t>
            </w:r>
          </w:p>
        </w:tc>
        <w:tc>
          <w:tcPr>
            <w:tcW w:w="2664" w:type="dxa"/>
            <w:vAlign w:val="center"/>
          </w:tcPr>
          <w:p w14:paraId="7DD1FA8D" w14:textId="77777777" w:rsidR="007B20BA" w:rsidRDefault="00000000">
            <w:pPr>
              <w:keepNext/>
              <w:jc w:val="center"/>
              <w:rPr>
                <w:b/>
                <w:color w:val="000000" w:themeColor="text1"/>
              </w:rPr>
            </w:pPr>
            <w:r>
              <w:rPr>
                <w:b/>
                <w:color w:val="000000" w:themeColor="text1"/>
              </w:rPr>
              <w:t>Objetivo</w:t>
            </w:r>
          </w:p>
        </w:tc>
        <w:tc>
          <w:tcPr>
            <w:tcW w:w="1653" w:type="dxa"/>
            <w:vAlign w:val="center"/>
          </w:tcPr>
          <w:p w14:paraId="7B85E3C3" w14:textId="77777777" w:rsidR="007B20BA" w:rsidRDefault="00000000">
            <w:pPr>
              <w:keepNext/>
              <w:jc w:val="center"/>
              <w:rPr>
                <w:b/>
                <w:color w:val="000000" w:themeColor="text1"/>
              </w:rPr>
            </w:pPr>
            <w:r>
              <w:rPr>
                <w:b/>
                <w:color w:val="000000" w:themeColor="text1"/>
              </w:rPr>
              <w:t>Técnicas A</w:t>
            </w:r>
            <w:r>
              <w:rPr>
                <w:b/>
              </w:rPr>
              <w:t>plicadas</w:t>
            </w:r>
          </w:p>
        </w:tc>
        <w:tc>
          <w:tcPr>
            <w:tcW w:w="3321" w:type="dxa"/>
            <w:vAlign w:val="center"/>
          </w:tcPr>
          <w:p w14:paraId="5A7FA972" w14:textId="77777777" w:rsidR="007B20BA" w:rsidRDefault="00000000">
            <w:pPr>
              <w:keepNext/>
              <w:jc w:val="center"/>
              <w:rPr>
                <w:b/>
                <w:color w:val="000000" w:themeColor="text1"/>
              </w:rPr>
            </w:pPr>
            <w:r>
              <w:rPr>
                <w:b/>
                <w:color w:val="000000" w:themeColor="text1"/>
              </w:rPr>
              <w:t>Resultados</w:t>
            </w:r>
          </w:p>
        </w:tc>
      </w:tr>
      <w:tr w:rsidR="007B20BA" w14:paraId="19A1F7F2" w14:textId="77777777" w:rsidTr="006C65F8">
        <w:trPr>
          <w:jc w:val="center"/>
        </w:trPr>
        <w:tc>
          <w:tcPr>
            <w:tcW w:w="827" w:type="dxa"/>
            <w:vAlign w:val="center"/>
          </w:tcPr>
          <w:p w14:paraId="50115E01" w14:textId="77777777" w:rsidR="007B20BA" w:rsidRPr="00AA7425" w:rsidRDefault="00000000">
            <w:pPr>
              <w:keepNext/>
              <w:jc w:val="center"/>
              <w:rPr>
                <w:rFonts w:asciiTheme="minorHAnsi" w:hAnsiTheme="minorHAnsi" w:cstheme="minorHAnsi"/>
                <w:color w:val="000000" w:themeColor="text1"/>
              </w:rPr>
            </w:pPr>
            <w:r w:rsidRPr="00AA7425">
              <w:rPr>
                <w:rFonts w:asciiTheme="minorHAnsi" w:hAnsiTheme="minorHAnsi" w:cstheme="minorHAnsi"/>
                <w:color w:val="000000" w:themeColor="text1"/>
              </w:rPr>
              <w:t>[4]</w:t>
            </w:r>
          </w:p>
        </w:tc>
        <w:tc>
          <w:tcPr>
            <w:tcW w:w="663" w:type="dxa"/>
            <w:vAlign w:val="center"/>
          </w:tcPr>
          <w:p w14:paraId="45501C03" w14:textId="77777777" w:rsidR="007B20BA" w:rsidRPr="00AA7425" w:rsidRDefault="00000000">
            <w:pPr>
              <w:keepNext/>
              <w:jc w:val="center"/>
              <w:rPr>
                <w:rStyle w:val="title-text"/>
                <w:rFonts w:asciiTheme="minorHAnsi" w:hAnsiTheme="minorHAnsi" w:cstheme="minorHAnsi"/>
                <w:color w:val="000000" w:themeColor="text1"/>
              </w:rPr>
            </w:pPr>
            <w:r w:rsidRPr="00AA7425">
              <w:rPr>
                <w:rStyle w:val="title-text"/>
                <w:rFonts w:asciiTheme="minorHAnsi" w:hAnsiTheme="minorHAnsi" w:cstheme="minorHAnsi"/>
                <w:color w:val="000000" w:themeColor="text1"/>
              </w:rPr>
              <w:t>2023</w:t>
            </w:r>
          </w:p>
        </w:tc>
        <w:tc>
          <w:tcPr>
            <w:tcW w:w="2664" w:type="dxa"/>
          </w:tcPr>
          <w:p w14:paraId="2D4F7C27" w14:textId="77777777" w:rsidR="007B20BA" w:rsidRPr="00AA7425" w:rsidRDefault="00000000">
            <w:pPr>
              <w:keepNext/>
              <w:jc w:val="center"/>
              <w:rPr>
                <w:rFonts w:asciiTheme="minorHAnsi" w:hAnsiTheme="minorHAnsi" w:cstheme="minorHAnsi"/>
                <w:color w:val="000000" w:themeColor="text1"/>
              </w:rPr>
            </w:pPr>
            <w:r w:rsidRPr="00AA7425">
              <w:rPr>
                <w:rStyle w:val="title-text"/>
                <w:rFonts w:asciiTheme="minorHAnsi" w:hAnsiTheme="minorHAnsi" w:cstheme="minorHAnsi"/>
                <w:color w:val="000000" w:themeColor="text1"/>
              </w:rPr>
              <w:t>Gestão eficaz do tráfego em situações críticas.</w:t>
            </w:r>
          </w:p>
        </w:tc>
        <w:tc>
          <w:tcPr>
            <w:tcW w:w="1653" w:type="dxa"/>
          </w:tcPr>
          <w:p w14:paraId="5D5AAE92" w14:textId="77777777" w:rsidR="007B20BA" w:rsidRPr="00AA7425" w:rsidRDefault="00000000">
            <w:pPr>
              <w:keepNext/>
              <w:jc w:val="center"/>
              <w:rPr>
                <w:rFonts w:asciiTheme="minorHAnsi" w:hAnsiTheme="minorHAnsi" w:cstheme="minorHAnsi"/>
                <w:color w:val="000000" w:themeColor="text1"/>
              </w:rPr>
            </w:pPr>
            <w:r w:rsidRPr="00AA7425">
              <w:rPr>
                <w:rFonts w:asciiTheme="minorHAnsi" w:hAnsiTheme="minorHAnsi" w:cstheme="minorHAnsi"/>
                <w:color w:val="000000" w:themeColor="text1"/>
              </w:rPr>
              <w:t>Matriz Origem-Destino</w:t>
            </w:r>
          </w:p>
          <w:p w14:paraId="7AE7FF09" w14:textId="77777777" w:rsidR="007B20BA" w:rsidRPr="001C1D30" w:rsidRDefault="00000000">
            <w:pPr>
              <w:keepNext/>
              <w:jc w:val="center"/>
              <w:rPr>
                <w:rFonts w:asciiTheme="minorHAnsi" w:hAnsiTheme="minorHAnsi" w:cstheme="minorHAnsi"/>
                <w:i/>
                <w:iCs/>
                <w:color w:val="000000" w:themeColor="text1"/>
              </w:rPr>
            </w:pPr>
            <w:r w:rsidRPr="001C1D30">
              <w:rPr>
                <w:rFonts w:asciiTheme="minorHAnsi" w:hAnsiTheme="minorHAnsi" w:cstheme="minorHAnsi"/>
                <w:i/>
                <w:iCs/>
                <w:color w:val="000000" w:themeColor="text1"/>
              </w:rPr>
              <w:t>LSTM</w:t>
            </w:r>
          </w:p>
        </w:tc>
        <w:tc>
          <w:tcPr>
            <w:tcW w:w="3321" w:type="dxa"/>
          </w:tcPr>
          <w:p w14:paraId="313000F8" w14:textId="5FAF2872" w:rsidR="007B20BA" w:rsidRPr="00AA7425" w:rsidRDefault="00000000">
            <w:pPr>
              <w:keepNext/>
              <w:jc w:val="center"/>
              <w:rPr>
                <w:rFonts w:asciiTheme="minorHAnsi" w:hAnsiTheme="minorHAnsi" w:cstheme="minorHAnsi"/>
                <w:color w:val="000000" w:themeColor="text1"/>
              </w:rPr>
            </w:pPr>
            <w:r w:rsidRPr="00AA7425">
              <w:rPr>
                <w:rStyle w:val="title-text"/>
                <w:rFonts w:asciiTheme="minorHAnsi" w:hAnsiTheme="minorHAnsi" w:cstheme="minorHAnsi"/>
                <w:color w:val="000000" w:themeColor="text1"/>
              </w:rPr>
              <w:t>Método proposto poderia ter uma implementação prática em sistemas de atribuição dinâmica de tráfego em tempo real para aplicações ITS</w:t>
            </w:r>
            <w:r w:rsidR="00957E55" w:rsidRPr="00AA7425">
              <w:rPr>
                <w:rStyle w:val="title-text"/>
                <w:rFonts w:asciiTheme="minorHAnsi" w:hAnsiTheme="minorHAnsi" w:cstheme="minorHAnsi"/>
                <w:color w:val="000000" w:themeColor="text1"/>
              </w:rPr>
              <w:t xml:space="preserve">, com </w:t>
            </w:r>
            <w:r w:rsidR="00AA7425">
              <w:rPr>
                <w:rStyle w:val="title-text"/>
                <w:rFonts w:asciiTheme="minorHAnsi" w:hAnsiTheme="minorHAnsi" w:cstheme="minorHAnsi"/>
                <w:color w:val="000000" w:themeColor="text1"/>
              </w:rPr>
              <w:t>média de</w:t>
            </w:r>
            <w:r w:rsidR="00957E55" w:rsidRPr="00AA7425">
              <w:rPr>
                <w:rStyle w:val="title-text"/>
                <w:rFonts w:asciiTheme="minorHAnsi" w:hAnsiTheme="minorHAnsi" w:cstheme="minorHAnsi"/>
                <w:color w:val="000000" w:themeColor="text1"/>
              </w:rPr>
              <w:t xml:space="preserve"> </w:t>
            </w:r>
            <w:r w:rsidR="00AA7425" w:rsidRPr="00AA7425">
              <w:rPr>
                <w:rStyle w:val="title-text"/>
                <w:rFonts w:asciiTheme="minorHAnsi" w:hAnsiTheme="minorHAnsi" w:cstheme="minorHAnsi"/>
                <w:i/>
                <w:iCs/>
                <w:color w:val="000000" w:themeColor="text1"/>
              </w:rPr>
              <w:t>MAPE</w:t>
            </w:r>
            <w:r w:rsidR="00AA7425" w:rsidRPr="00AA7425">
              <w:rPr>
                <w:rStyle w:val="title-text"/>
                <w:rFonts w:asciiTheme="minorHAnsi" w:hAnsiTheme="minorHAnsi" w:cstheme="minorHAnsi"/>
                <w:color w:val="000000" w:themeColor="text1"/>
              </w:rPr>
              <w:t xml:space="preserve"> </w:t>
            </w:r>
            <w:r w:rsidR="00AA7425">
              <w:rPr>
                <w:rStyle w:val="title-text"/>
                <w:rFonts w:asciiTheme="minorHAnsi" w:hAnsiTheme="minorHAnsi" w:cstheme="minorHAnsi"/>
                <w:color w:val="000000" w:themeColor="text1"/>
              </w:rPr>
              <w:t xml:space="preserve">em </w:t>
            </w:r>
            <w:r w:rsidR="00957E55" w:rsidRPr="00AA7425">
              <w:rPr>
                <w:rStyle w:val="title-text"/>
                <w:rFonts w:asciiTheme="minorHAnsi" w:hAnsiTheme="minorHAnsi" w:cstheme="minorHAnsi"/>
                <w:color w:val="000000" w:themeColor="text1"/>
              </w:rPr>
              <w:t>7.18% (</w:t>
            </w:r>
            <w:r w:rsidR="00957E55" w:rsidRPr="001C1D30">
              <w:rPr>
                <w:rStyle w:val="title-text"/>
                <w:rFonts w:asciiTheme="minorHAnsi" w:hAnsiTheme="minorHAnsi" w:cstheme="minorHAnsi"/>
                <w:i/>
                <w:iCs/>
                <w:color w:val="000000" w:themeColor="text1"/>
              </w:rPr>
              <w:t>LSTM</w:t>
            </w:r>
            <w:r w:rsidR="00957E55" w:rsidRPr="00AA7425">
              <w:rPr>
                <w:rStyle w:val="title-text"/>
                <w:rFonts w:asciiTheme="minorHAnsi" w:hAnsiTheme="minorHAnsi" w:cstheme="minorHAnsi"/>
                <w:color w:val="000000" w:themeColor="text1"/>
              </w:rPr>
              <w:t>) e 6.80% (</w:t>
            </w:r>
            <w:r w:rsidR="00957E55" w:rsidRPr="001C1D30">
              <w:rPr>
                <w:rStyle w:val="title-text"/>
                <w:rFonts w:asciiTheme="minorHAnsi" w:hAnsiTheme="minorHAnsi" w:cstheme="minorHAnsi"/>
                <w:i/>
                <w:iCs/>
                <w:color w:val="000000" w:themeColor="text1"/>
              </w:rPr>
              <w:t>DLNa</w:t>
            </w:r>
            <w:r w:rsidR="00957E55" w:rsidRPr="00AA7425">
              <w:rPr>
                <w:rStyle w:val="title-text"/>
                <w:rFonts w:asciiTheme="minorHAnsi" w:hAnsiTheme="minorHAnsi" w:cstheme="minorHAnsi"/>
                <w:color w:val="000000" w:themeColor="text1"/>
              </w:rPr>
              <w:t>).</w:t>
            </w:r>
          </w:p>
        </w:tc>
      </w:tr>
      <w:tr w:rsidR="007B20BA" w14:paraId="666787D5" w14:textId="77777777" w:rsidTr="006C65F8">
        <w:trPr>
          <w:jc w:val="center"/>
        </w:trPr>
        <w:tc>
          <w:tcPr>
            <w:tcW w:w="827" w:type="dxa"/>
            <w:vAlign w:val="center"/>
          </w:tcPr>
          <w:p w14:paraId="75B1CE2F" w14:textId="77777777" w:rsidR="007B20BA" w:rsidRPr="00AA7425" w:rsidRDefault="00000000">
            <w:pPr>
              <w:jc w:val="center"/>
              <w:rPr>
                <w:rFonts w:asciiTheme="minorHAnsi" w:hAnsiTheme="minorHAnsi" w:cstheme="minorHAnsi"/>
                <w:color w:val="000000" w:themeColor="text1"/>
              </w:rPr>
            </w:pPr>
            <w:r w:rsidRPr="00AA7425">
              <w:rPr>
                <w:rFonts w:asciiTheme="minorHAnsi" w:hAnsiTheme="minorHAnsi" w:cstheme="minorHAnsi"/>
                <w:color w:val="000000" w:themeColor="text1"/>
              </w:rPr>
              <w:t>[5]</w:t>
            </w:r>
          </w:p>
        </w:tc>
        <w:tc>
          <w:tcPr>
            <w:tcW w:w="663" w:type="dxa"/>
            <w:vAlign w:val="center"/>
          </w:tcPr>
          <w:p w14:paraId="413FE805" w14:textId="77777777" w:rsidR="007B20BA" w:rsidRPr="00AA7425" w:rsidRDefault="00000000">
            <w:pPr>
              <w:jc w:val="center"/>
              <w:rPr>
                <w:rStyle w:val="title-text"/>
                <w:rFonts w:asciiTheme="minorHAnsi" w:hAnsiTheme="minorHAnsi" w:cstheme="minorHAnsi"/>
                <w:color w:val="000000" w:themeColor="text1"/>
              </w:rPr>
            </w:pPr>
            <w:r w:rsidRPr="00AA7425">
              <w:rPr>
                <w:rStyle w:val="title-text"/>
                <w:rFonts w:asciiTheme="minorHAnsi" w:hAnsiTheme="minorHAnsi" w:cstheme="minorHAnsi"/>
                <w:color w:val="000000" w:themeColor="text1"/>
              </w:rPr>
              <w:t>2023</w:t>
            </w:r>
          </w:p>
        </w:tc>
        <w:tc>
          <w:tcPr>
            <w:tcW w:w="2664" w:type="dxa"/>
          </w:tcPr>
          <w:p w14:paraId="4BB4E6E6" w14:textId="77777777" w:rsidR="007B20BA" w:rsidRPr="00AA7425" w:rsidRDefault="00000000">
            <w:pPr>
              <w:jc w:val="center"/>
              <w:rPr>
                <w:rFonts w:asciiTheme="minorHAnsi" w:hAnsiTheme="minorHAnsi" w:cstheme="minorHAnsi"/>
                <w:color w:val="000000" w:themeColor="text1"/>
              </w:rPr>
            </w:pPr>
            <w:r w:rsidRPr="00AA7425">
              <w:rPr>
                <w:rStyle w:val="title-text"/>
                <w:rFonts w:asciiTheme="minorHAnsi" w:hAnsiTheme="minorHAnsi" w:cstheme="minorHAnsi"/>
                <w:color w:val="000000" w:themeColor="text1"/>
              </w:rPr>
              <w:t>Análise do fluxo de veículos para ajudar a reduzir o congestionamento de tráfego, os custos de combustível e a poluição atmosférica.</w:t>
            </w:r>
          </w:p>
        </w:tc>
        <w:tc>
          <w:tcPr>
            <w:tcW w:w="1653" w:type="dxa"/>
          </w:tcPr>
          <w:p w14:paraId="760AF2A6" w14:textId="77777777" w:rsidR="007B20BA" w:rsidRPr="001C1D30" w:rsidRDefault="00000000">
            <w:pPr>
              <w:jc w:val="center"/>
              <w:rPr>
                <w:rStyle w:val="title-text"/>
                <w:rFonts w:asciiTheme="minorHAnsi" w:hAnsiTheme="minorHAnsi" w:cstheme="minorHAnsi"/>
                <w:i/>
                <w:iCs/>
                <w:color w:val="000000" w:themeColor="text1"/>
                <w:lang w:val="en-US"/>
              </w:rPr>
            </w:pPr>
            <w:r w:rsidRPr="001C1D30">
              <w:rPr>
                <w:rStyle w:val="title-text"/>
                <w:rFonts w:asciiTheme="minorHAnsi" w:hAnsiTheme="minorHAnsi" w:cstheme="minorHAnsi"/>
                <w:i/>
                <w:iCs/>
                <w:color w:val="000000" w:themeColor="text1"/>
                <w:lang w:val="en-US"/>
              </w:rPr>
              <w:t>Decision Tree</w:t>
            </w:r>
          </w:p>
          <w:p w14:paraId="1D0BB621" w14:textId="77777777" w:rsidR="007B20BA" w:rsidRPr="001C1D30" w:rsidRDefault="00000000">
            <w:pPr>
              <w:jc w:val="center"/>
              <w:rPr>
                <w:rStyle w:val="title-text"/>
                <w:rFonts w:asciiTheme="minorHAnsi" w:hAnsiTheme="minorHAnsi" w:cstheme="minorHAnsi"/>
                <w:i/>
                <w:iCs/>
                <w:lang w:val="en-US"/>
              </w:rPr>
            </w:pPr>
            <w:r w:rsidRPr="001C1D30">
              <w:rPr>
                <w:rStyle w:val="title-text"/>
                <w:rFonts w:asciiTheme="minorHAnsi" w:hAnsiTheme="minorHAnsi" w:cstheme="minorHAnsi"/>
                <w:i/>
                <w:iCs/>
                <w:lang w:val="en-US"/>
              </w:rPr>
              <w:t>Extra-tree</w:t>
            </w:r>
          </w:p>
          <w:p w14:paraId="6556D226" w14:textId="77777777" w:rsidR="007B20BA" w:rsidRPr="001C1D30" w:rsidRDefault="00000000">
            <w:pPr>
              <w:jc w:val="center"/>
              <w:rPr>
                <w:rStyle w:val="title-text"/>
                <w:rFonts w:asciiTheme="minorHAnsi" w:hAnsiTheme="minorHAnsi" w:cstheme="minorHAnsi"/>
                <w:i/>
                <w:iCs/>
                <w:color w:val="000000" w:themeColor="text1"/>
                <w:lang w:val="en-US"/>
              </w:rPr>
            </w:pPr>
            <w:r w:rsidRPr="001C1D30">
              <w:rPr>
                <w:rStyle w:val="title-text"/>
                <w:rFonts w:asciiTheme="minorHAnsi" w:hAnsiTheme="minorHAnsi" w:cstheme="minorHAnsi"/>
                <w:i/>
                <w:iCs/>
                <w:color w:val="000000" w:themeColor="text1"/>
                <w:lang w:val="en-US"/>
              </w:rPr>
              <w:t>k-Near Neighbors</w:t>
            </w:r>
          </w:p>
          <w:p w14:paraId="4EC8E48E" w14:textId="77777777" w:rsidR="007B20BA" w:rsidRPr="001C1D30" w:rsidRDefault="00000000">
            <w:pPr>
              <w:jc w:val="center"/>
              <w:rPr>
                <w:rStyle w:val="title-text"/>
                <w:rFonts w:asciiTheme="minorHAnsi" w:hAnsiTheme="minorHAnsi" w:cstheme="minorHAnsi"/>
                <w:i/>
                <w:iCs/>
                <w:color w:val="000000" w:themeColor="text1"/>
              </w:rPr>
            </w:pPr>
            <w:r w:rsidRPr="001C1D30">
              <w:rPr>
                <w:rStyle w:val="title-text"/>
                <w:rFonts w:asciiTheme="minorHAnsi" w:hAnsiTheme="minorHAnsi" w:cstheme="minorHAnsi"/>
                <w:i/>
                <w:iCs/>
                <w:color w:val="000000" w:themeColor="text1"/>
              </w:rPr>
              <w:t>Random Forest</w:t>
            </w:r>
          </w:p>
          <w:p w14:paraId="0BF4F2E2" w14:textId="77777777" w:rsidR="007B20BA" w:rsidRPr="00AA7425" w:rsidRDefault="00000000">
            <w:pPr>
              <w:jc w:val="center"/>
              <w:rPr>
                <w:rFonts w:asciiTheme="minorHAnsi" w:hAnsiTheme="minorHAnsi" w:cstheme="minorHAnsi"/>
                <w:color w:val="000000" w:themeColor="text1"/>
              </w:rPr>
            </w:pPr>
            <w:r w:rsidRPr="001C1D30">
              <w:rPr>
                <w:rFonts w:asciiTheme="minorHAnsi" w:hAnsiTheme="minorHAnsi" w:cstheme="minorHAnsi"/>
                <w:i/>
                <w:iCs/>
                <w:color w:val="000000" w:themeColor="text1"/>
              </w:rPr>
              <w:t>MLP</w:t>
            </w:r>
          </w:p>
        </w:tc>
        <w:tc>
          <w:tcPr>
            <w:tcW w:w="3321" w:type="dxa"/>
          </w:tcPr>
          <w:p w14:paraId="2A53A82D" w14:textId="24FCAF09" w:rsidR="007B20BA" w:rsidRPr="00AA7425" w:rsidRDefault="00000000" w:rsidP="00AA7425">
            <w:pPr>
              <w:jc w:val="center"/>
              <w:rPr>
                <w:rFonts w:asciiTheme="minorHAnsi" w:hAnsiTheme="minorHAnsi" w:cstheme="minorHAnsi"/>
              </w:rPr>
            </w:pPr>
            <w:r w:rsidRPr="00AA7425">
              <w:rPr>
                <w:rStyle w:val="title-text"/>
                <w:rFonts w:asciiTheme="minorHAnsi" w:hAnsiTheme="minorHAnsi" w:cstheme="minorHAnsi"/>
              </w:rPr>
              <w:t xml:space="preserve">Resultados de classificação </w:t>
            </w:r>
            <w:r w:rsidRPr="00AA7425">
              <w:rPr>
                <w:rStyle w:val="title-text"/>
                <w:rFonts w:asciiTheme="minorHAnsi" w:hAnsiTheme="minorHAnsi" w:cstheme="minorHAnsi"/>
                <w:rPrChange w:id="55" w:author="Unknown Author" w:date="2023-04-07T15:20:00Z">
                  <w:rPr/>
                </w:rPrChange>
              </w:rPr>
              <w:t>mais elevados</w:t>
            </w:r>
            <w:r w:rsidRPr="00AA7425">
              <w:rPr>
                <w:rStyle w:val="title-text"/>
                <w:rFonts w:asciiTheme="minorHAnsi" w:hAnsiTheme="minorHAnsi" w:cstheme="minorHAnsi"/>
              </w:rPr>
              <w:t xml:space="preserve"> foram obtidos no conjunto de dados da Primavera, o que coincide com as restrições de mobilidade estabelecidas nas cidades devido à pandemia de </w:t>
            </w:r>
            <w:r w:rsidRPr="001C1D30">
              <w:rPr>
                <w:rStyle w:val="title-text"/>
                <w:rFonts w:asciiTheme="minorHAnsi" w:hAnsiTheme="minorHAnsi" w:cstheme="minorHAnsi"/>
                <w:i/>
                <w:iCs/>
              </w:rPr>
              <w:t>Covid-19</w:t>
            </w:r>
            <w:r w:rsidR="00AA7425">
              <w:rPr>
                <w:rStyle w:val="title-text"/>
                <w:rFonts w:asciiTheme="minorHAnsi" w:hAnsiTheme="minorHAnsi" w:cstheme="minorHAnsi"/>
              </w:rPr>
              <w:t xml:space="preserve">, onde a </w:t>
            </w:r>
            <w:r w:rsidRPr="001C1D30">
              <w:rPr>
                <w:rStyle w:val="title-text"/>
                <w:rFonts w:asciiTheme="minorHAnsi" w:hAnsiTheme="minorHAnsi" w:cstheme="minorHAnsi"/>
                <w:i/>
                <w:iCs/>
              </w:rPr>
              <w:t>Decision Tree</w:t>
            </w:r>
            <w:r w:rsidRPr="00AA7425">
              <w:rPr>
                <w:rStyle w:val="title-text"/>
                <w:rFonts w:asciiTheme="minorHAnsi" w:hAnsiTheme="minorHAnsi" w:cstheme="minorHAnsi"/>
              </w:rPr>
              <w:t xml:space="preserve"> obteve a </w:t>
            </w:r>
            <w:r w:rsidRPr="00AA7425">
              <w:rPr>
                <w:rStyle w:val="title-text"/>
                <w:rFonts w:asciiTheme="minorHAnsi" w:hAnsiTheme="minorHAnsi" w:cstheme="minorHAnsi"/>
                <w:rPrChange w:id="56" w:author="Unknown Author" w:date="2023-04-07T15:20:00Z">
                  <w:rPr/>
                </w:rPrChange>
              </w:rPr>
              <w:t>maior precisão</w:t>
            </w:r>
            <w:r w:rsidRPr="00AA7425">
              <w:rPr>
                <w:rStyle w:val="title-text"/>
                <w:rFonts w:asciiTheme="minorHAnsi" w:hAnsiTheme="minorHAnsi" w:cstheme="minorHAnsi"/>
              </w:rPr>
              <w:t xml:space="preserve"> </w:t>
            </w:r>
            <w:r w:rsidR="00AA7425">
              <w:rPr>
                <w:rStyle w:val="title-text"/>
                <w:rFonts w:asciiTheme="minorHAnsi" w:hAnsiTheme="minorHAnsi" w:cstheme="minorHAnsi"/>
              </w:rPr>
              <w:t>com 99.89% na experiência.</w:t>
            </w:r>
          </w:p>
        </w:tc>
      </w:tr>
      <w:tr w:rsidR="007B20BA" w14:paraId="62818F87" w14:textId="77777777" w:rsidTr="006C65F8">
        <w:trPr>
          <w:trHeight w:val="2513"/>
          <w:jc w:val="center"/>
        </w:trPr>
        <w:tc>
          <w:tcPr>
            <w:tcW w:w="827" w:type="dxa"/>
            <w:vAlign w:val="center"/>
          </w:tcPr>
          <w:p w14:paraId="2CD2ED24" w14:textId="77777777" w:rsidR="007B20BA" w:rsidRPr="00AA7425" w:rsidRDefault="00000000">
            <w:pPr>
              <w:jc w:val="center"/>
              <w:rPr>
                <w:rFonts w:asciiTheme="minorHAnsi" w:hAnsiTheme="minorHAnsi" w:cstheme="minorHAnsi"/>
                <w:color w:val="000000" w:themeColor="text1"/>
              </w:rPr>
            </w:pPr>
            <w:r w:rsidRPr="00AA7425">
              <w:rPr>
                <w:rFonts w:asciiTheme="minorHAnsi" w:hAnsiTheme="minorHAnsi" w:cstheme="minorHAnsi"/>
                <w:color w:val="000000" w:themeColor="text1"/>
              </w:rPr>
              <w:t>[6]</w:t>
            </w:r>
          </w:p>
        </w:tc>
        <w:tc>
          <w:tcPr>
            <w:tcW w:w="663" w:type="dxa"/>
            <w:vAlign w:val="center"/>
          </w:tcPr>
          <w:p w14:paraId="32E05419" w14:textId="77777777" w:rsidR="007B20BA" w:rsidRPr="00AA7425" w:rsidRDefault="00000000">
            <w:pPr>
              <w:jc w:val="center"/>
              <w:rPr>
                <w:rStyle w:val="title-text"/>
                <w:rFonts w:asciiTheme="minorHAnsi" w:hAnsiTheme="minorHAnsi" w:cstheme="minorHAnsi"/>
                <w:color w:val="000000" w:themeColor="text1"/>
              </w:rPr>
            </w:pPr>
            <w:r w:rsidRPr="00AA7425">
              <w:rPr>
                <w:rStyle w:val="title-text"/>
                <w:rFonts w:asciiTheme="minorHAnsi" w:hAnsiTheme="minorHAnsi" w:cstheme="minorHAnsi"/>
                <w:color w:val="000000" w:themeColor="text1"/>
              </w:rPr>
              <w:t>2022</w:t>
            </w:r>
          </w:p>
        </w:tc>
        <w:tc>
          <w:tcPr>
            <w:tcW w:w="2664" w:type="dxa"/>
          </w:tcPr>
          <w:p w14:paraId="63070AA3" w14:textId="1A596540" w:rsidR="007B20BA" w:rsidRPr="00AA7425" w:rsidRDefault="00000000">
            <w:pPr>
              <w:jc w:val="center"/>
              <w:rPr>
                <w:rStyle w:val="title-text"/>
                <w:rFonts w:asciiTheme="minorHAnsi" w:hAnsiTheme="minorHAnsi" w:cstheme="minorHAnsi"/>
                <w:color w:val="000000" w:themeColor="text1"/>
              </w:rPr>
            </w:pPr>
            <w:r w:rsidRPr="00AA7425">
              <w:rPr>
                <w:rStyle w:val="title-text"/>
                <w:rFonts w:asciiTheme="minorHAnsi" w:hAnsiTheme="minorHAnsi" w:cstheme="minorHAnsi"/>
                <w:color w:val="000000" w:themeColor="text1"/>
              </w:rPr>
              <w:t xml:space="preserve">Utilização de gráficos </w:t>
            </w:r>
            <w:r w:rsidR="00AA7425" w:rsidRPr="00AA7425">
              <w:rPr>
                <w:rStyle w:val="title-text"/>
                <w:rFonts w:asciiTheme="minorHAnsi" w:hAnsiTheme="minorHAnsi" w:cstheme="minorHAnsi"/>
                <w:color w:val="000000" w:themeColor="text1"/>
                <w:sz w:val="24"/>
              </w:rPr>
              <w:t>convulsionais</w:t>
            </w:r>
            <w:r w:rsidRPr="00AA7425">
              <w:rPr>
                <w:rStyle w:val="title-text"/>
                <w:rFonts w:asciiTheme="minorHAnsi" w:hAnsiTheme="minorHAnsi" w:cstheme="minorHAnsi"/>
                <w:color w:val="000000" w:themeColor="text1"/>
              </w:rPr>
              <w:t xml:space="preserve"> para a previsão do fluxo de tráfego urbano num ambiente com Internet de alta velocidade.</w:t>
            </w:r>
          </w:p>
        </w:tc>
        <w:tc>
          <w:tcPr>
            <w:tcW w:w="1653" w:type="dxa"/>
          </w:tcPr>
          <w:p w14:paraId="202FFAF7" w14:textId="77777777" w:rsidR="007B20BA" w:rsidRPr="001C1D30" w:rsidRDefault="00000000">
            <w:pPr>
              <w:jc w:val="center"/>
              <w:rPr>
                <w:rStyle w:val="title-text"/>
                <w:rFonts w:asciiTheme="minorHAnsi" w:hAnsiTheme="minorHAnsi" w:cstheme="minorHAnsi"/>
                <w:i/>
                <w:iCs/>
                <w:color w:val="000000" w:themeColor="text1"/>
                <w:lang w:val="en-US"/>
              </w:rPr>
            </w:pPr>
            <w:r w:rsidRPr="001C1D30">
              <w:rPr>
                <w:rStyle w:val="title-text"/>
                <w:rFonts w:asciiTheme="minorHAnsi" w:hAnsiTheme="minorHAnsi" w:cstheme="minorHAnsi"/>
                <w:i/>
                <w:iCs/>
                <w:color w:val="000000" w:themeColor="text1"/>
                <w:lang w:val="en-US"/>
              </w:rPr>
              <w:t>STGCN</w:t>
            </w:r>
          </w:p>
          <w:p w14:paraId="6BBB90D9" w14:textId="77777777" w:rsidR="007B20BA" w:rsidRPr="001C1D30" w:rsidRDefault="00000000">
            <w:pPr>
              <w:jc w:val="center"/>
              <w:rPr>
                <w:rStyle w:val="title-text"/>
                <w:rFonts w:asciiTheme="minorHAnsi" w:hAnsiTheme="minorHAnsi" w:cstheme="minorHAnsi"/>
                <w:i/>
                <w:iCs/>
                <w:color w:val="000000" w:themeColor="text1"/>
                <w:lang w:val="en-US"/>
              </w:rPr>
            </w:pPr>
            <w:r w:rsidRPr="001C1D30">
              <w:rPr>
                <w:rStyle w:val="title-text"/>
                <w:rFonts w:asciiTheme="minorHAnsi" w:hAnsiTheme="minorHAnsi" w:cstheme="minorHAnsi"/>
                <w:i/>
                <w:iCs/>
                <w:color w:val="000000" w:themeColor="text1"/>
                <w:lang w:val="en-US"/>
              </w:rPr>
              <w:t>STGNN</w:t>
            </w:r>
          </w:p>
          <w:p w14:paraId="15B0BABD" w14:textId="77777777" w:rsidR="007B20BA" w:rsidRPr="001C1D30" w:rsidRDefault="00000000">
            <w:pPr>
              <w:jc w:val="center"/>
              <w:rPr>
                <w:rStyle w:val="title-text"/>
                <w:rFonts w:asciiTheme="minorHAnsi" w:hAnsiTheme="minorHAnsi" w:cstheme="minorHAnsi"/>
                <w:i/>
                <w:iCs/>
                <w:color w:val="000000" w:themeColor="text1"/>
                <w:lang w:val="en-US"/>
              </w:rPr>
            </w:pPr>
            <w:r w:rsidRPr="001C1D30">
              <w:rPr>
                <w:rStyle w:val="title-text"/>
                <w:rFonts w:asciiTheme="minorHAnsi" w:hAnsiTheme="minorHAnsi" w:cstheme="minorHAnsi"/>
                <w:i/>
                <w:iCs/>
                <w:color w:val="000000" w:themeColor="text1"/>
                <w:lang w:val="en-US"/>
              </w:rPr>
              <w:t>STFGNN</w:t>
            </w:r>
          </w:p>
          <w:p w14:paraId="37F89956" w14:textId="77777777" w:rsidR="007B20BA" w:rsidRPr="001C1D30" w:rsidRDefault="00000000">
            <w:pPr>
              <w:jc w:val="center"/>
              <w:rPr>
                <w:rStyle w:val="title-text"/>
                <w:rFonts w:asciiTheme="minorHAnsi" w:hAnsiTheme="minorHAnsi" w:cstheme="minorHAnsi"/>
                <w:i/>
                <w:iCs/>
                <w:color w:val="000000" w:themeColor="text1"/>
                <w:lang w:val="en-US"/>
              </w:rPr>
            </w:pPr>
            <w:r w:rsidRPr="001C1D30">
              <w:rPr>
                <w:rStyle w:val="title-text"/>
                <w:rFonts w:asciiTheme="minorHAnsi" w:hAnsiTheme="minorHAnsi" w:cstheme="minorHAnsi"/>
                <w:i/>
                <w:iCs/>
                <w:color w:val="000000" w:themeColor="text1"/>
                <w:lang w:val="en-US"/>
              </w:rPr>
              <w:t>GraphWaveNet</w:t>
            </w:r>
          </w:p>
          <w:p w14:paraId="571F4651" w14:textId="77777777" w:rsidR="007B20BA" w:rsidRPr="00AA7425" w:rsidRDefault="00000000">
            <w:pPr>
              <w:jc w:val="center"/>
              <w:rPr>
                <w:rStyle w:val="title-text"/>
                <w:rFonts w:asciiTheme="minorHAnsi" w:hAnsiTheme="minorHAnsi" w:cstheme="minorHAnsi"/>
                <w:color w:val="000000" w:themeColor="text1"/>
                <w:lang w:val="en-US"/>
              </w:rPr>
            </w:pPr>
            <w:r w:rsidRPr="001C1D30">
              <w:rPr>
                <w:rStyle w:val="title-text"/>
                <w:rFonts w:asciiTheme="minorHAnsi" w:hAnsiTheme="minorHAnsi" w:cstheme="minorHAnsi"/>
                <w:i/>
                <w:iCs/>
                <w:lang w:val="en-US"/>
              </w:rPr>
              <w:t>Promotion</w:t>
            </w:r>
          </w:p>
        </w:tc>
        <w:tc>
          <w:tcPr>
            <w:tcW w:w="3321" w:type="dxa"/>
          </w:tcPr>
          <w:p w14:paraId="65D9759A" w14:textId="77777777" w:rsidR="007B20BA" w:rsidRPr="00AA7425" w:rsidRDefault="00000000">
            <w:pPr>
              <w:jc w:val="center"/>
              <w:rPr>
                <w:rFonts w:asciiTheme="minorHAnsi" w:hAnsiTheme="minorHAnsi" w:cstheme="minorHAnsi"/>
                <w:color w:val="000000" w:themeColor="text1"/>
              </w:rPr>
            </w:pPr>
            <w:r w:rsidRPr="00AA7425">
              <w:rPr>
                <w:rStyle w:val="title-text"/>
                <w:rFonts w:asciiTheme="minorHAnsi" w:hAnsiTheme="minorHAnsi" w:cstheme="minorHAnsi"/>
                <w:color w:val="000000" w:themeColor="text1"/>
                <w:rPrChange w:id="57" w:author="Unknown Author" w:date="2023-04-07T15:21:00Z">
                  <w:rPr/>
                </w:rPrChange>
              </w:rPr>
              <w:t xml:space="preserve">A </w:t>
            </w:r>
            <w:r w:rsidRPr="001C1D30">
              <w:rPr>
                <w:rStyle w:val="title-text"/>
                <w:rFonts w:asciiTheme="minorHAnsi" w:hAnsiTheme="minorHAnsi" w:cstheme="minorHAnsi"/>
                <w:i/>
                <w:iCs/>
                <w:color w:val="000000" w:themeColor="text1"/>
                <w:rPrChange w:id="58" w:author="Unknown Author" w:date="2023-04-07T15:21:00Z">
                  <w:rPr/>
                </w:rPrChange>
              </w:rPr>
              <w:t>promotion</w:t>
            </w:r>
            <w:r w:rsidRPr="00AA7425">
              <w:rPr>
                <w:rStyle w:val="title-text"/>
                <w:rFonts w:asciiTheme="minorHAnsi" w:hAnsiTheme="minorHAnsi" w:cstheme="minorHAnsi"/>
                <w:color w:val="000000" w:themeColor="text1"/>
              </w:rPr>
              <w:t xml:space="preserve"> quando comparada com as técnicas de previsão do fluxo de tráfego de base supera as outras soluções (</w:t>
            </w:r>
            <w:r w:rsidRPr="001C1D30">
              <w:rPr>
                <w:rStyle w:val="title-text"/>
                <w:rFonts w:asciiTheme="minorHAnsi" w:hAnsiTheme="minorHAnsi" w:cstheme="minorHAnsi"/>
                <w:i/>
                <w:iCs/>
                <w:color w:val="000000" w:themeColor="text1"/>
              </w:rPr>
              <w:t>STGCN, STGNN, STFGNN e GraphWaveNet</w:t>
            </w:r>
            <w:r w:rsidRPr="00AA7425">
              <w:rPr>
                <w:rStyle w:val="title-text"/>
                <w:rFonts w:asciiTheme="minorHAnsi" w:hAnsiTheme="minorHAnsi" w:cstheme="minorHAnsi"/>
                <w:color w:val="000000" w:themeColor="text1"/>
              </w:rPr>
              <w:t>).</w:t>
            </w:r>
          </w:p>
        </w:tc>
      </w:tr>
      <w:tr w:rsidR="007B20BA" w14:paraId="00E175F7" w14:textId="77777777" w:rsidTr="006C65F8">
        <w:trPr>
          <w:trHeight w:val="2967"/>
          <w:jc w:val="center"/>
        </w:trPr>
        <w:tc>
          <w:tcPr>
            <w:tcW w:w="827" w:type="dxa"/>
            <w:vAlign w:val="center"/>
          </w:tcPr>
          <w:p w14:paraId="1F6C0E2E" w14:textId="77777777" w:rsidR="007B20BA" w:rsidRDefault="00000000">
            <w:pPr>
              <w:jc w:val="center"/>
              <w:rPr>
                <w:color w:val="000000" w:themeColor="text1"/>
              </w:rPr>
            </w:pPr>
            <w:r>
              <w:rPr>
                <w:rStyle w:val="title-text"/>
                <w:rFonts w:ascii="Calibri" w:hAnsi="Calibri"/>
                <w:color w:val="000000" w:themeColor="text1"/>
              </w:rPr>
              <w:lastRenderedPageBreak/>
              <w:t>[7]</w:t>
            </w:r>
          </w:p>
        </w:tc>
        <w:tc>
          <w:tcPr>
            <w:tcW w:w="663" w:type="dxa"/>
            <w:vAlign w:val="center"/>
          </w:tcPr>
          <w:p w14:paraId="0F68AFEA" w14:textId="77777777" w:rsidR="007B20BA" w:rsidRDefault="00000000">
            <w:pPr>
              <w:jc w:val="center"/>
              <w:rPr>
                <w:rStyle w:val="title-text"/>
                <w:color w:val="000000" w:themeColor="text1"/>
              </w:rPr>
            </w:pPr>
            <w:r>
              <w:rPr>
                <w:rStyle w:val="title-text"/>
                <w:rFonts w:ascii="Calibri" w:hAnsi="Calibri"/>
                <w:color w:val="000000" w:themeColor="text1"/>
              </w:rPr>
              <w:t>2022</w:t>
            </w:r>
          </w:p>
        </w:tc>
        <w:tc>
          <w:tcPr>
            <w:tcW w:w="2664" w:type="dxa"/>
          </w:tcPr>
          <w:p w14:paraId="3E315623" w14:textId="77777777" w:rsidR="007B20BA" w:rsidRDefault="00000000">
            <w:pPr>
              <w:jc w:val="center"/>
              <w:rPr>
                <w:rStyle w:val="title-text"/>
                <w:color w:val="000000" w:themeColor="text1"/>
              </w:rPr>
            </w:pPr>
            <w:r>
              <w:rPr>
                <w:rStyle w:val="title-text"/>
                <w:rFonts w:ascii="Calibri" w:hAnsi="Calibri"/>
                <w:color w:val="000000" w:themeColor="text1"/>
              </w:rPr>
              <w:t>P</w:t>
            </w:r>
            <w:r>
              <w:rPr>
                <w:rStyle w:val="title-text"/>
                <w:rFonts w:ascii="Calibri" w:hAnsi="Calibri"/>
              </w:rPr>
              <w:t>revisão da quantidade de tráfego móvel</w:t>
            </w:r>
          </w:p>
        </w:tc>
        <w:tc>
          <w:tcPr>
            <w:tcW w:w="1653" w:type="dxa"/>
          </w:tcPr>
          <w:p w14:paraId="05C2440D" w14:textId="77777777" w:rsidR="007B20BA" w:rsidRPr="001C1D30" w:rsidRDefault="00000000">
            <w:pPr>
              <w:jc w:val="center"/>
              <w:rPr>
                <w:rStyle w:val="title-text"/>
                <w:i/>
                <w:iCs/>
                <w:color w:val="000000" w:themeColor="text1"/>
                <w:lang w:val="en-US"/>
              </w:rPr>
            </w:pPr>
            <w:r w:rsidRPr="001C1D30">
              <w:rPr>
                <w:rStyle w:val="title-text"/>
                <w:rFonts w:ascii="Calibri" w:hAnsi="Calibri"/>
                <w:i/>
                <w:iCs/>
                <w:color w:val="000000" w:themeColor="text1"/>
                <w:lang w:val="en-US"/>
              </w:rPr>
              <w:t>LSTM</w:t>
            </w:r>
          </w:p>
          <w:p w14:paraId="08B95734" w14:textId="77777777" w:rsidR="007B20BA" w:rsidRPr="001C1D30" w:rsidRDefault="00000000">
            <w:pPr>
              <w:jc w:val="center"/>
              <w:rPr>
                <w:rStyle w:val="title-text"/>
                <w:i/>
                <w:iCs/>
                <w:color w:val="000000" w:themeColor="text1"/>
                <w:lang w:val="en-US"/>
              </w:rPr>
            </w:pPr>
            <w:r w:rsidRPr="001C1D30">
              <w:rPr>
                <w:rStyle w:val="title-text"/>
                <w:rFonts w:ascii="Calibri" w:hAnsi="Calibri"/>
                <w:i/>
                <w:iCs/>
                <w:color w:val="000000" w:themeColor="text1"/>
                <w:lang w:val="en-US"/>
              </w:rPr>
              <w:t>GRU</w:t>
            </w:r>
          </w:p>
          <w:p w14:paraId="49532D5F" w14:textId="77777777" w:rsidR="007B20BA" w:rsidRPr="001C1D30" w:rsidRDefault="00000000">
            <w:pPr>
              <w:jc w:val="center"/>
              <w:rPr>
                <w:rStyle w:val="title-text"/>
                <w:i/>
                <w:iCs/>
                <w:color w:val="000000" w:themeColor="text1"/>
                <w:lang w:val="en-US"/>
              </w:rPr>
            </w:pPr>
            <w:r w:rsidRPr="001C1D30">
              <w:rPr>
                <w:rStyle w:val="title-text"/>
                <w:rFonts w:ascii="Calibri" w:hAnsi="Calibri"/>
                <w:i/>
                <w:iCs/>
                <w:color w:val="000000" w:themeColor="text1"/>
                <w:lang w:val="en-US"/>
              </w:rPr>
              <w:t>Random Forest</w:t>
            </w:r>
          </w:p>
          <w:p w14:paraId="17007A4B" w14:textId="77777777" w:rsidR="007B20BA" w:rsidRPr="001C1D30" w:rsidRDefault="00000000">
            <w:pPr>
              <w:jc w:val="center"/>
              <w:rPr>
                <w:rStyle w:val="title-text"/>
                <w:i/>
                <w:iCs/>
                <w:color w:val="000000" w:themeColor="text1"/>
                <w:lang w:val="en-US"/>
              </w:rPr>
            </w:pPr>
            <w:r w:rsidRPr="001C1D30">
              <w:rPr>
                <w:rStyle w:val="title-text"/>
                <w:rFonts w:ascii="Calibri" w:hAnsi="Calibri"/>
                <w:i/>
                <w:iCs/>
                <w:color w:val="000000" w:themeColor="text1"/>
                <w:lang w:val="en-US"/>
              </w:rPr>
              <w:t>Linear Regression</w:t>
            </w:r>
          </w:p>
          <w:p w14:paraId="08604E7D" w14:textId="77777777" w:rsidR="007B20BA" w:rsidRPr="001C1D30" w:rsidRDefault="00000000">
            <w:pPr>
              <w:jc w:val="center"/>
              <w:rPr>
                <w:rStyle w:val="title-text"/>
                <w:i/>
                <w:iCs/>
                <w:color w:val="000000" w:themeColor="text1"/>
              </w:rPr>
            </w:pPr>
            <w:r w:rsidRPr="001C1D30">
              <w:rPr>
                <w:rStyle w:val="title-text"/>
                <w:rFonts w:ascii="Calibri" w:hAnsi="Calibri"/>
                <w:i/>
                <w:iCs/>
                <w:color w:val="000000" w:themeColor="text1"/>
              </w:rPr>
              <w:t>Support Vector Machine</w:t>
            </w:r>
          </w:p>
        </w:tc>
        <w:tc>
          <w:tcPr>
            <w:tcW w:w="3321" w:type="dxa"/>
          </w:tcPr>
          <w:p w14:paraId="71AFD092" w14:textId="065C08CE" w:rsidR="007B20BA" w:rsidRDefault="00000000">
            <w:pPr>
              <w:jc w:val="center"/>
              <w:rPr>
                <w:rStyle w:val="title-text"/>
                <w:color w:val="000000" w:themeColor="text1"/>
              </w:rPr>
            </w:pPr>
            <w:r>
              <w:rPr>
                <w:rStyle w:val="title-text"/>
                <w:rFonts w:ascii="Calibri" w:hAnsi="Calibri"/>
                <w:color w:val="000000" w:themeColor="text1"/>
              </w:rPr>
              <w:t xml:space="preserve">Os esquemas baseados no </w:t>
            </w:r>
            <w:r w:rsidRPr="001C1D30">
              <w:rPr>
                <w:rStyle w:val="title-text"/>
                <w:rFonts w:ascii="Calibri" w:hAnsi="Calibri"/>
                <w:i/>
                <w:iCs/>
                <w:color w:val="000000" w:themeColor="text1"/>
              </w:rPr>
              <w:t>RNN</w:t>
            </w:r>
            <w:r>
              <w:rPr>
                <w:rStyle w:val="title-text"/>
                <w:rFonts w:ascii="Calibri" w:hAnsi="Calibri"/>
                <w:color w:val="000000" w:themeColor="text1"/>
              </w:rPr>
              <w:t xml:space="preserve"> foram mais precisos que os esquemas convencionais baseados em </w:t>
            </w:r>
            <w:r w:rsidRPr="001C1D30">
              <w:rPr>
                <w:rStyle w:val="title-text"/>
                <w:rFonts w:ascii="Calibri" w:hAnsi="Calibri"/>
                <w:i/>
                <w:iCs/>
                <w:color w:val="000000" w:themeColor="text1"/>
              </w:rPr>
              <w:t>“Machine Learning”</w:t>
            </w:r>
            <w:r w:rsidR="00291331">
              <w:rPr>
                <w:rStyle w:val="title-text"/>
                <w:rFonts w:ascii="Calibri" w:hAnsi="Calibri"/>
                <w:i/>
                <w:iCs/>
                <w:color w:val="000000" w:themeColor="text1"/>
              </w:rPr>
              <w:t xml:space="preserve">, </w:t>
            </w:r>
            <w:r w:rsidR="006C65F8" w:rsidRPr="006C65F8">
              <w:rPr>
                <w:rStyle w:val="title-text"/>
                <w:rFonts w:ascii="Calibri" w:hAnsi="Calibri"/>
                <w:color w:val="000000" w:themeColor="text1"/>
              </w:rPr>
              <w:t>especialmente</w:t>
            </w:r>
            <w:r w:rsidR="00291331" w:rsidRPr="006C65F8">
              <w:rPr>
                <w:rStyle w:val="title-text"/>
                <w:rFonts w:ascii="Calibri" w:hAnsi="Calibri"/>
                <w:color w:val="000000" w:themeColor="text1"/>
              </w:rPr>
              <w:t xml:space="preserve"> o método </w:t>
            </w:r>
            <w:r w:rsidR="00291331" w:rsidRPr="006C65F8">
              <w:rPr>
                <w:rStyle w:val="title-text"/>
                <w:rFonts w:ascii="Calibri" w:hAnsi="Calibri"/>
                <w:i/>
                <w:iCs/>
                <w:color w:val="000000" w:themeColor="text1"/>
              </w:rPr>
              <w:t>GRU</w:t>
            </w:r>
            <w:r w:rsidR="00291331" w:rsidRPr="006C65F8">
              <w:rPr>
                <w:rStyle w:val="title-text"/>
                <w:rFonts w:ascii="Calibri" w:hAnsi="Calibri"/>
                <w:color w:val="000000" w:themeColor="text1"/>
              </w:rPr>
              <w:t xml:space="preserve"> que </w:t>
            </w:r>
            <w:r w:rsidR="006C65F8" w:rsidRPr="006C65F8">
              <w:rPr>
                <w:rStyle w:val="title-text"/>
                <w:rFonts w:ascii="Calibri" w:hAnsi="Calibri"/>
                <w:color w:val="000000" w:themeColor="text1"/>
              </w:rPr>
              <w:t xml:space="preserve">melhorou o desempenho 42.91% em termos de </w:t>
            </w:r>
            <w:r w:rsidR="006C65F8" w:rsidRPr="006C65F8">
              <w:rPr>
                <w:rStyle w:val="title-text"/>
                <w:rFonts w:ascii="Calibri" w:hAnsi="Calibri"/>
                <w:i/>
                <w:iCs/>
                <w:color w:val="000000" w:themeColor="text1"/>
              </w:rPr>
              <w:t>RMSE</w:t>
            </w:r>
            <w:r w:rsidR="006C65F8" w:rsidRPr="006C65F8">
              <w:rPr>
                <w:rStyle w:val="title-text"/>
                <w:rFonts w:ascii="Calibri" w:hAnsi="Calibri"/>
                <w:color w:val="000000" w:themeColor="text1"/>
              </w:rPr>
              <w:t xml:space="preserve"> e 1.90% </w:t>
            </w:r>
            <w:r w:rsidR="006C65F8">
              <w:rPr>
                <w:rStyle w:val="title-text"/>
                <w:rFonts w:ascii="Calibri" w:hAnsi="Calibri"/>
                <w:color w:val="000000" w:themeColor="text1"/>
              </w:rPr>
              <w:t>em</w:t>
            </w:r>
            <w:r w:rsidR="006C65F8" w:rsidRPr="006C65F8">
              <w:rPr>
                <w:rStyle w:val="title-text"/>
                <w:rFonts w:ascii="Calibri" w:hAnsi="Calibri"/>
                <w:color w:val="000000" w:themeColor="text1"/>
              </w:rPr>
              <w:t xml:space="preserve"> resultados </w:t>
            </w:r>
            <w:r w:rsidR="006C65F8" w:rsidRPr="006C65F8">
              <w:rPr>
                <w:rStyle w:val="title-text"/>
                <w:rFonts w:ascii="Calibri" w:hAnsi="Calibri"/>
                <w:i/>
                <w:iCs/>
                <w:color w:val="000000" w:themeColor="text1"/>
              </w:rPr>
              <w:t>R2</w:t>
            </w:r>
            <w:r w:rsidR="006C65F8">
              <w:rPr>
                <w:rStyle w:val="title-text"/>
                <w:rFonts w:ascii="Calibri" w:hAnsi="Calibri"/>
                <w:i/>
                <w:iCs/>
                <w:color w:val="000000" w:themeColor="text1"/>
              </w:rPr>
              <w:t>.</w:t>
            </w:r>
          </w:p>
        </w:tc>
      </w:tr>
      <w:tr w:rsidR="007B20BA" w14:paraId="70865F69" w14:textId="77777777" w:rsidTr="006C65F8">
        <w:trPr>
          <w:trHeight w:val="1937"/>
          <w:jc w:val="center"/>
        </w:trPr>
        <w:tc>
          <w:tcPr>
            <w:tcW w:w="827" w:type="dxa"/>
            <w:vAlign w:val="center"/>
          </w:tcPr>
          <w:p w14:paraId="64774132" w14:textId="77777777" w:rsidR="007B20BA" w:rsidRDefault="00000000">
            <w:pPr>
              <w:jc w:val="center"/>
              <w:rPr>
                <w:rStyle w:val="title-text"/>
                <w:color w:val="000000" w:themeColor="text1"/>
              </w:rPr>
            </w:pPr>
            <w:r>
              <w:rPr>
                <w:rStyle w:val="title-text"/>
                <w:rFonts w:ascii="Calibri" w:hAnsi="Calibri"/>
                <w:color w:val="000000" w:themeColor="text1"/>
              </w:rPr>
              <w:t>[8]</w:t>
            </w:r>
          </w:p>
        </w:tc>
        <w:tc>
          <w:tcPr>
            <w:tcW w:w="663" w:type="dxa"/>
            <w:vAlign w:val="center"/>
          </w:tcPr>
          <w:p w14:paraId="4E0D0B68" w14:textId="77777777" w:rsidR="007B20BA" w:rsidRDefault="00000000">
            <w:pPr>
              <w:jc w:val="center"/>
              <w:rPr>
                <w:rStyle w:val="title-text"/>
                <w:color w:val="000000" w:themeColor="text1"/>
              </w:rPr>
            </w:pPr>
            <w:r>
              <w:rPr>
                <w:rStyle w:val="title-text"/>
                <w:rFonts w:ascii="Calibri" w:hAnsi="Calibri"/>
                <w:color w:val="000000" w:themeColor="text1"/>
              </w:rPr>
              <w:t>2019</w:t>
            </w:r>
          </w:p>
        </w:tc>
        <w:tc>
          <w:tcPr>
            <w:tcW w:w="2664" w:type="dxa"/>
          </w:tcPr>
          <w:p w14:paraId="657B7DD4" w14:textId="77777777" w:rsidR="007B20BA" w:rsidRDefault="00000000">
            <w:pPr>
              <w:jc w:val="center"/>
              <w:rPr>
                <w:rStyle w:val="title-text"/>
                <w:color w:val="000000" w:themeColor="text1"/>
              </w:rPr>
            </w:pPr>
            <w:r>
              <w:rPr>
                <w:rStyle w:val="title-text"/>
                <w:rFonts w:ascii="Calibri" w:hAnsi="Calibri"/>
                <w:color w:val="000000" w:themeColor="text1"/>
              </w:rPr>
              <w:t xml:space="preserve">Demonstrar o desempenho do algoritmo </w:t>
            </w:r>
            <w:r w:rsidRPr="006C65F8">
              <w:rPr>
                <w:rStyle w:val="title-text"/>
                <w:rFonts w:ascii="Calibri" w:hAnsi="Calibri"/>
                <w:i/>
                <w:iCs/>
                <w:color w:val="000000" w:themeColor="text1"/>
              </w:rPr>
              <w:t>Map-Matching</w:t>
            </w:r>
            <w:r>
              <w:rPr>
                <w:rStyle w:val="title-text"/>
                <w:rFonts w:ascii="Calibri" w:hAnsi="Calibri"/>
                <w:color w:val="000000" w:themeColor="text1"/>
              </w:rPr>
              <w:t xml:space="preserve"> e relacionar a precisão da estimativa e a frequência usada com os dados das torres de localização.</w:t>
            </w:r>
          </w:p>
        </w:tc>
        <w:tc>
          <w:tcPr>
            <w:tcW w:w="1653" w:type="dxa"/>
          </w:tcPr>
          <w:p w14:paraId="4D97212E" w14:textId="77777777" w:rsidR="007B20BA" w:rsidRPr="006C65F8" w:rsidRDefault="00000000">
            <w:pPr>
              <w:jc w:val="center"/>
              <w:rPr>
                <w:rStyle w:val="title-text"/>
                <w:i/>
                <w:iCs/>
                <w:color w:val="000000" w:themeColor="text1"/>
                <w:lang w:val="en-US"/>
              </w:rPr>
            </w:pPr>
            <w:r w:rsidRPr="006C65F8">
              <w:rPr>
                <w:rStyle w:val="title-text"/>
                <w:rFonts w:ascii="Calibri" w:hAnsi="Calibri"/>
                <w:i/>
                <w:iCs/>
                <w:color w:val="000000" w:themeColor="text1"/>
                <w:lang w:val="en-US"/>
              </w:rPr>
              <w:t>Map-Matching</w:t>
            </w:r>
          </w:p>
          <w:p w14:paraId="39E0C285" w14:textId="77777777" w:rsidR="007B20BA" w:rsidRDefault="00000000">
            <w:pPr>
              <w:jc w:val="center"/>
              <w:rPr>
                <w:rStyle w:val="title-text"/>
                <w:color w:val="000000" w:themeColor="text1"/>
                <w:lang w:val="en-US"/>
              </w:rPr>
            </w:pPr>
            <w:r w:rsidRPr="006C65F8">
              <w:rPr>
                <w:rStyle w:val="title-text"/>
                <w:rFonts w:ascii="Calibri" w:hAnsi="Calibri"/>
                <w:i/>
                <w:iCs/>
                <w:color w:val="000000" w:themeColor="text1"/>
                <w:lang w:val="en-US"/>
              </w:rPr>
              <w:t>Virtual Inductive Loop</w:t>
            </w:r>
          </w:p>
        </w:tc>
        <w:tc>
          <w:tcPr>
            <w:tcW w:w="3321" w:type="dxa"/>
          </w:tcPr>
          <w:p w14:paraId="7E9335DD" w14:textId="77777777" w:rsidR="007B20BA" w:rsidRDefault="00000000">
            <w:pPr>
              <w:jc w:val="center"/>
              <w:rPr>
                <w:rStyle w:val="title-text"/>
                <w:color w:val="000000" w:themeColor="text1"/>
              </w:rPr>
            </w:pPr>
            <w:r>
              <w:rPr>
                <w:rStyle w:val="title-text"/>
                <w:rFonts w:ascii="Calibri" w:hAnsi="Calibri"/>
                <w:color w:val="000000" w:themeColor="text1"/>
              </w:rPr>
              <w:t xml:space="preserve">Os resultados desta experiência mostram que o </w:t>
            </w:r>
            <w:r w:rsidRPr="006C65F8">
              <w:rPr>
                <w:rStyle w:val="title-text"/>
                <w:rFonts w:ascii="Calibri" w:hAnsi="Calibri"/>
                <w:i/>
                <w:iCs/>
                <w:color w:val="000000" w:themeColor="text1"/>
              </w:rPr>
              <w:t>map-matching</w:t>
            </w:r>
            <w:r>
              <w:rPr>
                <w:rStyle w:val="title-text"/>
                <w:rFonts w:ascii="Calibri" w:hAnsi="Calibri"/>
                <w:color w:val="000000" w:themeColor="text1"/>
              </w:rPr>
              <w:t xml:space="preserve"> obteve uma precisão média na ordem dos 60% a 85%. A precisão da rota estimada estende uma equação linear proporcional à frequência de amostragem do local.</w:t>
            </w:r>
          </w:p>
        </w:tc>
      </w:tr>
    </w:tbl>
    <w:p w14:paraId="6E07305C" w14:textId="77777777" w:rsidR="007B20BA" w:rsidRDefault="007B20BA">
      <w:pPr>
        <w:rPr>
          <w:color w:val="000000" w:themeColor="text1"/>
        </w:rPr>
      </w:pPr>
    </w:p>
    <w:p w14:paraId="0E219421" w14:textId="77777777" w:rsidR="009903A6" w:rsidRDefault="009903A6">
      <w:pPr>
        <w:rPr>
          <w:color w:val="000000" w:themeColor="text1"/>
        </w:rPr>
      </w:pPr>
    </w:p>
    <w:p w14:paraId="00FC24B8" w14:textId="77777777" w:rsidR="009903A6" w:rsidRDefault="009903A6" w:rsidP="009903A6">
      <w:pPr>
        <w:pStyle w:val="Ttulo1"/>
        <w:numPr>
          <w:ilvl w:val="0"/>
          <w:numId w:val="4"/>
        </w:numPr>
        <w:ind w:left="432"/>
        <w:rPr>
          <w:color w:val="000000" w:themeColor="text1"/>
        </w:rPr>
      </w:pPr>
      <w:bookmarkStart w:id="59" w:name="_Toc138324009"/>
      <w:r>
        <w:rPr>
          <w:color w:val="000000" w:themeColor="text1"/>
        </w:rPr>
        <w:t>CRISP-DM</w:t>
      </w:r>
      <w:bookmarkEnd w:id="59"/>
    </w:p>
    <w:p w14:paraId="3B90EEA0" w14:textId="77777777" w:rsidR="009903A6" w:rsidRDefault="009903A6" w:rsidP="009903A6">
      <w:pPr>
        <w:rPr>
          <w:color w:val="000000" w:themeColor="text1"/>
        </w:rPr>
      </w:pPr>
      <w:r>
        <w:t xml:space="preserve">O CRISP-DM é uma metodologia comum de análise de dados. É importante compreender as fases do processo </w:t>
      </w:r>
      <w:r>
        <w:rPr>
          <w:color w:val="000000" w:themeColor="text1"/>
        </w:rPr>
        <w:t>CRISP-DM</w:t>
      </w:r>
      <w:r>
        <w:t xml:space="preserve"> a fim de executar corretamente e com qualidade a análise de dados. Efetivamente, a análise de dados é um processo sistemático que envolve um conjunto de atividades para descobrir padrões, que é o objetivo final da análise de dados. </w:t>
      </w:r>
    </w:p>
    <w:p w14:paraId="421F53B4" w14:textId="77777777" w:rsidR="009903A6" w:rsidRDefault="009903A6" w:rsidP="009903A6">
      <w:pPr>
        <w:rPr>
          <w:color w:val="000000" w:themeColor="text1"/>
        </w:rPr>
      </w:pPr>
      <w:r>
        <w:t xml:space="preserve">O modelo </w:t>
      </w:r>
      <w:r>
        <w:rPr>
          <w:color w:val="000000" w:themeColor="text1"/>
        </w:rPr>
        <w:t>CRISP-DM</w:t>
      </w:r>
      <w:r>
        <w:t xml:space="preserve"> consiste em seis fases.</w:t>
      </w:r>
    </w:p>
    <w:p w14:paraId="46DB0997" w14:textId="1439B557" w:rsidR="009903A6" w:rsidRDefault="000C480F" w:rsidP="009903A6">
      <w:pPr>
        <w:pStyle w:val="Ttulo2"/>
        <w:numPr>
          <w:ilvl w:val="0"/>
          <w:numId w:val="0"/>
        </w:numPr>
        <w:ind w:left="576"/>
        <w:rPr>
          <w:color w:val="000000" w:themeColor="text1"/>
        </w:rPr>
      </w:pPr>
      <w:bookmarkStart w:id="60" w:name="_Toc138324010"/>
      <w:r>
        <w:t>3.1.</w:t>
      </w:r>
      <w:r w:rsidR="009903A6">
        <w:t xml:space="preserve"> Compreensão do negócio</w:t>
      </w:r>
      <w:bookmarkEnd w:id="60"/>
    </w:p>
    <w:p w14:paraId="5C0BC098" w14:textId="77777777" w:rsidR="009903A6" w:rsidRDefault="009903A6" w:rsidP="009903A6">
      <w:pPr>
        <w:rPr>
          <w:color w:val="000000" w:themeColor="text1"/>
        </w:rPr>
      </w:pPr>
      <w:r>
        <w:t xml:space="preserve">A primeira fase do modelo </w:t>
      </w:r>
      <w:r>
        <w:rPr>
          <w:color w:val="000000" w:themeColor="text1"/>
        </w:rPr>
        <w:t>CRISP-DM</w:t>
      </w:r>
      <w:r>
        <w:t xml:space="preserve"> é a compreensão do negócio, que é uma fase de alto nível para compreender as necessidades de gestão e os objetivos e requisitos do negócio. De facto, é desenvolvido um plano de projeto com base nestes objetivos e é definido um orçamento de alto nível ou uma estimativa de custos para o realizar.</w:t>
      </w:r>
    </w:p>
    <w:p w14:paraId="49E85FC9" w14:textId="11A035AD" w:rsidR="009903A6" w:rsidRDefault="000C480F" w:rsidP="009903A6">
      <w:pPr>
        <w:ind w:firstLine="709"/>
        <w:rPr>
          <w:b/>
          <w:sz w:val="28"/>
          <w:szCs w:val="28"/>
        </w:rPr>
      </w:pPr>
      <w:r>
        <w:rPr>
          <w:b/>
          <w:sz w:val="28"/>
          <w:szCs w:val="28"/>
        </w:rPr>
        <w:t>3.2.</w:t>
      </w:r>
      <w:r w:rsidR="009903A6">
        <w:rPr>
          <w:b/>
          <w:sz w:val="28"/>
          <w:szCs w:val="28"/>
        </w:rPr>
        <w:t xml:space="preserve"> Compreensão dos dados</w:t>
      </w:r>
    </w:p>
    <w:p w14:paraId="72AF7051" w14:textId="77777777" w:rsidR="009903A6" w:rsidRDefault="009903A6" w:rsidP="009903A6">
      <w:pPr>
        <w:rPr>
          <w:color w:val="000000" w:themeColor="text1"/>
        </w:rPr>
      </w:pPr>
      <w:r>
        <w:lastRenderedPageBreak/>
        <w:t xml:space="preserve">A segunda fase do modelo </w:t>
      </w:r>
      <w:r>
        <w:rPr>
          <w:color w:val="000000" w:themeColor="text1"/>
        </w:rPr>
        <w:t>CRISP-DM</w:t>
      </w:r>
      <w:r>
        <w:t>, é a compreensão dos dados. Esta fase envolve a identificação de dados relevantes de diferentes fontes, a recolha dos dados iniciais, a familiarização com os dados, a identificação de problemas de qualidade, a descoberta de novos conhecimentos sobre os dados e a deteção de subconjuntos interessantes para formar hipóteses, através de tabelas ou gráficos.</w:t>
      </w:r>
    </w:p>
    <w:p w14:paraId="4F74CC82" w14:textId="2157E492" w:rsidR="009903A6" w:rsidRDefault="000C480F" w:rsidP="009903A6">
      <w:pPr>
        <w:ind w:firstLine="709"/>
        <w:rPr>
          <w:b/>
          <w:sz w:val="28"/>
          <w:szCs w:val="28"/>
        </w:rPr>
      </w:pPr>
      <w:r>
        <w:rPr>
          <w:b/>
          <w:sz w:val="28"/>
          <w:szCs w:val="28"/>
        </w:rPr>
        <w:t>3.3.</w:t>
      </w:r>
      <w:r w:rsidR="009903A6">
        <w:rPr>
          <w:b/>
          <w:sz w:val="28"/>
          <w:szCs w:val="28"/>
        </w:rPr>
        <w:t xml:space="preserve"> Preparação ou Pré-processamento dos dados</w:t>
      </w:r>
    </w:p>
    <w:p w14:paraId="4ED68572" w14:textId="77777777" w:rsidR="009903A6" w:rsidRDefault="009903A6" w:rsidP="009903A6">
      <w:pPr>
        <w:rPr>
          <w:color w:val="000000" w:themeColor="text1"/>
        </w:rPr>
      </w:pPr>
      <w:r>
        <w:t xml:space="preserve">A terceira fase do modelo </w:t>
      </w:r>
      <w:r>
        <w:rPr>
          <w:color w:val="000000" w:themeColor="text1"/>
        </w:rPr>
        <w:t>CRISP-DM</w:t>
      </w:r>
      <w:r>
        <w:t xml:space="preserve"> é a preparação dos dados. Na fase de preparação, os dados identificados na fase anterior são carregados num ambiente de análise e passam por um processo de tratamento, transformação, limpeza e seleção, para construir um conjunto final de dados a ser usado. Com efeito, esta etapa é a que consome mais tempo e esforço no processo CRISP-DM, cerca de 80% do tempo total, pois os dados do mundo real geralmente são incompletos, ruidosos e inconsistentes e precisam ser corrigidos e melhorados para a análise posterior.</w:t>
      </w:r>
    </w:p>
    <w:p w14:paraId="16CA47AC" w14:textId="16AAE88F" w:rsidR="009903A6" w:rsidRDefault="000C480F" w:rsidP="009903A6">
      <w:pPr>
        <w:ind w:firstLine="709"/>
        <w:rPr>
          <w:b/>
          <w:sz w:val="28"/>
          <w:szCs w:val="28"/>
        </w:rPr>
      </w:pPr>
      <w:r>
        <w:rPr>
          <w:b/>
          <w:sz w:val="28"/>
          <w:szCs w:val="28"/>
        </w:rPr>
        <w:t>3.4.</w:t>
      </w:r>
      <w:r w:rsidR="009903A6">
        <w:rPr>
          <w:b/>
          <w:sz w:val="28"/>
          <w:szCs w:val="28"/>
        </w:rPr>
        <w:t xml:space="preserve"> Construção ou Modelação de modelos</w:t>
      </w:r>
    </w:p>
    <w:p w14:paraId="692C627B" w14:textId="77777777" w:rsidR="009903A6" w:rsidRDefault="009903A6" w:rsidP="009903A6">
      <w:pPr>
        <w:rPr>
          <w:color w:val="000000" w:themeColor="text1"/>
        </w:rPr>
      </w:pPr>
      <w:r>
        <w:t>Os dados tratados e selecionados são usados na próxima etapa, que é a construção do modelo ou modelação, onde são selecionadas as técnicas e tarefas a serem aplicadas para atender aos objetivos do negócio. Na fase de construção do modelo, pode-se escolher vários modelos possíveis e fazer avaliação comparativa entre eles.</w:t>
      </w:r>
    </w:p>
    <w:p w14:paraId="66CAF015" w14:textId="77777777" w:rsidR="009903A6" w:rsidRDefault="009903A6" w:rsidP="009903A6">
      <w:pPr>
        <w:rPr>
          <w:color w:val="000000" w:themeColor="text1"/>
        </w:rPr>
      </w:pPr>
    </w:p>
    <w:p w14:paraId="126948F2" w14:textId="666B3658" w:rsidR="009903A6" w:rsidRDefault="000C480F" w:rsidP="009903A6">
      <w:pPr>
        <w:ind w:firstLine="709"/>
        <w:rPr>
          <w:b/>
          <w:sz w:val="28"/>
          <w:szCs w:val="28"/>
        </w:rPr>
      </w:pPr>
      <w:r>
        <w:rPr>
          <w:b/>
          <w:sz w:val="28"/>
          <w:szCs w:val="28"/>
        </w:rPr>
        <w:t>3.5.</w:t>
      </w:r>
      <w:r w:rsidR="009903A6">
        <w:rPr>
          <w:b/>
          <w:sz w:val="28"/>
          <w:szCs w:val="28"/>
        </w:rPr>
        <w:t xml:space="preserve"> Testes e Avaliação </w:t>
      </w:r>
    </w:p>
    <w:p w14:paraId="6C20344B" w14:textId="77777777" w:rsidR="009903A6" w:rsidRDefault="009903A6" w:rsidP="009903A6">
      <w:pPr>
        <w:rPr>
          <w:color w:val="000000" w:themeColor="text1"/>
        </w:rPr>
      </w:pPr>
      <w:r>
        <w:t>Na fase teste e avaliação, o modelo construído é testado e avaliado para ver se atende aos objetivos empresariais e para avaliar a precisão e eficiência do modelo em relação aos métodos alternativos. Essa é uma fase crítica, porque se não for descoberto nenhum padrão válido e útil, a mineração de dados pode ser considerada uma perda de tempo e esforço.</w:t>
      </w:r>
    </w:p>
    <w:p w14:paraId="2A830CEB" w14:textId="7577B681" w:rsidR="009903A6" w:rsidRDefault="000C480F" w:rsidP="009903A6">
      <w:pPr>
        <w:ind w:firstLine="709"/>
        <w:rPr>
          <w:b/>
          <w:sz w:val="28"/>
          <w:szCs w:val="28"/>
        </w:rPr>
      </w:pPr>
      <w:r>
        <w:rPr>
          <w:b/>
          <w:sz w:val="28"/>
          <w:szCs w:val="28"/>
        </w:rPr>
        <w:t>3.6.</w:t>
      </w:r>
      <w:r w:rsidR="009903A6">
        <w:rPr>
          <w:b/>
          <w:sz w:val="28"/>
          <w:szCs w:val="28"/>
        </w:rPr>
        <w:t xml:space="preserve"> Implementação </w:t>
      </w:r>
    </w:p>
    <w:p w14:paraId="00936DF7" w14:textId="77777777" w:rsidR="009903A6" w:rsidRDefault="009903A6" w:rsidP="009903A6">
      <w:pPr>
        <w:rPr>
          <w:color w:val="000000" w:themeColor="text1"/>
        </w:rPr>
      </w:pPr>
      <w:r>
        <w:t>Na fase de implementação, o modelo de mineração de dados selecionado e avaliado na fase anterior é posto à prova. A implementação pode envolver o uso de software específico ou ferramentas de programação, além de testes e validações contínuas para garantir que o modelo esteja a funcionar corretamente, para que no final</w:t>
      </w:r>
      <w:del w:id="61" w:author="Unknown Author" w:date="2023-04-07T15:44:00Z">
        <w:r>
          <w:delText>,</w:delText>
        </w:r>
      </w:del>
      <w:r>
        <w:t xml:space="preserve"> a documentação de todas as etapas do processo de implementação seja rigorosa e fiável para futuras referências.</w:t>
      </w:r>
    </w:p>
    <w:p w14:paraId="32EE40FF" w14:textId="77777777" w:rsidR="009903A6" w:rsidRDefault="009903A6" w:rsidP="009903A6">
      <w:pPr>
        <w:rPr>
          <w:color w:val="000000" w:themeColor="text1"/>
        </w:rPr>
      </w:pPr>
      <w:r>
        <w:rPr>
          <w:noProof/>
        </w:rPr>
        <w:lastRenderedPageBreak/>
        <w:drawing>
          <wp:anchor distT="0" distB="0" distL="114300" distR="114300" simplePos="0" relativeHeight="251608064" behindDoc="0" locked="0" layoutInCell="1" allowOverlap="1" wp14:anchorId="79404D2D" wp14:editId="310E708C">
            <wp:simplePos x="0" y="0"/>
            <wp:positionH relativeFrom="column">
              <wp:posOffset>129540</wp:posOffset>
            </wp:positionH>
            <wp:positionV relativeFrom="paragraph">
              <wp:posOffset>354330</wp:posOffset>
            </wp:positionV>
            <wp:extent cx="5146040" cy="3695700"/>
            <wp:effectExtent l="0" t="0" r="0" b="0"/>
            <wp:wrapTight wrapText="bothSides">
              <wp:wrapPolygon edited="0">
                <wp:start x="-12" y="0"/>
                <wp:lineTo x="-12" y="21478"/>
                <wp:lineTo x="21506" y="21478"/>
                <wp:lineTo x="21506" y="0"/>
                <wp:lineTo x="-12" y="0"/>
              </wp:wrapPolygon>
            </wp:wrapTight>
            <wp:docPr id="45" name="Imagem 1" descr="Uma imagem com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1" descr="Uma imagem com diagrama&#10;&#10;Descrição gerada automaticamente"/>
                    <pic:cNvPicPr>
                      <a:picLocks noChangeAspect="1" noChangeArrowheads="1"/>
                    </pic:cNvPicPr>
                  </pic:nvPicPr>
                  <pic:blipFill>
                    <a:blip r:embed="rId50"/>
                    <a:stretch>
                      <a:fillRect/>
                    </a:stretch>
                  </pic:blipFill>
                  <pic:spPr bwMode="auto">
                    <a:xfrm>
                      <a:off x="0" y="0"/>
                      <a:ext cx="5146040" cy="3695700"/>
                    </a:xfrm>
                    <a:prstGeom prst="rect">
                      <a:avLst/>
                    </a:prstGeom>
                  </pic:spPr>
                </pic:pic>
              </a:graphicData>
            </a:graphic>
          </wp:anchor>
        </w:drawing>
      </w:r>
      <w:r w:rsidR="00000000">
        <w:rPr>
          <w:noProof/>
        </w:rPr>
        <w:pict w14:anchorId="5B4DA60D">
          <v:shapetype id="_x0000_t202" coordsize="21600,21600" o:spt="202" path="m,l,21600r21600,l21600,xe">
            <v:stroke joinstyle="miter"/>
            <v:path gradientshapeok="t" o:connecttype="rect"/>
          </v:shapetype>
          <v:shape id="_x0000_s2052" type="#_x0000_t202" style="position:absolute;left:0;text-align:left;margin-left:10.2pt;margin-top:323.4pt;width:405.2pt;height:17.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" stroked="f">
            <v:textbox style="mso-next-textbox:#_x0000_s2052" inset="0,0,0,0">
              <w:txbxContent>
                <w:p w14:paraId="4CE825BA" w14:textId="27DDFCC4" w:rsidR="009903A6" w:rsidRDefault="009903A6" w:rsidP="00DB04AC">
                  <w:pPr>
                    <w:pStyle w:val="Legenda"/>
                    <w:rPr>
                      <w:sz w:val="24"/>
                      <w:szCs w:val="24"/>
                    </w:rPr>
                  </w:pPr>
                  <w:bookmarkStart w:id="62" w:name="_Toc136987476"/>
                  <w:r>
                    <w:t xml:space="preserve">Figura </w:t>
                  </w:r>
                  <w:r>
                    <w:fldChar w:fldCharType="begin"/>
                  </w:r>
                  <w:r>
                    <w:instrText>SEQ Figura \* ARABIC</w:instrText>
                  </w:r>
                  <w:r>
                    <w:fldChar w:fldCharType="separate"/>
                  </w:r>
                  <w:r w:rsidR="00736F33">
                    <w:rPr>
                      <w:noProof/>
                    </w:rPr>
                    <w:t>2</w:t>
                  </w:r>
                  <w:r>
                    <w:fldChar w:fldCharType="end"/>
                  </w:r>
                  <w:r>
                    <w:t xml:space="preserve"> - Modelo CRISP-DM. Fonte:[3]</w:t>
                  </w:r>
                  <w:bookmarkEnd w:id="62"/>
                </w:p>
              </w:txbxContent>
            </v:textbox>
            <w10:wrap type="square"/>
          </v:shape>
        </w:pict>
      </w:r>
      <w:r>
        <w:rPr>
          <w:noProof/>
        </w:rPr>
        <w:t xml:space="preserve">   </w:t>
      </w:r>
    </w:p>
    <w:p w14:paraId="6CB12490" w14:textId="77777777" w:rsidR="007B20BA" w:rsidRDefault="007B20BA" w:rsidP="000C480F">
      <w:pPr>
        <w:pStyle w:val="Ttulo1"/>
        <w:numPr>
          <w:ilvl w:val="0"/>
          <w:numId w:val="0"/>
        </w:numPr>
        <w:rPr>
          <w:color w:val="000000" w:themeColor="text1"/>
        </w:rPr>
      </w:pPr>
    </w:p>
    <w:p w14:paraId="62D4A18B" w14:textId="1AE42773" w:rsidR="007B20BA" w:rsidRDefault="00000000">
      <w:pPr>
        <w:pStyle w:val="Ttulo1"/>
        <w:numPr>
          <w:ilvl w:val="0"/>
          <w:numId w:val="4"/>
        </w:numPr>
        <w:ind w:left="432"/>
        <w:rPr>
          <w:color w:val="000000" w:themeColor="text1"/>
        </w:rPr>
      </w:pPr>
      <w:bookmarkStart w:id="63" w:name="_Toc138324011"/>
      <w:r w:rsidRPr="006C65F8">
        <w:rPr>
          <w:i/>
          <w:iCs/>
          <w:color w:val="000000" w:themeColor="text1"/>
        </w:rPr>
        <w:t>Dataset</w:t>
      </w:r>
      <w:bookmarkEnd w:id="63"/>
    </w:p>
    <w:p w14:paraId="12464DCE" w14:textId="7D5FF72A" w:rsidR="007B20BA" w:rsidRDefault="00000000" w:rsidP="000C480F">
      <w:pPr>
        <w:pStyle w:val="Ttulo2"/>
        <w:numPr>
          <w:ilvl w:val="1"/>
          <w:numId w:val="5"/>
        </w:numPr>
        <w:rPr>
          <w:color w:val="000000" w:themeColor="text1"/>
        </w:rPr>
      </w:pPr>
      <w:bookmarkStart w:id="64" w:name="_Toc138324012"/>
      <w:r>
        <w:t>Contexto</w:t>
      </w:r>
      <w:bookmarkEnd w:id="64"/>
    </w:p>
    <w:p w14:paraId="2E23986D" w14:textId="3CD0153C" w:rsidR="007B20BA" w:rsidRDefault="00000000">
      <w:pPr>
        <w:rPr>
          <w:rStyle w:val="title-text"/>
          <w:rFonts w:ascii="Calibri" w:hAnsi="Calibri"/>
          <w:color w:val="000000" w:themeColor="text1"/>
          <w:sz w:val="22"/>
          <w:szCs w:val="22"/>
          <w:lang w:eastAsia="en-US"/>
        </w:rPr>
      </w:pPr>
      <w:r>
        <w:rPr>
          <w:rStyle w:val="title-text"/>
          <w:rFonts w:ascii="Calibri" w:hAnsi="Calibri"/>
          <w:color w:val="000000" w:themeColor="text1"/>
          <w:sz w:val="22"/>
          <w:szCs w:val="22"/>
          <w:lang w:eastAsia="en-US"/>
        </w:rPr>
        <w:t>O conjunto de dados fornecidos pela Vodafone contém mais de 1 milhão de registos de “</w:t>
      </w:r>
      <w:r>
        <w:rPr>
          <w:rStyle w:val="title-text"/>
          <w:rFonts w:ascii="Calibri" w:hAnsi="Calibri"/>
          <w:i/>
          <w:iCs/>
          <w:color w:val="000000" w:themeColor="text1"/>
          <w:sz w:val="22"/>
          <w:szCs w:val="22"/>
          <w:lang w:eastAsia="en-US"/>
        </w:rPr>
        <w:t>Número de telemóveis que entram e saem da cidade de Lisboa</w:t>
      </w:r>
      <w:r>
        <w:rPr>
          <w:rStyle w:val="title-text"/>
          <w:rFonts w:ascii="Calibri" w:hAnsi="Calibri"/>
          <w:color w:val="000000" w:themeColor="text1"/>
          <w:sz w:val="22"/>
          <w:szCs w:val="22"/>
          <w:lang w:eastAsia="en-US"/>
        </w:rPr>
        <w:t>”. Há também “</w:t>
      </w:r>
      <w:r>
        <w:rPr>
          <w:rStyle w:val="title-text"/>
          <w:rFonts w:ascii="Calibri" w:hAnsi="Calibri"/>
          <w:i/>
          <w:iCs/>
          <w:color w:val="000000" w:themeColor="text1"/>
          <w:sz w:val="22"/>
          <w:szCs w:val="22"/>
          <w:lang w:eastAsia="en-US"/>
        </w:rPr>
        <w:t>Observações das estações meteorológicas do IPMA</w:t>
      </w:r>
      <w:r>
        <w:rPr>
          <w:rStyle w:val="title-text"/>
          <w:rFonts w:ascii="Calibri" w:hAnsi="Calibri"/>
          <w:color w:val="000000" w:themeColor="text1"/>
          <w:sz w:val="22"/>
          <w:szCs w:val="22"/>
          <w:lang w:eastAsia="en-US"/>
        </w:rPr>
        <w:t>” entre setembro de 2021 e dezembro de 2022. No que diz respeito à obtenção dos dados, existem 11 eixos principais usados para manter o registo do fluxo de entrada e saída de telemóveis.</w:t>
      </w:r>
    </w:p>
    <w:p w14:paraId="269B571B" w14:textId="77777777" w:rsidR="007B20BA" w:rsidRDefault="00000000" w:rsidP="000C480F">
      <w:pPr>
        <w:pStyle w:val="Ttulo2"/>
        <w:numPr>
          <w:ilvl w:val="1"/>
          <w:numId w:val="5"/>
        </w:numPr>
      </w:pPr>
      <w:bookmarkStart w:id="65" w:name="_Toc138324013"/>
      <w:r>
        <w:t>Conteúdo</w:t>
      </w:r>
      <w:bookmarkEnd w:id="65"/>
      <w:r>
        <w:t xml:space="preserve"> </w:t>
      </w:r>
    </w:p>
    <w:p w14:paraId="084B9597" w14:textId="1191F3CF" w:rsidR="00067188" w:rsidRPr="00067188" w:rsidRDefault="00067188" w:rsidP="00067188">
      <w:r>
        <w:t>//Esclarecer que falta conjunto 3</w:t>
      </w:r>
      <w:r w:rsidR="00F8695F">
        <w:t xml:space="preserve"> </w:t>
      </w:r>
    </w:p>
    <w:p w14:paraId="3069618E" w14:textId="00F5FF55" w:rsidR="007B20BA" w:rsidRDefault="00000000">
      <w:pPr>
        <w:rPr>
          <w:color w:val="000000" w:themeColor="text1"/>
        </w:rPr>
      </w:pPr>
      <w:r>
        <w:t xml:space="preserve">O conteúdo é dividido por 4 conjuntos, nomeadamente: i) grelha dos registos móveis representado pelo conjunto1; ii) localização dos pontos de entrada dos eixos, conjunto </w:t>
      </w:r>
      <w:r>
        <w:lastRenderedPageBreak/>
        <w:t>2; iii) mapeamento dos troços da via representado por 11 registos, sem quaisquer metadados ou outro ficheiro que os represente</w:t>
      </w:r>
      <w:ins w:id="66" w:author="Unknown Author" w:date="2023-04-07T15:27:00Z">
        <w:r>
          <w:t>;</w:t>
        </w:r>
      </w:ins>
      <w:r>
        <w:t xml:space="preserve"> e por fim iv) os dados meteorológicos do IPMA, representados no </w:t>
      </w:r>
      <w:r w:rsidR="00B45290">
        <w:t>conjunto 3</w:t>
      </w:r>
      <w:r>
        <w:t>.</w:t>
      </w:r>
    </w:p>
    <w:p w14:paraId="55D047A5" w14:textId="6DB989D7" w:rsidR="007B20BA" w:rsidRDefault="000C480F">
      <w:pPr>
        <w:pStyle w:val="Ttulo2"/>
        <w:numPr>
          <w:ilvl w:val="0"/>
          <w:numId w:val="0"/>
        </w:numPr>
        <w:ind w:left="576"/>
        <w:rPr>
          <w:sz w:val="24"/>
          <w:szCs w:val="24"/>
        </w:rPr>
      </w:pPr>
      <w:bookmarkStart w:id="67" w:name="_Toc138324014"/>
      <w:r>
        <w:rPr>
          <w:sz w:val="24"/>
          <w:szCs w:val="24"/>
        </w:rPr>
        <w:t>4.2.1 Conjunto 1</w:t>
      </w:r>
      <w:r w:rsidR="00067188">
        <w:rPr>
          <w:sz w:val="24"/>
          <w:szCs w:val="24"/>
        </w:rPr>
        <w:t xml:space="preserve"> – Entradas e Saídas Lisboa</w:t>
      </w:r>
      <w:bookmarkEnd w:id="67"/>
    </w:p>
    <w:p w14:paraId="32597496" w14:textId="77777777" w:rsidR="007B20BA" w:rsidRDefault="00000000">
      <w:pPr>
        <w:rPr>
          <w:color w:val="000000" w:themeColor="text1"/>
        </w:rPr>
      </w:pPr>
      <w:r>
        <w:rPr>
          <w:u w:val="single"/>
        </w:rPr>
        <w:t>As variáveis do Conjunto1 são:</w:t>
      </w:r>
    </w:p>
    <w:p w14:paraId="2CDA6AB2" w14:textId="77777777" w:rsidR="007B20BA" w:rsidRDefault="00000000">
      <w:pPr>
        <w:rPr>
          <w:color w:val="000000" w:themeColor="text1"/>
        </w:rPr>
      </w:pPr>
      <w:r>
        <w:rPr>
          <w:u w:val="single"/>
        </w:rPr>
        <w:t>Eixo</w:t>
      </w:r>
      <w:r>
        <w:t>: nome eixo da cidade que efetuou o registo</w:t>
      </w:r>
    </w:p>
    <w:p w14:paraId="523BFE16" w14:textId="1CB602BD" w:rsidR="007B20BA" w:rsidRDefault="00000000">
      <w:pPr>
        <w:rPr>
          <w:color w:val="000000" w:themeColor="text1"/>
        </w:rPr>
      </w:pPr>
      <w:r>
        <w:rPr>
          <w:u w:val="single"/>
        </w:rPr>
        <w:t>Datetime</w:t>
      </w:r>
      <w:r>
        <w:t>: dia e hora do registo (dd/mm/aaaa hh:mm)</w:t>
      </w:r>
    </w:p>
    <w:p w14:paraId="628F8082" w14:textId="77777777" w:rsidR="007B20BA" w:rsidRDefault="00000000">
      <w:pPr>
        <w:rPr>
          <w:color w:val="000000" w:themeColor="text1"/>
        </w:rPr>
      </w:pPr>
      <w:r>
        <w:rPr>
          <w:u w:val="single"/>
        </w:rPr>
        <w:t>extract_year_2:</w:t>
      </w:r>
      <w:r>
        <w:t xml:space="preserve"> ano do registo</w:t>
      </w:r>
    </w:p>
    <w:p w14:paraId="3641F85C" w14:textId="77777777" w:rsidR="007B20BA" w:rsidRDefault="00000000">
      <w:pPr>
        <w:rPr>
          <w:color w:val="000000" w:themeColor="text1"/>
        </w:rPr>
      </w:pPr>
      <w:r>
        <w:rPr>
          <w:u w:val="single"/>
        </w:rPr>
        <w:t>extract_month_3:</w:t>
      </w:r>
      <w:r>
        <w:t xml:space="preserve"> mês do registo</w:t>
      </w:r>
    </w:p>
    <w:p w14:paraId="1BE1A1F0" w14:textId="77777777" w:rsidR="007B20BA" w:rsidRDefault="00000000">
      <w:pPr>
        <w:rPr>
          <w:color w:val="000000" w:themeColor="text1"/>
        </w:rPr>
      </w:pPr>
      <w:r>
        <w:rPr>
          <w:u w:val="single"/>
        </w:rPr>
        <w:t>extract_day_4:</w:t>
      </w:r>
      <w:r>
        <w:t xml:space="preserve"> dia do registo</w:t>
      </w:r>
    </w:p>
    <w:p w14:paraId="3A0E36B9" w14:textId="77777777" w:rsidR="007B20BA" w:rsidRDefault="00000000">
      <w:pPr>
        <w:rPr>
          <w:color w:val="000000" w:themeColor="text1"/>
        </w:rPr>
      </w:pPr>
      <w:r>
        <w:rPr>
          <w:u w:val="single"/>
        </w:rPr>
        <w:t>C12:</w:t>
      </w:r>
      <w:r>
        <w:t xml:space="preserve"> Número de entradas no eixo</w:t>
      </w:r>
    </w:p>
    <w:p w14:paraId="4E563C6F" w14:textId="77777777" w:rsidR="007B20BA" w:rsidRDefault="00000000">
      <w:r>
        <w:rPr>
          <w:u w:val="single"/>
        </w:rPr>
        <w:t>C13:</w:t>
      </w:r>
      <w:r>
        <w:t xml:space="preserve"> Número de saídas no eixo</w:t>
      </w:r>
    </w:p>
    <w:p w14:paraId="5782FC0B" w14:textId="389778DF" w:rsidR="00CF1C14" w:rsidRDefault="00CF1C14">
      <w:r>
        <w:t>Abaixo apresenta-se estatísticas adicionais referente às variáveis de entrada e saída</w:t>
      </w:r>
      <w:r w:rsidRPr="00CF1C14">
        <w:t xml:space="preserve"> (C12 e C13) com 769669 registos no total, </w:t>
      </w:r>
      <w:r>
        <w:t>n</w:t>
      </w:r>
      <w:r w:rsidRPr="00CF1C14">
        <w:t>um período de amostragem de 14/09/2021 até 31/12/2022 e um tamanho de 55.7 Mb</w:t>
      </w:r>
    </w:p>
    <w:p w14:paraId="16AC52BA" w14:textId="77777777" w:rsidR="00FD4A4C" w:rsidRDefault="00FD4A4C" w:rsidP="00B23A92"/>
    <w:p w14:paraId="621E8334" w14:textId="481120D2" w:rsidR="00CF1C14" w:rsidRDefault="00CF1C14" w:rsidP="00DB04AC">
      <w:pPr>
        <w:pStyle w:val="Legenda"/>
      </w:pPr>
      <w:r>
        <w:t xml:space="preserve">Tabela </w:t>
      </w:r>
      <w:fldSimple w:instr=" SEQ Tabela \* ARABIC ">
        <w:r w:rsidR="00736F33">
          <w:rPr>
            <w:noProof/>
          </w:rPr>
          <w:t>3</w:t>
        </w:r>
      </w:fldSimple>
      <w:r>
        <w:t>- Descrição Geral do Conjunto 1</w:t>
      </w:r>
    </w:p>
    <w:tbl>
      <w:tblPr>
        <w:tblStyle w:val="TabelacomGrelha"/>
        <w:tblW w:w="8720" w:type="dxa"/>
        <w:tblLook w:val="04A0" w:firstRow="1" w:lastRow="0" w:firstColumn="1" w:lastColumn="0" w:noHBand="0" w:noVBand="1"/>
      </w:tblPr>
      <w:tblGrid>
        <w:gridCol w:w="2650"/>
        <w:gridCol w:w="2893"/>
        <w:gridCol w:w="3177"/>
      </w:tblGrid>
      <w:tr w:rsidR="00FD4A4C" w14:paraId="2438F595" w14:textId="77777777" w:rsidTr="00C27446">
        <w:tc>
          <w:tcPr>
            <w:tcW w:w="2650" w:type="dxa"/>
          </w:tcPr>
          <w:p w14:paraId="70267B32" w14:textId="77777777" w:rsidR="00FD4A4C" w:rsidRDefault="00FD4A4C" w:rsidP="00C27446">
            <w:pPr>
              <w:jc w:val="center"/>
              <w:rPr>
                <w:b/>
                <w:bCs/>
                <w:sz w:val="24"/>
                <w:szCs w:val="24"/>
              </w:rPr>
            </w:pPr>
            <w:r>
              <w:rPr>
                <w:b/>
                <w:bCs/>
                <w:sz w:val="24"/>
                <w:szCs w:val="24"/>
              </w:rPr>
              <w:t>Variáveis</w:t>
            </w:r>
          </w:p>
        </w:tc>
        <w:tc>
          <w:tcPr>
            <w:tcW w:w="2893" w:type="dxa"/>
          </w:tcPr>
          <w:p w14:paraId="0F511338" w14:textId="77777777" w:rsidR="00FD4A4C" w:rsidRDefault="00FD4A4C" w:rsidP="00C27446">
            <w:pPr>
              <w:jc w:val="center"/>
              <w:rPr>
                <w:b/>
                <w:bCs/>
                <w:sz w:val="24"/>
                <w:szCs w:val="24"/>
              </w:rPr>
            </w:pPr>
            <w:r>
              <w:rPr>
                <w:b/>
                <w:bCs/>
                <w:sz w:val="24"/>
                <w:szCs w:val="24"/>
              </w:rPr>
              <w:t>C12</w:t>
            </w:r>
          </w:p>
        </w:tc>
        <w:tc>
          <w:tcPr>
            <w:tcW w:w="3177" w:type="dxa"/>
          </w:tcPr>
          <w:p w14:paraId="345B0E1B" w14:textId="77777777" w:rsidR="00FD4A4C" w:rsidRDefault="00FD4A4C" w:rsidP="00C27446">
            <w:pPr>
              <w:jc w:val="center"/>
              <w:rPr>
                <w:b/>
                <w:bCs/>
                <w:sz w:val="24"/>
                <w:szCs w:val="24"/>
              </w:rPr>
            </w:pPr>
            <w:r>
              <w:rPr>
                <w:b/>
                <w:bCs/>
                <w:sz w:val="24"/>
                <w:szCs w:val="24"/>
              </w:rPr>
              <w:t>C13</w:t>
            </w:r>
          </w:p>
        </w:tc>
      </w:tr>
      <w:tr w:rsidR="00FD4A4C" w14:paraId="5EF56668" w14:textId="77777777" w:rsidTr="00C27446">
        <w:tc>
          <w:tcPr>
            <w:tcW w:w="2650" w:type="dxa"/>
          </w:tcPr>
          <w:p w14:paraId="38320B74" w14:textId="5141BAF5" w:rsidR="00FD4A4C" w:rsidRPr="000C480F" w:rsidRDefault="00FD4A4C" w:rsidP="00FD4A4C">
            <w:pPr>
              <w:jc w:val="center"/>
              <w:rPr>
                <w:rFonts w:asciiTheme="minorHAnsi" w:hAnsiTheme="minorHAnsi" w:cstheme="minorHAnsi"/>
                <w:sz w:val="24"/>
                <w:szCs w:val="24"/>
              </w:rPr>
            </w:pPr>
            <w:r w:rsidRPr="000C480F">
              <w:rPr>
                <w:rFonts w:asciiTheme="minorHAnsi" w:hAnsiTheme="minorHAnsi" w:cstheme="minorHAnsi"/>
                <w:sz w:val="24"/>
                <w:szCs w:val="24"/>
              </w:rPr>
              <w:t>Média</w:t>
            </w:r>
          </w:p>
        </w:tc>
        <w:tc>
          <w:tcPr>
            <w:tcW w:w="2893" w:type="dxa"/>
          </w:tcPr>
          <w:p w14:paraId="72EE2F10" w14:textId="7421C01B" w:rsidR="00FD4A4C" w:rsidRPr="000C480F" w:rsidRDefault="00FD4A4C" w:rsidP="00FD4A4C">
            <w:pPr>
              <w:jc w:val="center"/>
              <w:rPr>
                <w:rFonts w:asciiTheme="minorHAnsi" w:hAnsiTheme="minorHAnsi" w:cstheme="minorHAnsi"/>
                <w:sz w:val="24"/>
                <w:szCs w:val="24"/>
              </w:rPr>
            </w:pPr>
            <w:r w:rsidRPr="000C480F">
              <w:rPr>
                <w:rFonts w:asciiTheme="minorHAnsi" w:hAnsiTheme="minorHAnsi" w:cstheme="minorHAnsi"/>
                <w:sz w:val="24"/>
                <w:szCs w:val="24"/>
              </w:rPr>
              <w:t>144.51</w:t>
            </w:r>
          </w:p>
        </w:tc>
        <w:tc>
          <w:tcPr>
            <w:tcW w:w="3177" w:type="dxa"/>
          </w:tcPr>
          <w:p w14:paraId="3690756B" w14:textId="51B67BDE" w:rsidR="00FD4A4C" w:rsidRPr="000C480F" w:rsidRDefault="00FD4A4C" w:rsidP="00FD4A4C">
            <w:pPr>
              <w:jc w:val="center"/>
              <w:rPr>
                <w:rFonts w:asciiTheme="minorHAnsi" w:hAnsiTheme="minorHAnsi" w:cstheme="minorHAnsi"/>
                <w:sz w:val="24"/>
                <w:szCs w:val="24"/>
              </w:rPr>
            </w:pPr>
            <w:r w:rsidRPr="000C480F">
              <w:rPr>
                <w:rFonts w:asciiTheme="minorHAnsi" w:hAnsiTheme="minorHAnsi" w:cstheme="minorHAnsi"/>
                <w:sz w:val="24"/>
                <w:szCs w:val="24"/>
              </w:rPr>
              <w:t>141.12</w:t>
            </w:r>
          </w:p>
        </w:tc>
      </w:tr>
      <w:tr w:rsidR="00FD4A4C" w14:paraId="32273992" w14:textId="77777777" w:rsidTr="00C27446">
        <w:tc>
          <w:tcPr>
            <w:tcW w:w="2650" w:type="dxa"/>
          </w:tcPr>
          <w:p w14:paraId="07668A23" w14:textId="6E178085" w:rsidR="00FD4A4C" w:rsidRPr="000C480F" w:rsidRDefault="00FD4A4C" w:rsidP="00FD4A4C">
            <w:pPr>
              <w:jc w:val="center"/>
              <w:rPr>
                <w:rFonts w:asciiTheme="minorHAnsi" w:hAnsiTheme="minorHAnsi" w:cstheme="minorHAnsi"/>
                <w:sz w:val="24"/>
                <w:szCs w:val="24"/>
              </w:rPr>
            </w:pPr>
            <w:r w:rsidRPr="000C480F">
              <w:rPr>
                <w:rFonts w:asciiTheme="minorHAnsi" w:hAnsiTheme="minorHAnsi" w:cstheme="minorHAnsi"/>
                <w:sz w:val="24"/>
                <w:szCs w:val="24"/>
              </w:rPr>
              <w:t>Desvio Padrão</w:t>
            </w:r>
          </w:p>
        </w:tc>
        <w:tc>
          <w:tcPr>
            <w:tcW w:w="2893" w:type="dxa"/>
          </w:tcPr>
          <w:p w14:paraId="03CE18D7" w14:textId="1F8A823E" w:rsidR="00FD4A4C" w:rsidRPr="000C480F" w:rsidRDefault="00FD4A4C" w:rsidP="00FD4A4C">
            <w:pPr>
              <w:jc w:val="center"/>
              <w:rPr>
                <w:rFonts w:asciiTheme="minorHAnsi" w:hAnsiTheme="minorHAnsi" w:cstheme="minorHAnsi"/>
                <w:sz w:val="24"/>
                <w:szCs w:val="24"/>
              </w:rPr>
            </w:pPr>
            <w:r w:rsidRPr="000C480F">
              <w:rPr>
                <w:rFonts w:asciiTheme="minorHAnsi" w:hAnsiTheme="minorHAnsi" w:cstheme="minorHAnsi"/>
                <w:sz w:val="24"/>
                <w:szCs w:val="24"/>
              </w:rPr>
              <w:t>174.15</w:t>
            </w:r>
          </w:p>
        </w:tc>
        <w:tc>
          <w:tcPr>
            <w:tcW w:w="3177" w:type="dxa"/>
          </w:tcPr>
          <w:p w14:paraId="149BA575" w14:textId="395E4AD6" w:rsidR="00FD4A4C" w:rsidRPr="000C480F" w:rsidRDefault="00FD4A4C" w:rsidP="00FD4A4C">
            <w:pPr>
              <w:jc w:val="center"/>
              <w:rPr>
                <w:rFonts w:asciiTheme="minorHAnsi" w:hAnsiTheme="minorHAnsi" w:cstheme="minorHAnsi"/>
                <w:sz w:val="24"/>
                <w:szCs w:val="24"/>
              </w:rPr>
            </w:pPr>
            <w:r w:rsidRPr="000C480F">
              <w:rPr>
                <w:rFonts w:asciiTheme="minorHAnsi" w:hAnsiTheme="minorHAnsi" w:cstheme="minorHAnsi"/>
                <w:sz w:val="24"/>
                <w:szCs w:val="24"/>
              </w:rPr>
              <w:t>166.52</w:t>
            </w:r>
          </w:p>
        </w:tc>
      </w:tr>
      <w:tr w:rsidR="00FD4A4C" w14:paraId="53D65A9B" w14:textId="77777777" w:rsidTr="00C27446">
        <w:tc>
          <w:tcPr>
            <w:tcW w:w="2650" w:type="dxa"/>
          </w:tcPr>
          <w:p w14:paraId="25D85521" w14:textId="73E27447" w:rsidR="00FD4A4C" w:rsidRPr="000C480F" w:rsidRDefault="00FD4A4C" w:rsidP="00FD4A4C">
            <w:pPr>
              <w:jc w:val="center"/>
              <w:rPr>
                <w:rFonts w:asciiTheme="minorHAnsi" w:hAnsiTheme="minorHAnsi" w:cstheme="minorHAnsi"/>
                <w:sz w:val="24"/>
                <w:szCs w:val="24"/>
              </w:rPr>
            </w:pPr>
            <w:r w:rsidRPr="000C480F">
              <w:rPr>
                <w:rFonts w:asciiTheme="minorHAnsi" w:hAnsiTheme="minorHAnsi" w:cstheme="minorHAnsi"/>
                <w:sz w:val="24"/>
                <w:szCs w:val="24"/>
              </w:rPr>
              <w:t>Mínimo</w:t>
            </w:r>
          </w:p>
        </w:tc>
        <w:tc>
          <w:tcPr>
            <w:tcW w:w="2893" w:type="dxa"/>
          </w:tcPr>
          <w:p w14:paraId="7746AA94" w14:textId="2ABA726C" w:rsidR="00FD4A4C" w:rsidRPr="000C480F" w:rsidRDefault="00FD4A4C" w:rsidP="00FD4A4C">
            <w:pPr>
              <w:jc w:val="center"/>
              <w:rPr>
                <w:rFonts w:asciiTheme="minorHAnsi" w:hAnsiTheme="minorHAnsi" w:cstheme="minorHAnsi"/>
                <w:sz w:val="24"/>
                <w:szCs w:val="24"/>
              </w:rPr>
            </w:pPr>
            <w:r w:rsidRPr="000C480F">
              <w:rPr>
                <w:rFonts w:asciiTheme="minorHAnsi" w:hAnsiTheme="minorHAnsi" w:cstheme="minorHAnsi"/>
                <w:sz w:val="24"/>
                <w:szCs w:val="24"/>
              </w:rPr>
              <w:t>0.0</w:t>
            </w:r>
          </w:p>
        </w:tc>
        <w:tc>
          <w:tcPr>
            <w:tcW w:w="3177" w:type="dxa"/>
          </w:tcPr>
          <w:p w14:paraId="6D0AD691" w14:textId="043794D0" w:rsidR="00FD4A4C" w:rsidRPr="000C480F" w:rsidRDefault="00FD4A4C" w:rsidP="00FD4A4C">
            <w:pPr>
              <w:jc w:val="center"/>
              <w:rPr>
                <w:rFonts w:asciiTheme="minorHAnsi" w:hAnsiTheme="minorHAnsi" w:cstheme="minorHAnsi"/>
                <w:sz w:val="24"/>
                <w:szCs w:val="24"/>
              </w:rPr>
            </w:pPr>
            <w:r w:rsidRPr="000C480F">
              <w:rPr>
                <w:rFonts w:asciiTheme="minorHAnsi" w:hAnsiTheme="minorHAnsi" w:cstheme="minorHAnsi"/>
                <w:sz w:val="24"/>
                <w:szCs w:val="24"/>
              </w:rPr>
              <w:t>0.0</w:t>
            </w:r>
          </w:p>
        </w:tc>
      </w:tr>
      <w:tr w:rsidR="00FD4A4C" w14:paraId="0F27F485" w14:textId="77777777" w:rsidTr="00C27446">
        <w:tc>
          <w:tcPr>
            <w:tcW w:w="2650" w:type="dxa"/>
          </w:tcPr>
          <w:p w14:paraId="615ED5BB" w14:textId="333582B3" w:rsidR="00FD4A4C" w:rsidRPr="000C480F" w:rsidRDefault="00FD4A4C" w:rsidP="00C27446">
            <w:pPr>
              <w:jc w:val="center"/>
              <w:rPr>
                <w:rFonts w:asciiTheme="minorHAnsi" w:hAnsiTheme="minorHAnsi" w:cstheme="minorHAnsi"/>
                <w:sz w:val="24"/>
                <w:szCs w:val="24"/>
              </w:rPr>
            </w:pPr>
            <w:r w:rsidRPr="000C480F">
              <w:rPr>
                <w:rFonts w:asciiTheme="minorHAnsi" w:hAnsiTheme="minorHAnsi" w:cstheme="minorHAnsi"/>
                <w:sz w:val="24"/>
                <w:szCs w:val="24"/>
              </w:rPr>
              <w:t>25%</w:t>
            </w:r>
          </w:p>
        </w:tc>
        <w:tc>
          <w:tcPr>
            <w:tcW w:w="2893" w:type="dxa"/>
          </w:tcPr>
          <w:p w14:paraId="0E3A5695" w14:textId="17E53AAB" w:rsidR="00FD4A4C" w:rsidRPr="000C480F" w:rsidRDefault="00FD4A4C" w:rsidP="00C27446">
            <w:pPr>
              <w:jc w:val="center"/>
              <w:rPr>
                <w:rFonts w:asciiTheme="minorHAnsi" w:hAnsiTheme="minorHAnsi" w:cstheme="minorHAnsi"/>
                <w:sz w:val="24"/>
                <w:szCs w:val="24"/>
              </w:rPr>
            </w:pPr>
            <w:r w:rsidRPr="000C480F">
              <w:rPr>
                <w:rFonts w:asciiTheme="minorHAnsi" w:hAnsiTheme="minorHAnsi" w:cstheme="minorHAnsi"/>
                <w:sz w:val="24"/>
                <w:szCs w:val="24"/>
              </w:rPr>
              <w:t>28.72</w:t>
            </w:r>
          </w:p>
        </w:tc>
        <w:tc>
          <w:tcPr>
            <w:tcW w:w="3177" w:type="dxa"/>
          </w:tcPr>
          <w:p w14:paraId="6F1837F7" w14:textId="77154129" w:rsidR="00FD4A4C" w:rsidRPr="000C480F" w:rsidRDefault="00FD4A4C" w:rsidP="00C27446">
            <w:pPr>
              <w:jc w:val="center"/>
              <w:rPr>
                <w:rFonts w:asciiTheme="minorHAnsi" w:hAnsiTheme="minorHAnsi" w:cstheme="minorHAnsi"/>
                <w:sz w:val="24"/>
                <w:szCs w:val="24"/>
              </w:rPr>
            </w:pPr>
            <w:r w:rsidRPr="000C480F">
              <w:rPr>
                <w:rFonts w:asciiTheme="minorHAnsi" w:hAnsiTheme="minorHAnsi" w:cstheme="minorHAnsi"/>
                <w:sz w:val="24"/>
                <w:szCs w:val="24"/>
              </w:rPr>
              <w:t>29.43</w:t>
            </w:r>
          </w:p>
        </w:tc>
      </w:tr>
      <w:tr w:rsidR="00FD4A4C" w14:paraId="7E859965" w14:textId="77777777" w:rsidTr="00C27446">
        <w:tc>
          <w:tcPr>
            <w:tcW w:w="2650" w:type="dxa"/>
          </w:tcPr>
          <w:p w14:paraId="64324926" w14:textId="46F91193" w:rsidR="00FD4A4C" w:rsidRPr="000C480F" w:rsidRDefault="00CF1C14" w:rsidP="00FD4A4C">
            <w:pPr>
              <w:jc w:val="center"/>
              <w:rPr>
                <w:rFonts w:asciiTheme="minorHAnsi" w:hAnsiTheme="minorHAnsi" w:cstheme="minorHAnsi"/>
                <w:sz w:val="24"/>
                <w:szCs w:val="24"/>
              </w:rPr>
            </w:pPr>
            <w:r w:rsidRPr="000C480F">
              <w:rPr>
                <w:rFonts w:asciiTheme="minorHAnsi" w:hAnsiTheme="minorHAnsi" w:cstheme="minorHAnsi"/>
                <w:sz w:val="24"/>
                <w:szCs w:val="24"/>
              </w:rPr>
              <w:t>Mediana</w:t>
            </w:r>
          </w:p>
        </w:tc>
        <w:tc>
          <w:tcPr>
            <w:tcW w:w="2893" w:type="dxa"/>
          </w:tcPr>
          <w:p w14:paraId="782D2552" w14:textId="4C58420F" w:rsidR="00FD4A4C" w:rsidRPr="000C480F" w:rsidRDefault="00FD4A4C" w:rsidP="00FD4A4C">
            <w:pPr>
              <w:jc w:val="center"/>
              <w:rPr>
                <w:rFonts w:asciiTheme="minorHAnsi" w:hAnsiTheme="minorHAnsi" w:cstheme="minorHAnsi"/>
                <w:sz w:val="24"/>
                <w:szCs w:val="24"/>
              </w:rPr>
            </w:pPr>
            <w:r w:rsidRPr="000C480F">
              <w:rPr>
                <w:rFonts w:asciiTheme="minorHAnsi" w:hAnsiTheme="minorHAnsi" w:cstheme="minorHAnsi"/>
                <w:sz w:val="24"/>
                <w:szCs w:val="24"/>
              </w:rPr>
              <w:t>87.44</w:t>
            </w:r>
          </w:p>
        </w:tc>
        <w:tc>
          <w:tcPr>
            <w:tcW w:w="3177" w:type="dxa"/>
          </w:tcPr>
          <w:p w14:paraId="76FDB7EB" w14:textId="7D14548E" w:rsidR="00FD4A4C" w:rsidRPr="000C480F" w:rsidRDefault="00FD4A4C" w:rsidP="00FD4A4C">
            <w:pPr>
              <w:jc w:val="center"/>
              <w:rPr>
                <w:rFonts w:asciiTheme="minorHAnsi" w:hAnsiTheme="minorHAnsi" w:cstheme="minorHAnsi"/>
                <w:sz w:val="24"/>
                <w:szCs w:val="24"/>
              </w:rPr>
            </w:pPr>
            <w:r w:rsidRPr="000C480F">
              <w:rPr>
                <w:rFonts w:asciiTheme="minorHAnsi" w:hAnsiTheme="minorHAnsi" w:cstheme="minorHAnsi"/>
                <w:sz w:val="24"/>
                <w:szCs w:val="24"/>
              </w:rPr>
              <w:t>87.79</w:t>
            </w:r>
          </w:p>
        </w:tc>
      </w:tr>
      <w:tr w:rsidR="00FD4A4C" w14:paraId="2F8EBC3F" w14:textId="77777777" w:rsidTr="00C27446">
        <w:tc>
          <w:tcPr>
            <w:tcW w:w="2650" w:type="dxa"/>
          </w:tcPr>
          <w:p w14:paraId="1550BE12" w14:textId="399F7223" w:rsidR="00FD4A4C" w:rsidRPr="000C480F" w:rsidRDefault="00FD4A4C" w:rsidP="00FD4A4C">
            <w:pPr>
              <w:jc w:val="center"/>
              <w:rPr>
                <w:rFonts w:asciiTheme="minorHAnsi" w:hAnsiTheme="minorHAnsi" w:cstheme="minorHAnsi"/>
                <w:sz w:val="24"/>
                <w:szCs w:val="24"/>
              </w:rPr>
            </w:pPr>
            <w:r w:rsidRPr="000C480F">
              <w:rPr>
                <w:rFonts w:asciiTheme="minorHAnsi" w:hAnsiTheme="minorHAnsi" w:cstheme="minorHAnsi"/>
                <w:sz w:val="24"/>
                <w:szCs w:val="24"/>
              </w:rPr>
              <w:t>75%</w:t>
            </w:r>
          </w:p>
        </w:tc>
        <w:tc>
          <w:tcPr>
            <w:tcW w:w="2893" w:type="dxa"/>
          </w:tcPr>
          <w:p w14:paraId="559867BE" w14:textId="22D49C9D" w:rsidR="00FD4A4C" w:rsidRPr="000C480F" w:rsidRDefault="00FD4A4C" w:rsidP="00FD4A4C">
            <w:pPr>
              <w:jc w:val="center"/>
              <w:rPr>
                <w:rFonts w:asciiTheme="minorHAnsi" w:hAnsiTheme="minorHAnsi" w:cstheme="minorHAnsi"/>
                <w:sz w:val="24"/>
                <w:szCs w:val="24"/>
              </w:rPr>
            </w:pPr>
            <w:r w:rsidRPr="000C480F">
              <w:rPr>
                <w:rFonts w:asciiTheme="minorHAnsi" w:hAnsiTheme="minorHAnsi" w:cstheme="minorHAnsi"/>
                <w:sz w:val="24"/>
                <w:szCs w:val="24"/>
              </w:rPr>
              <w:t>195.53</w:t>
            </w:r>
          </w:p>
        </w:tc>
        <w:tc>
          <w:tcPr>
            <w:tcW w:w="3177" w:type="dxa"/>
          </w:tcPr>
          <w:p w14:paraId="52D0CE7F" w14:textId="6B02EBB5" w:rsidR="00FD4A4C" w:rsidRPr="000C480F" w:rsidRDefault="00FD4A4C" w:rsidP="00FD4A4C">
            <w:pPr>
              <w:jc w:val="center"/>
              <w:rPr>
                <w:rFonts w:asciiTheme="minorHAnsi" w:hAnsiTheme="minorHAnsi" w:cstheme="minorHAnsi"/>
                <w:sz w:val="24"/>
                <w:szCs w:val="24"/>
              </w:rPr>
            </w:pPr>
            <w:r w:rsidRPr="000C480F">
              <w:rPr>
                <w:rFonts w:asciiTheme="minorHAnsi" w:hAnsiTheme="minorHAnsi" w:cstheme="minorHAnsi"/>
                <w:sz w:val="24"/>
                <w:szCs w:val="24"/>
              </w:rPr>
              <w:t>193.05</w:t>
            </w:r>
          </w:p>
        </w:tc>
      </w:tr>
      <w:tr w:rsidR="00FD4A4C" w14:paraId="1F56A4F2" w14:textId="77777777" w:rsidTr="00C27446">
        <w:tc>
          <w:tcPr>
            <w:tcW w:w="2650" w:type="dxa"/>
          </w:tcPr>
          <w:p w14:paraId="37BB7082" w14:textId="0B6A1FE2" w:rsidR="00FD4A4C" w:rsidRPr="000C480F" w:rsidRDefault="00FD4A4C" w:rsidP="00FD4A4C">
            <w:pPr>
              <w:jc w:val="center"/>
              <w:rPr>
                <w:rFonts w:asciiTheme="minorHAnsi" w:hAnsiTheme="minorHAnsi" w:cstheme="minorHAnsi"/>
                <w:sz w:val="24"/>
                <w:szCs w:val="24"/>
              </w:rPr>
            </w:pPr>
            <w:r w:rsidRPr="000C480F">
              <w:rPr>
                <w:rFonts w:asciiTheme="minorHAnsi" w:hAnsiTheme="minorHAnsi" w:cstheme="minorHAnsi"/>
                <w:sz w:val="24"/>
                <w:szCs w:val="24"/>
              </w:rPr>
              <w:t>Máximo</w:t>
            </w:r>
          </w:p>
        </w:tc>
        <w:tc>
          <w:tcPr>
            <w:tcW w:w="2893" w:type="dxa"/>
          </w:tcPr>
          <w:p w14:paraId="2CD808E4" w14:textId="0155D0E9" w:rsidR="00FD4A4C" w:rsidRPr="000C480F" w:rsidRDefault="00FD4A4C" w:rsidP="00FD4A4C">
            <w:pPr>
              <w:jc w:val="center"/>
              <w:rPr>
                <w:rFonts w:asciiTheme="minorHAnsi" w:hAnsiTheme="minorHAnsi" w:cstheme="minorHAnsi"/>
                <w:sz w:val="24"/>
                <w:szCs w:val="24"/>
              </w:rPr>
            </w:pPr>
            <w:r w:rsidRPr="000C480F">
              <w:rPr>
                <w:rFonts w:asciiTheme="minorHAnsi" w:hAnsiTheme="minorHAnsi" w:cstheme="minorHAnsi"/>
                <w:sz w:val="24"/>
                <w:szCs w:val="24"/>
              </w:rPr>
              <w:t>10270.72</w:t>
            </w:r>
          </w:p>
        </w:tc>
        <w:tc>
          <w:tcPr>
            <w:tcW w:w="3177" w:type="dxa"/>
          </w:tcPr>
          <w:p w14:paraId="76D9DF41" w14:textId="543C29C6" w:rsidR="00FD4A4C" w:rsidRPr="000C480F" w:rsidRDefault="00FD4A4C" w:rsidP="00FD4A4C">
            <w:pPr>
              <w:jc w:val="center"/>
              <w:rPr>
                <w:rFonts w:asciiTheme="minorHAnsi" w:hAnsiTheme="minorHAnsi" w:cstheme="minorHAnsi"/>
                <w:sz w:val="24"/>
                <w:szCs w:val="24"/>
              </w:rPr>
            </w:pPr>
            <w:r w:rsidRPr="000C480F">
              <w:rPr>
                <w:rFonts w:asciiTheme="minorHAnsi" w:hAnsiTheme="minorHAnsi" w:cstheme="minorHAnsi"/>
                <w:sz w:val="24"/>
                <w:szCs w:val="24"/>
              </w:rPr>
              <w:t>10204.88</w:t>
            </w:r>
          </w:p>
        </w:tc>
      </w:tr>
    </w:tbl>
    <w:p w14:paraId="27128EAD" w14:textId="77777777" w:rsidR="00FD4A4C" w:rsidRDefault="00FD4A4C" w:rsidP="00B23A92"/>
    <w:p w14:paraId="5D59575F" w14:textId="77777777" w:rsidR="007B20BA" w:rsidRDefault="007B20BA">
      <w:pPr>
        <w:rPr>
          <w:color w:val="000000" w:themeColor="text1"/>
        </w:rPr>
      </w:pPr>
    </w:p>
    <w:p w14:paraId="4779CAAD" w14:textId="7F832529" w:rsidR="007B20BA" w:rsidRDefault="000C480F">
      <w:pPr>
        <w:pStyle w:val="Ttulo2"/>
        <w:numPr>
          <w:ilvl w:val="0"/>
          <w:numId w:val="0"/>
        </w:numPr>
        <w:ind w:left="576"/>
        <w:rPr>
          <w:sz w:val="24"/>
          <w:szCs w:val="24"/>
        </w:rPr>
      </w:pPr>
      <w:bookmarkStart w:id="68" w:name="_Toc138324015"/>
      <w:r>
        <w:rPr>
          <w:sz w:val="24"/>
          <w:szCs w:val="24"/>
        </w:rPr>
        <w:lastRenderedPageBreak/>
        <w:t>4.2.2 Conjunto 2</w:t>
      </w:r>
      <w:r w:rsidR="00067188">
        <w:rPr>
          <w:sz w:val="24"/>
          <w:szCs w:val="24"/>
        </w:rPr>
        <w:t xml:space="preserve"> - </w:t>
      </w:r>
      <w:r w:rsidR="00067188" w:rsidRPr="00067188">
        <w:rPr>
          <w:sz w:val="24"/>
          <w:szCs w:val="24"/>
        </w:rPr>
        <w:t>Identificação dos 11 pontos de entrada e saida de Lisboa</w:t>
      </w:r>
      <w:bookmarkEnd w:id="68"/>
    </w:p>
    <w:p w14:paraId="26612FA8" w14:textId="50318E4C" w:rsidR="007B20BA" w:rsidRDefault="00000000" w:rsidP="00B45290">
      <w:pPr>
        <w:ind w:left="2836" w:hanging="2836"/>
        <w:rPr>
          <w:color w:val="000000" w:themeColor="text1"/>
        </w:rPr>
      </w:pPr>
      <w:r>
        <w:rPr>
          <w:u w:val="single"/>
        </w:rPr>
        <w:t>As variáveis do Conjunto2 são:</w:t>
      </w:r>
    </w:p>
    <w:p w14:paraId="796E0D94" w14:textId="77777777" w:rsidR="007B20BA" w:rsidRDefault="00000000">
      <w:pPr>
        <w:rPr>
          <w:color w:val="000000" w:themeColor="text1"/>
        </w:rPr>
      </w:pPr>
      <w:r>
        <w:rPr>
          <w:u w:val="single"/>
        </w:rPr>
        <w:t>id_eixo_viario:</w:t>
      </w:r>
      <w:r>
        <w:t xml:space="preserve"> id do eixo </w:t>
      </w:r>
    </w:p>
    <w:p w14:paraId="0E0BE6E5" w14:textId="77777777" w:rsidR="007B20BA" w:rsidRDefault="00000000">
      <w:pPr>
        <w:rPr>
          <w:color w:val="000000" w:themeColor="text1"/>
        </w:rPr>
      </w:pPr>
      <w:r>
        <w:rPr>
          <w:u w:val="single"/>
        </w:rPr>
        <w:t>Eixo:</w:t>
      </w:r>
      <w:r>
        <w:t xml:space="preserve"> nome do eixo</w:t>
      </w:r>
    </w:p>
    <w:p w14:paraId="79A5AA0B" w14:textId="77777777" w:rsidR="007B20BA" w:rsidRDefault="00000000">
      <w:pPr>
        <w:rPr>
          <w:color w:val="000000" w:themeColor="text1"/>
        </w:rPr>
      </w:pPr>
      <w:r>
        <w:rPr>
          <w:u w:val="single"/>
        </w:rPr>
        <w:t>longitude:</w:t>
      </w:r>
      <w:r>
        <w:t xml:space="preserve"> coordenada longitudinal do eixo</w:t>
      </w:r>
    </w:p>
    <w:p w14:paraId="63795371" w14:textId="77777777" w:rsidR="007B20BA" w:rsidRDefault="00000000">
      <w:pPr>
        <w:rPr>
          <w:color w:val="000000" w:themeColor="text1"/>
        </w:rPr>
      </w:pPr>
      <w:r>
        <w:rPr>
          <w:u w:val="single"/>
        </w:rPr>
        <w:t>latitude:</w:t>
      </w:r>
      <w:r>
        <w:t xml:space="preserve"> coordenada latitudinal do eixo</w:t>
      </w:r>
    </w:p>
    <w:p w14:paraId="4083022C" w14:textId="1993E9CE" w:rsidR="007B20BA" w:rsidRDefault="000C480F">
      <w:pPr>
        <w:pStyle w:val="Ttulo2"/>
        <w:numPr>
          <w:ilvl w:val="0"/>
          <w:numId w:val="0"/>
        </w:numPr>
        <w:ind w:left="576"/>
        <w:rPr>
          <w:sz w:val="24"/>
          <w:szCs w:val="24"/>
        </w:rPr>
      </w:pPr>
      <w:bookmarkStart w:id="69" w:name="_Toc138324016"/>
      <w:r>
        <w:rPr>
          <w:sz w:val="24"/>
          <w:szCs w:val="24"/>
        </w:rPr>
        <w:t xml:space="preserve">4.2.3 Conjunto </w:t>
      </w:r>
      <w:r w:rsidR="00B45290">
        <w:rPr>
          <w:sz w:val="24"/>
          <w:szCs w:val="24"/>
        </w:rPr>
        <w:t>3</w:t>
      </w:r>
      <w:r w:rsidR="00067188">
        <w:rPr>
          <w:sz w:val="24"/>
          <w:szCs w:val="24"/>
        </w:rPr>
        <w:t xml:space="preserve"> - </w:t>
      </w:r>
      <w:r w:rsidR="00067188" w:rsidRPr="00067188">
        <w:rPr>
          <w:sz w:val="24"/>
          <w:szCs w:val="24"/>
        </w:rPr>
        <w:t>Observações das estações meteorológicas do IPMA</w:t>
      </w:r>
      <w:bookmarkEnd w:id="69"/>
    </w:p>
    <w:p w14:paraId="7CF72FF1" w14:textId="12D0B1F1" w:rsidR="007B20BA" w:rsidRDefault="00000000" w:rsidP="00B45290">
      <w:pPr>
        <w:ind w:left="1418" w:hanging="1418"/>
        <w:rPr>
          <w:color w:val="000000" w:themeColor="text1"/>
        </w:rPr>
      </w:pPr>
      <w:r>
        <w:rPr>
          <w:u w:val="single"/>
        </w:rPr>
        <w:t>As variáveis do Conjunto</w:t>
      </w:r>
      <w:r w:rsidR="00B45290">
        <w:rPr>
          <w:u w:val="single"/>
        </w:rPr>
        <w:t>3</w:t>
      </w:r>
      <w:r>
        <w:rPr>
          <w:u w:val="single"/>
        </w:rPr>
        <w:t xml:space="preserve"> são:</w:t>
      </w:r>
    </w:p>
    <w:p w14:paraId="31F72836" w14:textId="77777777" w:rsidR="007B20BA" w:rsidRDefault="00000000">
      <w:pPr>
        <w:rPr>
          <w:color w:val="000000" w:themeColor="text1"/>
        </w:rPr>
      </w:pPr>
      <w:r>
        <w:rPr>
          <w:u w:val="single"/>
        </w:rPr>
        <w:t>fecha:</w:t>
      </w:r>
      <w:r>
        <w:t xml:space="preserve"> Data da última leitura</w:t>
      </w:r>
    </w:p>
    <w:p w14:paraId="71CE7C9A" w14:textId="77777777" w:rsidR="007B20BA" w:rsidRDefault="00000000">
      <w:pPr>
        <w:rPr>
          <w:color w:val="000000" w:themeColor="text1"/>
        </w:rPr>
      </w:pPr>
      <w:r>
        <w:rPr>
          <w:u w:val="single"/>
        </w:rPr>
        <w:t>estacion:</w:t>
      </w:r>
      <w:r>
        <w:t xml:space="preserve"> N.º da estação - 01200535 - Lisboa Geofísico, 01200579- Lisboa Gago Coutinho, 01210762 - Lisboa Tapada da Ajuda</w:t>
      </w:r>
    </w:p>
    <w:p w14:paraId="198F09BF" w14:textId="77777777" w:rsidR="007B20BA" w:rsidRDefault="00000000">
      <w:pPr>
        <w:rPr>
          <w:color w:val="000000" w:themeColor="text1"/>
        </w:rPr>
      </w:pPr>
      <w:r>
        <w:rPr>
          <w:u w:val="single"/>
        </w:rPr>
        <w:t>humidade:</w:t>
      </w:r>
      <w:r>
        <w:t xml:space="preserve"> Humidade relativa média do ar</w:t>
      </w:r>
    </w:p>
    <w:p w14:paraId="1F75AA26" w14:textId="77777777" w:rsidR="007B20BA" w:rsidRDefault="00000000">
      <w:pPr>
        <w:rPr>
          <w:color w:val="000000" w:themeColor="text1"/>
        </w:rPr>
      </w:pPr>
      <w:r>
        <w:rPr>
          <w:u w:val="single"/>
        </w:rPr>
        <w:t>iddireccvento:</w:t>
      </w:r>
      <w:r>
        <w:t xml:space="preserve"> Direção média do vento - 0 a 9</w:t>
      </w:r>
    </w:p>
    <w:p w14:paraId="000D2B68" w14:textId="77777777" w:rsidR="007B20BA" w:rsidRDefault="00000000">
      <w:pPr>
        <w:rPr>
          <w:color w:val="000000" w:themeColor="text1"/>
        </w:rPr>
      </w:pPr>
      <w:r>
        <w:rPr>
          <w:u w:val="single"/>
        </w:rPr>
        <w:t>intensidadeventokm:</w:t>
      </w:r>
      <w:r>
        <w:t xml:space="preserve"> Intensidade média do vento</w:t>
      </w:r>
    </w:p>
    <w:p w14:paraId="1446DFB8" w14:textId="77777777" w:rsidR="007B20BA" w:rsidRDefault="00000000">
      <w:pPr>
        <w:rPr>
          <w:color w:val="000000" w:themeColor="text1"/>
        </w:rPr>
      </w:pPr>
      <w:r>
        <w:rPr>
          <w:u w:val="single"/>
        </w:rPr>
        <w:t>pressão:</w:t>
      </w:r>
      <w:r>
        <w:t xml:space="preserve"> Pressão atmosférica</w:t>
      </w:r>
    </w:p>
    <w:p w14:paraId="7E014C64" w14:textId="77777777" w:rsidR="007B20BA" w:rsidRDefault="00000000">
      <w:pPr>
        <w:rPr>
          <w:color w:val="000000" w:themeColor="text1"/>
        </w:rPr>
      </w:pPr>
      <w:r>
        <w:rPr>
          <w:u w:val="single"/>
        </w:rPr>
        <w:t>radiação:</w:t>
      </w:r>
      <w:r>
        <w:t xml:space="preserve"> Radiação solar</w:t>
      </w:r>
    </w:p>
    <w:p w14:paraId="12DC88D1" w14:textId="77777777" w:rsidR="007B20BA" w:rsidRDefault="00000000">
      <w:pPr>
        <w:rPr>
          <w:color w:val="000000" w:themeColor="text1"/>
        </w:rPr>
      </w:pPr>
      <w:r>
        <w:rPr>
          <w:u w:val="single"/>
        </w:rPr>
        <w:t>temperatura:</w:t>
      </w:r>
      <w:r>
        <w:t xml:space="preserve"> Temperatura</w:t>
      </w:r>
    </w:p>
    <w:p w14:paraId="31797E56" w14:textId="77777777" w:rsidR="007B20BA" w:rsidRDefault="00000000">
      <w:pPr>
        <w:rPr>
          <w:color w:val="000000" w:themeColor="text1"/>
        </w:rPr>
      </w:pPr>
      <w:r>
        <w:rPr>
          <w:u w:val="single"/>
        </w:rPr>
        <w:t>precacumulada:</w:t>
      </w:r>
      <w:r>
        <w:t xml:space="preserve"> Precipitação acumulada</w:t>
      </w:r>
    </w:p>
    <w:p w14:paraId="2C067CC2" w14:textId="519D03BF" w:rsidR="00D12633" w:rsidRDefault="00000000">
      <w:r>
        <w:rPr>
          <w:u w:val="single"/>
        </w:rPr>
        <w:t>position:</w:t>
      </w:r>
      <w:r>
        <w:t xml:space="preserve"> Coordenadas e tipo de entidade geográfica (ponto, linha ou polígono)</w:t>
      </w:r>
      <w:r w:rsidR="00AA7F90">
        <w:t xml:space="preserve">. Exemplo: </w:t>
      </w:r>
      <w:r w:rsidR="00AA7F90" w:rsidRPr="00AA7F90">
        <w:t xml:space="preserve">{"coordinates”: [-9.14965278,38.74],"type":"Point"} </w:t>
      </w:r>
      <w:r w:rsidR="00AA7F90">
        <w:t xml:space="preserve">Lisboa Geofísico e </w:t>
      </w:r>
      <w:r w:rsidR="00AA7F90" w:rsidRPr="00AA7F90">
        <w:t xml:space="preserve">{"coordinates":[-9.12830278,38.78],"type":"Point"} </w:t>
      </w:r>
      <w:r w:rsidR="00AA7F90">
        <w:t>Lisboa Gago Coutinho.</w:t>
      </w:r>
    </w:p>
    <w:p w14:paraId="7DBBF0B3" w14:textId="2557EADF" w:rsidR="00D12633" w:rsidRDefault="00D12633" w:rsidP="00D12633">
      <w:r>
        <w:t>Abaixo apresenta-se estatísticas adicionais referente</w:t>
      </w:r>
      <w:r w:rsidR="00AA7F90">
        <w:t>s</w:t>
      </w:r>
      <w:r>
        <w:t xml:space="preserve"> às variáveis</w:t>
      </w:r>
      <w:r w:rsidR="00AA7F90">
        <w:t xml:space="preserve"> </w:t>
      </w:r>
      <w:r w:rsidR="00AA7F90" w:rsidRPr="00AA7F90">
        <w:t>humidade, iddireccvento, intensidadeventokm, pressão, radiação</w:t>
      </w:r>
      <w:r w:rsidR="00AA7F90">
        <w:t xml:space="preserve">, </w:t>
      </w:r>
      <w:r w:rsidR="00AA7F90" w:rsidRPr="00AA7F90">
        <w:t>temperatura</w:t>
      </w:r>
      <w:r w:rsidR="00AA7F90">
        <w:t xml:space="preserve"> e </w:t>
      </w:r>
      <w:r w:rsidR="00AA7F90" w:rsidRPr="00AA7F90">
        <w:t>precacumulada</w:t>
      </w:r>
      <w:r w:rsidR="00AA7F90">
        <w:t xml:space="preserve"> </w:t>
      </w:r>
      <w:r w:rsidRPr="00CF1C14">
        <w:t xml:space="preserve">com </w:t>
      </w:r>
      <w:r w:rsidR="003A3985" w:rsidRPr="003A3985">
        <w:t>998</w:t>
      </w:r>
      <w:r w:rsidR="00F04940">
        <w:t xml:space="preserve"> </w:t>
      </w:r>
      <w:r w:rsidR="003A3985" w:rsidRPr="003A3985">
        <w:t>206</w:t>
      </w:r>
      <w:r w:rsidR="00F04940">
        <w:t xml:space="preserve"> </w:t>
      </w:r>
      <w:r w:rsidRPr="00CF1C14">
        <w:t xml:space="preserve">registos no total, </w:t>
      </w:r>
      <w:r>
        <w:t>n</w:t>
      </w:r>
      <w:r w:rsidRPr="00CF1C14">
        <w:t xml:space="preserve">um período de amostragem de </w:t>
      </w:r>
      <w:r w:rsidR="00AA7F90">
        <w:t>16</w:t>
      </w:r>
      <w:r w:rsidRPr="00CF1C14">
        <w:t>/0</w:t>
      </w:r>
      <w:r w:rsidR="00AA7F90">
        <w:t>1</w:t>
      </w:r>
      <w:r w:rsidRPr="00CF1C14">
        <w:t xml:space="preserve">/2021 até </w:t>
      </w:r>
      <w:r w:rsidR="00AA7F90">
        <w:t>8</w:t>
      </w:r>
      <w:r w:rsidRPr="00CF1C14">
        <w:t>/</w:t>
      </w:r>
      <w:r w:rsidR="00AA7F90">
        <w:t>09</w:t>
      </w:r>
      <w:r w:rsidRPr="00CF1C14">
        <w:t xml:space="preserve">/2022 e um tamanho de </w:t>
      </w:r>
      <w:r w:rsidR="003A3985">
        <w:t>106</w:t>
      </w:r>
      <w:r w:rsidRPr="00CF1C14">
        <w:t xml:space="preserve"> Mb</w:t>
      </w:r>
      <w:r w:rsidR="00AA7F90">
        <w:t>.</w:t>
      </w:r>
    </w:p>
    <w:p w14:paraId="56EB804D" w14:textId="77777777" w:rsidR="00D12633" w:rsidRDefault="00D12633"/>
    <w:p w14:paraId="6B2E79B6" w14:textId="77777777" w:rsidR="00D12633" w:rsidRDefault="00D12633"/>
    <w:p w14:paraId="2E974EEF" w14:textId="77777777" w:rsidR="00D12633" w:rsidRDefault="00D12633"/>
    <w:p w14:paraId="56FECA23" w14:textId="47E1CBFA" w:rsidR="00AA7F90" w:rsidRDefault="00AA7F90" w:rsidP="00DB04AC">
      <w:pPr>
        <w:pStyle w:val="Legenda"/>
      </w:pPr>
      <w:r>
        <w:lastRenderedPageBreak/>
        <w:t xml:space="preserve">Tabela </w:t>
      </w:r>
      <w:fldSimple w:instr=" SEQ Tabela \* ARABIC ">
        <w:r w:rsidR="00736F33">
          <w:rPr>
            <w:noProof/>
          </w:rPr>
          <w:t>4</w:t>
        </w:r>
      </w:fldSimple>
      <w:r>
        <w:t xml:space="preserve"> - Descrição Geral </w:t>
      </w:r>
      <w:r w:rsidR="00B45290">
        <w:t>Conjunto 3</w:t>
      </w:r>
    </w:p>
    <w:tbl>
      <w:tblPr>
        <w:tblStyle w:val="TabelacomGrelha"/>
        <w:tblW w:w="9464" w:type="dxa"/>
        <w:tblLayout w:type="fixed"/>
        <w:tblLook w:val="04A0" w:firstRow="1" w:lastRow="0" w:firstColumn="1" w:lastColumn="0" w:noHBand="0" w:noVBand="1"/>
      </w:tblPr>
      <w:tblGrid>
        <w:gridCol w:w="1190"/>
        <w:gridCol w:w="1244"/>
        <w:gridCol w:w="1076"/>
        <w:gridCol w:w="1276"/>
        <w:gridCol w:w="992"/>
        <w:gridCol w:w="1134"/>
        <w:gridCol w:w="1418"/>
        <w:gridCol w:w="1134"/>
      </w:tblGrid>
      <w:tr w:rsidR="00D12633" w14:paraId="74619153" w14:textId="43FF14FD" w:rsidTr="00D12633">
        <w:trPr>
          <w:trHeight w:val="991"/>
        </w:trPr>
        <w:tc>
          <w:tcPr>
            <w:tcW w:w="1190" w:type="dxa"/>
          </w:tcPr>
          <w:p w14:paraId="19CB544D" w14:textId="77777777" w:rsidR="00D12633" w:rsidRDefault="00D12633" w:rsidP="00FB5783">
            <w:pPr>
              <w:jc w:val="center"/>
              <w:rPr>
                <w:b/>
                <w:bCs/>
                <w:sz w:val="24"/>
                <w:szCs w:val="24"/>
              </w:rPr>
            </w:pPr>
            <w:r>
              <w:rPr>
                <w:b/>
                <w:bCs/>
                <w:sz w:val="24"/>
                <w:szCs w:val="24"/>
              </w:rPr>
              <w:t>Variáveis</w:t>
            </w:r>
          </w:p>
        </w:tc>
        <w:tc>
          <w:tcPr>
            <w:tcW w:w="1244" w:type="dxa"/>
          </w:tcPr>
          <w:p w14:paraId="286DC832" w14:textId="2F4D7AEF" w:rsidR="00D12633" w:rsidRDefault="00D12633" w:rsidP="00FB5783">
            <w:pPr>
              <w:jc w:val="center"/>
              <w:rPr>
                <w:b/>
                <w:bCs/>
                <w:sz w:val="24"/>
                <w:szCs w:val="24"/>
              </w:rPr>
            </w:pPr>
            <w:r w:rsidRPr="00D12633">
              <w:rPr>
                <w:b/>
                <w:bCs/>
                <w:sz w:val="24"/>
                <w:szCs w:val="24"/>
              </w:rPr>
              <w:t>humidade</w:t>
            </w:r>
          </w:p>
        </w:tc>
        <w:tc>
          <w:tcPr>
            <w:tcW w:w="1076" w:type="dxa"/>
          </w:tcPr>
          <w:p w14:paraId="16A5DED0" w14:textId="1F56DE8E" w:rsidR="00D12633" w:rsidRDefault="00D12633" w:rsidP="00FB5783">
            <w:pPr>
              <w:jc w:val="center"/>
              <w:rPr>
                <w:b/>
                <w:bCs/>
                <w:sz w:val="24"/>
                <w:szCs w:val="24"/>
              </w:rPr>
            </w:pPr>
            <w:r w:rsidRPr="00D12633">
              <w:rPr>
                <w:b/>
                <w:bCs/>
                <w:sz w:val="24"/>
                <w:szCs w:val="24"/>
              </w:rPr>
              <w:t>iddireccvento</w:t>
            </w:r>
          </w:p>
        </w:tc>
        <w:tc>
          <w:tcPr>
            <w:tcW w:w="1276" w:type="dxa"/>
          </w:tcPr>
          <w:p w14:paraId="4062815A" w14:textId="4014292D" w:rsidR="00D12633" w:rsidRDefault="00D12633" w:rsidP="00FB5783">
            <w:pPr>
              <w:jc w:val="center"/>
              <w:rPr>
                <w:b/>
                <w:bCs/>
              </w:rPr>
            </w:pPr>
            <w:r w:rsidRPr="00D12633">
              <w:rPr>
                <w:b/>
                <w:bCs/>
              </w:rPr>
              <w:t>intensidad</w:t>
            </w:r>
            <w:r>
              <w:rPr>
                <w:b/>
                <w:bCs/>
              </w:rPr>
              <w:t>e</w:t>
            </w:r>
            <w:r w:rsidRPr="00D12633">
              <w:rPr>
                <w:b/>
                <w:bCs/>
              </w:rPr>
              <w:t>ventokm</w:t>
            </w:r>
          </w:p>
        </w:tc>
        <w:tc>
          <w:tcPr>
            <w:tcW w:w="992" w:type="dxa"/>
          </w:tcPr>
          <w:p w14:paraId="6687ED7A" w14:textId="41FDA19D" w:rsidR="00D12633" w:rsidRDefault="00D12633" w:rsidP="00FB5783">
            <w:pPr>
              <w:jc w:val="center"/>
              <w:rPr>
                <w:b/>
                <w:bCs/>
              </w:rPr>
            </w:pPr>
            <w:r w:rsidRPr="00D12633">
              <w:rPr>
                <w:b/>
                <w:bCs/>
              </w:rPr>
              <w:t>pressao</w:t>
            </w:r>
          </w:p>
        </w:tc>
        <w:tc>
          <w:tcPr>
            <w:tcW w:w="1134" w:type="dxa"/>
          </w:tcPr>
          <w:p w14:paraId="11597A1D" w14:textId="44950121" w:rsidR="00D12633" w:rsidRDefault="00D12633" w:rsidP="00FB5783">
            <w:pPr>
              <w:jc w:val="center"/>
              <w:rPr>
                <w:b/>
                <w:bCs/>
              </w:rPr>
            </w:pPr>
            <w:r w:rsidRPr="00D12633">
              <w:rPr>
                <w:b/>
                <w:bCs/>
              </w:rPr>
              <w:t>radiacao</w:t>
            </w:r>
          </w:p>
        </w:tc>
        <w:tc>
          <w:tcPr>
            <w:tcW w:w="1418" w:type="dxa"/>
          </w:tcPr>
          <w:p w14:paraId="2F9CACA6" w14:textId="13BA9729" w:rsidR="00D12633" w:rsidRDefault="00D12633" w:rsidP="00D12633">
            <w:pPr>
              <w:jc w:val="left"/>
              <w:rPr>
                <w:b/>
                <w:bCs/>
              </w:rPr>
            </w:pPr>
            <w:r w:rsidRPr="00D12633">
              <w:rPr>
                <w:b/>
                <w:bCs/>
              </w:rPr>
              <w:t>temperatura</w:t>
            </w:r>
          </w:p>
        </w:tc>
        <w:tc>
          <w:tcPr>
            <w:tcW w:w="1134" w:type="dxa"/>
          </w:tcPr>
          <w:p w14:paraId="2BD5019B" w14:textId="586A200E" w:rsidR="00D12633" w:rsidRDefault="00D12633" w:rsidP="00FB5783">
            <w:pPr>
              <w:jc w:val="center"/>
              <w:rPr>
                <w:b/>
                <w:bCs/>
              </w:rPr>
            </w:pPr>
            <w:r w:rsidRPr="00D12633">
              <w:rPr>
                <w:b/>
                <w:bCs/>
              </w:rPr>
              <w:t>precacumulada</w:t>
            </w:r>
          </w:p>
        </w:tc>
      </w:tr>
      <w:tr w:rsidR="00D12633" w14:paraId="124FBE29" w14:textId="25AB6D07" w:rsidTr="00D12633">
        <w:tc>
          <w:tcPr>
            <w:tcW w:w="1190" w:type="dxa"/>
          </w:tcPr>
          <w:p w14:paraId="5E110D18" w14:textId="77777777" w:rsidR="00D12633" w:rsidRPr="000C480F" w:rsidRDefault="00D12633" w:rsidP="00FB5783">
            <w:pPr>
              <w:jc w:val="center"/>
              <w:rPr>
                <w:rFonts w:asciiTheme="minorHAnsi" w:hAnsiTheme="minorHAnsi" w:cstheme="minorHAnsi"/>
                <w:sz w:val="24"/>
                <w:szCs w:val="24"/>
              </w:rPr>
            </w:pPr>
            <w:r w:rsidRPr="000C480F">
              <w:rPr>
                <w:rFonts w:asciiTheme="minorHAnsi" w:hAnsiTheme="minorHAnsi" w:cstheme="minorHAnsi"/>
                <w:sz w:val="24"/>
                <w:szCs w:val="24"/>
              </w:rPr>
              <w:t>Média</w:t>
            </w:r>
          </w:p>
        </w:tc>
        <w:tc>
          <w:tcPr>
            <w:tcW w:w="1244" w:type="dxa"/>
          </w:tcPr>
          <w:p w14:paraId="4F3039F2" w14:textId="3B5F59EB" w:rsidR="00D12633" w:rsidRPr="000C480F" w:rsidRDefault="00F04940" w:rsidP="00FB5783">
            <w:pPr>
              <w:jc w:val="center"/>
              <w:rPr>
                <w:rFonts w:asciiTheme="minorHAnsi" w:hAnsiTheme="minorHAnsi" w:cstheme="minorHAnsi"/>
                <w:sz w:val="24"/>
                <w:szCs w:val="24"/>
              </w:rPr>
            </w:pPr>
            <w:r w:rsidRPr="00F04940">
              <w:rPr>
                <w:rFonts w:asciiTheme="minorHAnsi" w:hAnsiTheme="minorHAnsi" w:cstheme="minorHAnsi"/>
                <w:sz w:val="24"/>
                <w:szCs w:val="24"/>
              </w:rPr>
              <w:t>67.6</w:t>
            </w:r>
            <w:r>
              <w:rPr>
                <w:rFonts w:asciiTheme="minorHAnsi" w:hAnsiTheme="minorHAnsi" w:cstheme="minorHAnsi"/>
                <w:sz w:val="24"/>
                <w:szCs w:val="24"/>
              </w:rPr>
              <w:t>3</w:t>
            </w:r>
          </w:p>
        </w:tc>
        <w:tc>
          <w:tcPr>
            <w:tcW w:w="1076" w:type="dxa"/>
          </w:tcPr>
          <w:p w14:paraId="082BC5CB" w14:textId="10EEB018" w:rsidR="00D12633" w:rsidRPr="000C480F" w:rsidRDefault="00F04940" w:rsidP="00FB5783">
            <w:pPr>
              <w:jc w:val="center"/>
              <w:rPr>
                <w:rFonts w:asciiTheme="minorHAnsi" w:hAnsiTheme="minorHAnsi" w:cstheme="minorHAnsi"/>
                <w:sz w:val="24"/>
                <w:szCs w:val="24"/>
              </w:rPr>
            </w:pPr>
            <w:r w:rsidRPr="00F04940">
              <w:rPr>
                <w:rFonts w:asciiTheme="minorHAnsi" w:hAnsiTheme="minorHAnsi" w:cstheme="minorHAnsi"/>
                <w:sz w:val="24"/>
                <w:szCs w:val="24"/>
              </w:rPr>
              <w:t>4.4</w:t>
            </w:r>
            <w:r>
              <w:rPr>
                <w:rFonts w:asciiTheme="minorHAnsi" w:hAnsiTheme="minorHAnsi" w:cstheme="minorHAnsi"/>
                <w:sz w:val="24"/>
                <w:szCs w:val="24"/>
              </w:rPr>
              <w:t>6</w:t>
            </w:r>
          </w:p>
        </w:tc>
        <w:tc>
          <w:tcPr>
            <w:tcW w:w="1276" w:type="dxa"/>
          </w:tcPr>
          <w:p w14:paraId="5F47C041" w14:textId="0F985AFD" w:rsidR="00D12633" w:rsidRPr="000C480F" w:rsidRDefault="00F04940" w:rsidP="00FB5783">
            <w:pPr>
              <w:jc w:val="center"/>
              <w:rPr>
                <w:rFonts w:asciiTheme="minorHAnsi" w:hAnsiTheme="minorHAnsi" w:cstheme="minorHAnsi"/>
              </w:rPr>
            </w:pPr>
            <w:r w:rsidRPr="00F04940">
              <w:rPr>
                <w:rFonts w:asciiTheme="minorHAnsi" w:hAnsiTheme="minorHAnsi" w:cstheme="minorHAnsi"/>
              </w:rPr>
              <w:t>-9.76</w:t>
            </w:r>
          </w:p>
        </w:tc>
        <w:tc>
          <w:tcPr>
            <w:tcW w:w="992" w:type="dxa"/>
          </w:tcPr>
          <w:p w14:paraId="438A9545" w14:textId="1C803C79" w:rsidR="00D12633" w:rsidRPr="000C480F" w:rsidRDefault="00F04940" w:rsidP="00FB5783">
            <w:pPr>
              <w:jc w:val="center"/>
              <w:rPr>
                <w:rFonts w:asciiTheme="minorHAnsi" w:hAnsiTheme="minorHAnsi" w:cstheme="minorHAnsi"/>
              </w:rPr>
            </w:pPr>
            <w:r w:rsidRPr="00F04940">
              <w:rPr>
                <w:rFonts w:asciiTheme="minorHAnsi" w:hAnsiTheme="minorHAnsi" w:cstheme="minorHAnsi"/>
              </w:rPr>
              <w:t>981.81</w:t>
            </w:r>
          </w:p>
        </w:tc>
        <w:tc>
          <w:tcPr>
            <w:tcW w:w="1134" w:type="dxa"/>
          </w:tcPr>
          <w:p w14:paraId="2D75FDF6" w14:textId="13DB1CFE" w:rsidR="00D12633" w:rsidRPr="000C480F" w:rsidRDefault="00F04940" w:rsidP="00FB5783">
            <w:pPr>
              <w:jc w:val="center"/>
              <w:rPr>
                <w:rFonts w:asciiTheme="minorHAnsi" w:hAnsiTheme="minorHAnsi" w:cstheme="minorHAnsi"/>
              </w:rPr>
            </w:pPr>
            <w:r w:rsidRPr="00F04940">
              <w:rPr>
                <w:rFonts w:asciiTheme="minorHAnsi" w:hAnsiTheme="minorHAnsi" w:cstheme="minorHAnsi"/>
              </w:rPr>
              <w:t>562.29</w:t>
            </w:r>
          </w:p>
        </w:tc>
        <w:tc>
          <w:tcPr>
            <w:tcW w:w="1418" w:type="dxa"/>
          </w:tcPr>
          <w:p w14:paraId="6F0F2164" w14:textId="538FBD26" w:rsidR="00D12633" w:rsidRPr="000C480F" w:rsidRDefault="00F04940" w:rsidP="00FB5783">
            <w:pPr>
              <w:jc w:val="center"/>
              <w:rPr>
                <w:rFonts w:asciiTheme="minorHAnsi" w:hAnsiTheme="minorHAnsi" w:cstheme="minorHAnsi"/>
              </w:rPr>
            </w:pPr>
            <w:r w:rsidRPr="00F04940">
              <w:rPr>
                <w:rFonts w:asciiTheme="minorHAnsi" w:hAnsiTheme="minorHAnsi" w:cstheme="minorHAnsi"/>
              </w:rPr>
              <w:t>16.20</w:t>
            </w:r>
          </w:p>
        </w:tc>
        <w:tc>
          <w:tcPr>
            <w:tcW w:w="1134" w:type="dxa"/>
          </w:tcPr>
          <w:p w14:paraId="3C827797" w14:textId="0A9BA6DD" w:rsidR="00D12633" w:rsidRPr="000C480F" w:rsidRDefault="00F04940" w:rsidP="00FB5783">
            <w:pPr>
              <w:jc w:val="center"/>
              <w:rPr>
                <w:rFonts w:asciiTheme="minorHAnsi" w:hAnsiTheme="minorHAnsi" w:cstheme="minorHAnsi"/>
              </w:rPr>
            </w:pPr>
            <w:r w:rsidRPr="00F04940">
              <w:rPr>
                <w:rFonts w:asciiTheme="minorHAnsi" w:hAnsiTheme="minorHAnsi" w:cstheme="minorHAnsi"/>
              </w:rPr>
              <w:t>-4.</w:t>
            </w:r>
            <w:r>
              <w:rPr>
                <w:rFonts w:asciiTheme="minorHAnsi" w:hAnsiTheme="minorHAnsi" w:cstheme="minorHAnsi"/>
              </w:rPr>
              <w:t>60</w:t>
            </w:r>
          </w:p>
        </w:tc>
      </w:tr>
      <w:tr w:rsidR="00D12633" w14:paraId="6FC696DD" w14:textId="7432B1B8" w:rsidTr="00AA7F90">
        <w:trPr>
          <w:trHeight w:val="752"/>
        </w:trPr>
        <w:tc>
          <w:tcPr>
            <w:tcW w:w="1190" w:type="dxa"/>
          </w:tcPr>
          <w:p w14:paraId="183EF454" w14:textId="77777777" w:rsidR="00D12633" w:rsidRPr="000C480F" w:rsidRDefault="00D12633" w:rsidP="00FB5783">
            <w:pPr>
              <w:jc w:val="center"/>
              <w:rPr>
                <w:rFonts w:asciiTheme="minorHAnsi" w:hAnsiTheme="minorHAnsi" w:cstheme="minorHAnsi"/>
                <w:sz w:val="24"/>
                <w:szCs w:val="24"/>
              </w:rPr>
            </w:pPr>
            <w:r w:rsidRPr="000C480F">
              <w:rPr>
                <w:rFonts w:asciiTheme="minorHAnsi" w:hAnsiTheme="minorHAnsi" w:cstheme="minorHAnsi"/>
                <w:sz w:val="24"/>
                <w:szCs w:val="24"/>
              </w:rPr>
              <w:t>Desvio Padrão</w:t>
            </w:r>
          </w:p>
        </w:tc>
        <w:tc>
          <w:tcPr>
            <w:tcW w:w="1244" w:type="dxa"/>
          </w:tcPr>
          <w:p w14:paraId="422FEE4B" w14:textId="550CB78A" w:rsidR="00D12633" w:rsidRPr="000C480F" w:rsidRDefault="00F04940" w:rsidP="00FB5783">
            <w:pPr>
              <w:jc w:val="center"/>
              <w:rPr>
                <w:rFonts w:asciiTheme="minorHAnsi" w:hAnsiTheme="minorHAnsi" w:cstheme="minorHAnsi"/>
                <w:sz w:val="24"/>
                <w:szCs w:val="24"/>
              </w:rPr>
            </w:pPr>
            <w:r w:rsidRPr="00F04940">
              <w:rPr>
                <w:rFonts w:asciiTheme="minorHAnsi" w:hAnsiTheme="minorHAnsi" w:cstheme="minorHAnsi"/>
                <w:sz w:val="24"/>
                <w:szCs w:val="24"/>
              </w:rPr>
              <w:t>23.30</w:t>
            </w:r>
          </w:p>
        </w:tc>
        <w:tc>
          <w:tcPr>
            <w:tcW w:w="1076" w:type="dxa"/>
          </w:tcPr>
          <w:p w14:paraId="43D57A6E" w14:textId="1AB4E927" w:rsidR="00D12633" w:rsidRPr="000C480F" w:rsidRDefault="00F04940" w:rsidP="00FB5783">
            <w:pPr>
              <w:jc w:val="center"/>
              <w:rPr>
                <w:rFonts w:asciiTheme="minorHAnsi" w:hAnsiTheme="minorHAnsi" w:cstheme="minorHAnsi"/>
                <w:sz w:val="24"/>
                <w:szCs w:val="24"/>
              </w:rPr>
            </w:pPr>
            <w:r w:rsidRPr="00F04940">
              <w:rPr>
                <w:rFonts w:asciiTheme="minorHAnsi" w:hAnsiTheme="minorHAnsi" w:cstheme="minorHAnsi"/>
                <w:sz w:val="24"/>
                <w:szCs w:val="24"/>
              </w:rPr>
              <w:t>3.47</w:t>
            </w:r>
          </w:p>
        </w:tc>
        <w:tc>
          <w:tcPr>
            <w:tcW w:w="1276" w:type="dxa"/>
          </w:tcPr>
          <w:p w14:paraId="57343365" w14:textId="52BDED74" w:rsidR="00D12633" w:rsidRPr="000C480F" w:rsidRDefault="00F04940" w:rsidP="00FB5783">
            <w:pPr>
              <w:jc w:val="center"/>
              <w:rPr>
                <w:rFonts w:asciiTheme="minorHAnsi" w:hAnsiTheme="minorHAnsi" w:cstheme="minorHAnsi"/>
              </w:rPr>
            </w:pPr>
            <w:r w:rsidRPr="00F04940">
              <w:rPr>
                <w:rFonts w:asciiTheme="minorHAnsi" w:hAnsiTheme="minorHAnsi" w:cstheme="minorHAnsi"/>
              </w:rPr>
              <w:t>44.33</w:t>
            </w:r>
          </w:p>
        </w:tc>
        <w:tc>
          <w:tcPr>
            <w:tcW w:w="992" w:type="dxa"/>
          </w:tcPr>
          <w:p w14:paraId="6926E4F3" w14:textId="3AE7DEDC" w:rsidR="00D12633" w:rsidRPr="000C480F" w:rsidRDefault="00F04940" w:rsidP="00FB5783">
            <w:pPr>
              <w:jc w:val="center"/>
              <w:rPr>
                <w:rFonts w:asciiTheme="minorHAnsi" w:hAnsiTheme="minorHAnsi" w:cstheme="minorHAnsi"/>
              </w:rPr>
            </w:pPr>
            <w:r w:rsidRPr="00F04940">
              <w:rPr>
                <w:rFonts w:asciiTheme="minorHAnsi" w:hAnsiTheme="minorHAnsi" w:cstheme="minorHAnsi"/>
              </w:rPr>
              <w:t>191.47</w:t>
            </w:r>
          </w:p>
        </w:tc>
        <w:tc>
          <w:tcPr>
            <w:tcW w:w="1134" w:type="dxa"/>
          </w:tcPr>
          <w:p w14:paraId="6A036DBB" w14:textId="7CAB333B" w:rsidR="00D12633" w:rsidRPr="000C480F" w:rsidRDefault="00F04940" w:rsidP="00FB5783">
            <w:pPr>
              <w:jc w:val="center"/>
              <w:rPr>
                <w:rFonts w:asciiTheme="minorHAnsi" w:hAnsiTheme="minorHAnsi" w:cstheme="minorHAnsi"/>
              </w:rPr>
            </w:pPr>
            <w:r w:rsidRPr="00F04940">
              <w:rPr>
                <w:rFonts w:asciiTheme="minorHAnsi" w:hAnsiTheme="minorHAnsi" w:cstheme="minorHAnsi"/>
              </w:rPr>
              <w:t>974.</w:t>
            </w:r>
            <w:r>
              <w:rPr>
                <w:rFonts w:asciiTheme="minorHAnsi" w:hAnsiTheme="minorHAnsi" w:cstheme="minorHAnsi"/>
              </w:rPr>
              <w:t>20</w:t>
            </w:r>
          </w:p>
        </w:tc>
        <w:tc>
          <w:tcPr>
            <w:tcW w:w="1418" w:type="dxa"/>
          </w:tcPr>
          <w:p w14:paraId="17B57662" w14:textId="12B77C16" w:rsidR="00D12633" w:rsidRPr="000C480F" w:rsidRDefault="00F04940" w:rsidP="00FB5783">
            <w:pPr>
              <w:jc w:val="center"/>
              <w:rPr>
                <w:rFonts w:asciiTheme="minorHAnsi" w:hAnsiTheme="minorHAnsi" w:cstheme="minorHAnsi"/>
              </w:rPr>
            </w:pPr>
            <w:r w:rsidRPr="00F04940">
              <w:rPr>
                <w:rFonts w:asciiTheme="minorHAnsi" w:hAnsiTheme="minorHAnsi" w:cstheme="minorHAnsi"/>
              </w:rPr>
              <w:t>11.5</w:t>
            </w:r>
            <w:r>
              <w:rPr>
                <w:rFonts w:asciiTheme="minorHAnsi" w:hAnsiTheme="minorHAnsi" w:cstheme="minorHAnsi"/>
              </w:rPr>
              <w:t>9</w:t>
            </w:r>
          </w:p>
        </w:tc>
        <w:tc>
          <w:tcPr>
            <w:tcW w:w="1134" w:type="dxa"/>
          </w:tcPr>
          <w:p w14:paraId="57D8E630" w14:textId="647ED0D2" w:rsidR="00D12633" w:rsidRPr="000C480F" w:rsidRDefault="00F04940" w:rsidP="00FB5783">
            <w:pPr>
              <w:jc w:val="center"/>
              <w:rPr>
                <w:rFonts w:asciiTheme="minorHAnsi" w:hAnsiTheme="minorHAnsi" w:cstheme="minorHAnsi"/>
              </w:rPr>
            </w:pPr>
            <w:r>
              <w:rPr>
                <w:rFonts w:asciiTheme="minorHAnsi" w:hAnsiTheme="minorHAnsi" w:cstheme="minorHAnsi"/>
              </w:rPr>
              <w:t>20.90</w:t>
            </w:r>
          </w:p>
        </w:tc>
      </w:tr>
      <w:tr w:rsidR="00D12633" w14:paraId="0D28A6AC" w14:textId="3703B381" w:rsidTr="00D12633">
        <w:tc>
          <w:tcPr>
            <w:tcW w:w="1190" w:type="dxa"/>
          </w:tcPr>
          <w:p w14:paraId="30969260" w14:textId="77777777" w:rsidR="00D12633" w:rsidRPr="000C480F" w:rsidRDefault="00D12633" w:rsidP="00FB5783">
            <w:pPr>
              <w:jc w:val="center"/>
              <w:rPr>
                <w:rFonts w:asciiTheme="minorHAnsi" w:hAnsiTheme="minorHAnsi" w:cstheme="minorHAnsi"/>
                <w:sz w:val="24"/>
                <w:szCs w:val="24"/>
              </w:rPr>
            </w:pPr>
            <w:r w:rsidRPr="000C480F">
              <w:rPr>
                <w:rFonts w:asciiTheme="minorHAnsi" w:hAnsiTheme="minorHAnsi" w:cstheme="minorHAnsi"/>
                <w:sz w:val="24"/>
                <w:szCs w:val="24"/>
              </w:rPr>
              <w:t>Mínimo</w:t>
            </w:r>
          </w:p>
        </w:tc>
        <w:tc>
          <w:tcPr>
            <w:tcW w:w="1244" w:type="dxa"/>
          </w:tcPr>
          <w:p w14:paraId="1B7A2A8B" w14:textId="4F7B54D2" w:rsidR="00D12633" w:rsidRPr="000C480F" w:rsidRDefault="00F04940" w:rsidP="00FB5783">
            <w:pPr>
              <w:jc w:val="center"/>
              <w:rPr>
                <w:rFonts w:asciiTheme="minorHAnsi" w:hAnsiTheme="minorHAnsi" w:cstheme="minorHAnsi"/>
                <w:sz w:val="24"/>
                <w:szCs w:val="24"/>
              </w:rPr>
            </w:pPr>
            <w:r>
              <w:rPr>
                <w:rFonts w:asciiTheme="minorHAnsi" w:hAnsiTheme="minorHAnsi" w:cstheme="minorHAnsi"/>
                <w:sz w:val="24"/>
                <w:szCs w:val="24"/>
              </w:rPr>
              <w:t>-</w:t>
            </w:r>
            <w:r w:rsidRPr="00F04940">
              <w:rPr>
                <w:rFonts w:asciiTheme="minorHAnsi" w:hAnsiTheme="minorHAnsi" w:cstheme="minorHAnsi"/>
                <w:sz w:val="24"/>
                <w:szCs w:val="24"/>
              </w:rPr>
              <w:t>99.0</w:t>
            </w:r>
          </w:p>
        </w:tc>
        <w:tc>
          <w:tcPr>
            <w:tcW w:w="1076" w:type="dxa"/>
          </w:tcPr>
          <w:p w14:paraId="38BEDCC8" w14:textId="77777777" w:rsidR="00D12633" w:rsidRPr="000C480F" w:rsidRDefault="00D12633" w:rsidP="00FB5783">
            <w:pPr>
              <w:jc w:val="center"/>
              <w:rPr>
                <w:rFonts w:asciiTheme="minorHAnsi" w:hAnsiTheme="minorHAnsi" w:cstheme="minorHAnsi"/>
                <w:sz w:val="24"/>
                <w:szCs w:val="24"/>
              </w:rPr>
            </w:pPr>
            <w:r w:rsidRPr="000C480F">
              <w:rPr>
                <w:rFonts w:asciiTheme="minorHAnsi" w:hAnsiTheme="minorHAnsi" w:cstheme="minorHAnsi"/>
                <w:sz w:val="24"/>
                <w:szCs w:val="24"/>
              </w:rPr>
              <w:t>0.0</w:t>
            </w:r>
          </w:p>
        </w:tc>
        <w:tc>
          <w:tcPr>
            <w:tcW w:w="1276" w:type="dxa"/>
          </w:tcPr>
          <w:p w14:paraId="2B92FBDB" w14:textId="4AEC67B3" w:rsidR="00D12633" w:rsidRPr="000C480F" w:rsidRDefault="00D12633" w:rsidP="00FB5783">
            <w:pPr>
              <w:jc w:val="center"/>
              <w:rPr>
                <w:rFonts w:asciiTheme="minorHAnsi" w:hAnsiTheme="minorHAnsi" w:cstheme="minorHAnsi"/>
              </w:rPr>
            </w:pPr>
            <w:r w:rsidRPr="000C480F">
              <w:rPr>
                <w:rFonts w:asciiTheme="minorHAnsi" w:hAnsiTheme="minorHAnsi" w:cstheme="minorHAnsi"/>
              </w:rPr>
              <w:t>-99.0</w:t>
            </w:r>
          </w:p>
        </w:tc>
        <w:tc>
          <w:tcPr>
            <w:tcW w:w="992" w:type="dxa"/>
          </w:tcPr>
          <w:p w14:paraId="2E4DC42D" w14:textId="2459E5F6" w:rsidR="00D12633" w:rsidRPr="000C480F" w:rsidRDefault="00D12633" w:rsidP="00FB5783">
            <w:pPr>
              <w:jc w:val="center"/>
              <w:rPr>
                <w:rFonts w:asciiTheme="minorHAnsi" w:hAnsiTheme="minorHAnsi" w:cstheme="minorHAnsi"/>
              </w:rPr>
            </w:pPr>
            <w:r w:rsidRPr="000C480F">
              <w:rPr>
                <w:rFonts w:asciiTheme="minorHAnsi" w:hAnsiTheme="minorHAnsi" w:cstheme="minorHAnsi"/>
              </w:rPr>
              <w:t>-99.0</w:t>
            </w:r>
          </w:p>
        </w:tc>
        <w:tc>
          <w:tcPr>
            <w:tcW w:w="1134" w:type="dxa"/>
          </w:tcPr>
          <w:p w14:paraId="24691186" w14:textId="21C78E55" w:rsidR="00D12633" w:rsidRPr="000C480F" w:rsidRDefault="00D12633" w:rsidP="00FB5783">
            <w:pPr>
              <w:jc w:val="center"/>
              <w:rPr>
                <w:rFonts w:asciiTheme="minorHAnsi" w:hAnsiTheme="minorHAnsi" w:cstheme="minorHAnsi"/>
              </w:rPr>
            </w:pPr>
            <w:r w:rsidRPr="000C480F">
              <w:rPr>
                <w:rFonts w:asciiTheme="minorHAnsi" w:hAnsiTheme="minorHAnsi" w:cstheme="minorHAnsi"/>
              </w:rPr>
              <w:t>-99.0</w:t>
            </w:r>
          </w:p>
        </w:tc>
        <w:tc>
          <w:tcPr>
            <w:tcW w:w="1418" w:type="dxa"/>
          </w:tcPr>
          <w:p w14:paraId="24384ED8" w14:textId="270AFD30" w:rsidR="00D12633" w:rsidRPr="000C480F" w:rsidRDefault="00F04940" w:rsidP="00FB5783">
            <w:pPr>
              <w:jc w:val="center"/>
              <w:rPr>
                <w:rFonts w:asciiTheme="minorHAnsi" w:hAnsiTheme="minorHAnsi" w:cstheme="minorHAnsi"/>
              </w:rPr>
            </w:pPr>
            <w:r w:rsidRPr="00F04940">
              <w:rPr>
                <w:rFonts w:asciiTheme="minorHAnsi" w:hAnsiTheme="minorHAnsi" w:cstheme="minorHAnsi"/>
              </w:rPr>
              <w:t>-99.0</w:t>
            </w:r>
          </w:p>
        </w:tc>
        <w:tc>
          <w:tcPr>
            <w:tcW w:w="1134" w:type="dxa"/>
          </w:tcPr>
          <w:p w14:paraId="240A1D34" w14:textId="62DAF1A3" w:rsidR="00D12633" w:rsidRPr="000C480F" w:rsidRDefault="00D12633" w:rsidP="00FB5783">
            <w:pPr>
              <w:jc w:val="center"/>
              <w:rPr>
                <w:rFonts w:asciiTheme="minorHAnsi" w:hAnsiTheme="minorHAnsi" w:cstheme="minorHAnsi"/>
              </w:rPr>
            </w:pPr>
            <w:r w:rsidRPr="000C480F">
              <w:rPr>
                <w:rFonts w:asciiTheme="minorHAnsi" w:hAnsiTheme="minorHAnsi" w:cstheme="minorHAnsi"/>
              </w:rPr>
              <w:t>-99.0</w:t>
            </w:r>
          </w:p>
        </w:tc>
      </w:tr>
      <w:tr w:rsidR="00D12633" w14:paraId="7ED445E8" w14:textId="330F165A" w:rsidTr="00D12633">
        <w:tc>
          <w:tcPr>
            <w:tcW w:w="1190" w:type="dxa"/>
          </w:tcPr>
          <w:p w14:paraId="6B8EC8EF" w14:textId="77777777" w:rsidR="00D12633" w:rsidRPr="000C480F" w:rsidRDefault="00D12633" w:rsidP="00D12633">
            <w:pPr>
              <w:jc w:val="center"/>
              <w:rPr>
                <w:rFonts w:asciiTheme="minorHAnsi" w:hAnsiTheme="minorHAnsi" w:cstheme="minorHAnsi"/>
                <w:sz w:val="24"/>
                <w:szCs w:val="24"/>
              </w:rPr>
            </w:pPr>
            <w:r w:rsidRPr="000C480F">
              <w:rPr>
                <w:rFonts w:asciiTheme="minorHAnsi" w:hAnsiTheme="minorHAnsi" w:cstheme="minorHAnsi"/>
                <w:sz w:val="24"/>
                <w:szCs w:val="24"/>
              </w:rPr>
              <w:t>25%</w:t>
            </w:r>
          </w:p>
        </w:tc>
        <w:tc>
          <w:tcPr>
            <w:tcW w:w="1244" w:type="dxa"/>
          </w:tcPr>
          <w:p w14:paraId="5FBF585B" w14:textId="672C63BC" w:rsidR="00D12633" w:rsidRPr="000C480F" w:rsidRDefault="00F04940" w:rsidP="00D12633">
            <w:pPr>
              <w:jc w:val="center"/>
              <w:rPr>
                <w:rFonts w:asciiTheme="minorHAnsi" w:hAnsiTheme="minorHAnsi" w:cstheme="minorHAnsi"/>
                <w:sz w:val="24"/>
                <w:szCs w:val="24"/>
              </w:rPr>
            </w:pPr>
            <w:r w:rsidRPr="00F04940">
              <w:rPr>
                <w:rFonts w:asciiTheme="minorHAnsi" w:hAnsiTheme="minorHAnsi" w:cstheme="minorHAnsi"/>
                <w:sz w:val="24"/>
                <w:szCs w:val="24"/>
              </w:rPr>
              <w:t>55.0</w:t>
            </w:r>
          </w:p>
        </w:tc>
        <w:tc>
          <w:tcPr>
            <w:tcW w:w="1076" w:type="dxa"/>
          </w:tcPr>
          <w:p w14:paraId="4AAD8BAD" w14:textId="7CE8D86C" w:rsidR="00D12633" w:rsidRPr="000C480F" w:rsidRDefault="00F04940" w:rsidP="00D12633">
            <w:pPr>
              <w:jc w:val="center"/>
              <w:rPr>
                <w:rFonts w:asciiTheme="minorHAnsi" w:hAnsiTheme="minorHAnsi" w:cstheme="minorHAnsi"/>
                <w:sz w:val="24"/>
                <w:szCs w:val="24"/>
              </w:rPr>
            </w:pPr>
            <w:r w:rsidRPr="00F04940">
              <w:rPr>
                <w:rFonts w:asciiTheme="minorHAnsi" w:hAnsiTheme="minorHAnsi" w:cstheme="minorHAnsi"/>
                <w:sz w:val="24"/>
                <w:szCs w:val="24"/>
              </w:rPr>
              <w:t>1.0</w:t>
            </w:r>
          </w:p>
        </w:tc>
        <w:tc>
          <w:tcPr>
            <w:tcW w:w="1276" w:type="dxa"/>
          </w:tcPr>
          <w:p w14:paraId="3C088390" w14:textId="2B5161D5" w:rsidR="00D12633" w:rsidRPr="000C480F" w:rsidRDefault="00F04940" w:rsidP="00D12633">
            <w:pPr>
              <w:jc w:val="center"/>
              <w:rPr>
                <w:rFonts w:asciiTheme="minorHAnsi" w:hAnsiTheme="minorHAnsi" w:cstheme="minorHAnsi"/>
              </w:rPr>
            </w:pPr>
            <w:r w:rsidRPr="00F04940">
              <w:rPr>
                <w:rFonts w:asciiTheme="minorHAnsi" w:hAnsiTheme="minorHAnsi" w:cstheme="minorHAnsi"/>
              </w:rPr>
              <w:t>1.8</w:t>
            </w:r>
          </w:p>
        </w:tc>
        <w:tc>
          <w:tcPr>
            <w:tcW w:w="992" w:type="dxa"/>
          </w:tcPr>
          <w:p w14:paraId="56B3CB14" w14:textId="37F0BB3F" w:rsidR="00D12633" w:rsidRPr="000C480F" w:rsidRDefault="00D12633" w:rsidP="00D12633">
            <w:pPr>
              <w:jc w:val="center"/>
              <w:rPr>
                <w:rFonts w:asciiTheme="minorHAnsi" w:hAnsiTheme="minorHAnsi" w:cstheme="minorHAnsi"/>
              </w:rPr>
            </w:pPr>
            <w:r w:rsidRPr="000C480F">
              <w:rPr>
                <w:rFonts w:asciiTheme="minorHAnsi" w:hAnsiTheme="minorHAnsi" w:cstheme="minorHAnsi"/>
              </w:rPr>
              <w:t>1014.</w:t>
            </w:r>
            <w:r w:rsidR="00F04940">
              <w:rPr>
                <w:rFonts w:asciiTheme="minorHAnsi" w:hAnsiTheme="minorHAnsi" w:cstheme="minorHAnsi"/>
              </w:rPr>
              <w:t>4</w:t>
            </w:r>
          </w:p>
        </w:tc>
        <w:tc>
          <w:tcPr>
            <w:tcW w:w="1134" w:type="dxa"/>
          </w:tcPr>
          <w:p w14:paraId="2AD0B00A" w14:textId="5C739132" w:rsidR="00D12633" w:rsidRPr="000C480F" w:rsidRDefault="00D12633" w:rsidP="00D12633">
            <w:pPr>
              <w:jc w:val="center"/>
              <w:rPr>
                <w:rFonts w:asciiTheme="minorHAnsi" w:hAnsiTheme="minorHAnsi" w:cstheme="minorHAnsi"/>
              </w:rPr>
            </w:pPr>
            <w:r w:rsidRPr="000C480F">
              <w:rPr>
                <w:rFonts w:asciiTheme="minorHAnsi" w:hAnsiTheme="minorHAnsi" w:cstheme="minorHAnsi"/>
                <w:sz w:val="24"/>
                <w:szCs w:val="24"/>
              </w:rPr>
              <w:t>0.0</w:t>
            </w:r>
          </w:p>
        </w:tc>
        <w:tc>
          <w:tcPr>
            <w:tcW w:w="1418" w:type="dxa"/>
          </w:tcPr>
          <w:p w14:paraId="6322EF92" w14:textId="5006F997" w:rsidR="00D12633" w:rsidRPr="000C480F" w:rsidRDefault="00D12633" w:rsidP="00D12633">
            <w:pPr>
              <w:jc w:val="center"/>
              <w:rPr>
                <w:rFonts w:asciiTheme="minorHAnsi" w:hAnsiTheme="minorHAnsi" w:cstheme="minorHAnsi"/>
              </w:rPr>
            </w:pPr>
            <w:r w:rsidRPr="000C480F">
              <w:rPr>
                <w:rFonts w:asciiTheme="minorHAnsi" w:hAnsiTheme="minorHAnsi" w:cstheme="minorHAnsi"/>
              </w:rPr>
              <w:t>13.0</w:t>
            </w:r>
          </w:p>
        </w:tc>
        <w:tc>
          <w:tcPr>
            <w:tcW w:w="1134" w:type="dxa"/>
          </w:tcPr>
          <w:p w14:paraId="64D958F4" w14:textId="74B1C4BB" w:rsidR="00D12633" w:rsidRPr="000C480F" w:rsidRDefault="00D12633" w:rsidP="00D12633">
            <w:pPr>
              <w:jc w:val="center"/>
              <w:rPr>
                <w:rFonts w:asciiTheme="minorHAnsi" w:hAnsiTheme="minorHAnsi" w:cstheme="minorHAnsi"/>
              </w:rPr>
            </w:pPr>
            <w:r w:rsidRPr="000C480F">
              <w:rPr>
                <w:rFonts w:asciiTheme="minorHAnsi" w:hAnsiTheme="minorHAnsi" w:cstheme="minorHAnsi"/>
              </w:rPr>
              <w:t>0.0</w:t>
            </w:r>
          </w:p>
        </w:tc>
      </w:tr>
      <w:tr w:rsidR="00D12633" w:rsidRPr="00CF1C14" w14:paraId="23D3F363" w14:textId="013675D1" w:rsidTr="00D12633">
        <w:tc>
          <w:tcPr>
            <w:tcW w:w="1190" w:type="dxa"/>
          </w:tcPr>
          <w:p w14:paraId="308AE239" w14:textId="77777777" w:rsidR="00D12633" w:rsidRPr="000C480F" w:rsidRDefault="00D12633" w:rsidP="00D12633">
            <w:pPr>
              <w:jc w:val="center"/>
              <w:rPr>
                <w:rFonts w:asciiTheme="minorHAnsi" w:hAnsiTheme="minorHAnsi" w:cstheme="minorHAnsi"/>
                <w:sz w:val="24"/>
                <w:szCs w:val="24"/>
              </w:rPr>
            </w:pPr>
            <w:r w:rsidRPr="000C480F">
              <w:rPr>
                <w:rFonts w:asciiTheme="minorHAnsi" w:hAnsiTheme="minorHAnsi" w:cstheme="minorHAnsi"/>
                <w:sz w:val="24"/>
                <w:szCs w:val="24"/>
              </w:rPr>
              <w:t>Mediana</w:t>
            </w:r>
          </w:p>
        </w:tc>
        <w:tc>
          <w:tcPr>
            <w:tcW w:w="1244" w:type="dxa"/>
          </w:tcPr>
          <w:p w14:paraId="5B1571CF" w14:textId="0FA21B47" w:rsidR="00D12633" w:rsidRPr="000C480F" w:rsidRDefault="00F04940" w:rsidP="00D12633">
            <w:pPr>
              <w:jc w:val="center"/>
              <w:rPr>
                <w:rFonts w:asciiTheme="minorHAnsi" w:hAnsiTheme="minorHAnsi" w:cstheme="minorHAnsi"/>
                <w:sz w:val="24"/>
                <w:szCs w:val="24"/>
              </w:rPr>
            </w:pPr>
            <w:r w:rsidRPr="00F04940">
              <w:rPr>
                <w:rFonts w:asciiTheme="minorHAnsi" w:hAnsiTheme="minorHAnsi" w:cstheme="minorHAnsi"/>
                <w:sz w:val="24"/>
                <w:szCs w:val="24"/>
              </w:rPr>
              <w:t>71.0</w:t>
            </w:r>
          </w:p>
        </w:tc>
        <w:tc>
          <w:tcPr>
            <w:tcW w:w="1076" w:type="dxa"/>
          </w:tcPr>
          <w:p w14:paraId="60BBE884" w14:textId="57CA86E0" w:rsidR="00D12633" w:rsidRPr="000C480F" w:rsidRDefault="00F04940" w:rsidP="00D12633">
            <w:pPr>
              <w:jc w:val="center"/>
              <w:rPr>
                <w:rFonts w:asciiTheme="minorHAnsi" w:hAnsiTheme="minorHAnsi" w:cstheme="minorHAnsi"/>
                <w:sz w:val="24"/>
                <w:szCs w:val="24"/>
              </w:rPr>
            </w:pPr>
            <w:r w:rsidRPr="00F04940">
              <w:rPr>
                <w:rFonts w:asciiTheme="minorHAnsi" w:hAnsiTheme="minorHAnsi" w:cstheme="minorHAnsi"/>
                <w:sz w:val="24"/>
                <w:szCs w:val="24"/>
              </w:rPr>
              <w:t>5.0</w:t>
            </w:r>
          </w:p>
        </w:tc>
        <w:tc>
          <w:tcPr>
            <w:tcW w:w="1276" w:type="dxa"/>
          </w:tcPr>
          <w:p w14:paraId="38A2599F" w14:textId="132AB1C6" w:rsidR="00D12633" w:rsidRPr="000C480F" w:rsidRDefault="00D12633" w:rsidP="00D12633">
            <w:pPr>
              <w:jc w:val="center"/>
              <w:rPr>
                <w:rFonts w:asciiTheme="minorHAnsi" w:hAnsiTheme="minorHAnsi" w:cstheme="minorHAnsi"/>
              </w:rPr>
            </w:pPr>
            <w:r w:rsidRPr="000C480F">
              <w:rPr>
                <w:rFonts w:asciiTheme="minorHAnsi" w:hAnsiTheme="minorHAnsi" w:cstheme="minorHAnsi"/>
              </w:rPr>
              <w:t>9.</w:t>
            </w:r>
            <w:r w:rsidR="00F04940">
              <w:rPr>
                <w:rFonts w:asciiTheme="minorHAnsi" w:hAnsiTheme="minorHAnsi" w:cstheme="minorHAnsi"/>
              </w:rPr>
              <w:t>7</w:t>
            </w:r>
          </w:p>
        </w:tc>
        <w:tc>
          <w:tcPr>
            <w:tcW w:w="992" w:type="dxa"/>
          </w:tcPr>
          <w:p w14:paraId="1208F357" w14:textId="781943E2" w:rsidR="00D12633" w:rsidRPr="000C480F" w:rsidRDefault="00F04940" w:rsidP="00D12633">
            <w:pPr>
              <w:jc w:val="center"/>
              <w:rPr>
                <w:rFonts w:asciiTheme="minorHAnsi" w:hAnsiTheme="minorHAnsi" w:cstheme="minorHAnsi"/>
              </w:rPr>
            </w:pPr>
            <w:r w:rsidRPr="00F04940">
              <w:rPr>
                <w:rFonts w:asciiTheme="minorHAnsi" w:hAnsiTheme="minorHAnsi" w:cstheme="minorHAnsi"/>
              </w:rPr>
              <w:t>1017.8</w:t>
            </w:r>
          </w:p>
        </w:tc>
        <w:tc>
          <w:tcPr>
            <w:tcW w:w="1134" w:type="dxa"/>
          </w:tcPr>
          <w:p w14:paraId="1077F715" w14:textId="742405D3" w:rsidR="00D12633" w:rsidRPr="000C480F" w:rsidRDefault="00D12633" w:rsidP="00D12633">
            <w:pPr>
              <w:jc w:val="center"/>
              <w:rPr>
                <w:rFonts w:asciiTheme="minorHAnsi" w:hAnsiTheme="minorHAnsi" w:cstheme="minorHAnsi"/>
              </w:rPr>
            </w:pPr>
            <w:r w:rsidRPr="000C480F">
              <w:rPr>
                <w:rFonts w:asciiTheme="minorHAnsi" w:hAnsiTheme="minorHAnsi" w:cstheme="minorHAnsi"/>
                <w:sz w:val="24"/>
                <w:szCs w:val="24"/>
              </w:rPr>
              <w:t>0.0</w:t>
            </w:r>
          </w:p>
        </w:tc>
        <w:tc>
          <w:tcPr>
            <w:tcW w:w="1418" w:type="dxa"/>
          </w:tcPr>
          <w:p w14:paraId="11DE102E" w14:textId="6FFE3566" w:rsidR="00D12633" w:rsidRPr="000C480F" w:rsidRDefault="00D12633" w:rsidP="00D12633">
            <w:pPr>
              <w:jc w:val="center"/>
              <w:rPr>
                <w:rFonts w:asciiTheme="minorHAnsi" w:hAnsiTheme="minorHAnsi" w:cstheme="minorHAnsi"/>
              </w:rPr>
            </w:pPr>
            <w:r w:rsidRPr="000C480F">
              <w:rPr>
                <w:rFonts w:asciiTheme="minorHAnsi" w:hAnsiTheme="minorHAnsi" w:cstheme="minorHAnsi"/>
              </w:rPr>
              <w:t>1</w:t>
            </w:r>
            <w:r w:rsidR="00F04940">
              <w:rPr>
                <w:rFonts w:asciiTheme="minorHAnsi" w:hAnsiTheme="minorHAnsi" w:cstheme="minorHAnsi"/>
              </w:rPr>
              <w:t>7</w:t>
            </w:r>
            <w:r w:rsidRPr="000C480F">
              <w:rPr>
                <w:rFonts w:asciiTheme="minorHAnsi" w:hAnsiTheme="minorHAnsi" w:cstheme="minorHAnsi"/>
              </w:rPr>
              <w:t>.0</w:t>
            </w:r>
          </w:p>
        </w:tc>
        <w:tc>
          <w:tcPr>
            <w:tcW w:w="1134" w:type="dxa"/>
          </w:tcPr>
          <w:p w14:paraId="215278FE" w14:textId="76AD2A76" w:rsidR="00D12633" w:rsidRPr="000C480F" w:rsidRDefault="00D12633" w:rsidP="00D12633">
            <w:pPr>
              <w:jc w:val="center"/>
              <w:rPr>
                <w:rFonts w:asciiTheme="minorHAnsi" w:hAnsiTheme="minorHAnsi" w:cstheme="minorHAnsi"/>
              </w:rPr>
            </w:pPr>
            <w:r w:rsidRPr="000C480F">
              <w:rPr>
                <w:rFonts w:asciiTheme="minorHAnsi" w:hAnsiTheme="minorHAnsi" w:cstheme="minorHAnsi"/>
              </w:rPr>
              <w:t>0.0</w:t>
            </w:r>
          </w:p>
        </w:tc>
      </w:tr>
      <w:tr w:rsidR="00D12633" w:rsidRPr="00CF1C14" w14:paraId="1AB289AA" w14:textId="73F8663D" w:rsidTr="00D12633">
        <w:tc>
          <w:tcPr>
            <w:tcW w:w="1190" w:type="dxa"/>
          </w:tcPr>
          <w:p w14:paraId="152CD1DE" w14:textId="77777777" w:rsidR="00D12633" w:rsidRPr="000C480F" w:rsidRDefault="00D12633" w:rsidP="00D12633">
            <w:pPr>
              <w:jc w:val="center"/>
              <w:rPr>
                <w:rFonts w:asciiTheme="minorHAnsi" w:hAnsiTheme="minorHAnsi" w:cstheme="minorHAnsi"/>
                <w:sz w:val="24"/>
                <w:szCs w:val="24"/>
              </w:rPr>
            </w:pPr>
            <w:r w:rsidRPr="000C480F">
              <w:rPr>
                <w:rFonts w:asciiTheme="minorHAnsi" w:hAnsiTheme="minorHAnsi" w:cstheme="minorHAnsi"/>
                <w:sz w:val="24"/>
                <w:szCs w:val="24"/>
              </w:rPr>
              <w:t>75%</w:t>
            </w:r>
          </w:p>
        </w:tc>
        <w:tc>
          <w:tcPr>
            <w:tcW w:w="1244" w:type="dxa"/>
          </w:tcPr>
          <w:p w14:paraId="737BEE43" w14:textId="26F1829A" w:rsidR="00D12633" w:rsidRPr="000C480F" w:rsidRDefault="00F04940" w:rsidP="00D12633">
            <w:pPr>
              <w:jc w:val="center"/>
              <w:rPr>
                <w:rFonts w:asciiTheme="minorHAnsi" w:hAnsiTheme="minorHAnsi" w:cstheme="minorHAnsi"/>
                <w:sz w:val="24"/>
                <w:szCs w:val="24"/>
              </w:rPr>
            </w:pPr>
            <w:r w:rsidRPr="00F04940">
              <w:rPr>
                <w:rFonts w:asciiTheme="minorHAnsi" w:hAnsiTheme="minorHAnsi" w:cstheme="minorHAnsi"/>
                <w:sz w:val="24"/>
                <w:szCs w:val="24"/>
              </w:rPr>
              <w:t>83.0</w:t>
            </w:r>
          </w:p>
        </w:tc>
        <w:tc>
          <w:tcPr>
            <w:tcW w:w="1076" w:type="dxa"/>
          </w:tcPr>
          <w:p w14:paraId="74707E84" w14:textId="168D1DF0" w:rsidR="00D12633" w:rsidRPr="000C480F" w:rsidRDefault="00D12633" w:rsidP="00D12633">
            <w:pPr>
              <w:jc w:val="center"/>
              <w:rPr>
                <w:rFonts w:asciiTheme="minorHAnsi" w:hAnsiTheme="minorHAnsi" w:cstheme="minorHAnsi"/>
                <w:sz w:val="24"/>
                <w:szCs w:val="24"/>
              </w:rPr>
            </w:pPr>
            <w:r w:rsidRPr="000C480F">
              <w:rPr>
                <w:rFonts w:asciiTheme="minorHAnsi" w:hAnsiTheme="minorHAnsi" w:cstheme="minorHAnsi"/>
                <w:sz w:val="24"/>
                <w:szCs w:val="24"/>
              </w:rPr>
              <w:t>8.0</w:t>
            </w:r>
          </w:p>
        </w:tc>
        <w:tc>
          <w:tcPr>
            <w:tcW w:w="1276" w:type="dxa"/>
          </w:tcPr>
          <w:p w14:paraId="20C23D1B" w14:textId="7A176C7C" w:rsidR="00D12633" w:rsidRPr="000C480F" w:rsidRDefault="00D12633" w:rsidP="00D12633">
            <w:pPr>
              <w:jc w:val="center"/>
              <w:rPr>
                <w:rFonts w:asciiTheme="minorHAnsi" w:hAnsiTheme="minorHAnsi" w:cstheme="minorHAnsi"/>
              </w:rPr>
            </w:pPr>
            <w:r w:rsidRPr="000C480F">
              <w:rPr>
                <w:rFonts w:asciiTheme="minorHAnsi" w:hAnsiTheme="minorHAnsi" w:cstheme="minorHAnsi"/>
              </w:rPr>
              <w:t>15.1</w:t>
            </w:r>
          </w:p>
        </w:tc>
        <w:tc>
          <w:tcPr>
            <w:tcW w:w="992" w:type="dxa"/>
          </w:tcPr>
          <w:p w14:paraId="5A8301A8" w14:textId="1A304A09" w:rsidR="00D12633" w:rsidRPr="000C480F" w:rsidRDefault="00D12633" w:rsidP="00D12633">
            <w:pPr>
              <w:jc w:val="center"/>
              <w:rPr>
                <w:rFonts w:asciiTheme="minorHAnsi" w:hAnsiTheme="minorHAnsi" w:cstheme="minorHAnsi"/>
              </w:rPr>
            </w:pPr>
            <w:r w:rsidRPr="000C480F">
              <w:rPr>
                <w:rFonts w:asciiTheme="minorHAnsi" w:hAnsiTheme="minorHAnsi" w:cstheme="minorHAnsi"/>
              </w:rPr>
              <w:t>1022.0</w:t>
            </w:r>
          </w:p>
        </w:tc>
        <w:tc>
          <w:tcPr>
            <w:tcW w:w="1134" w:type="dxa"/>
          </w:tcPr>
          <w:p w14:paraId="10D9F566" w14:textId="0DB4F3CE" w:rsidR="00D12633" w:rsidRPr="000C480F" w:rsidRDefault="00F04940" w:rsidP="00D12633">
            <w:pPr>
              <w:jc w:val="center"/>
              <w:rPr>
                <w:rFonts w:asciiTheme="minorHAnsi" w:hAnsiTheme="minorHAnsi" w:cstheme="minorHAnsi"/>
              </w:rPr>
            </w:pPr>
            <w:r w:rsidRPr="00F04940">
              <w:rPr>
                <w:rFonts w:asciiTheme="minorHAnsi" w:hAnsiTheme="minorHAnsi" w:cstheme="minorHAnsi"/>
              </w:rPr>
              <w:t>894.0</w:t>
            </w:r>
          </w:p>
        </w:tc>
        <w:tc>
          <w:tcPr>
            <w:tcW w:w="1418" w:type="dxa"/>
          </w:tcPr>
          <w:p w14:paraId="4203F596" w14:textId="4FBB2742" w:rsidR="00D12633" w:rsidRPr="000C480F" w:rsidRDefault="00D12633" w:rsidP="00D12633">
            <w:pPr>
              <w:jc w:val="center"/>
              <w:rPr>
                <w:rFonts w:asciiTheme="minorHAnsi" w:hAnsiTheme="minorHAnsi" w:cstheme="minorHAnsi"/>
              </w:rPr>
            </w:pPr>
            <w:r w:rsidRPr="000C480F">
              <w:rPr>
                <w:rFonts w:asciiTheme="minorHAnsi" w:hAnsiTheme="minorHAnsi" w:cstheme="minorHAnsi"/>
              </w:rPr>
              <w:t>20.0</w:t>
            </w:r>
          </w:p>
        </w:tc>
        <w:tc>
          <w:tcPr>
            <w:tcW w:w="1134" w:type="dxa"/>
          </w:tcPr>
          <w:p w14:paraId="1B771FD2" w14:textId="6772BF29" w:rsidR="00D12633" w:rsidRPr="000C480F" w:rsidRDefault="00D12633" w:rsidP="00D12633">
            <w:pPr>
              <w:jc w:val="center"/>
              <w:rPr>
                <w:rFonts w:asciiTheme="minorHAnsi" w:hAnsiTheme="minorHAnsi" w:cstheme="minorHAnsi"/>
              </w:rPr>
            </w:pPr>
            <w:r w:rsidRPr="000C480F">
              <w:rPr>
                <w:rFonts w:asciiTheme="minorHAnsi" w:hAnsiTheme="minorHAnsi" w:cstheme="minorHAnsi"/>
              </w:rPr>
              <w:t>0.0</w:t>
            </w:r>
          </w:p>
        </w:tc>
      </w:tr>
      <w:tr w:rsidR="00D12633" w:rsidRPr="00CF1C14" w14:paraId="51E64B6B" w14:textId="440C7B81" w:rsidTr="00D12633">
        <w:tc>
          <w:tcPr>
            <w:tcW w:w="1190" w:type="dxa"/>
          </w:tcPr>
          <w:p w14:paraId="4E57EE09" w14:textId="77777777" w:rsidR="00D12633" w:rsidRPr="000C480F" w:rsidRDefault="00D12633" w:rsidP="00D12633">
            <w:pPr>
              <w:jc w:val="center"/>
              <w:rPr>
                <w:rFonts w:asciiTheme="minorHAnsi" w:hAnsiTheme="minorHAnsi" w:cstheme="minorHAnsi"/>
                <w:sz w:val="24"/>
                <w:szCs w:val="24"/>
              </w:rPr>
            </w:pPr>
            <w:r w:rsidRPr="000C480F">
              <w:rPr>
                <w:rFonts w:asciiTheme="minorHAnsi" w:hAnsiTheme="minorHAnsi" w:cstheme="minorHAnsi"/>
                <w:sz w:val="24"/>
                <w:szCs w:val="24"/>
              </w:rPr>
              <w:t>Máximo</w:t>
            </w:r>
          </w:p>
        </w:tc>
        <w:tc>
          <w:tcPr>
            <w:tcW w:w="1244" w:type="dxa"/>
          </w:tcPr>
          <w:p w14:paraId="1E53C0B7" w14:textId="7006B07A" w:rsidR="00D12633" w:rsidRPr="000C480F" w:rsidRDefault="00D12633" w:rsidP="00D12633">
            <w:pPr>
              <w:jc w:val="center"/>
              <w:rPr>
                <w:rFonts w:asciiTheme="minorHAnsi" w:hAnsiTheme="minorHAnsi" w:cstheme="minorHAnsi"/>
                <w:sz w:val="24"/>
                <w:szCs w:val="24"/>
              </w:rPr>
            </w:pPr>
            <w:r w:rsidRPr="000C480F">
              <w:rPr>
                <w:rFonts w:asciiTheme="minorHAnsi" w:hAnsiTheme="minorHAnsi" w:cstheme="minorHAnsi"/>
                <w:sz w:val="24"/>
                <w:szCs w:val="24"/>
              </w:rPr>
              <w:t>100.0</w:t>
            </w:r>
          </w:p>
        </w:tc>
        <w:tc>
          <w:tcPr>
            <w:tcW w:w="1076" w:type="dxa"/>
          </w:tcPr>
          <w:p w14:paraId="0E14E01C" w14:textId="3DC2F5B8" w:rsidR="00D12633" w:rsidRPr="000C480F" w:rsidRDefault="00D12633" w:rsidP="00D12633">
            <w:pPr>
              <w:jc w:val="center"/>
              <w:rPr>
                <w:rFonts w:asciiTheme="minorHAnsi" w:hAnsiTheme="minorHAnsi" w:cstheme="minorHAnsi"/>
                <w:sz w:val="24"/>
                <w:szCs w:val="24"/>
              </w:rPr>
            </w:pPr>
            <w:r w:rsidRPr="000C480F">
              <w:rPr>
                <w:rFonts w:asciiTheme="minorHAnsi" w:hAnsiTheme="minorHAnsi" w:cstheme="minorHAnsi"/>
                <w:sz w:val="24"/>
                <w:szCs w:val="24"/>
              </w:rPr>
              <w:t>9.0</w:t>
            </w:r>
          </w:p>
        </w:tc>
        <w:tc>
          <w:tcPr>
            <w:tcW w:w="1276" w:type="dxa"/>
          </w:tcPr>
          <w:p w14:paraId="11D52A61" w14:textId="5C2456CC" w:rsidR="00D12633" w:rsidRPr="000C480F" w:rsidRDefault="00D12633" w:rsidP="00D12633">
            <w:pPr>
              <w:jc w:val="center"/>
              <w:rPr>
                <w:rFonts w:asciiTheme="minorHAnsi" w:hAnsiTheme="minorHAnsi" w:cstheme="minorHAnsi"/>
              </w:rPr>
            </w:pPr>
            <w:r w:rsidRPr="000C480F">
              <w:rPr>
                <w:rFonts w:asciiTheme="minorHAnsi" w:hAnsiTheme="minorHAnsi" w:cstheme="minorHAnsi"/>
              </w:rPr>
              <w:t>40.0</w:t>
            </w:r>
          </w:p>
        </w:tc>
        <w:tc>
          <w:tcPr>
            <w:tcW w:w="992" w:type="dxa"/>
          </w:tcPr>
          <w:p w14:paraId="26C5994E" w14:textId="0B542B3F" w:rsidR="00D12633" w:rsidRPr="000C480F" w:rsidRDefault="00F04940" w:rsidP="00D12633">
            <w:pPr>
              <w:jc w:val="center"/>
              <w:rPr>
                <w:rFonts w:asciiTheme="minorHAnsi" w:hAnsiTheme="minorHAnsi" w:cstheme="minorHAnsi"/>
              </w:rPr>
            </w:pPr>
            <w:r w:rsidRPr="00F04940">
              <w:rPr>
                <w:rFonts w:asciiTheme="minorHAnsi" w:hAnsiTheme="minorHAnsi" w:cstheme="minorHAnsi"/>
              </w:rPr>
              <w:t>1035.2</w:t>
            </w:r>
          </w:p>
        </w:tc>
        <w:tc>
          <w:tcPr>
            <w:tcW w:w="1134" w:type="dxa"/>
          </w:tcPr>
          <w:p w14:paraId="0EC3F8E8" w14:textId="3641BB9F" w:rsidR="00D12633" w:rsidRPr="000C480F" w:rsidRDefault="00D12633" w:rsidP="00D12633">
            <w:pPr>
              <w:jc w:val="center"/>
              <w:rPr>
                <w:rFonts w:asciiTheme="minorHAnsi" w:hAnsiTheme="minorHAnsi" w:cstheme="minorHAnsi"/>
              </w:rPr>
            </w:pPr>
            <w:r w:rsidRPr="000C480F">
              <w:rPr>
                <w:rFonts w:asciiTheme="minorHAnsi" w:hAnsiTheme="minorHAnsi" w:cstheme="minorHAnsi"/>
              </w:rPr>
              <w:t>3883.0</w:t>
            </w:r>
          </w:p>
        </w:tc>
        <w:tc>
          <w:tcPr>
            <w:tcW w:w="1418" w:type="dxa"/>
          </w:tcPr>
          <w:p w14:paraId="3F9A641D" w14:textId="1C75068D" w:rsidR="00D12633" w:rsidRPr="000C480F" w:rsidRDefault="00D12633" w:rsidP="00D12633">
            <w:pPr>
              <w:jc w:val="center"/>
              <w:rPr>
                <w:rFonts w:asciiTheme="minorHAnsi" w:hAnsiTheme="minorHAnsi" w:cstheme="minorHAnsi"/>
              </w:rPr>
            </w:pPr>
            <w:r w:rsidRPr="000C480F">
              <w:rPr>
                <w:rFonts w:asciiTheme="minorHAnsi" w:hAnsiTheme="minorHAnsi" w:cstheme="minorHAnsi"/>
              </w:rPr>
              <w:t>40.0</w:t>
            </w:r>
          </w:p>
        </w:tc>
        <w:tc>
          <w:tcPr>
            <w:tcW w:w="1134" w:type="dxa"/>
          </w:tcPr>
          <w:p w14:paraId="2DEAD0E4" w14:textId="5908CE64" w:rsidR="00D12633" w:rsidRPr="000C480F" w:rsidRDefault="00D12633" w:rsidP="00D12633">
            <w:pPr>
              <w:jc w:val="center"/>
              <w:rPr>
                <w:rFonts w:asciiTheme="minorHAnsi" w:hAnsiTheme="minorHAnsi" w:cstheme="minorHAnsi"/>
              </w:rPr>
            </w:pPr>
            <w:r w:rsidRPr="000C480F">
              <w:rPr>
                <w:rFonts w:asciiTheme="minorHAnsi" w:hAnsiTheme="minorHAnsi" w:cstheme="minorHAnsi"/>
              </w:rPr>
              <w:t>16.0</w:t>
            </w:r>
          </w:p>
        </w:tc>
      </w:tr>
    </w:tbl>
    <w:p w14:paraId="7E478BCE" w14:textId="77777777" w:rsidR="002075CD" w:rsidRDefault="002075CD">
      <w:pPr>
        <w:rPr>
          <w:color w:val="000000" w:themeColor="text1"/>
        </w:rPr>
      </w:pPr>
    </w:p>
    <w:p w14:paraId="50F2F909" w14:textId="77777777" w:rsidR="007B20BA" w:rsidRDefault="007B20BA">
      <w:pPr>
        <w:rPr>
          <w:color w:val="000000" w:themeColor="text1"/>
        </w:rPr>
      </w:pPr>
    </w:p>
    <w:p w14:paraId="0258531E" w14:textId="77777777" w:rsidR="009B1B96" w:rsidRDefault="009B1B96">
      <w:pPr>
        <w:rPr>
          <w:color w:val="000000" w:themeColor="text1"/>
        </w:rPr>
      </w:pPr>
    </w:p>
    <w:p w14:paraId="1BC68279" w14:textId="77777777" w:rsidR="007B20BA" w:rsidRDefault="00000000" w:rsidP="000C480F">
      <w:pPr>
        <w:pStyle w:val="Ttulo2"/>
        <w:numPr>
          <w:ilvl w:val="1"/>
          <w:numId w:val="5"/>
        </w:numPr>
        <w:rPr>
          <w:color w:val="000000" w:themeColor="text1"/>
        </w:rPr>
      </w:pPr>
      <w:bookmarkStart w:id="70" w:name="_Toc138324017"/>
      <w:r>
        <w:t>Qualidade do conteúdo</w:t>
      </w:r>
      <w:bookmarkEnd w:id="70"/>
      <w:r>
        <w:t xml:space="preserve"> </w:t>
      </w:r>
    </w:p>
    <w:p w14:paraId="298821F1" w14:textId="26A672C0" w:rsidR="007B20BA" w:rsidRDefault="00000000">
      <w:pPr>
        <w:rPr>
          <w:color w:val="000000" w:themeColor="text1"/>
        </w:rPr>
      </w:pPr>
      <w:r>
        <w:t xml:space="preserve">No caso de estudo deste </w:t>
      </w:r>
      <w:r>
        <w:rPr>
          <w:i/>
          <w:iCs/>
          <w:rPrChange w:id="71" w:author="Unknown Author" w:date="2023-04-07T15:31:00Z">
            <w:rPr/>
          </w:rPrChange>
        </w:rPr>
        <w:t>dataset</w:t>
      </w:r>
      <w:r>
        <w:t xml:space="preserve">, o objetivo é analisar dados sobre o número de telemóveis que entram e saem de um determinado eixo da cidade de Lisboa e a Vodafone detém 60% do mercado. Os dados apresentam valores </w:t>
      </w:r>
      <w:r w:rsidR="002A3D4C">
        <w:t>decimais, devido</w:t>
      </w:r>
      <w:r>
        <w:t xml:space="preserve"> a um fator de correção dos outros 40% do mercado.</w:t>
      </w:r>
    </w:p>
    <w:p w14:paraId="668AE70D" w14:textId="794DAC88" w:rsidR="007B20BA" w:rsidRDefault="00000000">
      <w:pPr>
        <w:rPr>
          <w:color w:val="000000" w:themeColor="text1"/>
        </w:rPr>
      </w:pPr>
      <w:r>
        <w:t xml:space="preserve">Para além disto, existe uma incongruência nos dados do IPMA, porque os meta dados no ficheiro vêm com a data de 2018 e no ficheiro </w:t>
      </w:r>
      <w:r w:rsidRPr="0056524B">
        <w:rPr>
          <w:i/>
          <w:iCs/>
        </w:rPr>
        <w:t>excel</w:t>
      </w:r>
      <w:r>
        <w:t xml:space="preserve"> vão desde 2020 a 2022, o que pode levantar dúvidas em relação à consistência destes dados.</w:t>
      </w:r>
    </w:p>
    <w:p w14:paraId="2287EDC3" w14:textId="77777777" w:rsidR="0056524B" w:rsidRDefault="0056524B" w:rsidP="00F14C14">
      <w:pPr>
        <w:pStyle w:val="Ttulo2"/>
        <w:numPr>
          <w:ilvl w:val="0"/>
          <w:numId w:val="0"/>
        </w:numPr>
        <w:rPr>
          <w:sz w:val="24"/>
          <w:szCs w:val="24"/>
        </w:rPr>
      </w:pPr>
    </w:p>
    <w:p w14:paraId="6E9D8A20" w14:textId="43378EBE" w:rsidR="007B20BA" w:rsidRDefault="000C480F">
      <w:pPr>
        <w:pStyle w:val="Ttulo2"/>
        <w:numPr>
          <w:ilvl w:val="0"/>
          <w:numId w:val="0"/>
        </w:numPr>
        <w:ind w:left="823"/>
        <w:rPr>
          <w:sz w:val="24"/>
          <w:szCs w:val="24"/>
        </w:rPr>
      </w:pPr>
      <w:bookmarkStart w:id="72" w:name="_Toc138324018"/>
      <w:r>
        <w:rPr>
          <w:sz w:val="24"/>
          <w:szCs w:val="24"/>
        </w:rPr>
        <w:t>4.</w:t>
      </w:r>
      <w:r w:rsidR="00F14C14">
        <w:rPr>
          <w:sz w:val="24"/>
          <w:szCs w:val="24"/>
        </w:rPr>
        <w:t>3</w:t>
      </w:r>
      <w:r>
        <w:rPr>
          <w:sz w:val="24"/>
          <w:szCs w:val="24"/>
        </w:rPr>
        <w:t>.1. Conjunto 1</w:t>
      </w:r>
      <w:bookmarkEnd w:id="72"/>
      <w:r>
        <w:rPr>
          <w:sz w:val="24"/>
          <w:szCs w:val="24"/>
        </w:rPr>
        <w:t xml:space="preserve"> </w:t>
      </w:r>
    </w:p>
    <w:p w14:paraId="2CC8DAB9" w14:textId="7AB4B5C1" w:rsidR="007B20BA" w:rsidRDefault="00000000">
      <w:pPr>
        <w:rPr>
          <w:color w:val="000000" w:themeColor="text1"/>
        </w:rPr>
      </w:pPr>
      <w:r>
        <w:t>Em relação a 2021, os registos são bastante inconsistentes, porque são diferentes para cada eixo e particularmente em setembro, que os registos se iniciam no dia 14 e acabam em outubro no dia 1. Para além disto, os registos deste ano indicam uma média de registos de 66.6</w:t>
      </w:r>
      <w:ins w:id="73" w:author="Unknown Author" w:date="2023-04-07T15:33:00Z">
        <w:r>
          <w:t xml:space="preserve"> </w:t>
        </w:r>
      </w:ins>
      <w:r>
        <w:t>% de 5</w:t>
      </w:r>
      <w:ins w:id="74" w:author="Unknown Author" w:date="2023-04-07T15:33:00Z">
        <w:r>
          <w:t xml:space="preserve"> </w:t>
        </w:r>
      </w:ins>
      <w:r>
        <w:t>min e 33.4</w:t>
      </w:r>
      <w:ins w:id="75" w:author="Unknown Author" w:date="2023-04-07T15:33:00Z">
        <w:r>
          <w:t xml:space="preserve"> </w:t>
        </w:r>
      </w:ins>
      <w:r>
        <w:t>% de 15</w:t>
      </w:r>
      <w:ins w:id="76" w:author="Unknown Author" w:date="2023-04-07T15:33:00Z">
        <w:r>
          <w:t xml:space="preserve"> </w:t>
        </w:r>
      </w:ins>
      <w:r>
        <w:t>min.</w:t>
      </w:r>
    </w:p>
    <w:p w14:paraId="307BB0AB" w14:textId="77777777" w:rsidR="007B20BA" w:rsidRDefault="007B20BA">
      <w:pPr>
        <w:rPr>
          <w:color w:val="000000" w:themeColor="text1"/>
        </w:rPr>
      </w:pPr>
    </w:p>
    <w:p w14:paraId="14355236" w14:textId="21F7E0F6" w:rsidR="007B20BA" w:rsidRDefault="00000000" w:rsidP="00DB04AC">
      <w:pPr>
        <w:pStyle w:val="Legenda"/>
        <w:rPr>
          <w:color w:val="000000" w:themeColor="text1"/>
        </w:rPr>
      </w:pPr>
      <w:r>
        <w:t xml:space="preserve">Tabela </w:t>
      </w:r>
      <w:r w:rsidR="009B1B96">
        <w:t>4</w:t>
      </w:r>
      <w:r>
        <w:t xml:space="preserve"> - Análise registos conjunto1 2021</w:t>
      </w:r>
    </w:p>
    <w:p w14:paraId="5C9F9D09" w14:textId="77777777" w:rsidR="007B20BA" w:rsidRDefault="00000000">
      <w:pPr>
        <w:jc w:val="center"/>
        <w:rPr>
          <w:color w:val="000000" w:themeColor="text1"/>
        </w:rPr>
      </w:pPr>
      <w:r>
        <w:rPr>
          <w:b/>
          <w:bCs/>
        </w:rPr>
        <w:t>*–</w:t>
      </w:r>
      <w:r>
        <w:t xml:space="preserve"> Registos com 5min de diferença </w:t>
      </w:r>
      <w:r>
        <w:rPr>
          <w:b/>
          <w:bCs/>
        </w:rPr>
        <w:t>** –</w:t>
      </w:r>
      <w:r>
        <w:t xml:space="preserve"> Registos com 15min de diferença</w:t>
      </w:r>
    </w:p>
    <w:tbl>
      <w:tblPr>
        <w:tblStyle w:val="TabelacomGrelha"/>
        <w:tblW w:w="10859" w:type="dxa"/>
        <w:jc w:val="center"/>
        <w:tblLook w:val="04A0" w:firstRow="1" w:lastRow="0" w:firstColumn="1" w:lastColumn="0" w:noHBand="0" w:noVBand="1"/>
      </w:tblPr>
      <w:tblGrid>
        <w:gridCol w:w="996"/>
        <w:gridCol w:w="856"/>
        <w:gridCol w:w="576"/>
        <w:gridCol w:w="576"/>
        <w:gridCol w:w="667"/>
        <w:gridCol w:w="906"/>
        <w:gridCol w:w="1016"/>
        <w:gridCol w:w="597"/>
        <w:gridCol w:w="597"/>
        <w:gridCol w:w="936"/>
        <w:gridCol w:w="757"/>
        <w:gridCol w:w="656"/>
        <w:gridCol w:w="686"/>
        <w:gridCol w:w="1047"/>
      </w:tblGrid>
      <w:tr w:rsidR="007B20BA" w14:paraId="3E432D21" w14:textId="77777777">
        <w:trPr>
          <w:trHeight w:val="355"/>
          <w:jc w:val="center"/>
        </w:trPr>
        <w:tc>
          <w:tcPr>
            <w:tcW w:w="10858" w:type="dxa"/>
            <w:gridSpan w:val="14"/>
          </w:tcPr>
          <w:p w14:paraId="72583DAE" w14:textId="77777777" w:rsidR="007B20BA" w:rsidRDefault="00000000">
            <w:pPr>
              <w:jc w:val="center"/>
              <w:rPr>
                <w:b/>
                <w:bCs/>
                <w:sz w:val="18"/>
                <w:szCs w:val="18"/>
              </w:rPr>
            </w:pPr>
            <w:r>
              <w:rPr>
                <w:b/>
                <w:bCs/>
                <w:sz w:val="18"/>
                <w:szCs w:val="18"/>
              </w:rPr>
              <w:t>VODAFONE_EIXOS</w:t>
            </w:r>
          </w:p>
        </w:tc>
      </w:tr>
      <w:tr w:rsidR="007B20BA" w14:paraId="2135BC47" w14:textId="77777777">
        <w:trPr>
          <w:trHeight w:val="347"/>
          <w:jc w:val="center"/>
        </w:trPr>
        <w:tc>
          <w:tcPr>
            <w:tcW w:w="10858" w:type="dxa"/>
            <w:gridSpan w:val="14"/>
          </w:tcPr>
          <w:p w14:paraId="32271AA3" w14:textId="77777777" w:rsidR="007B20BA" w:rsidRDefault="00000000">
            <w:pPr>
              <w:jc w:val="center"/>
              <w:rPr>
                <w:b/>
                <w:bCs/>
                <w:sz w:val="18"/>
                <w:szCs w:val="18"/>
              </w:rPr>
            </w:pPr>
            <w:r>
              <w:rPr>
                <w:b/>
                <w:bCs/>
                <w:sz w:val="18"/>
                <w:szCs w:val="18"/>
              </w:rPr>
              <w:t xml:space="preserve">PGIL_VODAFONE_EIXOS_2021 </w:t>
            </w:r>
          </w:p>
        </w:tc>
      </w:tr>
      <w:tr w:rsidR="007B20BA" w14:paraId="4E620926" w14:textId="77777777">
        <w:trPr>
          <w:trHeight w:val="905"/>
          <w:jc w:val="center"/>
        </w:trPr>
        <w:tc>
          <w:tcPr>
            <w:tcW w:w="1035" w:type="dxa"/>
          </w:tcPr>
          <w:p w14:paraId="2584BA33" w14:textId="77777777" w:rsidR="007B20BA" w:rsidRDefault="00000000">
            <w:pPr>
              <w:jc w:val="center"/>
              <w:rPr>
                <w:b/>
                <w:bCs/>
                <w:sz w:val="18"/>
                <w:szCs w:val="18"/>
              </w:rPr>
            </w:pPr>
            <w:r>
              <w:rPr>
                <w:b/>
                <w:bCs/>
                <w:sz w:val="18"/>
                <w:szCs w:val="18"/>
              </w:rPr>
              <w:t>Mês</w:t>
            </w:r>
          </w:p>
        </w:tc>
        <w:tc>
          <w:tcPr>
            <w:tcW w:w="950" w:type="dxa"/>
          </w:tcPr>
          <w:p w14:paraId="6FE7F829" w14:textId="77777777" w:rsidR="007B20BA" w:rsidRDefault="00000000">
            <w:pPr>
              <w:jc w:val="center"/>
              <w:rPr>
                <w:b/>
                <w:bCs/>
                <w:sz w:val="18"/>
                <w:szCs w:val="18"/>
              </w:rPr>
            </w:pPr>
            <w:r>
              <w:rPr>
                <w:b/>
                <w:bCs/>
                <w:sz w:val="18"/>
                <w:szCs w:val="18"/>
              </w:rPr>
              <w:t># Registos</w:t>
            </w:r>
          </w:p>
          <w:p w14:paraId="31284198" w14:textId="77777777" w:rsidR="007B20BA" w:rsidRDefault="007B20BA">
            <w:pPr>
              <w:jc w:val="center"/>
              <w:rPr>
                <w:b/>
                <w:bCs/>
                <w:sz w:val="18"/>
                <w:szCs w:val="18"/>
              </w:rPr>
            </w:pPr>
          </w:p>
        </w:tc>
        <w:tc>
          <w:tcPr>
            <w:tcW w:w="709" w:type="dxa"/>
          </w:tcPr>
          <w:p w14:paraId="70693211" w14:textId="77777777" w:rsidR="007B20BA" w:rsidRDefault="00000000">
            <w:pPr>
              <w:jc w:val="center"/>
              <w:rPr>
                <w:b/>
                <w:bCs/>
                <w:sz w:val="18"/>
                <w:szCs w:val="18"/>
              </w:rPr>
            </w:pPr>
            <w:r>
              <w:rPr>
                <w:b/>
                <w:bCs/>
                <w:sz w:val="18"/>
                <w:szCs w:val="18"/>
              </w:rPr>
              <w:t xml:space="preserve">A1          </w:t>
            </w:r>
          </w:p>
        </w:tc>
        <w:tc>
          <w:tcPr>
            <w:tcW w:w="708" w:type="dxa"/>
          </w:tcPr>
          <w:p w14:paraId="0EB2ABD1" w14:textId="77777777" w:rsidR="007B20BA" w:rsidRDefault="00000000">
            <w:pPr>
              <w:jc w:val="center"/>
              <w:rPr>
                <w:b/>
                <w:bCs/>
                <w:sz w:val="18"/>
                <w:szCs w:val="18"/>
              </w:rPr>
            </w:pPr>
            <w:r>
              <w:rPr>
                <w:b/>
                <w:bCs/>
                <w:sz w:val="18"/>
                <w:szCs w:val="18"/>
              </w:rPr>
              <w:t xml:space="preserve">A5 </w:t>
            </w:r>
          </w:p>
        </w:tc>
        <w:tc>
          <w:tcPr>
            <w:tcW w:w="709" w:type="dxa"/>
          </w:tcPr>
          <w:p w14:paraId="77762B4B" w14:textId="77777777" w:rsidR="007B20BA" w:rsidRDefault="00000000">
            <w:pPr>
              <w:jc w:val="center"/>
              <w:rPr>
                <w:b/>
                <w:bCs/>
                <w:sz w:val="18"/>
                <w:szCs w:val="18"/>
              </w:rPr>
            </w:pPr>
            <w:r>
              <w:rPr>
                <w:b/>
                <w:bCs/>
                <w:sz w:val="18"/>
                <w:szCs w:val="18"/>
              </w:rPr>
              <w:t>A36 Túnel do Grilo</w:t>
            </w:r>
          </w:p>
        </w:tc>
        <w:tc>
          <w:tcPr>
            <w:tcW w:w="709" w:type="dxa"/>
          </w:tcPr>
          <w:p w14:paraId="0B67C932" w14:textId="77777777" w:rsidR="007B20BA" w:rsidRDefault="00000000">
            <w:pPr>
              <w:jc w:val="center"/>
              <w:rPr>
                <w:b/>
                <w:bCs/>
                <w:sz w:val="18"/>
                <w:szCs w:val="18"/>
              </w:rPr>
            </w:pPr>
            <w:r>
              <w:rPr>
                <w:b/>
                <w:bCs/>
                <w:sz w:val="18"/>
                <w:szCs w:val="18"/>
              </w:rPr>
              <w:t>Calçada de Carriche</w:t>
            </w:r>
          </w:p>
        </w:tc>
        <w:tc>
          <w:tcPr>
            <w:tcW w:w="709" w:type="dxa"/>
          </w:tcPr>
          <w:p w14:paraId="279E3AD6" w14:textId="77777777" w:rsidR="007B20BA" w:rsidRDefault="00000000">
            <w:pPr>
              <w:jc w:val="center"/>
              <w:rPr>
                <w:b/>
                <w:bCs/>
                <w:sz w:val="18"/>
                <w:szCs w:val="18"/>
              </w:rPr>
            </w:pPr>
            <w:r>
              <w:rPr>
                <w:b/>
                <w:bCs/>
                <w:sz w:val="18"/>
                <w:szCs w:val="18"/>
              </w:rPr>
              <w:t>IC2 (Sacavém)</w:t>
            </w:r>
          </w:p>
        </w:tc>
        <w:tc>
          <w:tcPr>
            <w:tcW w:w="650" w:type="dxa"/>
          </w:tcPr>
          <w:p w14:paraId="7C43FC01" w14:textId="77777777" w:rsidR="007B20BA" w:rsidRDefault="00000000">
            <w:pPr>
              <w:jc w:val="center"/>
              <w:rPr>
                <w:b/>
                <w:bCs/>
                <w:sz w:val="18"/>
                <w:szCs w:val="18"/>
              </w:rPr>
            </w:pPr>
            <w:r>
              <w:rPr>
                <w:b/>
                <w:bCs/>
                <w:sz w:val="18"/>
                <w:szCs w:val="18"/>
              </w:rPr>
              <w:t>IC16</w:t>
            </w:r>
          </w:p>
        </w:tc>
        <w:tc>
          <w:tcPr>
            <w:tcW w:w="598" w:type="dxa"/>
          </w:tcPr>
          <w:p w14:paraId="5727B184" w14:textId="77777777" w:rsidR="007B20BA" w:rsidRDefault="00000000">
            <w:pPr>
              <w:jc w:val="center"/>
              <w:rPr>
                <w:b/>
                <w:bCs/>
                <w:sz w:val="18"/>
                <w:szCs w:val="18"/>
              </w:rPr>
            </w:pPr>
            <w:r>
              <w:rPr>
                <w:b/>
                <w:bCs/>
                <w:sz w:val="18"/>
                <w:szCs w:val="18"/>
              </w:rPr>
              <w:t>IC19</w:t>
            </w:r>
          </w:p>
        </w:tc>
        <w:tc>
          <w:tcPr>
            <w:tcW w:w="936" w:type="dxa"/>
          </w:tcPr>
          <w:p w14:paraId="28D1F83C" w14:textId="77777777" w:rsidR="007B20BA" w:rsidRDefault="00000000">
            <w:pPr>
              <w:jc w:val="center"/>
              <w:rPr>
                <w:b/>
                <w:bCs/>
                <w:sz w:val="18"/>
                <w:szCs w:val="18"/>
              </w:rPr>
            </w:pPr>
            <w:r>
              <w:rPr>
                <w:b/>
                <w:bCs/>
                <w:sz w:val="18"/>
                <w:szCs w:val="18"/>
              </w:rPr>
              <w:t>Marginal</w:t>
            </w:r>
          </w:p>
        </w:tc>
        <w:tc>
          <w:tcPr>
            <w:tcW w:w="757" w:type="dxa"/>
          </w:tcPr>
          <w:p w14:paraId="1A2CE320" w14:textId="77777777" w:rsidR="007B20BA" w:rsidRDefault="00000000">
            <w:pPr>
              <w:jc w:val="center"/>
              <w:rPr>
                <w:b/>
                <w:bCs/>
                <w:sz w:val="18"/>
                <w:szCs w:val="18"/>
              </w:rPr>
            </w:pPr>
            <w:r>
              <w:rPr>
                <w:b/>
                <w:bCs/>
                <w:sz w:val="18"/>
                <w:szCs w:val="18"/>
              </w:rPr>
              <w:t>N117 (Cabos Ávila)</w:t>
            </w:r>
          </w:p>
        </w:tc>
        <w:tc>
          <w:tcPr>
            <w:tcW w:w="655" w:type="dxa"/>
          </w:tcPr>
          <w:p w14:paraId="4712077C" w14:textId="77777777" w:rsidR="007B20BA" w:rsidRDefault="00000000">
            <w:pPr>
              <w:jc w:val="center"/>
              <w:rPr>
                <w:b/>
                <w:bCs/>
                <w:sz w:val="18"/>
                <w:szCs w:val="18"/>
              </w:rPr>
            </w:pPr>
            <w:r>
              <w:rPr>
                <w:b/>
                <w:bCs/>
                <w:sz w:val="18"/>
                <w:szCs w:val="18"/>
              </w:rPr>
              <w:t>Ponte 25 Abril</w:t>
            </w:r>
          </w:p>
        </w:tc>
        <w:tc>
          <w:tcPr>
            <w:tcW w:w="687" w:type="dxa"/>
          </w:tcPr>
          <w:p w14:paraId="19B5F71E" w14:textId="77777777" w:rsidR="007B20BA" w:rsidRDefault="00000000">
            <w:pPr>
              <w:jc w:val="center"/>
              <w:rPr>
                <w:b/>
                <w:bCs/>
                <w:sz w:val="18"/>
                <w:szCs w:val="18"/>
              </w:rPr>
            </w:pPr>
            <w:r>
              <w:rPr>
                <w:b/>
                <w:bCs/>
                <w:sz w:val="18"/>
                <w:szCs w:val="18"/>
              </w:rPr>
              <w:t>Ponte Vasco Gama</w:t>
            </w:r>
          </w:p>
        </w:tc>
        <w:tc>
          <w:tcPr>
            <w:tcW w:w="1046" w:type="dxa"/>
          </w:tcPr>
          <w:p w14:paraId="74D5EFEB" w14:textId="77777777" w:rsidR="007B20BA" w:rsidRDefault="00000000">
            <w:pPr>
              <w:jc w:val="center"/>
              <w:rPr>
                <w:b/>
                <w:bCs/>
                <w:sz w:val="18"/>
                <w:szCs w:val="18"/>
              </w:rPr>
            </w:pPr>
            <w:r>
              <w:rPr>
                <w:b/>
                <w:bCs/>
                <w:sz w:val="18"/>
                <w:szCs w:val="18"/>
              </w:rPr>
              <w:t>Datas Registadas</w:t>
            </w:r>
          </w:p>
        </w:tc>
      </w:tr>
      <w:tr w:rsidR="007B20BA" w14:paraId="0F4A95AC" w14:textId="77777777">
        <w:trPr>
          <w:trHeight w:val="1277"/>
          <w:jc w:val="center"/>
        </w:trPr>
        <w:tc>
          <w:tcPr>
            <w:tcW w:w="1035" w:type="dxa"/>
          </w:tcPr>
          <w:p w14:paraId="2205DD89" w14:textId="77777777" w:rsidR="007B20BA" w:rsidRDefault="00000000">
            <w:pPr>
              <w:jc w:val="center"/>
              <w:rPr>
                <w:sz w:val="18"/>
                <w:szCs w:val="18"/>
              </w:rPr>
            </w:pPr>
            <w:r>
              <w:rPr>
                <w:sz w:val="18"/>
                <w:szCs w:val="18"/>
              </w:rPr>
              <w:t>Setembro</w:t>
            </w:r>
          </w:p>
          <w:p w14:paraId="5610855E" w14:textId="77777777" w:rsidR="007B20BA" w:rsidRDefault="00000000">
            <w:pPr>
              <w:jc w:val="center"/>
              <w:rPr>
                <w:b/>
                <w:bCs/>
                <w:sz w:val="18"/>
                <w:szCs w:val="18"/>
              </w:rPr>
            </w:pPr>
            <w:r>
              <w:rPr>
                <w:b/>
                <w:bCs/>
                <w:sz w:val="18"/>
                <w:szCs w:val="18"/>
              </w:rPr>
              <w:t>*(5min)</w:t>
            </w:r>
          </w:p>
          <w:p w14:paraId="52D9549E" w14:textId="77777777" w:rsidR="007B20BA" w:rsidRDefault="00000000">
            <w:pPr>
              <w:jc w:val="center"/>
              <w:rPr>
                <w:sz w:val="18"/>
                <w:szCs w:val="18"/>
              </w:rPr>
            </w:pPr>
            <w:r>
              <w:rPr>
                <w:b/>
                <w:bCs/>
                <w:sz w:val="18"/>
                <w:szCs w:val="18"/>
              </w:rPr>
              <w:t>**(15min)</w:t>
            </w:r>
          </w:p>
        </w:tc>
        <w:tc>
          <w:tcPr>
            <w:tcW w:w="950" w:type="dxa"/>
          </w:tcPr>
          <w:p w14:paraId="769019B2" w14:textId="77777777" w:rsidR="007B20BA" w:rsidRDefault="00000000">
            <w:pPr>
              <w:jc w:val="center"/>
              <w:rPr>
                <w:sz w:val="18"/>
                <w:szCs w:val="18"/>
              </w:rPr>
            </w:pPr>
            <w:r>
              <w:rPr>
                <w:sz w:val="18"/>
                <w:szCs w:val="18"/>
              </w:rPr>
              <w:t>53844</w:t>
            </w:r>
          </w:p>
          <w:p w14:paraId="1136BBE0" w14:textId="77777777" w:rsidR="007B20BA" w:rsidRDefault="00000000">
            <w:pPr>
              <w:jc w:val="center"/>
              <w:rPr>
                <w:sz w:val="18"/>
                <w:szCs w:val="18"/>
              </w:rPr>
            </w:pPr>
            <w:r>
              <w:rPr>
                <w:sz w:val="18"/>
                <w:szCs w:val="18"/>
              </w:rPr>
              <w:t>35977</w:t>
            </w:r>
          </w:p>
          <w:p w14:paraId="7BD23DBD" w14:textId="77777777" w:rsidR="007B20BA" w:rsidRDefault="00000000">
            <w:pPr>
              <w:jc w:val="center"/>
              <w:rPr>
                <w:sz w:val="18"/>
                <w:szCs w:val="18"/>
              </w:rPr>
            </w:pPr>
            <w:r>
              <w:rPr>
                <w:sz w:val="18"/>
                <w:szCs w:val="18"/>
              </w:rPr>
              <w:t>17867</w:t>
            </w:r>
          </w:p>
        </w:tc>
        <w:tc>
          <w:tcPr>
            <w:tcW w:w="709" w:type="dxa"/>
          </w:tcPr>
          <w:p w14:paraId="4B9772CC" w14:textId="77777777" w:rsidR="007B20BA" w:rsidRDefault="00000000">
            <w:pPr>
              <w:jc w:val="center"/>
              <w:rPr>
                <w:sz w:val="18"/>
                <w:szCs w:val="18"/>
              </w:rPr>
            </w:pPr>
            <w:r>
              <w:rPr>
                <w:sz w:val="18"/>
                <w:szCs w:val="18"/>
              </w:rPr>
              <w:t>4930</w:t>
            </w:r>
          </w:p>
          <w:p w14:paraId="0C1BCEC2" w14:textId="77777777" w:rsidR="007B20BA" w:rsidRDefault="00000000">
            <w:pPr>
              <w:jc w:val="center"/>
              <w:rPr>
                <w:sz w:val="18"/>
                <w:szCs w:val="18"/>
              </w:rPr>
            </w:pPr>
            <w:r>
              <w:rPr>
                <w:sz w:val="18"/>
                <w:szCs w:val="18"/>
              </w:rPr>
              <w:t>3288</w:t>
            </w:r>
          </w:p>
          <w:p w14:paraId="21D7A95E" w14:textId="77777777" w:rsidR="007B20BA" w:rsidRDefault="00000000">
            <w:pPr>
              <w:jc w:val="center"/>
              <w:rPr>
                <w:sz w:val="18"/>
                <w:szCs w:val="18"/>
              </w:rPr>
            </w:pPr>
            <w:r>
              <w:rPr>
                <w:sz w:val="18"/>
                <w:szCs w:val="18"/>
              </w:rPr>
              <w:t>1642</w:t>
            </w:r>
          </w:p>
        </w:tc>
        <w:tc>
          <w:tcPr>
            <w:tcW w:w="708" w:type="dxa"/>
          </w:tcPr>
          <w:p w14:paraId="69893A29" w14:textId="77777777" w:rsidR="007B20BA" w:rsidRDefault="00000000">
            <w:pPr>
              <w:jc w:val="center"/>
              <w:rPr>
                <w:sz w:val="18"/>
                <w:szCs w:val="18"/>
              </w:rPr>
            </w:pPr>
            <w:r>
              <w:rPr>
                <w:sz w:val="18"/>
                <w:szCs w:val="18"/>
              </w:rPr>
              <w:t>4947</w:t>
            </w:r>
          </w:p>
          <w:p w14:paraId="50892DE1" w14:textId="77777777" w:rsidR="007B20BA" w:rsidRDefault="00000000">
            <w:pPr>
              <w:jc w:val="center"/>
              <w:rPr>
                <w:sz w:val="18"/>
                <w:szCs w:val="18"/>
              </w:rPr>
            </w:pPr>
            <w:r>
              <w:rPr>
                <w:sz w:val="18"/>
                <w:szCs w:val="18"/>
              </w:rPr>
              <w:t>3299</w:t>
            </w:r>
          </w:p>
          <w:p w14:paraId="39B1FBA9" w14:textId="77777777" w:rsidR="007B20BA" w:rsidRDefault="00000000">
            <w:pPr>
              <w:jc w:val="center"/>
              <w:rPr>
                <w:sz w:val="18"/>
                <w:szCs w:val="18"/>
              </w:rPr>
            </w:pPr>
            <w:r>
              <w:rPr>
                <w:sz w:val="18"/>
                <w:szCs w:val="18"/>
              </w:rPr>
              <w:t>1648</w:t>
            </w:r>
          </w:p>
        </w:tc>
        <w:tc>
          <w:tcPr>
            <w:tcW w:w="709" w:type="dxa"/>
          </w:tcPr>
          <w:p w14:paraId="7C1063F3" w14:textId="77777777" w:rsidR="007B20BA" w:rsidRDefault="00000000">
            <w:pPr>
              <w:jc w:val="center"/>
              <w:rPr>
                <w:sz w:val="18"/>
                <w:szCs w:val="18"/>
              </w:rPr>
            </w:pPr>
            <w:r>
              <w:rPr>
                <w:sz w:val="18"/>
                <w:szCs w:val="18"/>
              </w:rPr>
              <w:t>4941</w:t>
            </w:r>
          </w:p>
          <w:p w14:paraId="1BD74E27" w14:textId="77777777" w:rsidR="007B20BA" w:rsidRDefault="00000000">
            <w:pPr>
              <w:jc w:val="center"/>
              <w:rPr>
                <w:sz w:val="18"/>
                <w:szCs w:val="18"/>
              </w:rPr>
            </w:pPr>
            <w:r>
              <w:rPr>
                <w:sz w:val="18"/>
                <w:szCs w:val="18"/>
              </w:rPr>
              <w:t>3312</w:t>
            </w:r>
          </w:p>
          <w:p w14:paraId="2DDDDECC" w14:textId="77777777" w:rsidR="007B20BA" w:rsidRDefault="00000000">
            <w:pPr>
              <w:jc w:val="center"/>
              <w:rPr>
                <w:sz w:val="18"/>
                <w:szCs w:val="18"/>
              </w:rPr>
            </w:pPr>
            <w:r>
              <w:rPr>
                <w:sz w:val="18"/>
                <w:szCs w:val="18"/>
              </w:rPr>
              <w:t>1629</w:t>
            </w:r>
          </w:p>
        </w:tc>
        <w:tc>
          <w:tcPr>
            <w:tcW w:w="709" w:type="dxa"/>
          </w:tcPr>
          <w:p w14:paraId="33B90D87" w14:textId="77777777" w:rsidR="007B20BA" w:rsidRDefault="00000000">
            <w:pPr>
              <w:jc w:val="center"/>
              <w:rPr>
                <w:sz w:val="18"/>
                <w:szCs w:val="18"/>
              </w:rPr>
            </w:pPr>
            <w:r>
              <w:rPr>
                <w:sz w:val="18"/>
                <w:szCs w:val="18"/>
              </w:rPr>
              <w:t>4882</w:t>
            </w:r>
          </w:p>
          <w:p w14:paraId="5D48D094" w14:textId="77777777" w:rsidR="007B20BA" w:rsidRDefault="00000000">
            <w:pPr>
              <w:jc w:val="center"/>
              <w:rPr>
                <w:sz w:val="18"/>
                <w:szCs w:val="18"/>
              </w:rPr>
            </w:pPr>
            <w:r>
              <w:rPr>
                <w:sz w:val="18"/>
                <w:szCs w:val="18"/>
              </w:rPr>
              <w:t>3287</w:t>
            </w:r>
          </w:p>
          <w:p w14:paraId="4D76A41E" w14:textId="77777777" w:rsidR="007B20BA" w:rsidRDefault="00000000">
            <w:pPr>
              <w:jc w:val="center"/>
              <w:rPr>
                <w:sz w:val="18"/>
                <w:szCs w:val="18"/>
              </w:rPr>
            </w:pPr>
            <w:r>
              <w:rPr>
                <w:sz w:val="18"/>
                <w:szCs w:val="18"/>
              </w:rPr>
              <w:t>1595</w:t>
            </w:r>
          </w:p>
        </w:tc>
        <w:tc>
          <w:tcPr>
            <w:tcW w:w="709" w:type="dxa"/>
          </w:tcPr>
          <w:p w14:paraId="5B82F162" w14:textId="77777777" w:rsidR="007B20BA" w:rsidRDefault="00000000">
            <w:pPr>
              <w:jc w:val="center"/>
              <w:rPr>
                <w:sz w:val="18"/>
                <w:szCs w:val="18"/>
              </w:rPr>
            </w:pPr>
            <w:r>
              <w:rPr>
                <w:sz w:val="18"/>
                <w:szCs w:val="18"/>
              </w:rPr>
              <w:t>4983</w:t>
            </w:r>
          </w:p>
          <w:p w14:paraId="49731850" w14:textId="77777777" w:rsidR="007B20BA" w:rsidRDefault="00000000">
            <w:pPr>
              <w:jc w:val="center"/>
              <w:rPr>
                <w:sz w:val="18"/>
                <w:szCs w:val="18"/>
              </w:rPr>
            </w:pPr>
            <w:r>
              <w:rPr>
                <w:sz w:val="18"/>
                <w:szCs w:val="18"/>
              </w:rPr>
              <w:t>3319</w:t>
            </w:r>
          </w:p>
          <w:p w14:paraId="5F789B7D" w14:textId="77777777" w:rsidR="007B20BA" w:rsidRDefault="00000000">
            <w:pPr>
              <w:jc w:val="center"/>
              <w:rPr>
                <w:sz w:val="18"/>
                <w:szCs w:val="18"/>
              </w:rPr>
            </w:pPr>
            <w:r>
              <w:rPr>
                <w:sz w:val="18"/>
                <w:szCs w:val="18"/>
              </w:rPr>
              <w:t>1664</w:t>
            </w:r>
          </w:p>
        </w:tc>
        <w:tc>
          <w:tcPr>
            <w:tcW w:w="650" w:type="dxa"/>
          </w:tcPr>
          <w:p w14:paraId="30F1EFDD" w14:textId="77777777" w:rsidR="007B20BA" w:rsidRDefault="00000000">
            <w:pPr>
              <w:jc w:val="center"/>
              <w:rPr>
                <w:sz w:val="18"/>
                <w:szCs w:val="18"/>
              </w:rPr>
            </w:pPr>
            <w:r>
              <w:rPr>
                <w:sz w:val="18"/>
                <w:szCs w:val="18"/>
              </w:rPr>
              <w:t>4841</w:t>
            </w:r>
          </w:p>
          <w:p w14:paraId="4C8BC8E0" w14:textId="77777777" w:rsidR="007B20BA" w:rsidRDefault="00000000">
            <w:pPr>
              <w:jc w:val="center"/>
              <w:rPr>
                <w:sz w:val="18"/>
                <w:szCs w:val="18"/>
              </w:rPr>
            </w:pPr>
            <w:r>
              <w:rPr>
                <w:sz w:val="18"/>
                <w:szCs w:val="18"/>
              </w:rPr>
              <w:t>3209</w:t>
            </w:r>
          </w:p>
          <w:p w14:paraId="29A6202E" w14:textId="77777777" w:rsidR="007B20BA" w:rsidRDefault="00000000">
            <w:pPr>
              <w:jc w:val="center"/>
              <w:rPr>
                <w:sz w:val="18"/>
                <w:szCs w:val="18"/>
              </w:rPr>
            </w:pPr>
            <w:r>
              <w:rPr>
                <w:sz w:val="18"/>
                <w:szCs w:val="18"/>
              </w:rPr>
              <w:t>1632</w:t>
            </w:r>
          </w:p>
        </w:tc>
        <w:tc>
          <w:tcPr>
            <w:tcW w:w="598" w:type="dxa"/>
          </w:tcPr>
          <w:p w14:paraId="652D4047" w14:textId="77777777" w:rsidR="007B20BA" w:rsidRDefault="00000000">
            <w:pPr>
              <w:jc w:val="center"/>
              <w:rPr>
                <w:sz w:val="18"/>
                <w:szCs w:val="18"/>
              </w:rPr>
            </w:pPr>
            <w:r>
              <w:rPr>
                <w:sz w:val="18"/>
                <w:szCs w:val="18"/>
              </w:rPr>
              <w:t>4877</w:t>
            </w:r>
          </w:p>
          <w:p w14:paraId="1407CD25" w14:textId="77777777" w:rsidR="007B20BA" w:rsidRDefault="00000000">
            <w:pPr>
              <w:jc w:val="center"/>
              <w:rPr>
                <w:sz w:val="18"/>
                <w:szCs w:val="18"/>
              </w:rPr>
            </w:pPr>
            <w:r>
              <w:rPr>
                <w:sz w:val="18"/>
                <w:szCs w:val="18"/>
              </w:rPr>
              <w:t>3258</w:t>
            </w:r>
          </w:p>
          <w:p w14:paraId="0A55C6C2" w14:textId="77777777" w:rsidR="007B20BA" w:rsidRDefault="00000000">
            <w:pPr>
              <w:jc w:val="center"/>
              <w:rPr>
                <w:sz w:val="18"/>
                <w:szCs w:val="18"/>
              </w:rPr>
            </w:pPr>
            <w:r>
              <w:rPr>
                <w:sz w:val="18"/>
                <w:szCs w:val="18"/>
              </w:rPr>
              <w:t>1619</w:t>
            </w:r>
          </w:p>
        </w:tc>
        <w:tc>
          <w:tcPr>
            <w:tcW w:w="936" w:type="dxa"/>
          </w:tcPr>
          <w:p w14:paraId="17B6AA70" w14:textId="77777777" w:rsidR="007B20BA" w:rsidRDefault="00000000">
            <w:pPr>
              <w:jc w:val="center"/>
              <w:rPr>
                <w:sz w:val="18"/>
                <w:szCs w:val="18"/>
              </w:rPr>
            </w:pPr>
            <w:r>
              <w:rPr>
                <w:sz w:val="18"/>
                <w:szCs w:val="18"/>
              </w:rPr>
              <w:t>4862</w:t>
            </w:r>
          </w:p>
          <w:p w14:paraId="55B559BC" w14:textId="77777777" w:rsidR="007B20BA" w:rsidRDefault="00000000">
            <w:pPr>
              <w:jc w:val="center"/>
              <w:rPr>
                <w:sz w:val="18"/>
                <w:szCs w:val="18"/>
              </w:rPr>
            </w:pPr>
            <w:r>
              <w:rPr>
                <w:sz w:val="18"/>
                <w:szCs w:val="18"/>
              </w:rPr>
              <w:t>3272</w:t>
            </w:r>
          </w:p>
          <w:p w14:paraId="29407357" w14:textId="77777777" w:rsidR="007B20BA" w:rsidRDefault="00000000">
            <w:pPr>
              <w:jc w:val="center"/>
              <w:rPr>
                <w:sz w:val="18"/>
                <w:szCs w:val="18"/>
              </w:rPr>
            </w:pPr>
            <w:r>
              <w:rPr>
                <w:sz w:val="18"/>
                <w:szCs w:val="18"/>
              </w:rPr>
              <w:t>1590</w:t>
            </w:r>
          </w:p>
        </w:tc>
        <w:tc>
          <w:tcPr>
            <w:tcW w:w="757" w:type="dxa"/>
          </w:tcPr>
          <w:p w14:paraId="2895959E" w14:textId="77777777" w:rsidR="007B20BA" w:rsidRDefault="00000000">
            <w:pPr>
              <w:jc w:val="center"/>
              <w:rPr>
                <w:sz w:val="18"/>
                <w:szCs w:val="18"/>
              </w:rPr>
            </w:pPr>
            <w:r>
              <w:rPr>
                <w:sz w:val="18"/>
                <w:szCs w:val="18"/>
              </w:rPr>
              <w:t>4854</w:t>
            </w:r>
          </w:p>
          <w:p w14:paraId="0D998D0B" w14:textId="77777777" w:rsidR="007B20BA" w:rsidRDefault="00000000">
            <w:pPr>
              <w:jc w:val="center"/>
              <w:rPr>
                <w:sz w:val="18"/>
                <w:szCs w:val="18"/>
              </w:rPr>
            </w:pPr>
            <w:r>
              <w:rPr>
                <w:sz w:val="18"/>
                <w:szCs w:val="18"/>
              </w:rPr>
              <w:t>3237</w:t>
            </w:r>
          </w:p>
          <w:p w14:paraId="56C48CC7" w14:textId="77777777" w:rsidR="007B20BA" w:rsidRDefault="00000000">
            <w:pPr>
              <w:jc w:val="center"/>
              <w:rPr>
                <w:sz w:val="18"/>
                <w:szCs w:val="18"/>
              </w:rPr>
            </w:pPr>
            <w:r>
              <w:rPr>
                <w:sz w:val="18"/>
                <w:szCs w:val="18"/>
              </w:rPr>
              <w:t>1617</w:t>
            </w:r>
          </w:p>
        </w:tc>
        <w:tc>
          <w:tcPr>
            <w:tcW w:w="655" w:type="dxa"/>
          </w:tcPr>
          <w:p w14:paraId="4D598775" w14:textId="77777777" w:rsidR="007B20BA" w:rsidRDefault="00000000">
            <w:pPr>
              <w:jc w:val="center"/>
              <w:rPr>
                <w:sz w:val="18"/>
                <w:szCs w:val="18"/>
              </w:rPr>
            </w:pPr>
            <w:r>
              <w:rPr>
                <w:sz w:val="18"/>
                <w:szCs w:val="18"/>
              </w:rPr>
              <w:t>4868</w:t>
            </w:r>
          </w:p>
          <w:p w14:paraId="7EAE732F" w14:textId="77777777" w:rsidR="007B20BA" w:rsidRDefault="00000000">
            <w:pPr>
              <w:jc w:val="center"/>
              <w:rPr>
                <w:sz w:val="18"/>
                <w:szCs w:val="18"/>
              </w:rPr>
            </w:pPr>
            <w:r>
              <w:rPr>
                <w:sz w:val="18"/>
                <w:szCs w:val="18"/>
              </w:rPr>
              <w:t>3248</w:t>
            </w:r>
          </w:p>
          <w:p w14:paraId="0585D08F" w14:textId="77777777" w:rsidR="007B20BA" w:rsidRDefault="00000000">
            <w:pPr>
              <w:jc w:val="center"/>
              <w:rPr>
                <w:sz w:val="18"/>
                <w:szCs w:val="18"/>
              </w:rPr>
            </w:pPr>
            <w:r>
              <w:rPr>
                <w:sz w:val="18"/>
                <w:szCs w:val="18"/>
              </w:rPr>
              <w:t>1620</w:t>
            </w:r>
          </w:p>
        </w:tc>
        <w:tc>
          <w:tcPr>
            <w:tcW w:w="687" w:type="dxa"/>
          </w:tcPr>
          <w:p w14:paraId="799EA270" w14:textId="77777777" w:rsidR="007B20BA" w:rsidRDefault="00000000">
            <w:pPr>
              <w:jc w:val="center"/>
              <w:rPr>
                <w:sz w:val="18"/>
                <w:szCs w:val="18"/>
              </w:rPr>
            </w:pPr>
            <w:r>
              <w:rPr>
                <w:sz w:val="18"/>
                <w:szCs w:val="18"/>
              </w:rPr>
              <w:t>4869</w:t>
            </w:r>
          </w:p>
          <w:p w14:paraId="55CA8E22" w14:textId="77777777" w:rsidR="007B20BA" w:rsidRDefault="00000000">
            <w:pPr>
              <w:jc w:val="center"/>
              <w:rPr>
                <w:sz w:val="18"/>
                <w:szCs w:val="18"/>
              </w:rPr>
            </w:pPr>
            <w:r>
              <w:rPr>
                <w:sz w:val="18"/>
                <w:szCs w:val="18"/>
              </w:rPr>
              <w:t>3248</w:t>
            </w:r>
          </w:p>
          <w:p w14:paraId="56BB9A79" w14:textId="77777777" w:rsidR="007B20BA" w:rsidRDefault="00000000">
            <w:pPr>
              <w:jc w:val="center"/>
              <w:rPr>
                <w:sz w:val="18"/>
                <w:szCs w:val="18"/>
              </w:rPr>
            </w:pPr>
            <w:r>
              <w:rPr>
                <w:sz w:val="18"/>
                <w:szCs w:val="18"/>
              </w:rPr>
              <w:t>1611</w:t>
            </w:r>
          </w:p>
        </w:tc>
        <w:tc>
          <w:tcPr>
            <w:tcW w:w="1046" w:type="dxa"/>
          </w:tcPr>
          <w:p w14:paraId="7621F1EA" w14:textId="726F1B16" w:rsidR="007B20BA" w:rsidRDefault="00000000">
            <w:pPr>
              <w:jc w:val="center"/>
              <w:rPr>
                <w:sz w:val="18"/>
                <w:szCs w:val="18"/>
              </w:rPr>
            </w:pPr>
            <w:r>
              <w:rPr>
                <w:sz w:val="18"/>
                <w:szCs w:val="18"/>
              </w:rPr>
              <w:t>14/09/2021 até 1/10/2021 00:00 às 23:55</w:t>
            </w:r>
          </w:p>
        </w:tc>
      </w:tr>
      <w:tr w:rsidR="007B20BA" w14:paraId="0704F100" w14:textId="77777777">
        <w:trPr>
          <w:trHeight w:val="830"/>
          <w:jc w:val="center"/>
        </w:trPr>
        <w:tc>
          <w:tcPr>
            <w:tcW w:w="1035" w:type="dxa"/>
          </w:tcPr>
          <w:p w14:paraId="3B5C9E1C" w14:textId="77777777" w:rsidR="007B20BA" w:rsidRDefault="00000000">
            <w:pPr>
              <w:jc w:val="center"/>
              <w:rPr>
                <w:sz w:val="18"/>
                <w:szCs w:val="18"/>
              </w:rPr>
            </w:pPr>
            <w:r>
              <w:rPr>
                <w:sz w:val="18"/>
                <w:szCs w:val="18"/>
              </w:rPr>
              <w:t>Outubro</w:t>
            </w:r>
          </w:p>
          <w:p w14:paraId="6B2A5B9B" w14:textId="77777777" w:rsidR="007B20BA" w:rsidRDefault="00000000">
            <w:pPr>
              <w:jc w:val="center"/>
              <w:rPr>
                <w:b/>
                <w:bCs/>
                <w:sz w:val="18"/>
                <w:szCs w:val="18"/>
              </w:rPr>
            </w:pPr>
            <w:r>
              <w:rPr>
                <w:b/>
                <w:bCs/>
                <w:sz w:val="18"/>
                <w:szCs w:val="18"/>
              </w:rPr>
              <w:t>*(5min)</w:t>
            </w:r>
          </w:p>
          <w:p w14:paraId="5309356E" w14:textId="77777777" w:rsidR="007B20BA" w:rsidRDefault="00000000">
            <w:pPr>
              <w:jc w:val="center"/>
              <w:rPr>
                <w:sz w:val="18"/>
                <w:szCs w:val="18"/>
              </w:rPr>
            </w:pPr>
            <w:r>
              <w:rPr>
                <w:b/>
                <w:bCs/>
                <w:sz w:val="18"/>
                <w:szCs w:val="18"/>
              </w:rPr>
              <w:t>**(15min)</w:t>
            </w:r>
          </w:p>
        </w:tc>
        <w:tc>
          <w:tcPr>
            <w:tcW w:w="950" w:type="dxa"/>
          </w:tcPr>
          <w:p w14:paraId="23539AFF" w14:textId="77777777" w:rsidR="007B20BA" w:rsidRDefault="00000000">
            <w:pPr>
              <w:jc w:val="center"/>
              <w:rPr>
                <w:sz w:val="18"/>
                <w:szCs w:val="18"/>
              </w:rPr>
            </w:pPr>
            <w:r>
              <w:rPr>
                <w:sz w:val="18"/>
                <w:szCs w:val="18"/>
              </w:rPr>
              <w:t>95898</w:t>
            </w:r>
          </w:p>
          <w:p w14:paraId="596E00E7" w14:textId="77777777" w:rsidR="007B20BA" w:rsidRDefault="00000000">
            <w:pPr>
              <w:jc w:val="center"/>
              <w:rPr>
                <w:sz w:val="18"/>
                <w:szCs w:val="18"/>
              </w:rPr>
            </w:pPr>
            <w:r>
              <w:rPr>
                <w:sz w:val="18"/>
                <w:szCs w:val="18"/>
              </w:rPr>
              <w:t>63733</w:t>
            </w:r>
          </w:p>
          <w:p w14:paraId="6C2576B5" w14:textId="77777777" w:rsidR="007B20BA" w:rsidRDefault="00000000">
            <w:pPr>
              <w:jc w:val="center"/>
              <w:rPr>
                <w:sz w:val="18"/>
                <w:szCs w:val="18"/>
              </w:rPr>
            </w:pPr>
            <w:r>
              <w:rPr>
                <w:sz w:val="18"/>
                <w:szCs w:val="18"/>
              </w:rPr>
              <w:t>32165</w:t>
            </w:r>
          </w:p>
        </w:tc>
        <w:tc>
          <w:tcPr>
            <w:tcW w:w="709" w:type="dxa"/>
          </w:tcPr>
          <w:p w14:paraId="7447E0F5" w14:textId="77777777" w:rsidR="007B20BA" w:rsidRDefault="00000000">
            <w:pPr>
              <w:jc w:val="center"/>
              <w:rPr>
                <w:sz w:val="18"/>
                <w:szCs w:val="18"/>
              </w:rPr>
            </w:pPr>
            <w:r>
              <w:rPr>
                <w:sz w:val="18"/>
                <w:szCs w:val="18"/>
              </w:rPr>
              <w:t>8690</w:t>
            </w:r>
          </w:p>
          <w:p w14:paraId="048E03BB" w14:textId="77777777" w:rsidR="007B20BA" w:rsidRDefault="00000000">
            <w:pPr>
              <w:jc w:val="center"/>
              <w:rPr>
                <w:sz w:val="18"/>
                <w:szCs w:val="18"/>
              </w:rPr>
            </w:pPr>
            <w:r>
              <w:rPr>
                <w:sz w:val="18"/>
                <w:szCs w:val="18"/>
              </w:rPr>
              <w:t>5722</w:t>
            </w:r>
          </w:p>
          <w:p w14:paraId="5731BFA0" w14:textId="77777777" w:rsidR="007B20BA" w:rsidRDefault="00000000">
            <w:pPr>
              <w:jc w:val="center"/>
              <w:rPr>
                <w:sz w:val="18"/>
                <w:szCs w:val="18"/>
              </w:rPr>
            </w:pPr>
            <w:r>
              <w:rPr>
                <w:sz w:val="18"/>
                <w:szCs w:val="18"/>
              </w:rPr>
              <w:t>2968</w:t>
            </w:r>
          </w:p>
        </w:tc>
        <w:tc>
          <w:tcPr>
            <w:tcW w:w="708" w:type="dxa"/>
          </w:tcPr>
          <w:p w14:paraId="2A913AC9" w14:textId="77777777" w:rsidR="007B20BA" w:rsidRDefault="00000000">
            <w:pPr>
              <w:jc w:val="center"/>
              <w:rPr>
                <w:sz w:val="18"/>
                <w:szCs w:val="18"/>
              </w:rPr>
            </w:pPr>
            <w:r>
              <w:rPr>
                <w:sz w:val="18"/>
                <w:szCs w:val="18"/>
              </w:rPr>
              <w:t>8626</w:t>
            </w:r>
          </w:p>
          <w:p w14:paraId="20890CCF" w14:textId="77777777" w:rsidR="007B20BA" w:rsidRDefault="00000000">
            <w:pPr>
              <w:jc w:val="center"/>
              <w:rPr>
                <w:sz w:val="18"/>
                <w:szCs w:val="18"/>
              </w:rPr>
            </w:pPr>
            <w:r>
              <w:rPr>
                <w:sz w:val="18"/>
                <w:szCs w:val="18"/>
              </w:rPr>
              <w:t>5711</w:t>
            </w:r>
          </w:p>
          <w:p w14:paraId="44BD283B" w14:textId="77777777" w:rsidR="007B20BA" w:rsidRDefault="00000000">
            <w:pPr>
              <w:jc w:val="center"/>
              <w:rPr>
                <w:sz w:val="18"/>
                <w:szCs w:val="18"/>
              </w:rPr>
            </w:pPr>
            <w:r>
              <w:rPr>
                <w:sz w:val="18"/>
                <w:szCs w:val="18"/>
              </w:rPr>
              <w:t>2915</w:t>
            </w:r>
          </w:p>
        </w:tc>
        <w:tc>
          <w:tcPr>
            <w:tcW w:w="709" w:type="dxa"/>
          </w:tcPr>
          <w:p w14:paraId="27BD40C4" w14:textId="77777777" w:rsidR="007B20BA" w:rsidRDefault="00000000">
            <w:pPr>
              <w:jc w:val="center"/>
              <w:rPr>
                <w:sz w:val="18"/>
                <w:szCs w:val="18"/>
              </w:rPr>
            </w:pPr>
            <w:r>
              <w:rPr>
                <w:sz w:val="18"/>
                <w:szCs w:val="18"/>
              </w:rPr>
              <w:t>8680</w:t>
            </w:r>
          </w:p>
          <w:p w14:paraId="226A772C" w14:textId="77777777" w:rsidR="007B20BA" w:rsidRDefault="00000000">
            <w:pPr>
              <w:jc w:val="center"/>
              <w:rPr>
                <w:sz w:val="18"/>
                <w:szCs w:val="18"/>
              </w:rPr>
            </w:pPr>
            <w:r>
              <w:rPr>
                <w:sz w:val="18"/>
                <w:szCs w:val="18"/>
              </w:rPr>
              <w:t>5786</w:t>
            </w:r>
          </w:p>
          <w:p w14:paraId="696A8FE6" w14:textId="77777777" w:rsidR="007B20BA" w:rsidRDefault="00000000">
            <w:pPr>
              <w:jc w:val="center"/>
              <w:rPr>
                <w:sz w:val="18"/>
                <w:szCs w:val="18"/>
              </w:rPr>
            </w:pPr>
            <w:r>
              <w:rPr>
                <w:sz w:val="18"/>
                <w:szCs w:val="18"/>
              </w:rPr>
              <w:t>2894</w:t>
            </w:r>
          </w:p>
        </w:tc>
        <w:tc>
          <w:tcPr>
            <w:tcW w:w="709" w:type="dxa"/>
          </w:tcPr>
          <w:p w14:paraId="381F5E3F" w14:textId="77777777" w:rsidR="007B20BA" w:rsidRDefault="00000000">
            <w:pPr>
              <w:jc w:val="center"/>
              <w:rPr>
                <w:sz w:val="18"/>
                <w:szCs w:val="18"/>
              </w:rPr>
            </w:pPr>
            <w:r>
              <w:rPr>
                <w:sz w:val="18"/>
                <w:szCs w:val="18"/>
              </w:rPr>
              <w:t>8784</w:t>
            </w:r>
          </w:p>
          <w:p w14:paraId="266F5BBF" w14:textId="77777777" w:rsidR="007B20BA" w:rsidRDefault="00000000">
            <w:pPr>
              <w:jc w:val="center"/>
              <w:rPr>
                <w:sz w:val="18"/>
                <w:szCs w:val="18"/>
              </w:rPr>
            </w:pPr>
            <w:r>
              <w:rPr>
                <w:sz w:val="18"/>
                <w:szCs w:val="18"/>
              </w:rPr>
              <w:t>5783</w:t>
            </w:r>
          </w:p>
          <w:p w14:paraId="191F8575" w14:textId="77777777" w:rsidR="007B20BA" w:rsidRDefault="00000000">
            <w:pPr>
              <w:jc w:val="center"/>
              <w:rPr>
                <w:sz w:val="18"/>
                <w:szCs w:val="18"/>
              </w:rPr>
            </w:pPr>
            <w:r>
              <w:rPr>
                <w:sz w:val="18"/>
                <w:szCs w:val="18"/>
              </w:rPr>
              <w:t>3001</w:t>
            </w:r>
          </w:p>
        </w:tc>
        <w:tc>
          <w:tcPr>
            <w:tcW w:w="709" w:type="dxa"/>
          </w:tcPr>
          <w:p w14:paraId="694F8F86" w14:textId="77777777" w:rsidR="007B20BA" w:rsidRDefault="00000000">
            <w:pPr>
              <w:jc w:val="center"/>
              <w:rPr>
                <w:sz w:val="18"/>
                <w:szCs w:val="18"/>
              </w:rPr>
            </w:pPr>
            <w:r>
              <w:rPr>
                <w:sz w:val="18"/>
                <w:szCs w:val="18"/>
              </w:rPr>
              <w:t>8710</w:t>
            </w:r>
          </w:p>
          <w:p w14:paraId="2C420676" w14:textId="77777777" w:rsidR="007B20BA" w:rsidRDefault="00000000">
            <w:pPr>
              <w:jc w:val="center"/>
              <w:rPr>
                <w:sz w:val="18"/>
                <w:szCs w:val="18"/>
              </w:rPr>
            </w:pPr>
            <w:r>
              <w:rPr>
                <w:sz w:val="18"/>
                <w:szCs w:val="18"/>
              </w:rPr>
              <w:t>5841</w:t>
            </w:r>
          </w:p>
          <w:p w14:paraId="7BFE9D3A" w14:textId="77777777" w:rsidR="007B20BA" w:rsidRDefault="00000000">
            <w:pPr>
              <w:jc w:val="center"/>
              <w:rPr>
                <w:sz w:val="18"/>
                <w:szCs w:val="18"/>
              </w:rPr>
            </w:pPr>
            <w:r>
              <w:rPr>
                <w:sz w:val="18"/>
                <w:szCs w:val="18"/>
              </w:rPr>
              <w:t>2869</w:t>
            </w:r>
          </w:p>
        </w:tc>
        <w:tc>
          <w:tcPr>
            <w:tcW w:w="650" w:type="dxa"/>
          </w:tcPr>
          <w:p w14:paraId="71E2BB65" w14:textId="77777777" w:rsidR="007B20BA" w:rsidRDefault="00000000">
            <w:pPr>
              <w:jc w:val="center"/>
              <w:rPr>
                <w:sz w:val="18"/>
                <w:szCs w:val="18"/>
              </w:rPr>
            </w:pPr>
            <w:r>
              <w:rPr>
                <w:sz w:val="18"/>
                <w:szCs w:val="18"/>
              </w:rPr>
              <w:t>8729</w:t>
            </w:r>
          </w:p>
          <w:p w14:paraId="223BFF50" w14:textId="77777777" w:rsidR="007B20BA" w:rsidRDefault="00000000">
            <w:pPr>
              <w:jc w:val="center"/>
              <w:rPr>
                <w:sz w:val="18"/>
                <w:szCs w:val="18"/>
              </w:rPr>
            </w:pPr>
            <w:r>
              <w:rPr>
                <w:sz w:val="18"/>
                <w:szCs w:val="18"/>
              </w:rPr>
              <w:t>5843</w:t>
            </w:r>
          </w:p>
          <w:p w14:paraId="72BE7002" w14:textId="77777777" w:rsidR="007B20BA" w:rsidRDefault="00000000">
            <w:pPr>
              <w:jc w:val="center"/>
              <w:rPr>
                <w:sz w:val="18"/>
                <w:szCs w:val="18"/>
              </w:rPr>
            </w:pPr>
            <w:r>
              <w:rPr>
                <w:sz w:val="18"/>
                <w:szCs w:val="18"/>
              </w:rPr>
              <w:t>2886</w:t>
            </w:r>
          </w:p>
        </w:tc>
        <w:tc>
          <w:tcPr>
            <w:tcW w:w="598" w:type="dxa"/>
          </w:tcPr>
          <w:p w14:paraId="0EDBF5AA" w14:textId="77777777" w:rsidR="007B20BA" w:rsidRDefault="00000000">
            <w:pPr>
              <w:jc w:val="center"/>
              <w:rPr>
                <w:sz w:val="18"/>
                <w:szCs w:val="18"/>
              </w:rPr>
            </w:pPr>
            <w:r>
              <w:rPr>
                <w:sz w:val="18"/>
                <w:szCs w:val="18"/>
              </w:rPr>
              <w:t>8712</w:t>
            </w:r>
          </w:p>
          <w:p w14:paraId="276C34D4" w14:textId="77777777" w:rsidR="007B20BA" w:rsidRDefault="00000000">
            <w:pPr>
              <w:jc w:val="center"/>
              <w:rPr>
                <w:sz w:val="18"/>
                <w:szCs w:val="18"/>
              </w:rPr>
            </w:pPr>
            <w:r>
              <w:rPr>
                <w:sz w:val="18"/>
                <w:szCs w:val="18"/>
              </w:rPr>
              <w:t>5751</w:t>
            </w:r>
          </w:p>
          <w:p w14:paraId="7D337A16" w14:textId="77777777" w:rsidR="007B20BA" w:rsidRDefault="00000000">
            <w:pPr>
              <w:jc w:val="center"/>
              <w:rPr>
                <w:sz w:val="18"/>
                <w:szCs w:val="18"/>
              </w:rPr>
            </w:pPr>
            <w:r>
              <w:rPr>
                <w:sz w:val="18"/>
                <w:szCs w:val="18"/>
              </w:rPr>
              <w:t>2961</w:t>
            </w:r>
          </w:p>
        </w:tc>
        <w:tc>
          <w:tcPr>
            <w:tcW w:w="936" w:type="dxa"/>
          </w:tcPr>
          <w:p w14:paraId="3ADF8C5D" w14:textId="77777777" w:rsidR="007B20BA" w:rsidRDefault="00000000">
            <w:pPr>
              <w:jc w:val="center"/>
              <w:rPr>
                <w:sz w:val="18"/>
                <w:szCs w:val="18"/>
              </w:rPr>
            </w:pPr>
            <w:r>
              <w:rPr>
                <w:sz w:val="18"/>
                <w:szCs w:val="18"/>
              </w:rPr>
              <w:t>8751</w:t>
            </w:r>
          </w:p>
          <w:p w14:paraId="2D1894B1" w14:textId="77777777" w:rsidR="007B20BA" w:rsidRDefault="00000000">
            <w:pPr>
              <w:jc w:val="center"/>
              <w:rPr>
                <w:sz w:val="18"/>
                <w:szCs w:val="18"/>
              </w:rPr>
            </w:pPr>
            <w:r>
              <w:rPr>
                <w:sz w:val="18"/>
                <w:szCs w:val="18"/>
              </w:rPr>
              <w:t>5834</w:t>
            </w:r>
          </w:p>
          <w:p w14:paraId="230D1A07" w14:textId="77777777" w:rsidR="007B20BA" w:rsidRDefault="00000000">
            <w:pPr>
              <w:jc w:val="center"/>
              <w:rPr>
                <w:sz w:val="18"/>
                <w:szCs w:val="18"/>
              </w:rPr>
            </w:pPr>
            <w:r>
              <w:rPr>
                <w:sz w:val="18"/>
                <w:szCs w:val="18"/>
              </w:rPr>
              <w:t>2917</w:t>
            </w:r>
          </w:p>
        </w:tc>
        <w:tc>
          <w:tcPr>
            <w:tcW w:w="757" w:type="dxa"/>
          </w:tcPr>
          <w:p w14:paraId="48AC3C35" w14:textId="77777777" w:rsidR="007B20BA" w:rsidRDefault="00000000">
            <w:pPr>
              <w:jc w:val="center"/>
              <w:rPr>
                <w:sz w:val="18"/>
                <w:szCs w:val="18"/>
              </w:rPr>
            </w:pPr>
            <w:r>
              <w:rPr>
                <w:sz w:val="18"/>
                <w:szCs w:val="18"/>
              </w:rPr>
              <w:t>8817</w:t>
            </w:r>
          </w:p>
          <w:p w14:paraId="128EA9E7" w14:textId="77777777" w:rsidR="007B20BA" w:rsidRDefault="00000000">
            <w:pPr>
              <w:jc w:val="center"/>
              <w:rPr>
                <w:sz w:val="18"/>
                <w:szCs w:val="18"/>
              </w:rPr>
            </w:pPr>
            <w:r>
              <w:rPr>
                <w:sz w:val="18"/>
                <w:szCs w:val="18"/>
              </w:rPr>
              <w:t>5902</w:t>
            </w:r>
          </w:p>
          <w:p w14:paraId="0618C4EF" w14:textId="77777777" w:rsidR="007B20BA" w:rsidRDefault="00000000">
            <w:pPr>
              <w:jc w:val="center"/>
              <w:rPr>
                <w:sz w:val="18"/>
                <w:szCs w:val="18"/>
              </w:rPr>
            </w:pPr>
            <w:r>
              <w:rPr>
                <w:sz w:val="18"/>
                <w:szCs w:val="18"/>
              </w:rPr>
              <w:t>2915</w:t>
            </w:r>
          </w:p>
        </w:tc>
        <w:tc>
          <w:tcPr>
            <w:tcW w:w="655" w:type="dxa"/>
          </w:tcPr>
          <w:p w14:paraId="7F47B945" w14:textId="77777777" w:rsidR="007B20BA" w:rsidRDefault="00000000">
            <w:pPr>
              <w:jc w:val="center"/>
              <w:rPr>
                <w:sz w:val="18"/>
                <w:szCs w:val="18"/>
              </w:rPr>
            </w:pPr>
            <w:r>
              <w:rPr>
                <w:sz w:val="18"/>
                <w:szCs w:val="18"/>
              </w:rPr>
              <w:t>8687</w:t>
            </w:r>
          </w:p>
          <w:p w14:paraId="7D9B91F6" w14:textId="77777777" w:rsidR="007B20BA" w:rsidRDefault="00000000">
            <w:pPr>
              <w:jc w:val="center"/>
              <w:rPr>
                <w:sz w:val="18"/>
                <w:szCs w:val="18"/>
              </w:rPr>
            </w:pPr>
            <w:r>
              <w:rPr>
                <w:sz w:val="18"/>
                <w:szCs w:val="18"/>
              </w:rPr>
              <w:t>5748</w:t>
            </w:r>
          </w:p>
          <w:p w14:paraId="543B7AFC" w14:textId="77777777" w:rsidR="007B20BA" w:rsidRDefault="00000000">
            <w:pPr>
              <w:jc w:val="center"/>
              <w:rPr>
                <w:sz w:val="18"/>
                <w:szCs w:val="18"/>
              </w:rPr>
            </w:pPr>
            <w:r>
              <w:rPr>
                <w:sz w:val="18"/>
                <w:szCs w:val="18"/>
              </w:rPr>
              <w:t>2939</w:t>
            </w:r>
          </w:p>
        </w:tc>
        <w:tc>
          <w:tcPr>
            <w:tcW w:w="687" w:type="dxa"/>
          </w:tcPr>
          <w:p w14:paraId="08E9EFB0" w14:textId="77777777" w:rsidR="007B20BA" w:rsidRDefault="00000000">
            <w:pPr>
              <w:jc w:val="center"/>
              <w:rPr>
                <w:sz w:val="18"/>
                <w:szCs w:val="18"/>
              </w:rPr>
            </w:pPr>
            <w:r>
              <w:rPr>
                <w:sz w:val="18"/>
                <w:szCs w:val="18"/>
              </w:rPr>
              <w:t>8712</w:t>
            </w:r>
          </w:p>
          <w:p w14:paraId="119CFA1F" w14:textId="77777777" w:rsidR="007B20BA" w:rsidRDefault="00000000">
            <w:pPr>
              <w:jc w:val="center"/>
              <w:rPr>
                <w:sz w:val="18"/>
                <w:szCs w:val="18"/>
              </w:rPr>
            </w:pPr>
            <w:r>
              <w:rPr>
                <w:sz w:val="18"/>
                <w:szCs w:val="18"/>
              </w:rPr>
              <w:t>5812</w:t>
            </w:r>
          </w:p>
          <w:p w14:paraId="4E34402B" w14:textId="77777777" w:rsidR="007B20BA" w:rsidRDefault="00000000">
            <w:pPr>
              <w:jc w:val="center"/>
              <w:rPr>
                <w:sz w:val="18"/>
                <w:szCs w:val="18"/>
              </w:rPr>
            </w:pPr>
            <w:r>
              <w:rPr>
                <w:sz w:val="18"/>
                <w:szCs w:val="18"/>
              </w:rPr>
              <w:t>2900</w:t>
            </w:r>
          </w:p>
        </w:tc>
        <w:tc>
          <w:tcPr>
            <w:tcW w:w="1046" w:type="dxa"/>
          </w:tcPr>
          <w:p w14:paraId="458E8158" w14:textId="64E7BC7A" w:rsidR="007B20BA" w:rsidRDefault="00000000">
            <w:pPr>
              <w:jc w:val="center"/>
              <w:rPr>
                <w:sz w:val="18"/>
                <w:szCs w:val="18"/>
              </w:rPr>
            </w:pPr>
            <w:r>
              <w:rPr>
                <w:sz w:val="18"/>
                <w:szCs w:val="18"/>
              </w:rPr>
              <w:t>1/10/2021 até 31/10/2021 00:00 às 23:55</w:t>
            </w:r>
          </w:p>
        </w:tc>
      </w:tr>
      <w:tr w:rsidR="007B20BA" w14:paraId="0F6168DB" w14:textId="77777777">
        <w:trPr>
          <w:trHeight w:val="1248"/>
          <w:jc w:val="center"/>
        </w:trPr>
        <w:tc>
          <w:tcPr>
            <w:tcW w:w="1035" w:type="dxa"/>
          </w:tcPr>
          <w:p w14:paraId="639E5348" w14:textId="77777777" w:rsidR="007B20BA" w:rsidRDefault="00000000">
            <w:pPr>
              <w:jc w:val="center"/>
              <w:rPr>
                <w:sz w:val="18"/>
                <w:szCs w:val="18"/>
              </w:rPr>
            </w:pPr>
            <w:r>
              <w:rPr>
                <w:sz w:val="18"/>
                <w:szCs w:val="18"/>
              </w:rPr>
              <w:t>Novembro</w:t>
            </w:r>
          </w:p>
          <w:p w14:paraId="4BEDD988" w14:textId="77777777" w:rsidR="007B20BA" w:rsidRDefault="00000000">
            <w:pPr>
              <w:jc w:val="center"/>
              <w:rPr>
                <w:b/>
                <w:bCs/>
                <w:sz w:val="18"/>
                <w:szCs w:val="18"/>
              </w:rPr>
            </w:pPr>
            <w:r>
              <w:rPr>
                <w:b/>
                <w:bCs/>
                <w:sz w:val="18"/>
                <w:szCs w:val="18"/>
              </w:rPr>
              <w:t>*(5min)</w:t>
            </w:r>
          </w:p>
          <w:p w14:paraId="7EBF1137" w14:textId="77777777" w:rsidR="007B20BA" w:rsidRDefault="00000000">
            <w:pPr>
              <w:jc w:val="center"/>
              <w:rPr>
                <w:sz w:val="18"/>
                <w:szCs w:val="18"/>
              </w:rPr>
            </w:pPr>
            <w:r>
              <w:rPr>
                <w:b/>
                <w:bCs/>
                <w:sz w:val="18"/>
                <w:szCs w:val="18"/>
              </w:rPr>
              <w:t>**(15min)</w:t>
            </w:r>
          </w:p>
        </w:tc>
        <w:tc>
          <w:tcPr>
            <w:tcW w:w="950" w:type="dxa"/>
          </w:tcPr>
          <w:p w14:paraId="030470E2" w14:textId="77777777" w:rsidR="007B20BA" w:rsidRDefault="00000000">
            <w:pPr>
              <w:jc w:val="center"/>
              <w:rPr>
                <w:sz w:val="18"/>
                <w:szCs w:val="18"/>
              </w:rPr>
            </w:pPr>
            <w:r>
              <w:rPr>
                <w:sz w:val="18"/>
                <w:szCs w:val="18"/>
              </w:rPr>
              <w:t>79288</w:t>
            </w:r>
          </w:p>
          <w:p w14:paraId="5C6B31FE" w14:textId="77777777" w:rsidR="007B20BA" w:rsidRDefault="00000000">
            <w:pPr>
              <w:jc w:val="center"/>
              <w:rPr>
                <w:sz w:val="18"/>
                <w:szCs w:val="18"/>
              </w:rPr>
            </w:pPr>
            <w:r>
              <w:rPr>
                <w:sz w:val="18"/>
                <w:szCs w:val="18"/>
              </w:rPr>
              <w:t>52811</w:t>
            </w:r>
          </w:p>
          <w:p w14:paraId="1769B758" w14:textId="77777777" w:rsidR="007B20BA" w:rsidRDefault="00000000">
            <w:pPr>
              <w:jc w:val="center"/>
              <w:rPr>
                <w:sz w:val="18"/>
                <w:szCs w:val="18"/>
              </w:rPr>
            </w:pPr>
            <w:r>
              <w:rPr>
                <w:sz w:val="18"/>
                <w:szCs w:val="18"/>
              </w:rPr>
              <w:t>26477</w:t>
            </w:r>
          </w:p>
        </w:tc>
        <w:tc>
          <w:tcPr>
            <w:tcW w:w="709" w:type="dxa"/>
          </w:tcPr>
          <w:p w14:paraId="4DAB5BD2" w14:textId="77777777" w:rsidR="007B20BA" w:rsidRDefault="00000000">
            <w:pPr>
              <w:jc w:val="center"/>
              <w:rPr>
                <w:sz w:val="18"/>
                <w:szCs w:val="18"/>
              </w:rPr>
            </w:pPr>
            <w:r>
              <w:rPr>
                <w:sz w:val="18"/>
                <w:szCs w:val="18"/>
              </w:rPr>
              <w:t>7218</w:t>
            </w:r>
          </w:p>
          <w:p w14:paraId="41EE719D" w14:textId="77777777" w:rsidR="007B20BA" w:rsidRDefault="00000000">
            <w:pPr>
              <w:jc w:val="center"/>
              <w:rPr>
                <w:sz w:val="18"/>
                <w:szCs w:val="18"/>
              </w:rPr>
            </w:pPr>
            <w:r>
              <w:rPr>
                <w:sz w:val="18"/>
                <w:szCs w:val="18"/>
              </w:rPr>
              <w:t>4821</w:t>
            </w:r>
          </w:p>
          <w:p w14:paraId="73896435" w14:textId="77777777" w:rsidR="007B20BA" w:rsidRDefault="00000000">
            <w:pPr>
              <w:jc w:val="center"/>
              <w:rPr>
                <w:sz w:val="18"/>
                <w:szCs w:val="18"/>
              </w:rPr>
            </w:pPr>
            <w:r>
              <w:rPr>
                <w:sz w:val="18"/>
                <w:szCs w:val="18"/>
              </w:rPr>
              <w:t>2397</w:t>
            </w:r>
          </w:p>
        </w:tc>
        <w:tc>
          <w:tcPr>
            <w:tcW w:w="708" w:type="dxa"/>
          </w:tcPr>
          <w:p w14:paraId="78D62CBA" w14:textId="77777777" w:rsidR="007B20BA" w:rsidRDefault="00000000">
            <w:pPr>
              <w:jc w:val="center"/>
              <w:rPr>
                <w:sz w:val="18"/>
                <w:szCs w:val="18"/>
              </w:rPr>
            </w:pPr>
            <w:r>
              <w:rPr>
                <w:sz w:val="18"/>
                <w:szCs w:val="18"/>
              </w:rPr>
              <w:t>7152</w:t>
            </w:r>
          </w:p>
          <w:p w14:paraId="4B7ED5EE" w14:textId="77777777" w:rsidR="007B20BA" w:rsidRDefault="00000000">
            <w:pPr>
              <w:jc w:val="center"/>
              <w:rPr>
                <w:sz w:val="18"/>
                <w:szCs w:val="18"/>
              </w:rPr>
            </w:pPr>
            <w:r>
              <w:rPr>
                <w:sz w:val="18"/>
                <w:szCs w:val="18"/>
              </w:rPr>
              <w:t>4773</w:t>
            </w:r>
          </w:p>
          <w:p w14:paraId="5BE1D6C3" w14:textId="77777777" w:rsidR="007B20BA" w:rsidRDefault="00000000">
            <w:pPr>
              <w:jc w:val="center"/>
              <w:rPr>
                <w:sz w:val="18"/>
                <w:szCs w:val="18"/>
              </w:rPr>
            </w:pPr>
            <w:r>
              <w:rPr>
                <w:sz w:val="18"/>
                <w:szCs w:val="18"/>
              </w:rPr>
              <w:t>2379</w:t>
            </w:r>
          </w:p>
        </w:tc>
        <w:tc>
          <w:tcPr>
            <w:tcW w:w="709" w:type="dxa"/>
          </w:tcPr>
          <w:p w14:paraId="01F8E5BD" w14:textId="77777777" w:rsidR="007B20BA" w:rsidRDefault="00000000">
            <w:pPr>
              <w:jc w:val="center"/>
              <w:rPr>
                <w:sz w:val="18"/>
                <w:szCs w:val="18"/>
              </w:rPr>
            </w:pPr>
            <w:r>
              <w:rPr>
                <w:sz w:val="18"/>
                <w:szCs w:val="18"/>
              </w:rPr>
              <w:t>7191</w:t>
            </w:r>
          </w:p>
          <w:p w14:paraId="4492308B" w14:textId="77777777" w:rsidR="007B20BA" w:rsidRDefault="00000000">
            <w:pPr>
              <w:jc w:val="center"/>
              <w:rPr>
                <w:sz w:val="18"/>
                <w:szCs w:val="18"/>
              </w:rPr>
            </w:pPr>
            <w:r>
              <w:rPr>
                <w:sz w:val="18"/>
                <w:szCs w:val="18"/>
              </w:rPr>
              <w:t>4824</w:t>
            </w:r>
          </w:p>
          <w:p w14:paraId="375D16C5" w14:textId="77777777" w:rsidR="007B20BA" w:rsidRDefault="00000000">
            <w:pPr>
              <w:jc w:val="center"/>
              <w:rPr>
                <w:sz w:val="18"/>
                <w:szCs w:val="18"/>
              </w:rPr>
            </w:pPr>
            <w:r>
              <w:rPr>
                <w:sz w:val="18"/>
                <w:szCs w:val="18"/>
              </w:rPr>
              <w:t>2367</w:t>
            </w:r>
          </w:p>
        </w:tc>
        <w:tc>
          <w:tcPr>
            <w:tcW w:w="709" w:type="dxa"/>
          </w:tcPr>
          <w:p w14:paraId="093F5EFC" w14:textId="77777777" w:rsidR="007B20BA" w:rsidRDefault="00000000">
            <w:pPr>
              <w:jc w:val="center"/>
              <w:rPr>
                <w:sz w:val="18"/>
                <w:szCs w:val="18"/>
              </w:rPr>
            </w:pPr>
            <w:r>
              <w:rPr>
                <w:sz w:val="18"/>
                <w:szCs w:val="18"/>
              </w:rPr>
              <w:t>7245</w:t>
            </w:r>
          </w:p>
          <w:p w14:paraId="5F2B8DBC" w14:textId="77777777" w:rsidR="007B20BA" w:rsidRDefault="00000000">
            <w:pPr>
              <w:jc w:val="center"/>
              <w:rPr>
                <w:sz w:val="18"/>
                <w:szCs w:val="18"/>
              </w:rPr>
            </w:pPr>
            <w:r>
              <w:rPr>
                <w:sz w:val="18"/>
                <w:szCs w:val="18"/>
              </w:rPr>
              <w:t>4813</w:t>
            </w:r>
          </w:p>
          <w:p w14:paraId="24E95B3C" w14:textId="77777777" w:rsidR="007B20BA" w:rsidRDefault="00000000">
            <w:pPr>
              <w:jc w:val="center"/>
              <w:rPr>
                <w:sz w:val="18"/>
                <w:szCs w:val="18"/>
              </w:rPr>
            </w:pPr>
            <w:r>
              <w:rPr>
                <w:sz w:val="18"/>
                <w:szCs w:val="18"/>
              </w:rPr>
              <w:t>2432</w:t>
            </w:r>
          </w:p>
        </w:tc>
        <w:tc>
          <w:tcPr>
            <w:tcW w:w="709" w:type="dxa"/>
          </w:tcPr>
          <w:p w14:paraId="275DE2E4" w14:textId="77777777" w:rsidR="007B20BA" w:rsidRDefault="00000000">
            <w:pPr>
              <w:jc w:val="center"/>
              <w:rPr>
                <w:sz w:val="18"/>
                <w:szCs w:val="18"/>
              </w:rPr>
            </w:pPr>
            <w:r>
              <w:rPr>
                <w:sz w:val="18"/>
                <w:szCs w:val="18"/>
              </w:rPr>
              <w:t>7189</w:t>
            </w:r>
          </w:p>
          <w:p w14:paraId="57D6135A" w14:textId="77777777" w:rsidR="007B20BA" w:rsidRDefault="00000000">
            <w:pPr>
              <w:jc w:val="center"/>
              <w:rPr>
                <w:sz w:val="18"/>
                <w:szCs w:val="18"/>
              </w:rPr>
            </w:pPr>
            <w:r>
              <w:rPr>
                <w:sz w:val="18"/>
                <w:szCs w:val="18"/>
              </w:rPr>
              <w:t>4786</w:t>
            </w:r>
          </w:p>
          <w:p w14:paraId="4AB14B52" w14:textId="77777777" w:rsidR="007B20BA" w:rsidRDefault="00000000">
            <w:pPr>
              <w:jc w:val="center"/>
              <w:rPr>
                <w:sz w:val="18"/>
                <w:szCs w:val="18"/>
              </w:rPr>
            </w:pPr>
            <w:r>
              <w:rPr>
                <w:sz w:val="18"/>
                <w:szCs w:val="18"/>
              </w:rPr>
              <w:t>2403</w:t>
            </w:r>
          </w:p>
        </w:tc>
        <w:tc>
          <w:tcPr>
            <w:tcW w:w="650" w:type="dxa"/>
          </w:tcPr>
          <w:p w14:paraId="0EA36AA6" w14:textId="77777777" w:rsidR="007B20BA" w:rsidRDefault="00000000">
            <w:pPr>
              <w:jc w:val="center"/>
              <w:rPr>
                <w:sz w:val="18"/>
                <w:szCs w:val="18"/>
              </w:rPr>
            </w:pPr>
            <w:r>
              <w:rPr>
                <w:sz w:val="18"/>
                <w:szCs w:val="18"/>
              </w:rPr>
              <w:t>7204</w:t>
            </w:r>
          </w:p>
          <w:p w14:paraId="2E3F1E53" w14:textId="77777777" w:rsidR="007B20BA" w:rsidRDefault="00000000">
            <w:pPr>
              <w:jc w:val="center"/>
              <w:rPr>
                <w:sz w:val="18"/>
                <w:szCs w:val="18"/>
              </w:rPr>
            </w:pPr>
            <w:r>
              <w:rPr>
                <w:sz w:val="18"/>
                <w:szCs w:val="18"/>
              </w:rPr>
              <w:t>4778</w:t>
            </w:r>
          </w:p>
          <w:p w14:paraId="467B1C96" w14:textId="77777777" w:rsidR="007B20BA" w:rsidRDefault="00000000">
            <w:pPr>
              <w:jc w:val="center"/>
              <w:rPr>
                <w:sz w:val="18"/>
                <w:szCs w:val="18"/>
              </w:rPr>
            </w:pPr>
            <w:r>
              <w:rPr>
                <w:sz w:val="18"/>
                <w:szCs w:val="18"/>
              </w:rPr>
              <w:t>2426</w:t>
            </w:r>
          </w:p>
        </w:tc>
        <w:tc>
          <w:tcPr>
            <w:tcW w:w="598" w:type="dxa"/>
          </w:tcPr>
          <w:p w14:paraId="7C047670" w14:textId="77777777" w:rsidR="007B20BA" w:rsidRDefault="00000000">
            <w:pPr>
              <w:jc w:val="center"/>
              <w:rPr>
                <w:sz w:val="18"/>
                <w:szCs w:val="18"/>
              </w:rPr>
            </w:pPr>
            <w:r>
              <w:rPr>
                <w:sz w:val="18"/>
                <w:szCs w:val="18"/>
              </w:rPr>
              <w:t>7221</w:t>
            </w:r>
          </w:p>
          <w:p w14:paraId="52409F9F" w14:textId="77777777" w:rsidR="007B20BA" w:rsidRDefault="00000000">
            <w:pPr>
              <w:jc w:val="center"/>
              <w:rPr>
                <w:sz w:val="18"/>
                <w:szCs w:val="18"/>
              </w:rPr>
            </w:pPr>
            <w:r>
              <w:rPr>
                <w:sz w:val="18"/>
                <w:szCs w:val="18"/>
              </w:rPr>
              <w:t>4812</w:t>
            </w:r>
          </w:p>
          <w:p w14:paraId="14387733" w14:textId="77777777" w:rsidR="007B20BA" w:rsidRDefault="00000000">
            <w:pPr>
              <w:jc w:val="center"/>
              <w:rPr>
                <w:sz w:val="18"/>
                <w:szCs w:val="18"/>
              </w:rPr>
            </w:pPr>
            <w:r>
              <w:rPr>
                <w:sz w:val="18"/>
                <w:szCs w:val="18"/>
              </w:rPr>
              <w:t>2409</w:t>
            </w:r>
          </w:p>
        </w:tc>
        <w:tc>
          <w:tcPr>
            <w:tcW w:w="936" w:type="dxa"/>
          </w:tcPr>
          <w:p w14:paraId="55418A3C" w14:textId="77777777" w:rsidR="007B20BA" w:rsidRDefault="00000000">
            <w:pPr>
              <w:jc w:val="center"/>
              <w:rPr>
                <w:sz w:val="18"/>
                <w:szCs w:val="18"/>
              </w:rPr>
            </w:pPr>
            <w:r>
              <w:rPr>
                <w:sz w:val="18"/>
                <w:szCs w:val="18"/>
              </w:rPr>
              <w:t>7239</w:t>
            </w:r>
          </w:p>
          <w:p w14:paraId="4E610E2A" w14:textId="77777777" w:rsidR="007B20BA" w:rsidRDefault="00000000">
            <w:pPr>
              <w:jc w:val="center"/>
              <w:rPr>
                <w:sz w:val="18"/>
                <w:szCs w:val="18"/>
              </w:rPr>
            </w:pPr>
            <w:r>
              <w:rPr>
                <w:sz w:val="18"/>
                <w:szCs w:val="18"/>
              </w:rPr>
              <w:t>4803</w:t>
            </w:r>
          </w:p>
          <w:p w14:paraId="7C695073" w14:textId="77777777" w:rsidR="007B20BA" w:rsidRDefault="00000000">
            <w:pPr>
              <w:jc w:val="center"/>
              <w:rPr>
                <w:sz w:val="18"/>
                <w:szCs w:val="18"/>
              </w:rPr>
            </w:pPr>
            <w:r>
              <w:rPr>
                <w:sz w:val="18"/>
                <w:szCs w:val="18"/>
              </w:rPr>
              <w:t>2436</w:t>
            </w:r>
          </w:p>
        </w:tc>
        <w:tc>
          <w:tcPr>
            <w:tcW w:w="757" w:type="dxa"/>
          </w:tcPr>
          <w:p w14:paraId="6F403AE5" w14:textId="77777777" w:rsidR="007B20BA" w:rsidRDefault="00000000">
            <w:pPr>
              <w:jc w:val="center"/>
              <w:rPr>
                <w:sz w:val="18"/>
                <w:szCs w:val="18"/>
              </w:rPr>
            </w:pPr>
            <w:r>
              <w:rPr>
                <w:sz w:val="18"/>
                <w:szCs w:val="18"/>
              </w:rPr>
              <w:t>7237</w:t>
            </w:r>
          </w:p>
          <w:p w14:paraId="0E204B6C" w14:textId="77777777" w:rsidR="007B20BA" w:rsidRDefault="00000000">
            <w:pPr>
              <w:jc w:val="center"/>
              <w:rPr>
                <w:sz w:val="18"/>
                <w:szCs w:val="18"/>
              </w:rPr>
            </w:pPr>
            <w:r>
              <w:rPr>
                <w:sz w:val="18"/>
                <w:szCs w:val="18"/>
              </w:rPr>
              <w:t>4795</w:t>
            </w:r>
          </w:p>
          <w:p w14:paraId="07FA14D4" w14:textId="77777777" w:rsidR="007B20BA" w:rsidRDefault="00000000">
            <w:pPr>
              <w:jc w:val="center"/>
              <w:rPr>
                <w:sz w:val="18"/>
                <w:szCs w:val="18"/>
              </w:rPr>
            </w:pPr>
            <w:r>
              <w:rPr>
                <w:sz w:val="18"/>
                <w:szCs w:val="18"/>
              </w:rPr>
              <w:t>2442</w:t>
            </w:r>
          </w:p>
        </w:tc>
        <w:tc>
          <w:tcPr>
            <w:tcW w:w="655" w:type="dxa"/>
          </w:tcPr>
          <w:p w14:paraId="1FFDAB09" w14:textId="77777777" w:rsidR="007B20BA" w:rsidRDefault="00000000">
            <w:pPr>
              <w:jc w:val="center"/>
              <w:rPr>
                <w:sz w:val="18"/>
                <w:szCs w:val="18"/>
              </w:rPr>
            </w:pPr>
            <w:r>
              <w:rPr>
                <w:sz w:val="18"/>
                <w:szCs w:val="18"/>
              </w:rPr>
              <w:t>7166</w:t>
            </w:r>
          </w:p>
          <w:p w14:paraId="61973D94" w14:textId="77777777" w:rsidR="007B20BA" w:rsidRDefault="00000000">
            <w:pPr>
              <w:jc w:val="center"/>
              <w:rPr>
                <w:sz w:val="18"/>
                <w:szCs w:val="18"/>
              </w:rPr>
            </w:pPr>
            <w:r>
              <w:rPr>
                <w:sz w:val="18"/>
                <w:szCs w:val="18"/>
              </w:rPr>
              <w:t>4782</w:t>
            </w:r>
          </w:p>
          <w:p w14:paraId="02223148" w14:textId="77777777" w:rsidR="007B20BA" w:rsidRDefault="00000000">
            <w:pPr>
              <w:jc w:val="center"/>
              <w:rPr>
                <w:sz w:val="18"/>
                <w:szCs w:val="18"/>
              </w:rPr>
            </w:pPr>
            <w:r>
              <w:rPr>
                <w:sz w:val="18"/>
                <w:szCs w:val="18"/>
              </w:rPr>
              <w:t>2384</w:t>
            </w:r>
          </w:p>
        </w:tc>
        <w:tc>
          <w:tcPr>
            <w:tcW w:w="687" w:type="dxa"/>
          </w:tcPr>
          <w:p w14:paraId="74C95AD0" w14:textId="77777777" w:rsidR="007B20BA" w:rsidRDefault="00000000">
            <w:pPr>
              <w:jc w:val="center"/>
              <w:rPr>
                <w:sz w:val="18"/>
                <w:szCs w:val="18"/>
              </w:rPr>
            </w:pPr>
            <w:r>
              <w:rPr>
                <w:sz w:val="18"/>
                <w:szCs w:val="18"/>
              </w:rPr>
              <w:t>7226</w:t>
            </w:r>
          </w:p>
          <w:p w14:paraId="6BADDE97" w14:textId="77777777" w:rsidR="007B20BA" w:rsidRDefault="00000000">
            <w:pPr>
              <w:jc w:val="center"/>
              <w:rPr>
                <w:sz w:val="18"/>
                <w:szCs w:val="18"/>
              </w:rPr>
            </w:pPr>
            <w:r>
              <w:rPr>
                <w:sz w:val="18"/>
                <w:szCs w:val="18"/>
              </w:rPr>
              <w:t>4824</w:t>
            </w:r>
          </w:p>
          <w:p w14:paraId="08412F89" w14:textId="77777777" w:rsidR="007B20BA" w:rsidRDefault="00000000">
            <w:pPr>
              <w:jc w:val="center"/>
              <w:rPr>
                <w:sz w:val="18"/>
                <w:szCs w:val="18"/>
              </w:rPr>
            </w:pPr>
            <w:r>
              <w:rPr>
                <w:sz w:val="18"/>
                <w:szCs w:val="18"/>
              </w:rPr>
              <w:t>2402</w:t>
            </w:r>
          </w:p>
        </w:tc>
        <w:tc>
          <w:tcPr>
            <w:tcW w:w="1046" w:type="dxa"/>
          </w:tcPr>
          <w:p w14:paraId="47C944CE" w14:textId="1DF7AAC1" w:rsidR="007B20BA" w:rsidRDefault="00000000">
            <w:pPr>
              <w:jc w:val="center"/>
              <w:rPr>
                <w:sz w:val="18"/>
                <w:szCs w:val="18"/>
              </w:rPr>
            </w:pPr>
            <w:r>
              <w:rPr>
                <w:sz w:val="18"/>
                <w:szCs w:val="18"/>
              </w:rPr>
              <w:t>1/11/2021 até 31/11/2021 00:00 às 23:55</w:t>
            </w:r>
          </w:p>
        </w:tc>
      </w:tr>
      <w:tr w:rsidR="007B20BA" w14:paraId="52B1D8DA" w14:textId="77777777">
        <w:trPr>
          <w:trHeight w:val="1225"/>
          <w:jc w:val="center"/>
        </w:trPr>
        <w:tc>
          <w:tcPr>
            <w:tcW w:w="1035" w:type="dxa"/>
          </w:tcPr>
          <w:p w14:paraId="2700611E" w14:textId="77777777" w:rsidR="007B20BA" w:rsidRDefault="00000000">
            <w:pPr>
              <w:jc w:val="center"/>
              <w:rPr>
                <w:sz w:val="18"/>
                <w:szCs w:val="18"/>
              </w:rPr>
            </w:pPr>
            <w:r>
              <w:rPr>
                <w:sz w:val="18"/>
                <w:szCs w:val="18"/>
              </w:rPr>
              <w:t>Dezembro</w:t>
            </w:r>
          </w:p>
          <w:p w14:paraId="549A8148" w14:textId="77777777" w:rsidR="007B20BA" w:rsidRDefault="00000000">
            <w:pPr>
              <w:jc w:val="center"/>
              <w:rPr>
                <w:b/>
                <w:bCs/>
                <w:sz w:val="18"/>
                <w:szCs w:val="18"/>
              </w:rPr>
            </w:pPr>
            <w:r>
              <w:rPr>
                <w:b/>
                <w:bCs/>
                <w:sz w:val="18"/>
                <w:szCs w:val="18"/>
              </w:rPr>
              <w:t>*(5min)</w:t>
            </w:r>
          </w:p>
          <w:p w14:paraId="465E88A3" w14:textId="77777777" w:rsidR="007B20BA" w:rsidRDefault="00000000">
            <w:pPr>
              <w:jc w:val="center"/>
              <w:rPr>
                <w:sz w:val="18"/>
                <w:szCs w:val="18"/>
              </w:rPr>
            </w:pPr>
            <w:r>
              <w:rPr>
                <w:b/>
                <w:bCs/>
                <w:sz w:val="18"/>
                <w:szCs w:val="18"/>
              </w:rPr>
              <w:t>**(15min)</w:t>
            </w:r>
          </w:p>
        </w:tc>
        <w:tc>
          <w:tcPr>
            <w:tcW w:w="950" w:type="dxa"/>
          </w:tcPr>
          <w:p w14:paraId="33ACBB1E" w14:textId="77777777" w:rsidR="007B20BA" w:rsidRDefault="00000000">
            <w:pPr>
              <w:jc w:val="center"/>
              <w:rPr>
                <w:sz w:val="18"/>
                <w:szCs w:val="18"/>
              </w:rPr>
            </w:pPr>
            <w:r>
              <w:rPr>
                <w:sz w:val="18"/>
                <w:szCs w:val="18"/>
              </w:rPr>
              <w:t>97240</w:t>
            </w:r>
          </w:p>
          <w:p w14:paraId="049348F1" w14:textId="77777777" w:rsidR="007B20BA" w:rsidRDefault="00000000">
            <w:pPr>
              <w:jc w:val="center"/>
              <w:rPr>
                <w:sz w:val="18"/>
                <w:szCs w:val="18"/>
              </w:rPr>
            </w:pPr>
            <w:r>
              <w:rPr>
                <w:sz w:val="18"/>
                <w:szCs w:val="18"/>
              </w:rPr>
              <w:t>64874</w:t>
            </w:r>
          </w:p>
          <w:p w14:paraId="2161ED44" w14:textId="77777777" w:rsidR="007B20BA" w:rsidRDefault="00000000">
            <w:pPr>
              <w:jc w:val="center"/>
              <w:rPr>
                <w:sz w:val="18"/>
                <w:szCs w:val="18"/>
              </w:rPr>
            </w:pPr>
            <w:r>
              <w:rPr>
                <w:sz w:val="18"/>
                <w:szCs w:val="18"/>
              </w:rPr>
              <w:t>32366</w:t>
            </w:r>
          </w:p>
        </w:tc>
        <w:tc>
          <w:tcPr>
            <w:tcW w:w="709" w:type="dxa"/>
          </w:tcPr>
          <w:p w14:paraId="44D80785" w14:textId="77777777" w:rsidR="007B20BA" w:rsidRDefault="00000000">
            <w:pPr>
              <w:jc w:val="center"/>
              <w:rPr>
                <w:sz w:val="18"/>
                <w:szCs w:val="18"/>
              </w:rPr>
            </w:pPr>
            <w:r>
              <w:rPr>
                <w:sz w:val="18"/>
                <w:szCs w:val="18"/>
              </w:rPr>
              <w:t>8840</w:t>
            </w:r>
          </w:p>
          <w:p w14:paraId="2EA54D8A" w14:textId="77777777" w:rsidR="007B20BA" w:rsidRDefault="00000000">
            <w:pPr>
              <w:jc w:val="center"/>
              <w:rPr>
                <w:sz w:val="18"/>
                <w:szCs w:val="18"/>
              </w:rPr>
            </w:pPr>
            <w:r>
              <w:rPr>
                <w:sz w:val="18"/>
                <w:szCs w:val="18"/>
              </w:rPr>
              <w:t>5880</w:t>
            </w:r>
          </w:p>
          <w:p w14:paraId="169C60E8" w14:textId="77777777" w:rsidR="007B20BA" w:rsidRDefault="00000000">
            <w:pPr>
              <w:jc w:val="center"/>
              <w:rPr>
                <w:sz w:val="18"/>
                <w:szCs w:val="18"/>
              </w:rPr>
            </w:pPr>
            <w:r>
              <w:rPr>
                <w:sz w:val="18"/>
                <w:szCs w:val="18"/>
              </w:rPr>
              <w:t>2960</w:t>
            </w:r>
          </w:p>
        </w:tc>
        <w:tc>
          <w:tcPr>
            <w:tcW w:w="708" w:type="dxa"/>
          </w:tcPr>
          <w:p w14:paraId="083E597C" w14:textId="77777777" w:rsidR="007B20BA" w:rsidRDefault="00000000">
            <w:pPr>
              <w:jc w:val="center"/>
              <w:rPr>
                <w:sz w:val="18"/>
                <w:szCs w:val="18"/>
              </w:rPr>
            </w:pPr>
            <w:r>
              <w:rPr>
                <w:sz w:val="18"/>
                <w:szCs w:val="18"/>
              </w:rPr>
              <w:t>8830</w:t>
            </w:r>
          </w:p>
          <w:p w14:paraId="5AFB9C2C" w14:textId="77777777" w:rsidR="007B20BA" w:rsidRDefault="00000000">
            <w:pPr>
              <w:jc w:val="center"/>
              <w:rPr>
                <w:sz w:val="18"/>
                <w:szCs w:val="18"/>
              </w:rPr>
            </w:pPr>
            <w:r>
              <w:rPr>
                <w:sz w:val="18"/>
                <w:szCs w:val="18"/>
              </w:rPr>
              <w:t>5926</w:t>
            </w:r>
          </w:p>
          <w:p w14:paraId="01A331AF" w14:textId="77777777" w:rsidR="007B20BA" w:rsidRDefault="00000000">
            <w:pPr>
              <w:jc w:val="center"/>
              <w:rPr>
                <w:sz w:val="18"/>
                <w:szCs w:val="18"/>
              </w:rPr>
            </w:pPr>
            <w:r>
              <w:rPr>
                <w:sz w:val="18"/>
                <w:szCs w:val="18"/>
              </w:rPr>
              <w:t>2904</w:t>
            </w:r>
          </w:p>
        </w:tc>
        <w:tc>
          <w:tcPr>
            <w:tcW w:w="709" w:type="dxa"/>
          </w:tcPr>
          <w:p w14:paraId="6CB5B70D" w14:textId="77777777" w:rsidR="007B20BA" w:rsidRDefault="00000000">
            <w:pPr>
              <w:jc w:val="center"/>
              <w:rPr>
                <w:sz w:val="18"/>
                <w:szCs w:val="18"/>
              </w:rPr>
            </w:pPr>
            <w:r>
              <w:rPr>
                <w:sz w:val="18"/>
                <w:szCs w:val="18"/>
              </w:rPr>
              <w:t>8800</w:t>
            </w:r>
          </w:p>
          <w:p w14:paraId="123C5B92" w14:textId="77777777" w:rsidR="007B20BA" w:rsidRDefault="00000000">
            <w:pPr>
              <w:jc w:val="center"/>
              <w:rPr>
                <w:sz w:val="18"/>
                <w:szCs w:val="18"/>
              </w:rPr>
            </w:pPr>
            <w:r>
              <w:rPr>
                <w:sz w:val="18"/>
                <w:szCs w:val="18"/>
              </w:rPr>
              <w:t>5847</w:t>
            </w:r>
          </w:p>
          <w:p w14:paraId="3091B9FF" w14:textId="77777777" w:rsidR="007B20BA" w:rsidRDefault="00000000">
            <w:pPr>
              <w:jc w:val="center"/>
              <w:rPr>
                <w:sz w:val="18"/>
                <w:szCs w:val="18"/>
              </w:rPr>
            </w:pPr>
            <w:r>
              <w:rPr>
                <w:sz w:val="18"/>
                <w:szCs w:val="18"/>
              </w:rPr>
              <w:t>2953</w:t>
            </w:r>
          </w:p>
        </w:tc>
        <w:tc>
          <w:tcPr>
            <w:tcW w:w="709" w:type="dxa"/>
          </w:tcPr>
          <w:p w14:paraId="619929D3" w14:textId="77777777" w:rsidR="007B20BA" w:rsidRDefault="00000000">
            <w:pPr>
              <w:jc w:val="center"/>
              <w:rPr>
                <w:sz w:val="18"/>
                <w:szCs w:val="18"/>
              </w:rPr>
            </w:pPr>
            <w:r>
              <w:rPr>
                <w:sz w:val="18"/>
                <w:szCs w:val="18"/>
              </w:rPr>
              <w:t>8876</w:t>
            </w:r>
          </w:p>
          <w:p w14:paraId="4BE67AB7" w14:textId="77777777" w:rsidR="007B20BA" w:rsidRDefault="00000000">
            <w:pPr>
              <w:jc w:val="center"/>
              <w:rPr>
                <w:sz w:val="18"/>
                <w:szCs w:val="18"/>
              </w:rPr>
            </w:pPr>
            <w:r>
              <w:rPr>
                <w:sz w:val="18"/>
                <w:szCs w:val="18"/>
              </w:rPr>
              <w:t>5948</w:t>
            </w:r>
          </w:p>
          <w:p w14:paraId="63FE8A02" w14:textId="77777777" w:rsidR="007B20BA" w:rsidRDefault="00000000">
            <w:pPr>
              <w:jc w:val="center"/>
              <w:rPr>
                <w:sz w:val="18"/>
                <w:szCs w:val="18"/>
              </w:rPr>
            </w:pPr>
            <w:r>
              <w:rPr>
                <w:sz w:val="18"/>
                <w:szCs w:val="18"/>
              </w:rPr>
              <w:t>2928</w:t>
            </w:r>
          </w:p>
        </w:tc>
        <w:tc>
          <w:tcPr>
            <w:tcW w:w="709" w:type="dxa"/>
          </w:tcPr>
          <w:p w14:paraId="37014C2A" w14:textId="77777777" w:rsidR="007B20BA" w:rsidRDefault="00000000">
            <w:pPr>
              <w:jc w:val="center"/>
              <w:rPr>
                <w:sz w:val="18"/>
                <w:szCs w:val="18"/>
              </w:rPr>
            </w:pPr>
            <w:r>
              <w:rPr>
                <w:sz w:val="18"/>
                <w:szCs w:val="18"/>
              </w:rPr>
              <w:t>8816</w:t>
            </w:r>
          </w:p>
          <w:p w14:paraId="47D3AE24" w14:textId="77777777" w:rsidR="007B20BA" w:rsidRDefault="00000000">
            <w:pPr>
              <w:jc w:val="center"/>
              <w:rPr>
                <w:sz w:val="18"/>
                <w:szCs w:val="18"/>
              </w:rPr>
            </w:pPr>
            <w:r>
              <w:rPr>
                <w:sz w:val="18"/>
                <w:szCs w:val="18"/>
              </w:rPr>
              <w:t>5861</w:t>
            </w:r>
          </w:p>
          <w:p w14:paraId="1ECC6E7A" w14:textId="77777777" w:rsidR="007B20BA" w:rsidRDefault="00000000">
            <w:pPr>
              <w:jc w:val="center"/>
              <w:rPr>
                <w:sz w:val="18"/>
                <w:szCs w:val="18"/>
              </w:rPr>
            </w:pPr>
            <w:r>
              <w:rPr>
                <w:sz w:val="18"/>
                <w:szCs w:val="18"/>
              </w:rPr>
              <w:t>2955</w:t>
            </w:r>
          </w:p>
        </w:tc>
        <w:tc>
          <w:tcPr>
            <w:tcW w:w="650" w:type="dxa"/>
          </w:tcPr>
          <w:p w14:paraId="23B6F82B" w14:textId="77777777" w:rsidR="007B20BA" w:rsidRDefault="00000000">
            <w:pPr>
              <w:jc w:val="center"/>
              <w:rPr>
                <w:sz w:val="18"/>
                <w:szCs w:val="18"/>
              </w:rPr>
            </w:pPr>
            <w:r>
              <w:rPr>
                <w:sz w:val="18"/>
                <w:szCs w:val="18"/>
              </w:rPr>
              <w:t>8824</w:t>
            </w:r>
          </w:p>
          <w:p w14:paraId="3D5B45CA" w14:textId="77777777" w:rsidR="007B20BA" w:rsidRDefault="00000000">
            <w:pPr>
              <w:jc w:val="center"/>
              <w:rPr>
                <w:sz w:val="18"/>
                <w:szCs w:val="18"/>
              </w:rPr>
            </w:pPr>
            <w:r>
              <w:rPr>
                <w:sz w:val="18"/>
                <w:szCs w:val="18"/>
              </w:rPr>
              <w:t>5907</w:t>
            </w:r>
          </w:p>
          <w:p w14:paraId="71912AC0" w14:textId="77777777" w:rsidR="007B20BA" w:rsidRDefault="00000000">
            <w:pPr>
              <w:jc w:val="center"/>
              <w:rPr>
                <w:sz w:val="18"/>
                <w:szCs w:val="18"/>
              </w:rPr>
            </w:pPr>
            <w:r>
              <w:rPr>
                <w:sz w:val="18"/>
                <w:szCs w:val="18"/>
              </w:rPr>
              <w:t>2917</w:t>
            </w:r>
          </w:p>
        </w:tc>
        <w:tc>
          <w:tcPr>
            <w:tcW w:w="598" w:type="dxa"/>
          </w:tcPr>
          <w:p w14:paraId="6921F5D1" w14:textId="77777777" w:rsidR="007B20BA" w:rsidRDefault="00000000">
            <w:pPr>
              <w:jc w:val="center"/>
              <w:rPr>
                <w:sz w:val="18"/>
                <w:szCs w:val="18"/>
              </w:rPr>
            </w:pPr>
            <w:r>
              <w:rPr>
                <w:sz w:val="18"/>
                <w:szCs w:val="18"/>
              </w:rPr>
              <w:t>8958</w:t>
            </w:r>
          </w:p>
          <w:p w14:paraId="56E04CAF" w14:textId="77777777" w:rsidR="007B20BA" w:rsidRDefault="00000000">
            <w:pPr>
              <w:jc w:val="center"/>
              <w:rPr>
                <w:sz w:val="18"/>
                <w:szCs w:val="18"/>
              </w:rPr>
            </w:pPr>
            <w:r>
              <w:rPr>
                <w:sz w:val="18"/>
                <w:szCs w:val="18"/>
              </w:rPr>
              <w:t>5960</w:t>
            </w:r>
          </w:p>
          <w:p w14:paraId="75EAB5C7" w14:textId="77777777" w:rsidR="007B20BA" w:rsidRDefault="00000000">
            <w:pPr>
              <w:jc w:val="center"/>
              <w:rPr>
                <w:sz w:val="18"/>
                <w:szCs w:val="18"/>
              </w:rPr>
            </w:pPr>
            <w:r>
              <w:rPr>
                <w:sz w:val="18"/>
                <w:szCs w:val="18"/>
              </w:rPr>
              <w:t>2998</w:t>
            </w:r>
          </w:p>
        </w:tc>
        <w:tc>
          <w:tcPr>
            <w:tcW w:w="936" w:type="dxa"/>
          </w:tcPr>
          <w:p w14:paraId="484C9C30" w14:textId="77777777" w:rsidR="007B20BA" w:rsidRDefault="00000000">
            <w:pPr>
              <w:jc w:val="center"/>
              <w:rPr>
                <w:sz w:val="18"/>
                <w:szCs w:val="18"/>
              </w:rPr>
            </w:pPr>
            <w:r>
              <w:rPr>
                <w:sz w:val="18"/>
                <w:szCs w:val="18"/>
              </w:rPr>
              <w:t>8884</w:t>
            </w:r>
          </w:p>
          <w:p w14:paraId="3E10B1E2" w14:textId="77777777" w:rsidR="007B20BA" w:rsidRDefault="00000000">
            <w:pPr>
              <w:jc w:val="center"/>
              <w:rPr>
                <w:sz w:val="18"/>
                <w:szCs w:val="18"/>
              </w:rPr>
            </w:pPr>
            <w:r>
              <w:rPr>
                <w:sz w:val="18"/>
                <w:szCs w:val="18"/>
              </w:rPr>
              <w:t>5958</w:t>
            </w:r>
          </w:p>
          <w:p w14:paraId="2184F9C7" w14:textId="77777777" w:rsidR="007B20BA" w:rsidRDefault="00000000">
            <w:pPr>
              <w:jc w:val="center"/>
              <w:rPr>
                <w:sz w:val="18"/>
                <w:szCs w:val="18"/>
              </w:rPr>
            </w:pPr>
            <w:r>
              <w:rPr>
                <w:sz w:val="18"/>
                <w:szCs w:val="18"/>
              </w:rPr>
              <w:t>2926</w:t>
            </w:r>
          </w:p>
        </w:tc>
        <w:tc>
          <w:tcPr>
            <w:tcW w:w="757" w:type="dxa"/>
          </w:tcPr>
          <w:p w14:paraId="056F167F" w14:textId="77777777" w:rsidR="007B20BA" w:rsidRDefault="00000000">
            <w:pPr>
              <w:jc w:val="center"/>
              <w:rPr>
                <w:sz w:val="18"/>
                <w:szCs w:val="18"/>
              </w:rPr>
            </w:pPr>
            <w:r>
              <w:rPr>
                <w:sz w:val="18"/>
                <w:szCs w:val="18"/>
              </w:rPr>
              <w:t>8872</w:t>
            </w:r>
          </w:p>
          <w:p w14:paraId="11BEB964" w14:textId="77777777" w:rsidR="007B20BA" w:rsidRDefault="00000000">
            <w:pPr>
              <w:jc w:val="center"/>
              <w:rPr>
                <w:sz w:val="18"/>
                <w:szCs w:val="18"/>
              </w:rPr>
            </w:pPr>
            <w:r>
              <w:rPr>
                <w:sz w:val="18"/>
                <w:szCs w:val="18"/>
              </w:rPr>
              <w:t>5921</w:t>
            </w:r>
          </w:p>
          <w:p w14:paraId="5CDAEE18" w14:textId="77777777" w:rsidR="007B20BA" w:rsidRDefault="00000000">
            <w:pPr>
              <w:jc w:val="center"/>
              <w:rPr>
                <w:sz w:val="18"/>
                <w:szCs w:val="18"/>
              </w:rPr>
            </w:pPr>
            <w:r>
              <w:rPr>
                <w:sz w:val="18"/>
                <w:szCs w:val="18"/>
              </w:rPr>
              <w:t>2951</w:t>
            </w:r>
          </w:p>
        </w:tc>
        <w:tc>
          <w:tcPr>
            <w:tcW w:w="655" w:type="dxa"/>
          </w:tcPr>
          <w:p w14:paraId="55ECF478" w14:textId="77777777" w:rsidR="007B20BA" w:rsidRDefault="00000000">
            <w:pPr>
              <w:jc w:val="center"/>
              <w:rPr>
                <w:sz w:val="18"/>
                <w:szCs w:val="18"/>
              </w:rPr>
            </w:pPr>
            <w:r>
              <w:rPr>
                <w:sz w:val="18"/>
                <w:szCs w:val="18"/>
              </w:rPr>
              <w:t>8741</w:t>
            </w:r>
          </w:p>
          <w:p w14:paraId="7E6B930E" w14:textId="77777777" w:rsidR="007B20BA" w:rsidRDefault="00000000">
            <w:pPr>
              <w:jc w:val="center"/>
              <w:rPr>
                <w:sz w:val="18"/>
                <w:szCs w:val="18"/>
              </w:rPr>
            </w:pPr>
            <w:r>
              <w:rPr>
                <w:sz w:val="18"/>
                <w:szCs w:val="18"/>
              </w:rPr>
              <w:t>5791</w:t>
            </w:r>
          </w:p>
          <w:p w14:paraId="7FF57CC3" w14:textId="77777777" w:rsidR="007B20BA" w:rsidRDefault="00000000">
            <w:pPr>
              <w:jc w:val="center"/>
              <w:rPr>
                <w:sz w:val="18"/>
                <w:szCs w:val="18"/>
              </w:rPr>
            </w:pPr>
            <w:r>
              <w:rPr>
                <w:sz w:val="18"/>
                <w:szCs w:val="18"/>
              </w:rPr>
              <w:t>2950</w:t>
            </w:r>
          </w:p>
        </w:tc>
        <w:tc>
          <w:tcPr>
            <w:tcW w:w="687" w:type="dxa"/>
          </w:tcPr>
          <w:p w14:paraId="07C04EA3" w14:textId="77777777" w:rsidR="007B20BA" w:rsidRDefault="00000000">
            <w:pPr>
              <w:jc w:val="center"/>
              <w:rPr>
                <w:sz w:val="18"/>
                <w:szCs w:val="18"/>
              </w:rPr>
            </w:pPr>
            <w:r>
              <w:rPr>
                <w:sz w:val="18"/>
                <w:szCs w:val="18"/>
              </w:rPr>
              <w:t>8799</w:t>
            </w:r>
          </w:p>
          <w:p w14:paraId="77957830" w14:textId="77777777" w:rsidR="007B20BA" w:rsidRDefault="00000000">
            <w:pPr>
              <w:jc w:val="center"/>
              <w:rPr>
                <w:sz w:val="18"/>
                <w:szCs w:val="18"/>
              </w:rPr>
            </w:pPr>
            <w:r>
              <w:rPr>
                <w:sz w:val="18"/>
                <w:szCs w:val="18"/>
              </w:rPr>
              <w:t>5875</w:t>
            </w:r>
          </w:p>
          <w:p w14:paraId="3C30B363" w14:textId="77777777" w:rsidR="007B20BA" w:rsidRDefault="00000000">
            <w:pPr>
              <w:jc w:val="center"/>
              <w:rPr>
                <w:sz w:val="18"/>
                <w:szCs w:val="18"/>
              </w:rPr>
            </w:pPr>
            <w:r>
              <w:rPr>
                <w:sz w:val="18"/>
                <w:szCs w:val="18"/>
              </w:rPr>
              <w:t>2924</w:t>
            </w:r>
          </w:p>
        </w:tc>
        <w:tc>
          <w:tcPr>
            <w:tcW w:w="1046" w:type="dxa"/>
          </w:tcPr>
          <w:p w14:paraId="335EB0D0" w14:textId="2EE78D0C" w:rsidR="007B20BA" w:rsidRDefault="00000000">
            <w:pPr>
              <w:jc w:val="center"/>
              <w:rPr>
                <w:sz w:val="18"/>
                <w:szCs w:val="18"/>
              </w:rPr>
            </w:pPr>
            <w:r>
              <w:rPr>
                <w:sz w:val="18"/>
                <w:szCs w:val="18"/>
              </w:rPr>
              <w:t>1/12/2021 até 31/12/2021 00:00 às 23:55</w:t>
            </w:r>
          </w:p>
        </w:tc>
      </w:tr>
    </w:tbl>
    <w:p w14:paraId="0BD9135E" w14:textId="77777777" w:rsidR="007B20BA" w:rsidRDefault="007B20BA">
      <w:pPr>
        <w:rPr>
          <w:color w:val="000000" w:themeColor="text1"/>
        </w:rPr>
      </w:pPr>
    </w:p>
    <w:p w14:paraId="21C8AD68" w14:textId="72F7D68B" w:rsidR="007B20BA" w:rsidRDefault="00000000">
      <w:r>
        <w:t>No que diz respeito a 2022, falta consistência entre janeiro e março com o número de registos variável e as datas registadas em fevereiro entre dia 1 e 8 e março entre dia 18 e 31. De maneira que, entre abril e dezembro os registos são consistentes, visto que existe o mesmo número de registos para cada eixo e as datas registadas são congruentes. Além disto, os registos até março apontam uma média de registos de 66.6% de 5</w:t>
      </w:r>
      <w:ins w:id="77" w:author="Unknown Author" w:date="2023-04-07T15:35:00Z">
        <w:r>
          <w:t xml:space="preserve"> </w:t>
        </w:r>
      </w:ins>
      <w:r>
        <w:t>min e 33.4% de 15</w:t>
      </w:r>
      <w:ins w:id="78" w:author="Unknown Author" w:date="2023-04-07T15:35:00Z">
        <w:r>
          <w:t xml:space="preserve"> </w:t>
        </w:r>
      </w:ins>
      <w:r>
        <w:t>min e 100% de registos de 15</w:t>
      </w:r>
      <w:ins w:id="79" w:author="Unknown Author" w:date="2023-04-07T15:35:00Z">
        <w:r>
          <w:t xml:space="preserve"> </w:t>
        </w:r>
      </w:ins>
      <w:r>
        <w:t>min para os restantes meses do ano.</w:t>
      </w:r>
    </w:p>
    <w:p w14:paraId="7DDECBE5" w14:textId="77777777" w:rsidR="0056524B" w:rsidRDefault="0056524B">
      <w:pPr>
        <w:rPr>
          <w:color w:val="000000" w:themeColor="text1"/>
        </w:rPr>
      </w:pPr>
    </w:p>
    <w:p w14:paraId="68599133" w14:textId="418DC914" w:rsidR="007B20BA" w:rsidRDefault="00000000" w:rsidP="00DB04AC">
      <w:pPr>
        <w:pStyle w:val="Legenda"/>
        <w:rPr>
          <w:color w:val="000000" w:themeColor="text1"/>
        </w:rPr>
      </w:pPr>
      <w:r>
        <w:lastRenderedPageBreak/>
        <w:t xml:space="preserve">Tabela </w:t>
      </w:r>
      <w:r w:rsidR="009B1B96">
        <w:t>5</w:t>
      </w:r>
      <w:r>
        <w:t xml:space="preserve"> - Análise registos conjunto1 2022 </w:t>
      </w:r>
      <w:r>
        <w:rPr>
          <w:b/>
          <w:bCs/>
        </w:rPr>
        <w:t>*–</w:t>
      </w:r>
      <w:r>
        <w:t xml:space="preserve"> Registos com 5min de diferença </w:t>
      </w:r>
      <w:r>
        <w:rPr>
          <w:b/>
          <w:bCs/>
        </w:rPr>
        <w:t>** –</w:t>
      </w:r>
      <w:r>
        <w:t xml:space="preserve"> Registos com 15min de diferença</w:t>
      </w:r>
    </w:p>
    <w:tbl>
      <w:tblPr>
        <w:tblStyle w:val="TabelacomGrelha"/>
        <w:tblW w:w="11403" w:type="dxa"/>
        <w:tblInd w:w="-1456" w:type="dxa"/>
        <w:tblLook w:val="04A0" w:firstRow="1" w:lastRow="0" w:firstColumn="1" w:lastColumn="0" w:noHBand="0" w:noVBand="1"/>
      </w:tblPr>
      <w:tblGrid>
        <w:gridCol w:w="996"/>
        <w:gridCol w:w="991"/>
        <w:gridCol w:w="664"/>
        <w:gridCol w:w="664"/>
        <w:gridCol w:w="667"/>
        <w:gridCol w:w="906"/>
        <w:gridCol w:w="1016"/>
        <w:gridCol w:w="666"/>
        <w:gridCol w:w="665"/>
        <w:gridCol w:w="936"/>
        <w:gridCol w:w="757"/>
        <w:gridCol w:w="667"/>
        <w:gridCol w:w="686"/>
        <w:gridCol w:w="1122"/>
      </w:tblGrid>
      <w:tr w:rsidR="007B20BA" w14:paraId="3B38B475" w14:textId="77777777">
        <w:tc>
          <w:tcPr>
            <w:tcW w:w="11402" w:type="dxa"/>
            <w:gridSpan w:val="14"/>
          </w:tcPr>
          <w:p w14:paraId="4F243601" w14:textId="77777777" w:rsidR="007B20BA" w:rsidRDefault="00000000">
            <w:pPr>
              <w:jc w:val="center"/>
              <w:rPr>
                <w:b/>
                <w:bCs/>
                <w:sz w:val="18"/>
                <w:szCs w:val="18"/>
              </w:rPr>
            </w:pPr>
            <w:r>
              <w:rPr>
                <w:b/>
                <w:bCs/>
                <w:sz w:val="18"/>
                <w:szCs w:val="18"/>
              </w:rPr>
              <w:t>VODAFONE_EIXOS</w:t>
            </w:r>
          </w:p>
        </w:tc>
      </w:tr>
      <w:tr w:rsidR="007B20BA" w14:paraId="1E92013B" w14:textId="77777777">
        <w:tc>
          <w:tcPr>
            <w:tcW w:w="11402" w:type="dxa"/>
            <w:gridSpan w:val="14"/>
          </w:tcPr>
          <w:p w14:paraId="096FBC28" w14:textId="77777777" w:rsidR="007B20BA" w:rsidRDefault="00000000">
            <w:pPr>
              <w:jc w:val="center"/>
              <w:rPr>
                <w:b/>
                <w:bCs/>
                <w:sz w:val="18"/>
                <w:szCs w:val="18"/>
              </w:rPr>
            </w:pPr>
            <w:r>
              <w:rPr>
                <w:b/>
                <w:bCs/>
                <w:sz w:val="18"/>
                <w:szCs w:val="18"/>
              </w:rPr>
              <w:t xml:space="preserve">PGIL_VODAFONE_EIXOS_2022 </w:t>
            </w:r>
          </w:p>
        </w:tc>
      </w:tr>
      <w:tr w:rsidR="007B20BA" w14:paraId="1A6E746A" w14:textId="77777777">
        <w:trPr>
          <w:trHeight w:val="956"/>
        </w:trPr>
        <w:tc>
          <w:tcPr>
            <w:tcW w:w="996" w:type="dxa"/>
          </w:tcPr>
          <w:p w14:paraId="6245FED6" w14:textId="77777777" w:rsidR="007B20BA" w:rsidRDefault="00000000">
            <w:pPr>
              <w:jc w:val="center"/>
              <w:rPr>
                <w:b/>
                <w:bCs/>
                <w:sz w:val="18"/>
                <w:szCs w:val="18"/>
              </w:rPr>
            </w:pPr>
            <w:r>
              <w:rPr>
                <w:b/>
                <w:bCs/>
                <w:sz w:val="18"/>
                <w:szCs w:val="18"/>
              </w:rPr>
              <w:t>Mês</w:t>
            </w:r>
          </w:p>
        </w:tc>
        <w:tc>
          <w:tcPr>
            <w:tcW w:w="993" w:type="dxa"/>
          </w:tcPr>
          <w:p w14:paraId="324E3FBE" w14:textId="77777777" w:rsidR="007B20BA" w:rsidRDefault="00000000">
            <w:pPr>
              <w:jc w:val="center"/>
              <w:rPr>
                <w:b/>
                <w:bCs/>
                <w:sz w:val="18"/>
                <w:szCs w:val="18"/>
              </w:rPr>
            </w:pPr>
            <w:r>
              <w:rPr>
                <w:b/>
                <w:bCs/>
                <w:sz w:val="18"/>
                <w:szCs w:val="18"/>
              </w:rPr>
              <w:t>Registos</w:t>
            </w:r>
          </w:p>
          <w:p w14:paraId="7EF03A5B" w14:textId="77777777" w:rsidR="007B20BA" w:rsidRDefault="007B20BA">
            <w:pPr>
              <w:jc w:val="center"/>
              <w:rPr>
                <w:b/>
                <w:bCs/>
                <w:sz w:val="18"/>
                <w:szCs w:val="18"/>
              </w:rPr>
            </w:pPr>
          </w:p>
        </w:tc>
        <w:tc>
          <w:tcPr>
            <w:tcW w:w="664" w:type="dxa"/>
          </w:tcPr>
          <w:p w14:paraId="60FBA932" w14:textId="77777777" w:rsidR="007B20BA" w:rsidRDefault="00000000">
            <w:pPr>
              <w:jc w:val="center"/>
              <w:rPr>
                <w:b/>
                <w:bCs/>
                <w:sz w:val="18"/>
                <w:szCs w:val="18"/>
              </w:rPr>
            </w:pPr>
            <w:r>
              <w:rPr>
                <w:b/>
                <w:bCs/>
                <w:sz w:val="18"/>
                <w:szCs w:val="18"/>
              </w:rPr>
              <w:t xml:space="preserve">A1          </w:t>
            </w:r>
          </w:p>
        </w:tc>
        <w:tc>
          <w:tcPr>
            <w:tcW w:w="664" w:type="dxa"/>
          </w:tcPr>
          <w:p w14:paraId="3196D1FC" w14:textId="77777777" w:rsidR="007B20BA" w:rsidRDefault="00000000">
            <w:pPr>
              <w:jc w:val="center"/>
              <w:rPr>
                <w:b/>
                <w:bCs/>
                <w:sz w:val="18"/>
                <w:szCs w:val="18"/>
              </w:rPr>
            </w:pPr>
            <w:r>
              <w:rPr>
                <w:b/>
                <w:bCs/>
                <w:sz w:val="18"/>
                <w:szCs w:val="18"/>
              </w:rPr>
              <w:t xml:space="preserve">A5 </w:t>
            </w:r>
          </w:p>
        </w:tc>
        <w:tc>
          <w:tcPr>
            <w:tcW w:w="667" w:type="dxa"/>
          </w:tcPr>
          <w:p w14:paraId="02027CD4" w14:textId="77777777" w:rsidR="007B20BA" w:rsidRDefault="00000000">
            <w:pPr>
              <w:jc w:val="center"/>
              <w:rPr>
                <w:b/>
                <w:bCs/>
                <w:sz w:val="18"/>
                <w:szCs w:val="18"/>
              </w:rPr>
            </w:pPr>
            <w:r>
              <w:rPr>
                <w:b/>
                <w:bCs/>
                <w:sz w:val="18"/>
                <w:szCs w:val="18"/>
              </w:rPr>
              <w:t>A36 Túnel do Grilo</w:t>
            </w:r>
          </w:p>
        </w:tc>
        <w:tc>
          <w:tcPr>
            <w:tcW w:w="906" w:type="dxa"/>
          </w:tcPr>
          <w:p w14:paraId="347B810C" w14:textId="77777777" w:rsidR="007B20BA" w:rsidRDefault="00000000">
            <w:pPr>
              <w:jc w:val="center"/>
              <w:rPr>
                <w:b/>
                <w:bCs/>
                <w:sz w:val="18"/>
                <w:szCs w:val="18"/>
              </w:rPr>
            </w:pPr>
            <w:r>
              <w:rPr>
                <w:b/>
                <w:bCs/>
                <w:sz w:val="18"/>
                <w:szCs w:val="18"/>
              </w:rPr>
              <w:t>Calçada de Carriche</w:t>
            </w:r>
          </w:p>
        </w:tc>
        <w:tc>
          <w:tcPr>
            <w:tcW w:w="1015" w:type="dxa"/>
          </w:tcPr>
          <w:p w14:paraId="01126D67" w14:textId="77777777" w:rsidR="007B20BA" w:rsidRDefault="00000000">
            <w:pPr>
              <w:jc w:val="center"/>
              <w:rPr>
                <w:b/>
                <w:bCs/>
                <w:sz w:val="18"/>
                <w:szCs w:val="18"/>
              </w:rPr>
            </w:pPr>
            <w:r>
              <w:rPr>
                <w:b/>
                <w:bCs/>
                <w:sz w:val="18"/>
                <w:szCs w:val="18"/>
              </w:rPr>
              <w:t>IC2 (Sacavém)</w:t>
            </w:r>
          </w:p>
        </w:tc>
        <w:tc>
          <w:tcPr>
            <w:tcW w:w="666" w:type="dxa"/>
          </w:tcPr>
          <w:p w14:paraId="3AFBA9D6" w14:textId="77777777" w:rsidR="007B20BA" w:rsidRDefault="00000000">
            <w:pPr>
              <w:jc w:val="center"/>
              <w:rPr>
                <w:b/>
                <w:bCs/>
                <w:sz w:val="18"/>
                <w:szCs w:val="18"/>
              </w:rPr>
            </w:pPr>
            <w:r>
              <w:rPr>
                <w:b/>
                <w:bCs/>
                <w:sz w:val="18"/>
                <w:szCs w:val="18"/>
              </w:rPr>
              <w:t>IC16</w:t>
            </w:r>
          </w:p>
        </w:tc>
        <w:tc>
          <w:tcPr>
            <w:tcW w:w="665" w:type="dxa"/>
          </w:tcPr>
          <w:p w14:paraId="63AF5108" w14:textId="77777777" w:rsidR="007B20BA" w:rsidRDefault="00000000">
            <w:pPr>
              <w:jc w:val="center"/>
              <w:rPr>
                <w:b/>
                <w:bCs/>
                <w:sz w:val="18"/>
                <w:szCs w:val="18"/>
              </w:rPr>
            </w:pPr>
            <w:r>
              <w:rPr>
                <w:b/>
                <w:bCs/>
                <w:sz w:val="18"/>
                <w:szCs w:val="18"/>
              </w:rPr>
              <w:t>IC19</w:t>
            </w:r>
          </w:p>
        </w:tc>
        <w:tc>
          <w:tcPr>
            <w:tcW w:w="936" w:type="dxa"/>
          </w:tcPr>
          <w:p w14:paraId="57C4807D" w14:textId="77777777" w:rsidR="007B20BA" w:rsidRDefault="00000000">
            <w:pPr>
              <w:jc w:val="center"/>
              <w:rPr>
                <w:b/>
                <w:bCs/>
                <w:sz w:val="18"/>
                <w:szCs w:val="18"/>
              </w:rPr>
            </w:pPr>
            <w:r>
              <w:rPr>
                <w:b/>
                <w:bCs/>
                <w:sz w:val="18"/>
                <w:szCs w:val="18"/>
              </w:rPr>
              <w:t>Marginal</w:t>
            </w:r>
          </w:p>
        </w:tc>
        <w:tc>
          <w:tcPr>
            <w:tcW w:w="756" w:type="dxa"/>
          </w:tcPr>
          <w:p w14:paraId="28821A6C" w14:textId="77777777" w:rsidR="007B20BA" w:rsidRDefault="00000000">
            <w:pPr>
              <w:jc w:val="center"/>
              <w:rPr>
                <w:b/>
                <w:bCs/>
                <w:sz w:val="18"/>
                <w:szCs w:val="18"/>
              </w:rPr>
            </w:pPr>
            <w:r>
              <w:rPr>
                <w:b/>
                <w:bCs/>
                <w:sz w:val="18"/>
                <w:szCs w:val="18"/>
              </w:rPr>
              <w:t>N117 (Cabos Ávila)</w:t>
            </w:r>
          </w:p>
        </w:tc>
        <w:tc>
          <w:tcPr>
            <w:tcW w:w="667" w:type="dxa"/>
          </w:tcPr>
          <w:p w14:paraId="223C6100" w14:textId="77777777" w:rsidR="007B20BA" w:rsidRDefault="00000000">
            <w:pPr>
              <w:jc w:val="center"/>
              <w:rPr>
                <w:b/>
                <w:bCs/>
                <w:sz w:val="18"/>
                <w:szCs w:val="18"/>
              </w:rPr>
            </w:pPr>
            <w:r>
              <w:rPr>
                <w:b/>
                <w:bCs/>
                <w:sz w:val="18"/>
                <w:szCs w:val="18"/>
              </w:rPr>
              <w:t>Ponte 25 Abril</w:t>
            </w:r>
          </w:p>
        </w:tc>
        <w:tc>
          <w:tcPr>
            <w:tcW w:w="685" w:type="dxa"/>
          </w:tcPr>
          <w:p w14:paraId="01620695" w14:textId="77777777" w:rsidR="007B20BA" w:rsidRDefault="00000000">
            <w:pPr>
              <w:jc w:val="center"/>
              <w:rPr>
                <w:b/>
                <w:bCs/>
                <w:sz w:val="18"/>
                <w:szCs w:val="18"/>
              </w:rPr>
            </w:pPr>
            <w:r>
              <w:rPr>
                <w:b/>
                <w:bCs/>
                <w:sz w:val="18"/>
                <w:szCs w:val="18"/>
              </w:rPr>
              <w:t>Ponte Vasco Gama</w:t>
            </w:r>
          </w:p>
        </w:tc>
        <w:tc>
          <w:tcPr>
            <w:tcW w:w="1122" w:type="dxa"/>
          </w:tcPr>
          <w:p w14:paraId="28A343D8" w14:textId="77777777" w:rsidR="007B20BA" w:rsidRDefault="00000000">
            <w:pPr>
              <w:jc w:val="center"/>
              <w:rPr>
                <w:b/>
                <w:bCs/>
                <w:sz w:val="18"/>
                <w:szCs w:val="18"/>
              </w:rPr>
            </w:pPr>
            <w:r>
              <w:rPr>
                <w:b/>
                <w:bCs/>
                <w:sz w:val="18"/>
                <w:szCs w:val="18"/>
              </w:rPr>
              <w:t>Datas Registadas</w:t>
            </w:r>
          </w:p>
        </w:tc>
      </w:tr>
      <w:tr w:rsidR="007B20BA" w14:paraId="000A7F6B" w14:textId="77777777">
        <w:trPr>
          <w:trHeight w:val="1161"/>
        </w:trPr>
        <w:tc>
          <w:tcPr>
            <w:tcW w:w="996" w:type="dxa"/>
          </w:tcPr>
          <w:p w14:paraId="1A74B54E" w14:textId="77777777" w:rsidR="007B20BA" w:rsidRDefault="00000000">
            <w:pPr>
              <w:jc w:val="center"/>
              <w:rPr>
                <w:sz w:val="18"/>
                <w:szCs w:val="18"/>
              </w:rPr>
            </w:pPr>
            <w:r>
              <w:rPr>
                <w:sz w:val="18"/>
                <w:szCs w:val="18"/>
              </w:rPr>
              <w:t>Janeiro</w:t>
            </w:r>
          </w:p>
          <w:p w14:paraId="0A5C224E" w14:textId="77777777" w:rsidR="007B20BA" w:rsidRDefault="00000000">
            <w:pPr>
              <w:jc w:val="center"/>
              <w:rPr>
                <w:b/>
                <w:bCs/>
                <w:sz w:val="18"/>
                <w:szCs w:val="18"/>
              </w:rPr>
            </w:pPr>
            <w:r>
              <w:rPr>
                <w:b/>
                <w:bCs/>
                <w:sz w:val="18"/>
                <w:szCs w:val="18"/>
              </w:rPr>
              <w:t>*(5min)</w:t>
            </w:r>
          </w:p>
          <w:p w14:paraId="0B9CC592" w14:textId="77777777" w:rsidR="007B20BA" w:rsidRDefault="00000000">
            <w:pPr>
              <w:jc w:val="center"/>
              <w:rPr>
                <w:sz w:val="18"/>
                <w:szCs w:val="18"/>
              </w:rPr>
            </w:pPr>
            <w:r>
              <w:rPr>
                <w:b/>
                <w:bCs/>
                <w:sz w:val="18"/>
                <w:szCs w:val="18"/>
              </w:rPr>
              <w:t>**(15min)</w:t>
            </w:r>
          </w:p>
        </w:tc>
        <w:tc>
          <w:tcPr>
            <w:tcW w:w="993" w:type="dxa"/>
          </w:tcPr>
          <w:p w14:paraId="185428DA" w14:textId="77777777" w:rsidR="007B20BA" w:rsidRDefault="00000000">
            <w:pPr>
              <w:jc w:val="center"/>
              <w:rPr>
                <w:sz w:val="18"/>
                <w:szCs w:val="18"/>
              </w:rPr>
            </w:pPr>
            <w:r>
              <w:rPr>
                <w:sz w:val="18"/>
                <w:szCs w:val="18"/>
              </w:rPr>
              <w:t>98005</w:t>
            </w:r>
          </w:p>
          <w:p w14:paraId="6FAFF4DE" w14:textId="77777777" w:rsidR="007B20BA" w:rsidRDefault="00000000">
            <w:pPr>
              <w:jc w:val="center"/>
              <w:rPr>
                <w:sz w:val="18"/>
                <w:szCs w:val="18"/>
              </w:rPr>
            </w:pPr>
            <w:r>
              <w:rPr>
                <w:sz w:val="18"/>
                <w:szCs w:val="18"/>
              </w:rPr>
              <w:t>65505</w:t>
            </w:r>
          </w:p>
          <w:p w14:paraId="4C51DDA6" w14:textId="77777777" w:rsidR="007B20BA" w:rsidRDefault="00000000">
            <w:pPr>
              <w:jc w:val="center"/>
              <w:rPr>
                <w:sz w:val="18"/>
                <w:szCs w:val="18"/>
              </w:rPr>
            </w:pPr>
            <w:r>
              <w:rPr>
                <w:sz w:val="18"/>
                <w:szCs w:val="18"/>
              </w:rPr>
              <w:t>32500</w:t>
            </w:r>
          </w:p>
        </w:tc>
        <w:tc>
          <w:tcPr>
            <w:tcW w:w="664" w:type="dxa"/>
          </w:tcPr>
          <w:p w14:paraId="7BB1083C" w14:textId="77777777" w:rsidR="007B20BA" w:rsidRDefault="00000000">
            <w:pPr>
              <w:jc w:val="center"/>
              <w:rPr>
                <w:sz w:val="18"/>
                <w:szCs w:val="18"/>
              </w:rPr>
            </w:pPr>
            <w:r>
              <w:rPr>
                <w:sz w:val="18"/>
                <w:szCs w:val="18"/>
              </w:rPr>
              <w:t>8849</w:t>
            </w:r>
          </w:p>
          <w:p w14:paraId="5195EB51" w14:textId="77777777" w:rsidR="007B20BA" w:rsidRDefault="00000000">
            <w:pPr>
              <w:jc w:val="center"/>
              <w:rPr>
                <w:sz w:val="18"/>
                <w:szCs w:val="18"/>
              </w:rPr>
            </w:pPr>
            <w:r>
              <w:rPr>
                <w:sz w:val="18"/>
                <w:szCs w:val="18"/>
              </w:rPr>
              <w:t>5920</w:t>
            </w:r>
          </w:p>
          <w:p w14:paraId="7F7176A3" w14:textId="77777777" w:rsidR="007B20BA" w:rsidRDefault="00000000">
            <w:pPr>
              <w:jc w:val="center"/>
              <w:rPr>
                <w:sz w:val="18"/>
                <w:szCs w:val="18"/>
              </w:rPr>
            </w:pPr>
            <w:r>
              <w:rPr>
                <w:sz w:val="18"/>
                <w:szCs w:val="18"/>
              </w:rPr>
              <w:t>2929</w:t>
            </w:r>
          </w:p>
        </w:tc>
        <w:tc>
          <w:tcPr>
            <w:tcW w:w="664" w:type="dxa"/>
          </w:tcPr>
          <w:p w14:paraId="3EE140DA" w14:textId="77777777" w:rsidR="007B20BA" w:rsidRDefault="00000000">
            <w:pPr>
              <w:jc w:val="center"/>
              <w:rPr>
                <w:sz w:val="18"/>
                <w:szCs w:val="18"/>
              </w:rPr>
            </w:pPr>
            <w:r>
              <w:rPr>
                <w:sz w:val="18"/>
                <w:szCs w:val="18"/>
              </w:rPr>
              <w:t>8941</w:t>
            </w:r>
          </w:p>
          <w:p w14:paraId="6281CBED" w14:textId="77777777" w:rsidR="007B20BA" w:rsidRDefault="00000000">
            <w:pPr>
              <w:jc w:val="center"/>
              <w:rPr>
                <w:sz w:val="18"/>
                <w:szCs w:val="18"/>
              </w:rPr>
            </w:pPr>
            <w:r>
              <w:rPr>
                <w:sz w:val="18"/>
                <w:szCs w:val="18"/>
              </w:rPr>
              <w:t>5950</w:t>
            </w:r>
          </w:p>
          <w:p w14:paraId="2879300C" w14:textId="77777777" w:rsidR="007B20BA" w:rsidRDefault="00000000">
            <w:pPr>
              <w:jc w:val="center"/>
              <w:rPr>
                <w:sz w:val="18"/>
                <w:szCs w:val="18"/>
              </w:rPr>
            </w:pPr>
            <w:r>
              <w:rPr>
                <w:sz w:val="18"/>
                <w:szCs w:val="18"/>
              </w:rPr>
              <w:t>2991</w:t>
            </w:r>
          </w:p>
        </w:tc>
        <w:tc>
          <w:tcPr>
            <w:tcW w:w="667" w:type="dxa"/>
          </w:tcPr>
          <w:p w14:paraId="4C34F3E1" w14:textId="77777777" w:rsidR="007B20BA" w:rsidRDefault="00000000">
            <w:pPr>
              <w:jc w:val="center"/>
              <w:rPr>
                <w:sz w:val="18"/>
                <w:szCs w:val="18"/>
              </w:rPr>
            </w:pPr>
            <w:r>
              <w:rPr>
                <w:sz w:val="18"/>
                <w:szCs w:val="18"/>
              </w:rPr>
              <w:t>8902</w:t>
            </w:r>
          </w:p>
          <w:p w14:paraId="267CEF6F" w14:textId="77777777" w:rsidR="007B20BA" w:rsidRDefault="00000000">
            <w:pPr>
              <w:jc w:val="center"/>
              <w:rPr>
                <w:sz w:val="18"/>
                <w:szCs w:val="18"/>
              </w:rPr>
            </w:pPr>
            <w:r>
              <w:rPr>
                <w:sz w:val="18"/>
                <w:szCs w:val="18"/>
              </w:rPr>
              <w:t>6005</w:t>
            </w:r>
          </w:p>
          <w:p w14:paraId="21FA2FFF" w14:textId="77777777" w:rsidR="007B20BA" w:rsidRDefault="00000000">
            <w:pPr>
              <w:jc w:val="center"/>
              <w:rPr>
                <w:sz w:val="18"/>
                <w:szCs w:val="18"/>
              </w:rPr>
            </w:pPr>
            <w:r>
              <w:rPr>
                <w:sz w:val="18"/>
                <w:szCs w:val="18"/>
              </w:rPr>
              <w:t>2897</w:t>
            </w:r>
          </w:p>
        </w:tc>
        <w:tc>
          <w:tcPr>
            <w:tcW w:w="906" w:type="dxa"/>
          </w:tcPr>
          <w:p w14:paraId="161005BB" w14:textId="77777777" w:rsidR="007B20BA" w:rsidRDefault="00000000">
            <w:pPr>
              <w:jc w:val="center"/>
              <w:rPr>
                <w:sz w:val="18"/>
                <w:szCs w:val="18"/>
              </w:rPr>
            </w:pPr>
            <w:r>
              <w:rPr>
                <w:sz w:val="18"/>
                <w:szCs w:val="18"/>
              </w:rPr>
              <w:t>8865</w:t>
            </w:r>
          </w:p>
          <w:p w14:paraId="7FB8A455" w14:textId="77777777" w:rsidR="007B20BA" w:rsidRDefault="00000000">
            <w:pPr>
              <w:jc w:val="center"/>
              <w:rPr>
                <w:sz w:val="18"/>
                <w:szCs w:val="18"/>
              </w:rPr>
            </w:pPr>
            <w:r>
              <w:rPr>
                <w:sz w:val="18"/>
                <w:szCs w:val="18"/>
              </w:rPr>
              <w:t>5897</w:t>
            </w:r>
          </w:p>
          <w:p w14:paraId="69854311" w14:textId="77777777" w:rsidR="007B20BA" w:rsidRDefault="00000000">
            <w:pPr>
              <w:jc w:val="center"/>
              <w:rPr>
                <w:sz w:val="18"/>
                <w:szCs w:val="18"/>
              </w:rPr>
            </w:pPr>
            <w:r>
              <w:rPr>
                <w:sz w:val="18"/>
                <w:szCs w:val="18"/>
              </w:rPr>
              <w:t>2968</w:t>
            </w:r>
          </w:p>
        </w:tc>
        <w:tc>
          <w:tcPr>
            <w:tcW w:w="1015" w:type="dxa"/>
          </w:tcPr>
          <w:p w14:paraId="386ADC7C" w14:textId="77777777" w:rsidR="007B20BA" w:rsidRDefault="00000000">
            <w:pPr>
              <w:jc w:val="center"/>
              <w:rPr>
                <w:sz w:val="18"/>
                <w:szCs w:val="18"/>
              </w:rPr>
            </w:pPr>
            <w:r>
              <w:rPr>
                <w:sz w:val="18"/>
                <w:szCs w:val="18"/>
              </w:rPr>
              <w:t>8816</w:t>
            </w:r>
          </w:p>
          <w:p w14:paraId="76995DCE" w14:textId="77777777" w:rsidR="007B20BA" w:rsidRDefault="00000000">
            <w:pPr>
              <w:jc w:val="center"/>
              <w:rPr>
                <w:sz w:val="18"/>
                <w:szCs w:val="18"/>
              </w:rPr>
            </w:pPr>
            <w:r>
              <w:rPr>
                <w:sz w:val="18"/>
                <w:szCs w:val="18"/>
              </w:rPr>
              <w:t>5953</w:t>
            </w:r>
          </w:p>
          <w:p w14:paraId="74B0A317" w14:textId="77777777" w:rsidR="007B20BA" w:rsidRDefault="00000000">
            <w:pPr>
              <w:jc w:val="center"/>
              <w:rPr>
                <w:sz w:val="18"/>
                <w:szCs w:val="18"/>
              </w:rPr>
            </w:pPr>
            <w:r>
              <w:rPr>
                <w:sz w:val="18"/>
                <w:szCs w:val="18"/>
              </w:rPr>
              <w:t>2964</w:t>
            </w:r>
          </w:p>
        </w:tc>
        <w:tc>
          <w:tcPr>
            <w:tcW w:w="666" w:type="dxa"/>
          </w:tcPr>
          <w:p w14:paraId="376DA1EA" w14:textId="77777777" w:rsidR="007B20BA" w:rsidRDefault="00000000">
            <w:pPr>
              <w:jc w:val="center"/>
              <w:rPr>
                <w:sz w:val="18"/>
                <w:szCs w:val="18"/>
              </w:rPr>
            </w:pPr>
            <w:r>
              <w:rPr>
                <w:sz w:val="18"/>
                <w:szCs w:val="18"/>
              </w:rPr>
              <w:t>8917</w:t>
            </w:r>
          </w:p>
          <w:p w14:paraId="03E971E4" w14:textId="77777777" w:rsidR="007B20BA" w:rsidRDefault="00000000">
            <w:pPr>
              <w:jc w:val="center"/>
              <w:rPr>
                <w:sz w:val="18"/>
                <w:szCs w:val="18"/>
              </w:rPr>
            </w:pPr>
            <w:r>
              <w:rPr>
                <w:sz w:val="18"/>
                <w:szCs w:val="18"/>
              </w:rPr>
              <w:t>5949</w:t>
            </w:r>
          </w:p>
          <w:p w14:paraId="2DC2F02D" w14:textId="77777777" w:rsidR="007B20BA" w:rsidRDefault="00000000">
            <w:pPr>
              <w:jc w:val="center"/>
              <w:rPr>
                <w:sz w:val="18"/>
                <w:szCs w:val="18"/>
              </w:rPr>
            </w:pPr>
            <w:r>
              <w:rPr>
                <w:sz w:val="18"/>
                <w:szCs w:val="18"/>
              </w:rPr>
              <w:t>2978</w:t>
            </w:r>
          </w:p>
        </w:tc>
        <w:tc>
          <w:tcPr>
            <w:tcW w:w="665" w:type="dxa"/>
          </w:tcPr>
          <w:p w14:paraId="2A84B89A" w14:textId="77777777" w:rsidR="007B20BA" w:rsidRDefault="00000000">
            <w:pPr>
              <w:jc w:val="center"/>
              <w:rPr>
                <w:sz w:val="18"/>
                <w:szCs w:val="18"/>
              </w:rPr>
            </w:pPr>
            <w:r>
              <w:rPr>
                <w:sz w:val="18"/>
                <w:szCs w:val="18"/>
              </w:rPr>
              <w:t>8927</w:t>
            </w:r>
          </w:p>
          <w:p w14:paraId="40AAC602" w14:textId="77777777" w:rsidR="007B20BA" w:rsidRDefault="00000000">
            <w:pPr>
              <w:jc w:val="center"/>
              <w:rPr>
                <w:sz w:val="18"/>
                <w:szCs w:val="18"/>
              </w:rPr>
            </w:pPr>
            <w:r>
              <w:rPr>
                <w:sz w:val="18"/>
                <w:szCs w:val="18"/>
              </w:rPr>
              <w:t>6043</w:t>
            </w:r>
          </w:p>
          <w:p w14:paraId="727B214D" w14:textId="77777777" w:rsidR="007B20BA" w:rsidRDefault="00000000">
            <w:pPr>
              <w:jc w:val="center"/>
              <w:rPr>
                <w:sz w:val="18"/>
                <w:szCs w:val="18"/>
              </w:rPr>
            </w:pPr>
            <w:r>
              <w:rPr>
                <w:sz w:val="18"/>
                <w:szCs w:val="18"/>
              </w:rPr>
              <w:t>2899</w:t>
            </w:r>
          </w:p>
        </w:tc>
        <w:tc>
          <w:tcPr>
            <w:tcW w:w="936" w:type="dxa"/>
          </w:tcPr>
          <w:p w14:paraId="78B97A5C" w14:textId="77777777" w:rsidR="007B20BA" w:rsidRDefault="00000000">
            <w:pPr>
              <w:jc w:val="center"/>
              <w:rPr>
                <w:sz w:val="18"/>
                <w:szCs w:val="18"/>
              </w:rPr>
            </w:pPr>
            <w:r>
              <w:rPr>
                <w:sz w:val="18"/>
                <w:szCs w:val="18"/>
              </w:rPr>
              <w:t>8959</w:t>
            </w:r>
          </w:p>
          <w:p w14:paraId="7E981121" w14:textId="77777777" w:rsidR="007B20BA" w:rsidRDefault="00000000">
            <w:pPr>
              <w:jc w:val="center"/>
              <w:rPr>
                <w:sz w:val="18"/>
                <w:szCs w:val="18"/>
              </w:rPr>
            </w:pPr>
            <w:r>
              <w:rPr>
                <w:sz w:val="18"/>
                <w:szCs w:val="18"/>
              </w:rPr>
              <w:t>5950</w:t>
            </w:r>
          </w:p>
          <w:p w14:paraId="2AD62CFB" w14:textId="77777777" w:rsidR="007B20BA" w:rsidRDefault="00000000">
            <w:pPr>
              <w:jc w:val="center"/>
              <w:rPr>
                <w:sz w:val="18"/>
                <w:szCs w:val="18"/>
              </w:rPr>
            </w:pPr>
            <w:r>
              <w:rPr>
                <w:sz w:val="18"/>
                <w:szCs w:val="18"/>
              </w:rPr>
              <w:t>3009</w:t>
            </w:r>
          </w:p>
        </w:tc>
        <w:tc>
          <w:tcPr>
            <w:tcW w:w="756" w:type="dxa"/>
          </w:tcPr>
          <w:p w14:paraId="758854C0" w14:textId="77777777" w:rsidR="007B20BA" w:rsidRDefault="00000000">
            <w:pPr>
              <w:jc w:val="center"/>
              <w:rPr>
                <w:sz w:val="18"/>
                <w:szCs w:val="18"/>
              </w:rPr>
            </w:pPr>
            <w:r>
              <w:rPr>
                <w:sz w:val="18"/>
                <w:szCs w:val="18"/>
              </w:rPr>
              <w:t>8895</w:t>
            </w:r>
          </w:p>
          <w:p w14:paraId="0A28331A" w14:textId="77777777" w:rsidR="007B20BA" w:rsidRDefault="00000000">
            <w:pPr>
              <w:jc w:val="center"/>
              <w:rPr>
                <w:sz w:val="18"/>
                <w:szCs w:val="18"/>
              </w:rPr>
            </w:pPr>
            <w:r>
              <w:rPr>
                <w:sz w:val="18"/>
                <w:szCs w:val="18"/>
              </w:rPr>
              <w:t>5959</w:t>
            </w:r>
          </w:p>
          <w:p w14:paraId="433D2EE8" w14:textId="77777777" w:rsidR="007B20BA" w:rsidRDefault="00000000">
            <w:pPr>
              <w:jc w:val="center"/>
              <w:rPr>
                <w:sz w:val="18"/>
                <w:szCs w:val="18"/>
              </w:rPr>
            </w:pPr>
            <w:r>
              <w:rPr>
                <w:sz w:val="18"/>
                <w:szCs w:val="18"/>
              </w:rPr>
              <w:t>2936</w:t>
            </w:r>
          </w:p>
        </w:tc>
        <w:tc>
          <w:tcPr>
            <w:tcW w:w="667" w:type="dxa"/>
          </w:tcPr>
          <w:p w14:paraId="1D3D588B" w14:textId="77777777" w:rsidR="007B20BA" w:rsidRDefault="00000000">
            <w:pPr>
              <w:jc w:val="center"/>
              <w:rPr>
                <w:sz w:val="18"/>
                <w:szCs w:val="18"/>
              </w:rPr>
            </w:pPr>
            <w:r>
              <w:rPr>
                <w:sz w:val="18"/>
                <w:szCs w:val="18"/>
              </w:rPr>
              <w:t>8921</w:t>
            </w:r>
          </w:p>
          <w:p w14:paraId="557A934D" w14:textId="77777777" w:rsidR="007B20BA" w:rsidRDefault="00000000">
            <w:pPr>
              <w:jc w:val="center"/>
              <w:rPr>
                <w:sz w:val="18"/>
                <w:szCs w:val="18"/>
              </w:rPr>
            </w:pPr>
            <w:r>
              <w:rPr>
                <w:sz w:val="18"/>
                <w:szCs w:val="18"/>
              </w:rPr>
              <w:t>5936</w:t>
            </w:r>
          </w:p>
          <w:p w14:paraId="5A71E3C3" w14:textId="77777777" w:rsidR="007B20BA" w:rsidRDefault="00000000">
            <w:pPr>
              <w:jc w:val="center"/>
              <w:rPr>
                <w:sz w:val="18"/>
                <w:szCs w:val="18"/>
              </w:rPr>
            </w:pPr>
            <w:r>
              <w:rPr>
                <w:sz w:val="18"/>
                <w:szCs w:val="18"/>
              </w:rPr>
              <w:t>2985</w:t>
            </w:r>
          </w:p>
        </w:tc>
        <w:tc>
          <w:tcPr>
            <w:tcW w:w="685" w:type="dxa"/>
          </w:tcPr>
          <w:p w14:paraId="5E3B942B" w14:textId="77777777" w:rsidR="007B20BA" w:rsidRDefault="00000000">
            <w:pPr>
              <w:jc w:val="center"/>
              <w:rPr>
                <w:sz w:val="18"/>
                <w:szCs w:val="18"/>
              </w:rPr>
            </w:pPr>
            <w:r>
              <w:rPr>
                <w:sz w:val="18"/>
                <w:szCs w:val="18"/>
              </w:rPr>
              <w:t>8887</w:t>
            </w:r>
          </w:p>
          <w:p w14:paraId="2EB017C7" w14:textId="77777777" w:rsidR="007B20BA" w:rsidRDefault="00000000">
            <w:pPr>
              <w:jc w:val="center"/>
              <w:rPr>
                <w:sz w:val="18"/>
                <w:szCs w:val="18"/>
              </w:rPr>
            </w:pPr>
            <w:r>
              <w:rPr>
                <w:sz w:val="18"/>
                <w:szCs w:val="18"/>
              </w:rPr>
              <w:t>5943</w:t>
            </w:r>
          </w:p>
          <w:p w14:paraId="348D052F" w14:textId="77777777" w:rsidR="007B20BA" w:rsidRDefault="00000000">
            <w:pPr>
              <w:jc w:val="center"/>
              <w:rPr>
                <w:sz w:val="18"/>
                <w:szCs w:val="18"/>
              </w:rPr>
            </w:pPr>
            <w:r>
              <w:rPr>
                <w:sz w:val="18"/>
                <w:szCs w:val="18"/>
              </w:rPr>
              <w:t>2944</w:t>
            </w:r>
          </w:p>
        </w:tc>
        <w:tc>
          <w:tcPr>
            <w:tcW w:w="1122" w:type="dxa"/>
          </w:tcPr>
          <w:p w14:paraId="210CB863" w14:textId="560DF911" w:rsidR="007B20BA" w:rsidRDefault="00000000">
            <w:pPr>
              <w:jc w:val="center"/>
              <w:rPr>
                <w:sz w:val="18"/>
                <w:szCs w:val="18"/>
              </w:rPr>
            </w:pPr>
            <w:r>
              <w:rPr>
                <w:sz w:val="18"/>
                <w:szCs w:val="18"/>
              </w:rPr>
              <w:t xml:space="preserve">1/01/2022 até 31/01/2022 00:00 </w:t>
            </w:r>
            <w:r w:rsidR="0056524B">
              <w:rPr>
                <w:sz w:val="18"/>
                <w:szCs w:val="18"/>
              </w:rPr>
              <w:t xml:space="preserve">às </w:t>
            </w:r>
            <w:r>
              <w:rPr>
                <w:sz w:val="18"/>
                <w:szCs w:val="18"/>
              </w:rPr>
              <w:t>23:55</w:t>
            </w:r>
          </w:p>
        </w:tc>
      </w:tr>
      <w:tr w:rsidR="007B20BA" w14:paraId="794DF6E3" w14:textId="77777777">
        <w:tc>
          <w:tcPr>
            <w:tcW w:w="996" w:type="dxa"/>
          </w:tcPr>
          <w:p w14:paraId="2DC6C9FE" w14:textId="77777777" w:rsidR="007B20BA" w:rsidRDefault="00000000">
            <w:pPr>
              <w:jc w:val="center"/>
              <w:rPr>
                <w:sz w:val="18"/>
                <w:szCs w:val="18"/>
              </w:rPr>
            </w:pPr>
            <w:r>
              <w:rPr>
                <w:sz w:val="18"/>
                <w:szCs w:val="18"/>
              </w:rPr>
              <w:t>Fevereiro</w:t>
            </w:r>
          </w:p>
          <w:p w14:paraId="3E3FEFDD" w14:textId="77777777" w:rsidR="007B20BA" w:rsidRDefault="00000000">
            <w:pPr>
              <w:jc w:val="center"/>
              <w:rPr>
                <w:b/>
                <w:bCs/>
                <w:sz w:val="18"/>
                <w:szCs w:val="18"/>
              </w:rPr>
            </w:pPr>
            <w:r>
              <w:rPr>
                <w:b/>
                <w:bCs/>
                <w:sz w:val="18"/>
                <w:szCs w:val="18"/>
              </w:rPr>
              <w:t>*(5min)</w:t>
            </w:r>
          </w:p>
          <w:p w14:paraId="35E1C98D" w14:textId="77777777" w:rsidR="007B20BA" w:rsidRDefault="00000000">
            <w:pPr>
              <w:jc w:val="center"/>
              <w:rPr>
                <w:sz w:val="18"/>
                <w:szCs w:val="18"/>
              </w:rPr>
            </w:pPr>
            <w:r>
              <w:rPr>
                <w:b/>
                <w:bCs/>
                <w:sz w:val="18"/>
                <w:szCs w:val="18"/>
              </w:rPr>
              <w:t>**(15min)</w:t>
            </w:r>
          </w:p>
        </w:tc>
        <w:tc>
          <w:tcPr>
            <w:tcW w:w="993" w:type="dxa"/>
          </w:tcPr>
          <w:p w14:paraId="31FDFF04" w14:textId="77777777" w:rsidR="007B20BA" w:rsidRDefault="00000000">
            <w:pPr>
              <w:jc w:val="center"/>
              <w:rPr>
                <w:sz w:val="18"/>
                <w:szCs w:val="18"/>
              </w:rPr>
            </w:pPr>
            <w:r>
              <w:rPr>
                <w:sz w:val="18"/>
                <w:szCs w:val="18"/>
              </w:rPr>
              <w:t>19525</w:t>
            </w:r>
          </w:p>
          <w:p w14:paraId="782CF94B" w14:textId="77777777" w:rsidR="007B20BA" w:rsidRDefault="00000000">
            <w:pPr>
              <w:jc w:val="center"/>
              <w:rPr>
                <w:sz w:val="18"/>
                <w:szCs w:val="18"/>
              </w:rPr>
            </w:pPr>
            <w:r>
              <w:rPr>
                <w:sz w:val="18"/>
                <w:szCs w:val="18"/>
              </w:rPr>
              <w:t>12937</w:t>
            </w:r>
          </w:p>
          <w:p w14:paraId="70649EF7" w14:textId="77777777" w:rsidR="007B20BA" w:rsidRDefault="00000000">
            <w:pPr>
              <w:jc w:val="center"/>
              <w:rPr>
                <w:sz w:val="18"/>
                <w:szCs w:val="18"/>
              </w:rPr>
            </w:pPr>
            <w:r>
              <w:rPr>
                <w:sz w:val="18"/>
                <w:szCs w:val="18"/>
              </w:rPr>
              <w:t>6588</w:t>
            </w:r>
          </w:p>
        </w:tc>
        <w:tc>
          <w:tcPr>
            <w:tcW w:w="664" w:type="dxa"/>
          </w:tcPr>
          <w:p w14:paraId="5F335926" w14:textId="77777777" w:rsidR="007B20BA" w:rsidRDefault="00000000">
            <w:pPr>
              <w:jc w:val="center"/>
              <w:rPr>
                <w:sz w:val="18"/>
                <w:szCs w:val="18"/>
              </w:rPr>
            </w:pPr>
            <w:r>
              <w:rPr>
                <w:sz w:val="18"/>
                <w:szCs w:val="18"/>
              </w:rPr>
              <w:t>1777</w:t>
            </w:r>
          </w:p>
          <w:p w14:paraId="4FEFE48A" w14:textId="77777777" w:rsidR="007B20BA" w:rsidRDefault="00000000">
            <w:pPr>
              <w:jc w:val="center"/>
              <w:rPr>
                <w:sz w:val="18"/>
                <w:szCs w:val="18"/>
              </w:rPr>
            </w:pPr>
            <w:r>
              <w:rPr>
                <w:sz w:val="18"/>
                <w:szCs w:val="18"/>
              </w:rPr>
              <w:t>1186</w:t>
            </w:r>
          </w:p>
          <w:p w14:paraId="411F64E3" w14:textId="77777777" w:rsidR="007B20BA" w:rsidRDefault="00000000">
            <w:pPr>
              <w:jc w:val="center"/>
              <w:rPr>
                <w:sz w:val="18"/>
                <w:szCs w:val="18"/>
              </w:rPr>
            </w:pPr>
            <w:r>
              <w:rPr>
                <w:sz w:val="18"/>
                <w:szCs w:val="18"/>
              </w:rPr>
              <w:t>591</w:t>
            </w:r>
          </w:p>
        </w:tc>
        <w:tc>
          <w:tcPr>
            <w:tcW w:w="664" w:type="dxa"/>
          </w:tcPr>
          <w:p w14:paraId="6C6E41BD" w14:textId="77777777" w:rsidR="007B20BA" w:rsidRDefault="00000000">
            <w:pPr>
              <w:jc w:val="center"/>
              <w:rPr>
                <w:sz w:val="18"/>
                <w:szCs w:val="18"/>
              </w:rPr>
            </w:pPr>
            <w:r>
              <w:rPr>
                <w:sz w:val="18"/>
                <w:szCs w:val="18"/>
              </w:rPr>
              <w:t>1773</w:t>
            </w:r>
          </w:p>
          <w:p w14:paraId="5CDCD15D" w14:textId="77777777" w:rsidR="007B20BA" w:rsidRDefault="00000000">
            <w:pPr>
              <w:jc w:val="center"/>
              <w:rPr>
                <w:sz w:val="18"/>
                <w:szCs w:val="18"/>
              </w:rPr>
            </w:pPr>
            <w:r>
              <w:rPr>
                <w:sz w:val="18"/>
                <w:szCs w:val="18"/>
              </w:rPr>
              <w:t>1176</w:t>
            </w:r>
          </w:p>
          <w:p w14:paraId="1E58D798" w14:textId="77777777" w:rsidR="007B20BA" w:rsidRDefault="00000000">
            <w:pPr>
              <w:jc w:val="center"/>
              <w:rPr>
                <w:sz w:val="18"/>
                <w:szCs w:val="18"/>
              </w:rPr>
            </w:pPr>
            <w:r>
              <w:rPr>
                <w:sz w:val="18"/>
                <w:szCs w:val="18"/>
              </w:rPr>
              <w:t>597</w:t>
            </w:r>
          </w:p>
        </w:tc>
        <w:tc>
          <w:tcPr>
            <w:tcW w:w="667" w:type="dxa"/>
          </w:tcPr>
          <w:p w14:paraId="5153B0E5" w14:textId="77777777" w:rsidR="007B20BA" w:rsidRDefault="00000000">
            <w:pPr>
              <w:jc w:val="center"/>
              <w:rPr>
                <w:sz w:val="18"/>
                <w:szCs w:val="18"/>
              </w:rPr>
            </w:pPr>
            <w:r>
              <w:rPr>
                <w:sz w:val="18"/>
                <w:szCs w:val="18"/>
              </w:rPr>
              <w:t>1762</w:t>
            </w:r>
          </w:p>
          <w:p w14:paraId="12B61065" w14:textId="77777777" w:rsidR="007B20BA" w:rsidRDefault="00000000">
            <w:pPr>
              <w:jc w:val="center"/>
              <w:rPr>
                <w:sz w:val="18"/>
                <w:szCs w:val="18"/>
              </w:rPr>
            </w:pPr>
            <w:r>
              <w:rPr>
                <w:sz w:val="18"/>
                <w:szCs w:val="18"/>
              </w:rPr>
              <w:t>1163</w:t>
            </w:r>
          </w:p>
          <w:p w14:paraId="6D9FA5F1" w14:textId="77777777" w:rsidR="007B20BA" w:rsidRDefault="00000000">
            <w:pPr>
              <w:jc w:val="center"/>
              <w:rPr>
                <w:sz w:val="18"/>
                <w:szCs w:val="18"/>
              </w:rPr>
            </w:pPr>
            <w:r>
              <w:rPr>
                <w:sz w:val="18"/>
                <w:szCs w:val="18"/>
              </w:rPr>
              <w:t>599</w:t>
            </w:r>
          </w:p>
        </w:tc>
        <w:tc>
          <w:tcPr>
            <w:tcW w:w="906" w:type="dxa"/>
          </w:tcPr>
          <w:p w14:paraId="20ADF1AF" w14:textId="77777777" w:rsidR="007B20BA" w:rsidRDefault="00000000">
            <w:pPr>
              <w:jc w:val="center"/>
              <w:rPr>
                <w:sz w:val="18"/>
                <w:szCs w:val="18"/>
              </w:rPr>
            </w:pPr>
            <w:r>
              <w:rPr>
                <w:sz w:val="18"/>
                <w:szCs w:val="18"/>
              </w:rPr>
              <w:t>1789</w:t>
            </w:r>
          </w:p>
          <w:p w14:paraId="4C1D860A" w14:textId="77777777" w:rsidR="007B20BA" w:rsidRDefault="00000000">
            <w:pPr>
              <w:jc w:val="center"/>
              <w:rPr>
                <w:sz w:val="18"/>
                <w:szCs w:val="18"/>
              </w:rPr>
            </w:pPr>
            <w:r>
              <w:rPr>
                <w:sz w:val="18"/>
                <w:szCs w:val="18"/>
              </w:rPr>
              <w:t>1190</w:t>
            </w:r>
          </w:p>
          <w:p w14:paraId="23AC01B4" w14:textId="77777777" w:rsidR="007B20BA" w:rsidRDefault="00000000">
            <w:pPr>
              <w:jc w:val="center"/>
              <w:rPr>
                <w:sz w:val="18"/>
                <w:szCs w:val="18"/>
              </w:rPr>
            </w:pPr>
            <w:r>
              <w:rPr>
                <w:sz w:val="18"/>
                <w:szCs w:val="18"/>
              </w:rPr>
              <w:t>599</w:t>
            </w:r>
          </w:p>
        </w:tc>
        <w:tc>
          <w:tcPr>
            <w:tcW w:w="1015" w:type="dxa"/>
          </w:tcPr>
          <w:p w14:paraId="18CA2897" w14:textId="77777777" w:rsidR="007B20BA" w:rsidRDefault="00000000">
            <w:pPr>
              <w:jc w:val="center"/>
              <w:rPr>
                <w:sz w:val="18"/>
                <w:szCs w:val="18"/>
              </w:rPr>
            </w:pPr>
            <w:r>
              <w:rPr>
                <w:sz w:val="18"/>
                <w:szCs w:val="18"/>
              </w:rPr>
              <w:t>1761</w:t>
            </w:r>
          </w:p>
          <w:p w14:paraId="1E83E64D" w14:textId="77777777" w:rsidR="007B20BA" w:rsidRDefault="00000000">
            <w:pPr>
              <w:jc w:val="center"/>
              <w:rPr>
                <w:sz w:val="18"/>
                <w:szCs w:val="18"/>
              </w:rPr>
            </w:pPr>
            <w:r>
              <w:rPr>
                <w:sz w:val="18"/>
                <w:szCs w:val="18"/>
              </w:rPr>
              <w:t>1165</w:t>
            </w:r>
          </w:p>
          <w:p w14:paraId="4526C95A" w14:textId="77777777" w:rsidR="007B20BA" w:rsidRDefault="00000000">
            <w:pPr>
              <w:jc w:val="center"/>
              <w:rPr>
                <w:sz w:val="18"/>
                <w:szCs w:val="18"/>
              </w:rPr>
            </w:pPr>
            <w:r>
              <w:rPr>
                <w:sz w:val="18"/>
                <w:szCs w:val="18"/>
              </w:rPr>
              <w:t>596</w:t>
            </w:r>
          </w:p>
        </w:tc>
        <w:tc>
          <w:tcPr>
            <w:tcW w:w="666" w:type="dxa"/>
          </w:tcPr>
          <w:p w14:paraId="7C075011" w14:textId="77777777" w:rsidR="007B20BA" w:rsidRDefault="00000000">
            <w:pPr>
              <w:jc w:val="center"/>
              <w:rPr>
                <w:sz w:val="18"/>
                <w:szCs w:val="18"/>
              </w:rPr>
            </w:pPr>
            <w:r>
              <w:rPr>
                <w:sz w:val="18"/>
                <w:szCs w:val="18"/>
              </w:rPr>
              <w:t>1790</w:t>
            </w:r>
          </w:p>
          <w:p w14:paraId="3F979C3B" w14:textId="77777777" w:rsidR="007B20BA" w:rsidRDefault="00000000">
            <w:pPr>
              <w:jc w:val="center"/>
              <w:rPr>
                <w:sz w:val="18"/>
                <w:szCs w:val="18"/>
              </w:rPr>
            </w:pPr>
            <w:r>
              <w:rPr>
                <w:sz w:val="18"/>
                <w:szCs w:val="18"/>
              </w:rPr>
              <w:t>1169</w:t>
            </w:r>
          </w:p>
          <w:p w14:paraId="3651473F" w14:textId="77777777" w:rsidR="007B20BA" w:rsidRDefault="00000000">
            <w:pPr>
              <w:jc w:val="center"/>
              <w:rPr>
                <w:sz w:val="18"/>
                <w:szCs w:val="18"/>
              </w:rPr>
            </w:pPr>
            <w:r>
              <w:rPr>
                <w:sz w:val="18"/>
                <w:szCs w:val="18"/>
              </w:rPr>
              <w:t>621</w:t>
            </w:r>
          </w:p>
        </w:tc>
        <w:tc>
          <w:tcPr>
            <w:tcW w:w="665" w:type="dxa"/>
          </w:tcPr>
          <w:p w14:paraId="6726FE1F" w14:textId="77777777" w:rsidR="007B20BA" w:rsidRDefault="00000000">
            <w:pPr>
              <w:jc w:val="center"/>
              <w:rPr>
                <w:sz w:val="18"/>
                <w:szCs w:val="18"/>
              </w:rPr>
            </w:pPr>
            <w:r>
              <w:rPr>
                <w:sz w:val="18"/>
                <w:szCs w:val="18"/>
              </w:rPr>
              <w:t>1761</w:t>
            </w:r>
          </w:p>
          <w:p w14:paraId="5DEFDAFA" w14:textId="77777777" w:rsidR="007B20BA" w:rsidRDefault="00000000">
            <w:pPr>
              <w:jc w:val="center"/>
              <w:rPr>
                <w:sz w:val="18"/>
                <w:szCs w:val="18"/>
              </w:rPr>
            </w:pPr>
            <w:r>
              <w:rPr>
                <w:sz w:val="18"/>
                <w:szCs w:val="18"/>
              </w:rPr>
              <w:t>1169</w:t>
            </w:r>
          </w:p>
          <w:p w14:paraId="55B0A25A" w14:textId="77777777" w:rsidR="007B20BA" w:rsidRDefault="00000000">
            <w:pPr>
              <w:jc w:val="center"/>
              <w:rPr>
                <w:sz w:val="18"/>
                <w:szCs w:val="18"/>
              </w:rPr>
            </w:pPr>
            <w:r>
              <w:rPr>
                <w:sz w:val="18"/>
                <w:szCs w:val="18"/>
              </w:rPr>
              <w:t>592</w:t>
            </w:r>
          </w:p>
        </w:tc>
        <w:tc>
          <w:tcPr>
            <w:tcW w:w="936" w:type="dxa"/>
          </w:tcPr>
          <w:p w14:paraId="7451485C" w14:textId="77777777" w:rsidR="007B20BA" w:rsidRDefault="00000000">
            <w:pPr>
              <w:jc w:val="center"/>
              <w:rPr>
                <w:sz w:val="18"/>
                <w:szCs w:val="18"/>
              </w:rPr>
            </w:pPr>
            <w:r>
              <w:rPr>
                <w:sz w:val="18"/>
                <w:szCs w:val="18"/>
              </w:rPr>
              <w:t>1784</w:t>
            </w:r>
          </w:p>
          <w:p w14:paraId="6D51E050" w14:textId="77777777" w:rsidR="007B20BA" w:rsidRDefault="00000000">
            <w:pPr>
              <w:jc w:val="center"/>
              <w:rPr>
                <w:sz w:val="18"/>
                <w:szCs w:val="18"/>
              </w:rPr>
            </w:pPr>
            <w:r>
              <w:rPr>
                <w:sz w:val="18"/>
                <w:szCs w:val="18"/>
              </w:rPr>
              <w:t>1177</w:t>
            </w:r>
          </w:p>
          <w:p w14:paraId="791756AB" w14:textId="77777777" w:rsidR="007B20BA" w:rsidRDefault="00000000">
            <w:pPr>
              <w:jc w:val="center"/>
              <w:rPr>
                <w:sz w:val="18"/>
                <w:szCs w:val="18"/>
              </w:rPr>
            </w:pPr>
            <w:r>
              <w:rPr>
                <w:sz w:val="18"/>
                <w:szCs w:val="18"/>
              </w:rPr>
              <w:t>607</w:t>
            </w:r>
          </w:p>
        </w:tc>
        <w:tc>
          <w:tcPr>
            <w:tcW w:w="756" w:type="dxa"/>
          </w:tcPr>
          <w:p w14:paraId="0F64D6D5" w14:textId="77777777" w:rsidR="007B20BA" w:rsidRDefault="00000000">
            <w:pPr>
              <w:jc w:val="center"/>
              <w:rPr>
                <w:sz w:val="18"/>
                <w:szCs w:val="18"/>
              </w:rPr>
            </w:pPr>
            <w:r>
              <w:rPr>
                <w:sz w:val="18"/>
                <w:szCs w:val="18"/>
              </w:rPr>
              <w:t>1750</w:t>
            </w:r>
          </w:p>
          <w:p w14:paraId="2A9274D5" w14:textId="77777777" w:rsidR="007B20BA" w:rsidRDefault="00000000">
            <w:pPr>
              <w:jc w:val="center"/>
              <w:rPr>
                <w:sz w:val="18"/>
                <w:szCs w:val="18"/>
              </w:rPr>
            </w:pPr>
            <w:r>
              <w:rPr>
                <w:sz w:val="18"/>
                <w:szCs w:val="18"/>
              </w:rPr>
              <w:t>1157</w:t>
            </w:r>
          </w:p>
          <w:p w14:paraId="4F98E5D8" w14:textId="77777777" w:rsidR="007B20BA" w:rsidRDefault="00000000">
            <w:pPr>
              <w:jc w:val="center"/>
              <w:rPr>
                <w:sz w:val="18"/>
                <w:szCs w:val="18"/>
              </w:rPr>
            </w:pPr>
            <w:r>
              <w:rPr>
                <w:sz w:val="18"/>
                <w:szCs w:val="18"/>
              </w:rPr>
              <w:t>593</w:t>
            </w:r>
          </w:p>
        </w:tc>
        <w:tc>
          <w:tcPr>
            <w:tcW w:w="667" w:type="dxa"/>
          </w:tcPr>
          <w:p w14:paraId="37B680D6" w14:textId="77777777" w:rsidR="007B20BA" w:rsidRDefault="00000000">
            <w:pPr>
              <w:jc w:val="center"/>
              <w:rPr>
                <w:sz w:val="18"/>
                <w:szCs w:val="18"/>
              </w:rPr>
            </w:pPr>
            <w:r>
              <w:rPr>
                <w:sz w:val="18"/>
                <w:szCs w:val="18"/>
              </w:rPr>
              <w:t>1787</w:t>
            </w:r>
          </w:p>
          <w:p w14:paraId="6F7964C3" w14:textId="77777777" w:rsidR="007B20BA" w:rsidRDefault="00000000">
            <w:pPr>
              <w:jc w:val="center"/>
              <w:rPr>
                <w:sz w:val="18"/>
                <w:szCs w:val="18"/>
              </w:rPr>
            </w:pPr>
            <w:r>
              <w:rPr>
                <w:sz w:val="18"/>
                <w:szCs w:val="18"/>
              </w:rPr>
              <w:t>1195</w:t>
            </w:r>
          </w:p>
          <w:p w14:paraId="1F1B7092" w14:textId="77777777" w:rsidR="007B20BA" w:rsidRDefault="00000000">
            <w:pPr>
              <w:jc w:val="center"/>
              <w:rPr>
                <w:sz w:val="18"/>
                <w:szCs w:val="18"/>
              </w:rPr>
            </w:pPr>
            <w:r>
              <w:rPr>
                <w:sz w:val="18"/>
                <w:szCs w:val="18"/>
              </w:rPr>
              <w:t>592</w:t>
            </w:r>
          </w:p>
        </w:tc>
        <w:tc>
          <w:tcPr>
            <w:tcW w:w="685" w:type="dxa"/>
          </w:tcPr>
          <w:p w14:paraId="7ABA61E2" w14:textId="77777777" w:rsidR="007B20BA" w:rsidRDefault="00000000">
            <w:pPr>
              <w:jc w:val="center"/>
              <w:rPr>
                <w:sz w:val="18"/>
                <w:szCs w:val="18"/>
              </w:rPr>
            </w:pPr>
            <w:r>
              <w:rPr>
                <w:sz w:val="18"/>
                <w:szCs w:val="18"/>
              </w:rPr>
              <w:t>1791</w:t>
            </w:r>
          </w:p>
          <w:p w14:paraId="5B4A1AEE" w14:textId="77777777" w:rsidR="007B20BA" w:rsidRDefault="00000000">
            <w:pPr>
              <w:jc w:val="center"/>
              <w:rPr>
                <w:sz w:val="18"/>
                <w:szCs w:val="18"/>
              </w:rPr>
            </w:pPr>
            <w:r>
              <w:rPr>
                <w:sz w:val="18"/>
                <w:szCs w:val="18"/>
              </w:rPr>
              <w:t>1190</w:t>
            </w:r>
          </w:p>
          <w:p w14:paraId="44F7F1CE" w14:textId="77777777" w:rsidR="007B20BA" w:rsidRDefault="00000000">
            <w:pPr>
              <w:jc w:val="center"/>
              <w:rPr>
                <w:sz w:val="18"/>
                <w:szCs w:val="18"/>
              </w:rPr>
            </w:pPr>
            <w:r>
              <w:rPr>
                <w:sz w:val="18"/>
                <w:szCs w:val="18"/>
              </w:rPr>
              <w:t>601</w:t>
            </w:r>
          </w:p>
        </w:tc>
        <w:tc>
          <w:tcPr>
            <w:tcW w:w="1122" w:type="dxa"/>
          </w:tcPr>
          <w:p w14:paraId="77044167" w14:textId="73D57A90" w:rsidR="007B20BA" w:rsidRDefault="00000000">
            <w:pPr>
              <w:jc w:val="center"/>
              <w:rPr>
                <w:sz w:val="18"/>
                <w:szCs w:val="18"/>
              </w:rPr>
            </w:pPr>
            <w:r>
              <w:rPr>
                <w:sz w:val="18"/>
                <w:szCs w:val="18"/>
              </w:rPr>
              <w:t xml:space="preserve">01/02/2022 até 08/02/2022 00:00 </w:t>
            </w:r>
            <w:r w:rsidR="0056524B">
              <w:rPr>
                <w:sz w:val="18"/>
                <w:szCs w:val="18"/>
              </w:rPr>
              <w:t xml:space="preserve">às </w:t>
            </w:r>
            <w:r>
              <w:rPr>
                <w:sz w:val="18"/>
                <w:szCs w:val="18"/>
              </w:rPr>
              <w:t>23:55</w:t>
            </w:r>
          </w:p>
        </w:tc>
      </w:tr>
      <w:tr w:rsidR="007B20BA" w14:paraId="49234770" w14:textId="77777777">
        <w:trPr>
          <w:trHeight w:val="1313"/>
        </w:trPr>
        <w:tc>
          <w:tcPr>
            <w:tcW w:w="996" w:type="dxa"/>
          </w:tcPr>
          <w:p w14:paraId="3F056703" w14:textId="77777777" w:rsidR="007B20BA" w:rsidRDefault="00000000">
            <w:pPr>
              <w:jc w:val="center"/>
              <w:rPr>
                <w:sz w:val="18"/>
                <w:szCs w:val="18"/>
              </w:rPr>
            </w:pPr>
            <w:r>
              <w:rPr>
                <w:sz w:val="18"/>
                <w:szCs w:val="18"/>
              </w:rPr>
              <w:t>Março</w:t>
            </w:r>
          </w:p>
          <w:p w14:paraId="4D4DC45E" w14:textId="77777777" w:rsidR="007B20BA" w:rsidRDefault="00000000">
            <w:pPr>
              <w:jc w:val="center"/>
              <w:rPr>
                <w:b/>
                <w:bCs/>
                <w:sz w:val="18"/>
                <w:szCs w:val="18"/>
              </w:rPr>
            </w:pPr>
            <w:r>
              <w:rPr>
                <w:b/>
                <w:bCs/>
                <w:sz w:val="18"/>
                <w:szCs w:val="18"/>
              </w:rPr>
              <w:t>*(5min)</w:t>
            </w:r>
          </w:p>
          <w:p w14:paraId="3B7321AA" w14:textId="77777777" w:rsidR="007B20BA" w:rsidRDefault="00000000">
            <w:pPr>
              <w:jc w:val="center"/>
              <w:rPr>
                <w:sz w:val="18"/>
                <w:szCs w:val="18"/>
              </w:rPr>
            </w:pPr>
            <w:r>
              <w:rPr>
                <w:b/>
                <w:bCs/>
                <w:sz w:val="18"/>
                <w:szCs w:val="18"/>
              </w:rPr>
              <w:t>**(15min)</w:t>
            </w:r>
          </w:p>
        </w:tc>
        <w:tc>
          <w:tcPr>
            <w:tcW w:w="993" w:type="dxa"/>
          </w:tcPr>
          <w:p w14:paraId="4ADF5697" w14:textId="77777777" w:rsidR="007B20BA" w:rsidRDefault="00000000">
            <w:pPr>
              <w:jc w:val="center"/>
              <w:rPr>
                <w:sz w:val="18"/>
                <w:szCs w:val="18"/>
              </w:rPr>
            </w:pPr>
            <w:r>
              <w:rPr>
                <w:sz w:val="18"/>
                <w:szCs w:val="18"/>
              </w:rPr>
              <w:t>42163</w:t>
            </w:r>
          </w:p>
          <w:p w14:paraId="7509C4E8" w14:textId="77777777" w:rsidR="007B20BA" w:rsidRDefault="00000000">
            <w:pPr>
              <w:jc w:val="center"/>
              <w:rPr>
                <w:sz w:val="18"/>
                <w:szCs w:val="18"/>
              </w:rPr>
            </w:pPr>
            <w:r>
              <w:rPr>
                <w:sz w:val="18"/>
                <w:szCs w:val="18"/>
              </w:rPr>
              <w:t>28166</w:t>
            </w:r>
          </w:p>
          <w:p w14:paraId="12D3E142" w14:textId="77777777" w:rsidR="007B20BA" w:rsidRDefault="00000000">
            <w:pPr>
              <w:jc w:val="center"/>
              <w:rPr>
                <w:sz w:val="18"/>
                <w:szCs w:val="18"/>
              </w:rPr>
            </w:pPr>
            <w:r>
              <w:rPr>
                <w:sz w:val="18"/>
                <w:szCs w:val="18"/>
              </w:rPr>
              <w:t>13997</w:t>
            </w:r>
          </w:p>
        </w:tc>
        <w:tc>
          <w:tcPr>
            <w:tcW w:w="664" w:type="dxa"/>
          </w:tcPr>
          <w:p w14:paraId="657566E2" w14:textId="77777777" w:rsidR="007B20BA" w:rsidRDefault="00000000">
            <w:pPr>
              <w:jc w:val="center"/>
              <w:rPr>
                <w:sz w:val="18"/>
                <w:szCs w:val="18"/>
              </w:rPr>
            </w:pPr>
            <w:r>
              <w:rPr>
                <w:sz w:val="18"/>
                <w:szCs w:val="18"/>
              </w:rPr>
              <w:t>3826</w:t>
            </w:r>
          </w:p>
          <w:p w14:paraId="63F8D7FF" w14:textId="77777777" w:rsidR="007B20BA" w:rsidRDefault="00000000">
            <w:pPr>
              <w:jc w:val="center"/>
              <w:rPr>
                <w:sz w:val="18"/>
                <w:szCs w:val="18"/>
              </w:rPr>
            </w:pPr>
            <w:r>
              <w:rPr>
                <w:sz w:val="18"/>
                <w:szCs w:val="18"/>
              </w:rPr>
              <w:t>2568</w:t>
            </w:r>
          </w:p>
          <w:p w14:paraId="5C83410E" w14:textId="77777777" w:rsidR="007B20BA" w:rsidRDefault="00000000">
            <w:pPr>
              <w:jc w:val="center"/>
              <w:rPr>
                <w:sz w:val="18"/>
                <w:szCs w:val="18"/>
              </w:rPr>
            </w:pPr>
            <w:r>
              <w:rPr>
                <w:sz w:val="18"/>
                <w:szCs w:val="18"/>
              </w:rPr>
              <w:t>1258</w:t>
            </w:r>
          </w:p>
        </w:tc>
        <w:tc>
          <w:tcPr>
            <w:tcW w:w="664" w:type="dxa"/>
          </w:tcPr>
          <w:p w14:paraId="326393BF" w14:textId="77777777" w:rsidR="007B20BA" w:rsidRDefault="00000000">
            <w:pPr>
              <w:jc w:val="center"/>
              <w:rPr>
                <w:sz w:val="18"/>
                <w:szCs w:val="18"/>
              </w:rPr>
            </w:pPr>
            <w:r>
              <w:rPr>
                <w:sz w:val="18"/>
                <w:szCs w:val="18"/>
              </w:rPr>
              <w:t>3844</w:t>
            </w:r>
          </w:p>
          <w:p w14:paraId="3127E22D" w14:textId="77777777" w:rsidR="007B20BA" w:rsidRDefault="00000000">
            <w:pPr>
              <w:jc w:val="center"/>
              <w:rPr>
                <w:sz w:val="18"/>
                <w:szCs w:val="18"/>
              </w:rPr>
            </w:pPr>
            <w:r>
              <w:rPr>
                <w:sz w:val="18"/>
                <w:szCs w:val="18"/>
              </w:rPr>
              <w:t>2567</w:t>
            </w:r>
          </w:p>
          <w:p w14:paraId="621C9F61" w14:textId="77777777" w:rsidR="007B20BA" w:rsidRDefault="00000000">
            <w:pPr>
              <w:jc w:val="center"/>
              <w:rPr>
                <w:sz w:val="18"/>
                <w:szCs w:val="18"/>
              </w:rPr>
            </w:pPr>
            <w:r>
              <w:rPr>
                <w:sz w:val="18"/>
                <w:szCs w:val="18"/>
              </w:rPr>
              <w:t>1277</w:t>
            </w:r>
          </w:p>
        </w:tc>
        <w:tc>
          <w:tcPr>
            <w:tcW w:w="667" w:type="dxa"/>
          </w:tcPr>
          <w:p w14:paraId="7F1B2D91" w14:textId="77777777" w:rsidR="007B20BA" w:rsidRDefault="00000000">
            <w:pPr>
              <w:jc w:val="center"/>
              <w:rPr>
                <w:sz w:val="18"/>
                <w:szCs w:val="18"/>
              </w:rPr>
            </w:pPr>
            <w:r>
              <w:rPr>
                <w:sz w:val="18"/>
                <w:szCs w:val="18"/>
              </w:rPr>
              <w:t>3802</w:t>
            </w:r>
          </w:p>
          <w:p w14:paraId="50B01201" w14:textId="77777777" w:rsidR="007B20BA" w:rsidRDefault="00000000">
            <w:pPr>
              <w:jc w:val="center"/>
              <w:rPr>
                <w:sz w:val="18"/>
                <w:szCs w:val="18"/>
              </w:rPr>
            </w:pPr>
            <w:r>
              <w:rPr>
                <w:sz w:val="18"/>
                <w:szCs w:val="18"/>
              </w:rPr>
              <w:t>2561</w:t>
            </w:r>
          </w:p>
          <w:p w14:paraId="0DAF93CC" w14:textId="77777777" w:rsidR="007B20BA" w:rsidRDefault="00000000">
            <w:pPr>
              <w:jc w:val="center"/>
              <w:rPr>
                <w:sz w:val="18"/>
                <w:szCs w:val="18"/>
              </w:rPr>
            </w:pPr>
            <w:r>
              <w:rPr>
                <w:sz w:val="18"/>
                <w:szCs w:val="18"/>
              </w:rPr>
              <w:t>1241</w:t>
            </w:r>
          </w:p>
        </w:tc>
        <w:tc>
          <w:tcPr>
            <w:tcW w:w="906" w:type="dxa"/>
          </w:tcPr>
          <w:p w14:paraId="23C5AE03" w14:textId="77777777" w:rsidR="007B20BA" w:rsidRDefault="00000000">
            <w:pPr>
              <w:jc w:val="center"/>
              <w:rPr>
                <w:sz w:val="18"/>
                <w:szCs w:val="18"/>
              </w:rPr>
            </w:pPr>
            <w:r>
              <w:rPr>
                <w:sz w:val="18"/>
                <w:szCs w:val="18"/>
              </w:rPr>
              <w:t>3849</w:t>
            </w:r>
          </w:p>
          <w:p w14:paraId="71B165B4" w14:textId="77777777" w:rsidR="007B20BA" w:rsidRDefault="00000000">
            <w:pPr>
              <w:jc w:val="center"/>
              <w:rPr>
                <w:sz w:val="18"/>
                <w:szCs w:val="18"/>
              </w:rPr>
            </w:pPr>
            <w:r>
              <w:rPr>
                <w:sz w:val="18"/>
                <w:szCs w:val="18"/>
              </w:rPr>
              <w:t>2548</w:t>
            </w:r>
          </w:p>
          <w:p w14:paraId="3D97A892" w14:textId="77777777" w:rsidR="007B20BA" w:rsidRDefault="00000000">
            <w:pPr>
              <w:jc w:val="center"/>
              <w:rPr>
                <w:sz w:val="18"/>
                <w:szCs w:val="18"/>
              </w:rPr>
            </w:pPr>
            <w:r>
              <w:rPr>
                <w:sz w:val="18"/>
                <w:szCs w:val="18"/>
              </w:rPr>
              <w:t>1301</w:t>
            </w:r>
          </w:p>
        </w:tc>
        <w:tc>
          <w:tcPr>
            <w:tcW w:w="1015" w:type="dxa"/>
          </w:tcPr>
          <w:p w14:paraId="7E2ABE61" w14:textId="77777777" w:rsidR="007B20BA" w:rsidRDefault="00000000">
            <w:pPr>
              <w:jc w:val="center"/>
              <w:rPr>
                <w:sz w:val="18"/>
                <w:szCs w:val="18"/>
              </w:rPr>
            </w:pPr>
            <w:r>
              <w:rPr>
                <w:sz w:val="18"/>
                <w:szCs w:val="18"/>
              </w:rPr>
              <w:t>3845</w:t>
            </w:r>
          </w:p>
          <w:p w14:paraId="48D68B2B" w14:textId="77777777" w:rsidR="007B20BA" w:rsidRDefault="00000000">
            <w:pPr>
              <w:jc w:val="center"/>
              <w:rPr>
                <w:sz w:val="18"/>
                <w:szCs w:val="18"/>
              </w:rPr>
            </w:pPr>
            <w:r>
              <w:rPr>
                <w:sz w:val="18"/>
                <w:szCs w:val="18"/>
              </w:rPr>
              <w:t>2553</w:t>
            </w:r>
          </w:p>
          <w:p w14:paraId="69A5DB3E" w14:textId="77777777" w:rsidR="007B20BA" w:rsidRDefault="00000000">
            <w:pPr>
              <w:jc w:val="center"/>
              <w:rPr>
                <w:sz w:val="18"/>
                <w:szCs w:val="18"/>
              </w:rPr>
            </w:pPr>
            <w:r>
              <w:rPr>
                <w:sz w:val="18"/>
                <w:szCs w:val="18"/>
              </w:rPr>
              <w:t>1292</w:t>
            </w:r>
          </w:p>
        </w:tc>
        <w:tc>
          <w:tcPr>
            <w:tcW w:w="666" w:type="dxa"/>
          </w:tcPr>
          <w:p w14:paraId="1AD8C593" w14:textId="77777777" w:rsidR="007B20BA" w:rsidRDefault="00000000">
            <w:pPr>
              <w:jc w:val="center"/>
              <w:rPr>
                <w:sz w:val="18"/>
                <w:szCs w:val="18"/>
              </w:rPr>
            </w:pPr>
            <w:r>
              <w:rPr>
                <w:sz w:val="18"/>
                <w:szCs w:val="18"/>
              </w:rPr>
              <w:t>3867</w:t>
            </w:r>
          </w:p>
          <w:p w14:paraId="09204909" w14:textId="77777777" w:rsidR="007B20BA" w:rsidRDefault="00000000">
            <w:pPr>
              <w:jc w:val="center"/>
              <w:rPr>
                <w:sz w:val="18"/>
                <w:szCs w:val="18"/>
              </w:rPr>
            </w:pPr>
            <w:r>
              <w:rPr>
                <w:sz w:val="18"/>
                <w:szCs w:val="18"/>
              </w:rPr>
              <w:t>2567</w:t>
            </w:r>
          </w:p>
          <w:p w14:paraId="369E8D53" w14:textId="77777777" w:rsidR="007B20BA" w:rsidRDefault="00000000">
            <w:pPr>
              <w:jc w:val="center"/>
              <w:rPr>
                <w:sz w:val="18"/>
                <w:szCs w:val="18"/>
              </w:rPr>
            </w:pPr>
            <w:r>
              <w:rPr>
                <w:sz w:val="18"/>
                <w:szCs w:val="18"/>
              </w:rPr>
              <w:t>1300</w:t>
            </w:r>
          </w:p>
        </w:tc>
        <w:tc>
          <w:tcPr>
            <w:tcW w:w="665" w:type="dxa"/>
          </w:tcPr>
          <w:p w14:paraId="7BA085AF" w14:textId="77777777" w:rsidR="007B20BA" w:rsidRDefault="00000000">
            <w:pPr>
              <w:jc w:val="center"/>
              <w:rPr>
                <w:sz w:val="18"/>
                <w:szCs w:val="18"/>
              </w:rPr>
            </w:pPr>
            <w:r>
              <w:rPr>
                <w:sz w:val="18"/>
                <w:szCs w:val="18"/>
              </w:rPr>
              <w:t>3888</w:t>
            </w:r>
          </w:p>
          <w:p w14:paraId="5835974A" w14:textId="77777777" w:rsidR="007B20BA" w:rsidRDefault="00000000">
            <w:pPr>
              <w:jc w:val="center"/>
              <w:rPr>
                <w:sz w:val="18"/>
                <w:szCs w:val="18"/>
              </w:rPr>
            </w:pPr>
            <w:r>
              <w:rPr>
                <w:sz w:val="18"/>
                <w:szCs w:val="18"/>
              </w:rPr>
              <w:t>2603</w:t>
            </w:r>
          </w:p>
          <w:p w14:paraId="1AF9D085" w14:textId="77777777" w:rsidR="007B20BA" w:rsidRDefault="00000000">
            <w:pPr>
              <w:jc w:val="center"/>
              <w:rPr>
                <w:sz w:val="18"/>
                <w:szCs w:val="18"/>
              </w:rPr>
            </w:pPr>
            <w:r>
              <w:rPr>
                <w:sz w:val="18"/>
                <w:szCs w:val="18"/>
              </w:rPr>
              <w:t>1285</w:t>
            </w:r>
          </w:p>
        </w:tc>
        <w:tc>
          <w:tcPr>
            <w:tcW w:w="936" w:type="dxa"/>
          </w:tcPr>
          <w:p w14:paraId="7CC14199" w14:textId="77777777" w:rsidR="007B20BA" w:rsidRDefault="00000000">
            <w:pPr>
              <w:jc w:val="center"/>
              <w:rPr>
                <w:sz w:val="18"/>
                <w:szCs w:val="18"/>
              </w:rPr>
            </w:pPr>
            <w:r>
              <w:rPr>
                <w:sz w:val="18"/>
                <w:szCs w:val="18"/>
              </w:rPr>
              <w:t>3796</w:t>
            </w:r>
          </w:p>
          <w:p w14:paraId="1CFE8F22" w14:textId="77777777" w:rsidR="007B20BA" w:rsidRDefault="00000000">
            <w:pPr>
              <w:jc w:val="center"/>
              <w:rPr>
                <w:sz w:val="18"/>
                <w:szCs w:val="18"/>
              </w:rPr>
            </w:pPr>
            <w:r>
              <w:rPr>
                <w:sz w:val="18"/>
                <w:szCs w:val="18"/>
              </w:rPr>
              <w:t>2495</w:t>
            </w:r>
          </w:p>
          <w:p w14:paraId="6CC5CB43" w14:textId="77777777" w:rsidR="007B20BA" w:rsidRDefault="00000000">
            <w:pPr>
              <w:jc w:val="center"/>
              <w:rPr>
                <w:sz w:val="18"/>
                <w:szCs w:val="18"/>
              </w:rPr>
            </w:pPr>
            <w:r>
              <w:rPr>
                <w:sz w:val="18"/>
                <w:szCs w:val="18"/>
              </w:rPr>
              <w:t>1301</w:t>
            </w:r>
          </w:p>
        </w:tc>
        <w:tc>
          <w:tcPr>
            <w:tcW w:w="756" w:type="dxa"/>
          </w:tcPr>
          <w:p w14:paraId="7B13C737" w14:textId="77777777" w:rsidR="007B20BA" w:rsidRDefault="00000000">
            <w:pPr>
              <w:jc w:val="center"/>
              <w:rPr>
                <w:sz w:val="18"/>
                <w:szCs w:val="18"/>
              </w:rPr>
            </w:pPr>
            <w:r>
              <w:rPr>
                <w:sz w:val="18"/>
                <w:szCs w:val="18"/>
              </w:rPr>
              <w:t>3812</w:t>
            </w:r>
          </w:p>
          <w:p w14:paraId="40CE8F2D" w14:textId="77777777" w:rsidR="007B20BA" w:rsidRDefault="00000000">
            <w:pPr>
              <w:jc w:val="center"/>
              <w:rPr>
                <w:sz w:val="18"/>
                <w:szCs w:val="18"/>
              </w:rPr>
            </w:pPr>
            <w:r>
              <w:rPr>
                <w:sz w:val="18"/>
                <w:szCs w:val="18"/>
              </w:rPr>
              <w:t>2573</w:t>
            </w:r>
          </w:p>
          <w:p w14:paraId="4F579779" w14:textId="77777777" w:rsidR="007B20BA" w:rsidRDefault="00000000">
            <w:pPr>
              <w:jc w:val="center"/>
              <w:rPr>
                <w:sz w:val="18"/>
                <w:szCs w:val="18"/>
              </w:rPr>
            </w:pPr>
            <w:r>
              <w:rPr>
                <w:sz w:val="18"/>
                <w:szCs w:val="18"/>
              </w:rPr>
              <w:t>1239</w:t>
            </w:r>
          </w:p>
        </w:tc>
        <w:tc>
          <w:tcPr>
            <w:tcW w:w="667" w:type="dxa"/>
          </w:tcPr>
          <w:p w14:paraId="6E5AECE6" w14:textId="77777777" w:rsidR="007B20BA" w:rsidRDefault="00000000">
            <w:pPr>
              <w:jc w:val="center"/>
              <w:rPr>
                <w:sz w:val="18"/>
                <w:szCs w:val="18"/>
              </w:rPr>
            </w:pPr>
            <w:r>
              <w:rPr>
                <w:sz w:val="18"/>
                <w:szCs w:val="18"/>
              </w:rPr>
              <w:t>3833</w:t>
            </w:r>
          </w:p>
          <w:p w14:paraId="313F1BA2" w14:textId="77777777" w:rsidR="007B20BA" w:rsidRDefault="00000000">
            <w:pPr>
              <w:jc w:val="center"/>
              <w:rPr>
                <w:sz w:val="18"/>
                <w:szCs w:val="18"/>
              </w:rPr>
            </w:pPr>
            <w:r>
              <w:rPr>
                <w:sz w:val="18"/>
                <w:szCs w:val="18"/>
              </w:rPr>
              <w:t>2572</w:t>
            </w:r>
          </w:p>
          <w:p w14:paraId="5D13D4DD" w14:textId="77777777" w:rsidR="007B20BA" w:rsidRDefault="00000000">
            <w:pPr>
              <w:jc w:val="center"/>
              <w:rPr>
                <w:sz w:val="18"/>
                <w:szCs w:val="18"/>
              </w:rPr>
            </w:pPr>
            <w:r>
              <w:rPr>
                <w:sz w:val="18"/>
                <w:szCs w:val="18"/>
              </w:rPr>
              <w:t>1261</w:t>
            </w:r>
          </w:p>
        </w:tc>
        <w:tc>
          <w:tcPr>
            <w:tcW w:w="685" w:type="dxa"/>
          </w:tcPr>
          <w:p w14:paraId="5CDA1945" w14:textId="77777777" w:rsidR="007B20BA" w:rsidRDefault="00000000">
            <w:pPr>
              <w:jc w:val="center"/>
              <w:rPr>
                <w:sz w:val="18"/>
                <w:szCs w:val="18"/>
              </w:rPr>
            </w:pPr>
            <w:r>
              <w:rPr>
                <w:sz w:val="18"/>
                <w:szCs w:val="18"/>
              </w:rPr>
              <w:t>3801</w:t>
            </w:r>
          </w:p>
          <w:p w14:paraId="360856FD" w14:textId="77777777" w:rsidR="007B20BA" w:rsidRDefault="00000000">
            <w:pPr>
              <w:jc w:val="center"/>
              <w:rPr>
                <w:sz w:val="18"/>
                <w:szCs w:val="18"/>
              </w:rPr>
            </w:pPr>
            <w:r>
              <w:rPr>
                <w:sz w:val="18"/>
                <w:szCs w:val="18"/>
              </w:rPr>
              <w:t>2559</w:t>
            </w:r>
          </w:p>
          <w:p w14:paraId="78FE0977" w14:textId="77777777" w:rsidR="007B20BA" w:rsidRDefault="00000000">
            <w:pPr>
              <w:jc w:val="center"/>
              <w:rPr>
                <w:sz w:val="18"/>
                <w:szCs w:val="18"/>
              </w:rPr>
            </w:pPr>
            <w:r>
              <w:rPr>
                <w:sz w:val="18"/>
                <w:szCs w:val="18"/>
              </w:rPr>
              <w:t>1242</w:t>
            </w:r>
          </w:p>
        </w:tc>
        <w:tc>
          <w:tcPr>
            <w:tcW w:w="1122" w:type="dxa"/>
          </w:tcPr>
          <w:p w14:paraId="44BE071A" w14:textId="37BD3223" w:rsidR="007B20BA" w:rsidRDefault="00000000">
            <w:pPr>
              <w:jc w:val="center"/>
              <w:rPr>
                <w:sz w:val="18"/>
                <w:szCs w:val="18"/>
              </w:rPr>
            </w:pPr>
            <w:r>
              <w:rPr>
                <w:sz w:val="18"/>
                <w:szCs w:val="18"/>
              </w:rPr>
              <w:t xml:space="preserve">18/03/2022 10:45 até 31/02/2022 00:00 </w:t>
            </w:r>
            <w:r w:rsidR="0056524B">
              <w:rPr>
                <w:sz w:val="18"/>
                <w:szCs w:val="18"/>
              </w:rPr>
              <w:t xml:space="preserve">às </w:t>
            </w:r>
            <w:r>
              <w:rPr>
                <w:sz w:val="18"/>
                <w:szCs w:val="18"/>
              </w:rPr>
              <w:t>23:55</w:t>
            </w:r>
          </w:p>
        </w:tc>
      </w:tr>
      <w:tr w:rsidR="007B20BA" w14:paraId="6AB15A0F" w14:textId="77777777">
        <w:trPr>
          <w:trHeight w:val="1237"/>
        </w:trPr>
        <w:tc>
          <w:tcPr>
            <w:tcW w:w="996" w:type="dxa"/>
          </w:tcPr>
          <w:p w14:paraId="6978691B" w14:textId="77777777" w:rsidR="007B20BA" w:rsidRDefault="00000000">
            <w:pPr>
              <w:jc w:val="center"/>
              <w:rPr>
                <w:sz w:val="18"/>
                <w:szCs w:val="18"/>
              </w:rPr>
            </w:pPr>
            <w:r>
              <w:rPr>
                <w:sz w:val="18"/>
                <w:szCs w:val="18"/>
              </w:rPr>
              <w:t>Abril</w:t>
            </w:r>
          </w:p>
          <w:p w14:paraId="4B650D58" w14:textId="77777777" w:rsidR="007B20BA" w:rsidRDefault="00000000">
            <w:pPr>
              <w:jc w:val="center"/>
              <w:rPr>
                <w:b/>
                <w:bCs/>
                <w:sz w:val="18"/>
                <w:szCs w:val="18"/>
              </w:rPr>
            </w:pPr>
            <w:r>
              <w:rPr>
                <w:b/>
                <w:bCs/>
                <w:sz w:val="18"/>
                <w:szCs w:val="18"/>
              </w:rPr>
              <w:t>*(5min)</w:t>
            </w:r>
          </w:p>
          <w:p w14:paraId="7EBDCF51" w14:textId="77777777" w:rsidR="007B20BA" w:rsidRDefault="00000000">
            <w:pPr>
              <w:jc w:val="center"/>
              <w:rPr>
                <w:sz w:val="18"/>
                <w:szCs w:val="18"/>
              </w:rPr>
            </w:pPr>
            <w:r>
              <w:rPr>
                <w:b/>
                <w:bCs/>
                <w:sz w:val="18"/>
                <w:szCs w:val="18"/>
              </w:rPr>
              <w:t>**(15min)</w:t>
            </w:r>
          </w:p>
        </w:tc>
        <w:tc>
          <w:tcPr>
            <w:tcW w:w="993" w:type="dxa"/>
          </w:tcPr>
          <w:p w14:paraId="52C75B46" w14:textId="77777777" w:rsidR="007B20BA" w:rsidRDefault="00000000">
            <w:pPr>
              <w:jc w:val="center"/>
              <w:rPr>
                <w:sz w:val="18"/>
                <w:szCs w:val="18"/>
              </w:rPr>
            </w:pPr>
            <w:r>
              <w:rPr>
                <w:sz w:val="18"/>
                <w:szCs w:val="18"/>
              </w:rPr>
              <w:t>31328</w:t>
            </w:r>
          </w:p>
          <w:p w14:paraId="45056838" w14:textId="77777777" w:rsidR="007B20BA" w:rsidRDefault="00000000">
            <w:pPr>
              <w:jc w:val="center"/>
              <w:rPr>
                <w:sz w:val="18"/>
                <w:szCs w:val="18"/>
              </w:rPr>
            </w:pPr>
            <w:r>
              <w:rPr>
                <w:sz w:val="18"/>
                <w:szCs w:val="18"/>
              </w:rPr>
              <w:t>-</w:t>
            </w:r>
          </w:p>
          <w:p w14:paraId="7B7BF35F" w14:textId="77777777" w:rsidR="007B20BA" w:rsidRDefault="00000000">
            <w:pPr>
              <w:jc w:val="center"/>
              <w:rPr>
                <w:sz w:val="18"/>
                <w:szCs w:val="18"/>
              </w:rPr>
            </w:pPr>
            <w:r>
              <w:rPr>
                <w:sz w:val="18"/>
                <w:szCs w:val="18"/>
              </w:rPr>
              <w:t>31328</w:t>
            </w:r>
          </w:p>
        </w:tc>
        <w:tc>
          <w:tcPr>
            <w:tcW w:w="664" w:type="dxa"/>
          </w:tcPr>
          <w:p w14:paraId="5D348B35" w14:textId="77777777" w:rsidR="007B20BA" w:rsidRDefault="00000000">
            <w:pPr>
              <w:jc w:val="center"/>
              <w:rPr>
                <w:sz w:val="18"/>
                <w:szCs w:val="18"/>
              </w:rPr>
            </w:pPr>
            <w:r>
              <w:rPr>
                <w:sz w:val="18"/>
                <w:szCs w:val="18"/>
              </w:rPr>
              <w:t>2848</w:t>
            </w:r>
          </w:p>
          <w:p w14:paraId="43CD484B" w14:textId="77777777" w:rsidR="007B20BA" w:rsidRDefault="00000000">
            <w:pPr>
              <w:jc w:val="center"/>
              <w:rPr>
                <w:sz w:val="18"/>
                <w:szCs w:val="18"/>
              </w:rPr>
            </w:pPr>
            <w:r>
              <w:rPr>
                <w:sz w:val="18"/>
                <w:szCs w:val="18"/>
              </w:rPr>
              <w:t>-</w:t>
            </w:r>
          </w:p>
          <w:p w14:paraId="355B4F7F" w14:textId="77777777" w:rsidR="007B20BA" w:rsidRDefault="00000000">
            <w:pPr>
              <w:jc w:val="center"/>
              <w:rPr>
                <w:sz w:val="18"/>
                <w:szCs w:val="18"/>
              </w:rPr>
            </w:pPr>
            <w:r>
              <w:rPr>
                <w:sz w:val="18"/>
                <w:szCs w:val="18"/>
              </w:rPr>
              <w:t>2848</w:t>
            </w:r>
          </w:p>
        </w:tc>
        <w:tc>
          <w:tcPr>
            <w:tcW w:w="664" w:type="dxa"/>
          </w:tcPr>
          <w:p w14:paraId="0B058458" w14:textId="77777777" w:rsidR="007B20BA" w:rsidRDefault="00000000">
            <w:pPr>
              <w:jc w:val="center"/>
              <w:rPr>
                <w:sz w:val="18"/>
                <w:szCs w:val="18"/>
              </w:rPr>
            </w:pPr>
            <w:r>
              <w:rPr>
                <w:sz w:val="18"/>
                <w:szCs w:val="18"/>
              </w:rPr>
              <w:t>2848</w:t>
            </w:r>
          </w:p>
          <w:p w14:paraId="6DB2E933" w14:textId="77777777" w:rsidR="007B20BA" w:rsidRDefault="00000000">
            <w:pPr>
              <w:jc w:val="center"/>
              <w:rPr>
                <w:sz w:val="18"/>
                <w:szCs w:val="18"/>
              </w:rPr>
            </w:pPr>
            <w:r>
              <w:rPr>
                <w:sz w:val="18"/>
                <w:szCs w:val="18"/>
              </w:rPr>
              <w:t>-</w:t>
            </w:r>
          </w:p>
          <w:p w14:paraId="03A94371" w14:textId="77777777" w:rsidR="007B20BA" w:rsidRDefault="00000000">
            <w:pPr>
              <w:jc w:val="center"/>
              <w:rPr>
                <w:sz w:val="18"/>
                <w:szCs w:val="18"/>
              </w:rPr>
            </w:pPr>
            <w:r>
              <w:rPr>
                <w:sz w:val="18"/>
                <w:szCs w:val="18"/>
              </w:rPr>
              <w:t>2848</w:t>
            </w:r>
          </w:p>
        </w:tc>
        <w:tc>
          <w:tcPr>
            <w:tcW w:w="667" w:type="dxa"/>
          </w:tcPr>
          <w:p w14:paraId="0F8CE78C" w14:textId="77777777" w:rsidR="007B20BA" w:rsidRDefault="00000000">
            <w:pPr>
              <w:jc w:val="center"/>
              <w:rPr>
                <w:sz w:val="18"/>
                <w:szCs w:val="18"/>
              </w:rPr>
            </w:pPr>
            <w:r>
              <w:rPr>
                <w:sz w:val="18"/>
                <w:szCs w:val="18"/>
              </w:rPr>
              <w:t>2848</w:t>
            </w:r>
          </w:p>
          <w:p w14:paraId="2B9BA0C1" w14:textId="77777777" w:rsidR="007B20BA" w:rsidRDefault="00000000">
            <w:pPr>
              <w:jc w:val="center"/>
              <w:rPr>
                <w:sz w:val="18"/>
                <w:szCs w:val="18"/>
              </w:rPr>
            </w:pPr>
            <w:r>
              <w:rPr>
                <w:sz w:val="18"/>
                <w:szCs w:val="18"/>
              </w:rPr>
              <w:t>-</w:t>
            </w:r>
          </w:p>
          <w:p w14:paraId="0C72DD1D" w14:textId="77777777" w:rsidR="007B20BA" w:rsidRDefault="00000000">
            <w:pPr>
              <w:jc w:val="center"/>
              <w:rPr>
                <w:sz w:val="18"/>
                <w:szCs w:val="18"/>
              </w:rPr>
            </w:pPr>
            <w:r>
              <w:rPr>
                <w:sz w:val="18"/>
                <w:szCs w:val="18"/>
              </w:rPr>
              <w:t>2848</w:t>
            </w:r>
          </w:p>
        </w:tc>
        <w:tc>
          <w:tcPr>
            <w:tcW w:w="906" w:type="dxa"/>
          </w:tcPr>
          <w:p w14:paraId="2D996293" w14:textId="77777777" w:rsidR="007B20BA" w:rsidRDefault="00000000">
            <w:pPr>
              <w:jc w:val="center"/>
              <w:rPr>
                <w:sz w:val="18"/>
                <w:szCs w:val="18"/>
              </w:rPr>
            </w:pPr>
            <w:r>
              <w:rPr>
                <w:sz w:val="18"/>
                <w:szCs w:val="18"/>
              </w:rPr>
              <w:t>2848</w:t>
            </w:r>
          </w:p>
          <w:p w14:paraId="70676E5A" w14:textId="77777777" w:rsidR="007B20BA" w:rsidRDefault="00000000">
            <w:pPr>
              <w:jc w:val="center"/>
              <w:rPr>
                <w:sz w:val="18"/>
                <w:szCs w:val="18"/>
              </w:rPr>
            </w:pPr>
            <w:r>
              <w:rPr>
                <w:sz w:val="18"/>
                <w:szCs w:val="18"/>
              </w:rPr>
              <w:t>-</w:t>
            </w:r>
          </w:p>
          <w:p w14:paraId="4B016170" w14:textId="77777777" w:rsidR="007B20BA" w:rsidRDefault="00000000">
            <w:pPr>
              <w:jc w:val="center"/>
              <w:rPr>
                <w:sz w:val="18"/>
                <w:szCs w:val="18"/>
              </w:rPr>
            </w:pPr>
            <w:r>
              <w:rPr>
                <w:sz w:val="18"/>
                <w:szCs w:val="18"/>
              </w:rPr>
              <w:t>2848</w:t>
            </w:r>
          </w:p>
        </w:tc>
        <w:tc>
          <w:tcPr>
            <w:tcW w:w="1015" w:type="dxa"/>
          </w:tcPr>
          <w:p w14:paraId="0F03F183" w14:textId="77777777" w:rsidR="007B20BA" w:rsidRDefault="00000000">
            <w:pPr>
              <w:jc w:val="center"/>
              <w:rPr>
                <w:sz w:val="18"/>
                <w:szCs w:val="18"/>
              </w:rPr>
            </w:pPr>
            <w:r>
              <w:rPr>
                <w:sz w:val="18"/>
                <w:szCs w:val="18"/>
              </w:rPr>
              <w:t>2848</w:t>
            </w:r>
          </w:p>
          <w:p w14:paraId="2554F0AE" w14:textId="77777777" w:rsidR="007B20BA" w:rsidRDefault="00000000">
            <w:pPr>
              <w:jc w:val="center"/>
              <w:rPr>
                <w:sz w:val="18"/>
                <w:szCs w:val="18"/>
              </w:rPr>
            </w:pPr>
            <w:r>
              <w:rPr>
                <w:sz w:val="18"/>
                <w:szCs w:val="18"/>
              </w:rPr>
              <w:t>-</w:t>
            </w:r>
          </w:p>
          <w:p w14:paraId="46A1FEA1" w14:textId="77777777" w:rsidR="007B20BA" w:rsidRDefault="00000000">
            <w:pPr>
              <w:jc w:val="center"/>
              <w:rPr>
                <w:sz w:val="18"/>
                <w:szCs w:val="18"/>
              </w:rPr>
            </w:pPr>
            <w:r>
              <w:rPr>
                <w:sz w:val="18"/>
                <w:szCs w:val="18"/>
              </w:rPr>
              <w:t>2848</w:t>
            </w:r>
          </w:p>
        </w:tc>
        <w:tc>
          <w:tcPr>
            <w:tcW w:w="666" w:type="dxa"/>
          </w:tcPr>
          <w:p w14:paraId="4FB241E6" w14:textId="77777777" w:rsidR="007B20BA" w:rsidRDefault="00000000">
            <w:pPr>
              <w:jc w:val="center"/>
              <w:rPr>
                <w:sz w:val="18"/>
                <w:szCs w:val="18"/>
              </w:rPr>
            </w:pPr>
            <w:r>
              <w:rPr>
                <w:sz w:val="18"/>
                <w:szCs w:val="18"/>
              </w:rPr>
              <w:t>2848</w:t>
            </w:r>
          </w:p>
          <w:p w14:paraId="0497057A" w14:textId="77777777" w:rsidR="007B20BA" w:rsidRDefault="00000000">
            <w:pPr>
              <w:jc w:val="center"/>
              <w:rPr>
                <w:sz w:val="18"/>
                <w:szCs w:val="18"/>
              </w:rPr>
            </w:pPr>
            <w:r>
              <w:rPr>
                <w:sz w:val="18"/>
                <w:szCs w:val="18"/>
              </w:rPr>
              <w:t>-</w:t>
            </w:r>
          </w:p>
          <w:p w14:paraId="30B9C288" w14:textId="77777777" w:rsidR="007B20BA" w:rsidRDefault="00000000">
            <w:pPr>
              <w:jc w:val="center"/>
              <w:rPr>
                <w:sz w:val="18"/>
                <w:szCs w:val="18"/>
              </w:rPr>
            </w:pPr>
            <w:r>
              <w:rPr>
                <w:sz w:val="18"/>
                <w:szCs w:val="18"/>
              </w:rPr>
              <w:t>2848</w:t>
            </w:r>
          </w:p>
        </w:tc>
        <w:tc>
          <w:tcPr>
            <w:tcW w:w="665" w:type="dxa"/>
          </w:tcPr>
          <w:p w14:paraId="6168B17F" w14:textId="77777777" w:rsidR="007B20BA" w:rsidRDefault="00000000">
            <w:pPr>
              <w:jc w:val="center"/>
              <w:rPr>
                <w:sz w:val="18"/>
                <w:szCs w:val="18"/>
              </w:rPr>
            </w:pPr>
            <w:r>
              <w:rPr>
                <w:sz w:val="18"/>
                <w:szCs w:val="18"/>
              </w:rPr>
              <w:t>2848</w:t>
            </w:r>
          </w:p>
          <w:p w14:paraId="086E4A07" w14:textId="77777777" w:rsidR="007B20BA" w:rsidRDefault="00000000">
            <w:pPr>
              <w:jc w:val="center"/>
              <w:rPr>
                <w:sz w:val="18"/>
                <w:szCs w:val="18"/>
              </w:rPr>
            </w:pPr>
            <w:r>
              <w:rPr>
                <w:sz w:val="18"/>
                <w:szCs w:val="18"/>
              </w:rPr>
              <w:t>-</w:t>
            </w:r>
          </w:p>
          <w:p w14:paraId="0A1AAFCF" w14:textId="77777777" w:rsidR="007B20BA" w:rsidRDefault="00000000">
            <w:pPr>
              <w:jc w:val="center"/>
              <w:rPr>
                <w:sz w:val="18"/>
                <w:szCs w:val="18"/>
              </w:rPr>
            </w:pPr>
            <w:r>
              <w:rPr>
                <w:sz w:val="18"/>
                <w:szCs w:val="18"/>
              </w:rPr>
              <w:t>2848</w:t>
            </w:r>
          </w:p>
        </w:tc>
        <w:tc>
          <w:tcPr>
            <w:tcW w:w="936" w:type="dxa"/>
          </w:tcPr>
          <w:p w14:paraId="3CD753B1" w14:textId="77777777" w:rsidR="007B20BA" w:rsidRDefault="00000000">
            <w:pPr>
              <w:jc w:val="center"/>
              <w:rPr>
                <w:sz w:val="18"/>
                <w:szCs w:val="18"/>
              </w:rPr>
            </w:pPr>
            <w:r>
              <w:rPr>
                <w:sz w:val="18"/>
                <w:szCs w:val="18"/>
              </w:rPr>
              <w:t>2848</w:t>
            </w:r>
          </w:p>
          <w:p w14:paraId="2BB28FAF" w14:textId="77777777" w:rsidR="007B20BA" w:rsidRDefault="00000000">
            <w:pPr>
              <w:jc w:val="center"/>
              <w:rPr>
                <w:sz w:val="18"/>
                <w:szCs w:val="18"/>
              </w:rPr>
            </w:pPr>
            <w:r>
              <w:rPr>
                <w:sz w:val="18"/>
                <w:szCs w:val="18"/>
              </w:rPr>
              <w:t>-</w:t>
            </w:r>
          </w:p>
          <w:p w14:paraId="7C3EF301" w14:textId="77777777" w:rsidR="007B20BA" w:rsidRDefault="00000000">
            <w:pPr>
              <w:jc w:val="center"/>
              <w:rPr>
                <w:sz w:val="18"/>
                <w:szCs w:val="18"/>
              </w:rPr>
            </w:pPr>
            <w:r>
              <w:rPr>
                <w:sz w:val="18"/>
                <w:szCs w:val="18"/>
              </w:rPr>
              <w:t>2848</w:t>
            </w:r>
          </w:p>
        </w:tc>
        <w:tc>
          <w:tcPr>
            <w:tcW w:w="756" w:type="dxa"/>
          </w:tcPr>
          <w:p w14:paraId="15FD63AE" w14:textId="77777777" w:rsidR="007B20BA" w:rsidRDefault="00000000">
            <w:pPr>
              <w:jc w:val="center"/>
              <w:rPr>
                <w:sz w:val="18"/>
                <w:szCs w:val="18"/>
              </w:rPr>
            </w:pPr>
            <w:r>
              <w:rPr>
                <w:sz w:val="18"/>
                <w:szCs w:val="18"/>
              </w:rPr>
              <w:t>2848</w:t>
            </w:r>
          </w:p>
          <w:p w14:paraId="34E5B67F" w14:textId="77777777" w:rsidR="007B20BA" w:rsidRDefault="00000000">
            <w:pPr>
              <w:jc w:val="center"/>
              <w:rPr>
                <w:sz w:val="18"/>
                <w:szCs w:val="18"/>
              </w:rPr>
            </w:pPr>
            <w:r>
              <w:rPr>
                <w:sz w:val="18"/>
                <w:szCs w:val="18"/>
              </w:rPr>
              <w:t>-</w:t>
            </w:r>
          </w:p>
          <w:p w14:paraId="6B96E706" w14:textId="77777777" w:rsidR="007B20BA" w:rsidRDefault="00000000">
            <w:pPr>
              <w:jc w:val="center"/>
              <w:rPr>
                <w:sz w:val="18"/>
                <w:szCs w:val="18"/>
              </w:rPr>
            </w:pPr>
            <w:r>
              <w:rPr>
                <w:sz w:val="18"/>
                <w:szCs w:val="18"/>
              </w:rPr>
              <w:t>2848</w:t>
            </w:r>
          </w:p>
        </w:tc>
        <w:tc>
          <w:tcPr>
            <w:tcW w:w="667" w:type="dxa"/>
          </w:tcPr>
          <w:p w14:paraId="1729B68F" w14:textId="77777777" w:rsidR="007B20BA" w:rsidRDefault="00000000">
            <w:pPr>
              <w:jc w:val="center"/>
              <w:rPr>
                <w:sz w:val="18"/>
                <w:szCs w:val="18"/>
              </w:rPr>
            </w:pPr>
            <w:r>
              <w:rPr>
                <w:sz w:val="18"/>
                <w:szCs w:val="18"/>
              </w:rPr>
              <w:t>2848</w:t>
            </w:r>
          </w:p>
          <w:p w14:paraId="364D5CA6" w14:textId="77777777" w:rsidR="007B20BA" w:rsidRDefault="00000000">
            <w:pPr>
              <w:jc w:val="center"/>
              <w:rPr>
                <w:sz w:val="18"/>
                <w:szCs w:val="18"/>
              </w:rPr>
            </w:pPr>
            <w:r>
              <w:rPr>
                <w:sz w:val="18"/>
                <w:szCs w:val="18"/>
              </w:rPr>
              <w:t>-</w:t>
            </w:r>
          </w:p>
          <w:p w14:paraId="50E817D5" w14:textId="77777777" w:rsidR="007B20BA" w:rsidRDefault="00000000">
            <w:pPr>
              <w:jc w:val="center"/>
              <w:rPr>
                <w:sz w:val="18"/>
                <w:szCs w:val="18"/>
              </w:rPr>
            </w:pPr>
            <w:r>
              <w:rPr>
                <w:sz w:val="18"/>
                <w:szCs w:val="18"/>
              </w:rPr>
              <w:t>2848</w:t>
            </w:r>
          </w:p>
        </w:tc>
        <w:tc>
          <w:tcPr>
            <w:tcW w:w="685" w:type="dxa"/>
          </w:tcPr>
          <w:p w14:paraId="72E723D0" w14:textId="77777777" w:rsidR="007B20BA" w:rsidRDefault="00000000">
            <w:pPr>
              <w:jc w:val="center"/>
              <w:rPr>
                <w:sz w:val="18"/>
                <w:szCs w:val="18"/>
              </w:rPr>
            </w:pPr>
            <w:r>
              <w:rPr>
                <w:sz w:val="18"/>
                <w:szCs w:val="18"/>
              </w:rPr>
              <w:t>2848</w:t>
            </w:r>
          </w:p>
          <w:p w14:paraId="2855CFCF" w14:textId="77777777" w:rsidR="007B20BA" w:rsidRDefault="00000000">
            <w:pPr>
              <w:jc w:val="center"/>
              <w:rPr>
                <w:sz w:val="18"/>
                <w:szCs w:val="18"/>
              </w:rPr>
            </w:pPr>
            <w:r>
              <w:rPr>
                <w:sz w:val="18"/>
                <w:szCs w:val="18"/>
              </w:rPr>
              <w:t>-</w:t>
            </w:r>
          </w:p>
          <w:p w14:paraId="7F120BBE" w14:textId="77777777" w:rsidR="007B20BA" w:rsidRDefault="00000000">
            <w:pPr>
              <w:jc w:val="center"/>
              <w:rPr>
                <w:sz w:val="18"/>
                <w:szCs w:val="18"/>
              </w:rPr>
            </w:pPr>
            <w:r>
              <w:rPr>
                <w:sz w:val="18"/>
                <w:szCs w:val="18"/>
              </w:rPr>
              <w:t>2848</w:t>
            </w:r>
          </w:p>
        </w:tc>
        <w:tc>
          <w:tcPr>
            <w:tcW w:w="1122" w:type="dxa"/>
          </w:tcPr>
          <w:p w14:paraId="7259662A" w14:textId="746974D6" w:rsidR="007B20BA" w:rsidRDefault="00000000">
            <w:pPr>
              <w:jc w:val="center"/>
              <w:rPr>
                <w:sz w:val="18"/>
                <w:szCs w:val="18"/>
              </w:rPr>
            </w:pPr>
            <w:r>
              <w:rPr>
                <w:sz w:val="18"/>
                <w:szCs w:val="18"/>
              </w:rPr>
              <w:t xml:space="preserve">01/04/2022 até 30/04/2022 00:00 </w:t>
            </w:r>
            <w:r w:rsidR="0056524B">
              <w:rPr>
                <w:sz w:val="18"/>
                <w:szCs w:val="18"/>
              </w:rPr>
              <w:t xml:space="preserve">às </w:t>
            </w:r>
            <w:r>
              <w:rPr>
                <w:sz w:val="18"/>
                <w:szCs w:val="18"/>
              </w:rPr>
              <w:t>23:55</w:t>
            </w:r>
          </w:p>
        </w:tc>
      </w:tr>
      <w:tr w:rsidR="007B20BA" w14:paraId="4E4E8FDA" w14:textId="77777777">
        <w:trPr>
          <w:trHeight w:val="1237"/>
        </w:trPr>
        <w:tc>
          <w:tcPr>
            <w:tcW w:w="996" w:type="dxa"/>
          </w:tcPr>
          <w:p w14:paraId="30D8D495" w14:textId="77777777" w:rsidR="007B20BA" w:rsidRDefault="00000000">
            <w:pPr>
              <w:jc w:val="center"/>
              <w:rPr>
                <w:sz w:val="18"/>
                <w:szCs w:val="18"/>
              </w:rPr>
            </w:pPr>
            <w:r>
              <w:rPr>
                <w:sz w:val="18"/>
                <w:szCs w:val="18"/>
              </w:rPr>
              <w:t>Maio</w:t>
            </w:r>
          </w:p>
          <w:p w14:paraId="09601786" w14:textId="77777777" w:rsidR="007B20BA" w:rsidRDefault="00000000">
            <w:pPr>
              <w:jc w:val="center"/>
              <w:rPr>
                <w:b/>
                <w:bCs/>
                <w:sz w:val="18"/>
                <w:szCs w:val="18"/>
              </w:rPr>
            </w:pPr>
            <w:r>
              <w:rPr>
                <w:b/>
                <w:bCs/>
                <w:sz w:val="18"/>
                <w:szCs w:val="18"/>
              </w:rPr>
              <w:t>*(5min)</w:t>
            </w:r>
          </w:p>
          <w:p w14:paraId="4673166B" w14:textId="77777777" w:rsidR="007B20BA" w:rsidRDefault="00000000">
            <w:pPr>
              <w:jc w:val="center"/>
              <w:rPr>
                <w:sz w:val="18"/>
                <w:szCs w:val="18"/>
              </w:rPr>
            </w:pPr>
            <w:r>
              <w:rPr>
                <w:b/>
                <w:bCs/>
                <w:sz w:val="18"/>
                <w:szCs w:val="18"/>
              </w:rPr>
              <w:t>**(15min)</w:t>
            </w:r>
          </w:p>
        </w:tc>
        <w:tc>
          <w:tcPr>
            <w:tcW w:w="993" w:type="dxa"/>
          </w:tcPr>
          <w:p w14:paraId="482FDD30" w14:textId="77777777" w:rsidR="007B20BA" w:rsidRDefault="00000000">
            <w:pPr>
              <w:jc w:val="center"/>
              <w:rPr>
                <w:sz w:val="18"/>
                <w:szCs w:val="18"/>
              </w:rPr>
            </w:pPr>
            <w:r>
              <w:rPr>
                <w:sz w:val="18"/>
                <w:szCs w:val="18"/>
              </w:rPr>
              <w:t>31713</w:t>
            </w:r>
          </w:p>
          <w:p w14:paraId="6F455DDD" w14:textId="77777777" w:rsidR="007B20BA" w:rsidRDefault="00000000">
            <w:pPr>
              <w:jc w:val="center"/>
              <w:rPr>
                <w:sz w:val="18"/>
                <w:szCs w:val="18"/>
              </w:rPr>
            </w:pPr>
            <w:r>
              <w:rPr>
                <w:sz w:val="18"/>
                <w:szCs w:val="18"/>
              </w:rPr>
              <w:t>-</w:t>
            </w:r>
          </w:p>
          <w:p w14:paraId="532EE8E9" w14:textId="77777777" w:rsidR="007B20BA" w:rsidRDefault="00000000">
            <w:pPr>
              <w:jc w:val="center"/>
              <w:rPr>
                <w:sz w:val="18"/>
                <w:szCs w:val="18"/>
              </w:rPr>
            </w:pPr>
            <w:r>
              <w:rPr>
                <w:sz w:val="18"/>
                <w:szCs w:val="18"/>
              </w:rPr>
              <w:t>31713</w:t>
            </w:r>
          </w:p>
        </w:tc>
        <w:tc>
          <w:tcPr>
            <w:tcW w:w="664" w:type="dxa"/>
          </w:tcPr>
          <w:p w14:paraId="49AA15C6" w14:textId="77777777" w:rsidR="007B20BA" w:rsidRDefault="00000000">
            <w:pPr>
              <w:jc w:val="center"/>
              <w:rPr>
                <w:sz w:val="18"/>
                <w:szCs w:val="18"/>
              </w:rPr>
            </w:pPr>
            <w:r>
              <w:rPr>
                <w:sz w:val="18"/>
                <w:szCs w:val="18"/>
              </w:rPr>
              <w:t>2883</w:t>
            </w:r>
          </w:p>
          <w:p w14:paraId="1D1232AF" w14:textId="77777777" w:rsidR="007B20BA" w:rsidRDefault="00000000">
            <w:pPr>
              <w:jc w:val="center"/>
              <w:rPr>
                <w:sz w:val="18"/>
                <w:szCs w:val="18"/>
              </w:rPr>
            </w:pPr>
            <w:r>
              <w:rPr>
                <w:sz w:val="18"/>
                <w:szCs w:val="18"/>
              </w:rPr>
              <w:t>-</w:t>
            </w:r>
          </w:p>
          <w:p w14:paraId="5E2F30AD" w14:textId="77777777" w:rsidR="007B20BA" w:rsidRDefault="00000000">
            <w:pPr>
              <w:jc w:val="center"/>
              <w:rPr>
                <w:sz w:val="18"/>
                <w:szCs w:val="18"/>
              </w:rPr>
            </w:pPr>
            <w:r>
              <w:rPr>
                <w:sz w:val="18"/>
                <w:szCs w:val="18"/>
              </w:rPr>
              <w:t>2883</w:t>
            </w:r>
          </w:p>
        </w:tc>
        <w:tc>
          <w:tcPr>
            <w:tcW w:w="664" w:type="dxa"/>
          </w:tcPr>
          <w:p w14:paraId="536B332A" w14:textId="77777777" w:rsidR="007B20BA" w:rsidRDefault="00000000">
            <w:pPr>
              <w:jc w:val="center"/>
              <w:rPr>
                <w:sz w:val="18"/>
                <w:szCs w:val="18"/>
              </w:rPr>
            </w:pPr>
            <w:r>
              <w:rPr>
                <w:sz w:val="18"/>
                <w:szCs w:val="18"/>
              </w:rPr>
              <w:t>2883</w:t>
            </w:r>
          </w:p>
          <w:p w14:paraId="5296B5B0" w14:textId="77777777" w:rsidR="007B20BA" w:rsidRDefault="00000000">
            <w:pPr>
              <w:jc w:val="center"/>
              <w:rPr>
                <w:sz w:val="18"/>
                <w:szCs w:val="18"/>
              </w:rPr>
            </w:pPr>
            <w:r>
              <w:rPr>
                <w:sz w:val="18"/>
                <w:szCs w:val="18"/>
              </w:rPr>
              <w:t>-</w:t>
            </w:r>
          </w:p>
          <w:p w14:paraId="7AC4FC32" w14:textId="77777777" w:rsidR="007B20BA" w:rsidRDefault="00000000">
            <w:pPr>
              <w:jc w:val="center"/>
              <w:rPr>
                <w:sz w:val="18"/>
                <w:szCs w:val="18"/>
              </w:rPr>
            </w:pPr>
            <w:r>
              <w:rPr>
                <w:sz w:val="18"/>
                <w:szCs w:val="18"/>
              </w:rPr>
              <w:t>2883</w:t>
            </w:r>
          </w:p>
        </w:tc>
        <w:tc>
          <w:tcPr>
            <w:tcW w:w="667" w:type="dxa"/>
          </w:tcPr>
          <w:p w14:paraId="720C1381" w14:textId="77777777" w:rsidR="007B20BA" w:rsidRDefault="00000000">
            <w:pPr>
              <w:jc w:val="center"/>
              <w:rPr>
                <w:sz w:val="18"/>
                <w:szCs w:val="18"/>
              </w:rPr>
            </w:pPr>
            <w:r>
              <w:rPr>
                <w:sz w:val="18"/>
                <w:szCs w:val="18"/>
              </w:rPr>
              <w:t>2883</w:t>
            </w:r>
          </w:p>
          <w:p w14:paraId="54553A1E" w14:textId="77777777" w:rsidR="007B20BA" w:rsidRDefault="00000000">
            <w:pPr>
              <w:jc w:val="center"/>
              <w:rPr>
                <w:sz w:val="18"/>
                <w:szCs w:val="18"/>
              </w:rPr>
            </w:pPr>
            <w:r>
              <w:rPr>
                <w:sz w:val="18"/>
                <w:szCs w:val="18"/>
              </w:rPr>
              <w:t>-</w:t>
            </w:r>
          </w:p>
          <w:p w14:paraId="64A36D48" w14:textId="77777777" w:rsidR="007B20BA" w:rsidRDefault="00000000">
            <w:pPr>
              <w:jc w:val="center"/>
              <w:rPr>
                <w:sz w:val="18"/>
                <w:szCs w:val="18"/>
              </w:rPr>
            </w:pPr>
            <w:r>
              <w:rPr>
                <w:sz w:val="18"/>
                <w:szCs w:val="18"/>
              </w:rPr>
              <w:t>2883</w:t>
            </w:r>
          </w:p>
        </w:tc>
        <w:tc>
          <w:tcPr>
            <w:tcW w:w="906" w:type="dxa"/>
          </w:tcPr>
          <w:p w14:paraId="6CA461EF" w14:textId="77777777" w:rsidR="007B20BA" w:rsidRDefault="00000000">
            <w:pPr>
              <w:jc w:val="center"/>
              <w:rPr>
                <w:sz w:val="18"/>
                <w:szCs w:val="18"/>
              </w:rPr>
            </w:pPr>
            <w:r>
              <w:rPr>
                <w:sz w:val="18"/>
                <w:szCs w:val="18"/>
              </w:rPr>
              <w:t>2883</w:t>
            </w:r>
          </w:p>
          <w:p w14:paraId="794DF48C" w14:textId="77777777" w:rsidR="007B20BA" w:rsidRDefault="00000000">
            <w:pPr>
              <w:jc w:val="center"/>
              <w:rPr>
                <w:sz w:val="18"/>
                <w:szCs w:val="18"/>
              </w:rPr>
            </w:pPr>
            <w:r>
              <w:rPr>
                <w:sz w:val="18"/>
                <w:szCs w:val="18"/>
              </w:rPr>
              <w:t>-</w:t>
            </w:r>
          </w:p>
          <w:p w14:paraId="3EABA043" w14:textId="77777777" w:rsidR="007B20BA" w:rsidRDefault="00000000">
            <w:pPr>
              <w:jc w:val="center"/>
              <w:rPr>
                <w:sz w:val="18"/>
                <w:szCs w:val="18"/>
              </w:rPr>
            </w:pPr>
            <w:r>
              <w:rPr>
                <w:sz w:val="18"/>
                <w:szCs w:val="18"/>
              </w:rPr>
              <w:t>2883</w:t>
            </w:r>
          </w:p>
        </w:tc>
        <w:tc>
          <w:tcPr>
            <w:tcW w:w="1015" w:type="dxa"/>
          </w:tcPr>
          <w:p w14:paraId="592FF87D" w14:textId="77777777" w:rsidR="007B20BA" w:rsidRDefault="00000000">
            <w:pPr>
              <w:jc w:val="center"/>
              <w:rPr>
                <w:sz w:val="18"/>
                <w:szCs w:val="18"/>
              </w:rPr>
            </w:pPr>
            <w:r>
              <w:rPr>
                <w:sz w:val="18"/>
                <w:szCs w:val="18"/>
              </w:rPr>
              <w:t>2883</w:t>
            </w:r>
          </w:p>
          <w:p w14:paraId="205CBE8F" w14:textId="77777777" w:rsidR="007B20BA" w:rsidRDefault="00000000">
            <w:pPr>
              <w:jc w:val="center"/>
              <w:rPr>
                <w:sz w:val="18"/>
                <w:szCs w:val="18"/>
              </w:rPr>
            </w:pPr>
            <w:r>
              <w:rPr>
                <w:sz w:val="18"/>
                <w:szCs w:val="18"/>
              </w:rPr>
              <w:t>-</w:t>
            </w:r>
          </w:p>
          <w:p w14:paraId="2107440D" w14:textId="77777777" w:rsidR="007B20BA" w:rsidRDefault="00000000">
            <w:pPr>
              <w:jc w:val="center"/>
              <w:rPr>
                <w:sz w:val="18"/>
                <w:szCs w:val="18"/>
              </w:rPr>
            </w:pPr>
            <w:r>
              <w:rPr>
                <w:sz w:val="18"/>
                <w:szCs w:val="18"/>
              </w:rPr>
              <w:t>2883</w:t>
            </w:r>
          </w:p>
        </w:tc>
        <w:tc>
          <w:tcPr>
            <w:tcW w:w="666" w:type="dxa"/>
          </w:tcPr>
          <w:p w14:paraId="2ECA60DE" w14:textId="77777777" w:rsidR="007B20BA" w:rsidRDefault="00000000">
            <w:pPr>
              <w:jc w:val="center"/>
              <w:rPr>
                <w:sz w:val="18"/>
                <w:szCs w:val="18"/>
              </w:rPr>
            </w:pPr>
            <w:r>
              <w:rPr>
                <w:sz w:val="18"/>
                <w:szCs w:val="18"/>
              </w:rPr>
              <w:t>2883</w:t>
            </w:r>
          </w:p>
          <w:p w14:paraId="24F2FCB1" w14:textId="77777777" w:rsidR="007B20BA" w:rsidRDefault="00000000">
            <w:pPr>
              <w:jc w:val="center"/>
              <w:rPr>
                <w:sz w:val="18"/>
                <w:szCs w:val="18"/>
              </w:rPr>
            </w:pPr>
            <w:r>
              <w:rPr>
                <w:sz w:val="18"/>
                <w:szCs w:val="18"/>
              </w:rPr>
              <w:t>-</w:t>
            </w:r>
          </w:p>
          <w:p w14:paraId="18D4D630" w14:textId="77777777" w:rsidR="007B20BA" w:rsidRDefault="00000000">
            <w:pPr>
              <w:jc w:val="center"/>
              <w:rPr>
                <w:sz w:val="18"/>
                <w:szCs w:val="18"/>
              </w:rPr>
            </w:pPr>
            <w:r>
              <w:rPr>
                <w:sz w:val="18"/>
                <w:szCs w:val="18"/>
              </w:rPr>
              <w:t>2883</w:t>
            </w:r>
          </w:p>
        </w:tc>
        <w:tc>
          <w:tcPr>
            <w:tcW w:w="665" w:type="dxa"/>
          </w:tcPr>
          <w:p w14:paraId="3829B8A5" w14:textId="77777777" w:rsidR="007B20BA" w:rsidRDefault="00000000">
            <w:pPr>
              <w:jc w:val="center"/>
              <w:rPr>
                <w:sz w:val="18"/>
                <w:szCs w:val="18"/>
              </w:rPr>
            </w:pPr>
            <w:r>
              <w:rPr>
                <w:sz w:val="18"/>
                <w:szCs w:val="18"/>
              </w:rPr>
              <w:t>2883</w:t>
            </w:r>
          </w:p>
          <w:p w14:paraId="339D572D" w14:textId="77777777" w:rsidR="007B20BA" w:rsidRDefault="00000000">
            <w:pPr>
              <w:jc w:val="center"/>
              <w:rPr>
                <w:sz w:val="18"/>
                <w:szCs w:val="18"/>
              </w:rPr>
            </w:pPr>
            <w:r>
              <w:rPr>
                <w:sz w:val="18"/>
                <w:szCs w:val="18"/>
              </w:rPr>
              <w:t>-</w:t>
            </w:r>
          </w:p>
          <w:p w14:paraId="36262CE5" w14:textId="77777777" w:rsidR="007B20BA" w:rsidRDefault="00000000">
            <w:pPr>
              <w:jc w:val="center"/>
              <w:rPr>
                <w:sz w:val="18"/>
                <w:szCs w:val="18"/>
              </w:rPr>
            </w:pPr>
            <w:r>
              <w:rPr>
                <w:sz w:val="18"/>
                <w:szCs w:val="18"/>
              </w:rPr>
              <w:t>2883</w:t>
            </w:r>
          </w:p>
        </w:tc>
        <w:tc>
          <w:tcPr>
            <w:tcW w:w="936" w:type="dxa"/>
          </w:tcPr>
          <w:p w14:paraId="719514F8" w14:textId="77777777" w:rsidR="007B20BA" w:rsidRDefault="00000000">
            <w:pPr>
              <w:jc w:val="center"/>
              <w:rPr>
                <w:sz w:val="18"/>
                <w:szCs w:val="18"/>
              </w:rPr>
            </w:pPr>
            <w:r>
              <w:rPr>
                <w:sz w:val="18"/>
                <w:szCs w:val="18"/>
              </w:rPr>
              <w:t>2883</w:t>
            </w:r>
          </w:p>
          <w:p w14:paraId="7F526EBE" w14:textId="77777777" w:rsidR="007B20BA" w:rsidRDefault="00000000">
            <w:pPr>
              <w:jc w:val="center"/>
              <w:rPr>
                <w:sz w:val="18"/>
                <w:szCs w:val="18"/>
              </w:rPr>
            </w:pPr>
            <w:r>
              <w:rPr>
                <w:sz w:val="18"/>
                <w:szCs w:val="18"/>
              </w:rPr>
              <w:t>-</w:t>
            </w:r>
          </w:p>
          <w:p w14:paraId="186F6A95" w14:textId="77777777" w:rsidR="007B20BA" w:rsidRDefault="00000000">
            <w:pPr>
              <w:jc w:val="center"/>
              <w:rPr>
                <w:sz w:val="18"/>
                <w:szCs w:val="18"/>
              </w:rPr>
            </w:pPr>
            <w:r>
              <w:rPr>
                <w:sz w:val="18"/>
                <w:szCs w:val="18"/>
              </w:rPr>
              <w:t>2883</w:t>
            </w:r>
          </w:p>
        </w:tc>
        <w:tc>
          <w:tcPr>
            <w:tcW w:w="756" w:type="dxa"/>
          </w:tcPr>
          <w:p w14:paraId="05589DD7" w14:textId="77777777" w:rsidR="007B20BA" w:rsidRDefault="00000000">
            <w:pPr>
              <w:jc w:val="center"/>
              <w:rPr>
                <w:sz w:val="18"/>
                <w:szCs w:val="18"/>
              </w:rPr>
            </w:pPr>
            <w:r>
              <w:rPr>
                <w:sz w:val="18"/>
                <w:szCs w:val="18"/>
              </w:rPr>
              <w:t>2883</w:t>
            </w:r>
          </w:p>
          <w:p w14:paraId="33ABEE10" w14:textId="77777777" w:rsidR="007B20BA" w:rsidRDefault="00000000">
            <w:pPr>
              <w:jc w:val="center"/>
              <w:rPr>
                <w:sz w:val="18"/>
                <w:szCs w:val="18"/>
              </w:rPr>
            </w:pPr>
            <w:r>
              <w:rPr>
                <w:sz w:val="18"/>
                <w:szCs w:val="18"/>
              </w:rPr>
              <w:t>-</w:t>
            </w:r>
          </w:p>
          <w:p w14:paraId="65D8B50D" w14:textId="77777777" w:rsidR="007B20BA" w:rsidRDefault="00000000">
            <w:pPr>
              <w:jc w:val="center"/>
              <w:rPr>
                <w:sz w:val="18"/>
                <w:szCs w:val="18"/>
              </w:rPr>
            </w:pPr>
            <w:r>
              <w:rPr>
                <w:sz w:val="18"/>
                <w:szCs w:val="18"/>
              </w:rPr>
              <w:t>2883</w:t>
            </w:r>
          </w:p>
        </w:tc>
        <w:tc>
          <w:tcPr>
            <w:tcW w:w="667" w:type="dxa"/>
          </w:tcPr>
          <w:p w14:paraId="45A69A60" w14:textId="77777777" w:rsidR="007B20BA" w:rsidRDefault="00000000">
            <w:pPr>
              <w:jc w:val="center"/>
              <w:rPr>
                <w:sz w:val="18"/>
                <w:szCs w:val="18"/>
              </w:rPr>
            </w:pPr>
            <w:r>
              <w:rPr>
                <w:sz w:val="18"/>
                <w:szCs w:val="18"/>
              </w:rPr>
              <w:t>2883</w:t>
            </w:r>
          </w:p>
          <w:p w14:paraId="237D28DF" w14:textId="77777777" w:rsidR="007B20BA" w:rsidRDefault="00000000">
            <w:pPr>
              <w:jc w:val="center"/>
              <w:rPr>
                <w:sz w:val="18"/>
                <w:szCs w:val="18"/>
              </w:rPr>
            </w:pPr>
            <w:r>
              <w:rPr>
                <w:sz w:val="18"/>
                <w:szCs w:val="18"/>
              </w:rPr>
              <w:t>-</w:t>
            </w:r>
          </w:p>
          <w:p w14:paraId="1395BE3E" w14:textId="77777777" w:rsidR="007B20BA" w:rsidRDefault="00000000">
            <w:pPr>
              <w:jc w:val="center"/>
              <w:rPr>
                <w:sz w:val="18"/>
                <w:szCs w:val="18"/>
              </w:rPr>
            </w:pPr>
            <w:r>
              <w:rPr>
                <w:sz w:val="18"/>
                <w:szCs w:val="18"/>
              </w:rPr>
              <w:t>2883</w:t>
            </w:r>
          </w:p>
        </w:tc>
        <w:tc>
          <w:tcPr>
            <w:tcW w:w="685" w:type="dxa"/>
          </w:tcPr>
          <w:p w14:paraId="72B01215" w14:textId="77777777" w:rsidR="007B20BA" w:rsidRDefault="00000000">
            <w:pPr>
              <w:jc w:val="center"/>
              <w:rPr>
                <w:sz w:val="18"/>
                <w:szCs w:val="18"/>
              </w:rPr>
            </w:pPr>
            <w:r>
              <w:rPr>
                <w:sz w:val="18"/>
                <w:szCs w:val="18"/>
              </w:rPr>
              <w:t>2883</w:t>
            </w:r>
          </w:p>
          <w:p w14:paraId="67B2AD5B" w14:textId="77777777" w:rsidR="007B20BA" w:rsidRDefault="00000000">
            <w:pPr>
              <w:jc w:val="center"/>
              <w:rPr>
                <w:sz w:val="18"/>
                <w:szCs w:val="18"/>
              </w:rPr>
            </w:pPr>
            <w:r>
              <w:rPr>
                <w:sz w:val="18"/>
                <w:szCs w:val="18"/>
              </w:rPr>
              <w:t>-</w:t>
            </w:r>
          </w:p>
          <w:p w14:paraId="4CB17478" w14:textId="77777777" w:rsidR="007B20BA" w:rsidRDefault="00000000">
            <w:pPr>
              <w:jc w:val="center"/>
              <w:rPr>
                <w:sz w:val="18"/>
                <w:szCs w:val="18"/>
              </w:rPr>
            </w:pPr>
            <w:r>
              <w:rPr>
                <w:sz w:val="18"/>
                <w:szCs w:val="18"/>
              </w:rPr>
              <w:t>2883</w:t>
            </w:r>
          </w:p>
        </w:tc>
        <w:tc>
          <w:tcPr>
            <w:tcW w:w="1122" w:type="dxa"/>
          </w:tcPr>
          <w:p w14:paraId="4ECDF576" w14:textId="3F50AE69" w:rsidR="007B20BA" w:rsidRDefault="00000000">
            <w:pPr>
              <w:jc w:val="center"/>
              <w:rPr>
                <w:sz w:val="18"/>
                <w:szCs w:val="18"/>
              </w:rPr>
            </w:pPr>
            <w:r>
              <w:rPr>
                <w:sz w:val="18"/>
                <w:szCs w:val="18"/>
              </w:rPr>
              <w:t xml:space="preserve">01/05/2022 até 31/05/2022 00:00 </w:t>
            </w:r>
            <w:r w:rsidR="0056524B">
              <w:rPr>
                <w:sz w:val="18"/>
                <w:szCs w:val="18"/>
              </w:rPr>
              <w:t xml:space="preserve">às </w:t>
            </w:r>
            <w:r>
              <w:rPr>
                <w:sz w:val="18"/>
                <w:szCs w:val="18"/>
              </w:rPr>
              <w:t>23:55</w:t>
            </w:r>
          </w:p>
        </w:tc>
      </w:tr>
      <w:tr w:rsidR="007B20BA" w14:paraId="53863AED" w14:textId="77777777">
        <w:trPr>
          <w:trHeight w:val="937"/>
        </w:trPr>
        <w:tc>
          <w:tcPr>
            <w:tcW w:w="996" w:type="dxa"/>
          </w:tcPr>
          <w:p w14:paraId="36F16BD2" w14:textId="77777777" w:rsidR="007B20BA" w:rsidRDefault="00000000">
            <w:pPr>
              <w:jc w:val="center"/>
              <w:rPr>
                <w:sz w:val="18"/>
                <w:szCs w:val="18"/>
              </w:rPr>
            </w:pPr>
            <w:r>
              <w:rPr>
                <w:sz w:val="18"/>
                <w:szCs w:val="18"/>
              </w:rPr>
              <w:t>Junho</w:t>
            </w:r>
          </w:p>
          <w:p w14:paraId="66C23805" w14:textId="77777777" w:rsidR="007B20BA" w:rsidRDefault="00000000">
            <w:pPr>
              <w:jc w:val="center"/>
              <w:rPr>
                <w:b/>
                <w:bCs/>
                <w:sz w:val="18"/>
                <w:szCs w:val="18"/>
              </w:rPr>
            </w:pPr>
            <w:r>
              <w:rPr>
                <w:b/>
                <w:bCs/>
                <w:sz w:val="18"/>
                <w:szCs w:val="18"/>
              </w:rPr>
              <w:t>*(5min)</w:t>
            </w:r>
          </w:p>
          <w:p w14:paraId="43EC04C3" w14:textId="77777777" w:rsidR="007B20BA" w:rsidRDefault="00000000">
            <w:pPr>
              <w:jc w:val="center"/>
              <w:rPr>
                <w:sz w:val="18"/>
                <w:szCs w:val="18"/>
              </w:rPr>
            </w:pPr>
            <w:r>
              <w:rPr>
                <w:b/>
                <w:bCs/>
                <w:sz w:val="18"/>
                <w:szCs w:val="18"/>
              </w:rPr>
              <w:t>**(15min)</w:t>
            </w:r>
          </w:p>
        </w:tc>
        <w:tc>
          <w:tcPr>
            <w:tcW w:w="993" w:type="dxa"/>
          </w:tcPr>
          <w:p w14:paraId="507F8AB9" w14:textId="77777777" w:rsidR="007B20BA" w:rsidRDefault="00000000">
            <w:pPr>
              <w:jc w:val="center"/>
              <w:rPr>
                <w:sz w:val="18"/>
                <w:szCs w:val="18"/>
              </w:rPr>
            </w:pPr>
            <w:r>
              <w:rPr>
                <w:sz w:val="18"/>
                <w:szCs w:val="18"/>
              </w:rPr>
              <w:t>31680</w:t>
            </w:r>
          </w:p>
          <w:p w14:paraId="47F9CBE6" w14:textId="77777777" w:rsidR="007B20BA" w:rsidRDefault="00000000">
            <w:pPr>
              <w:jc w:val="center"/>
              <w:rPr>
                <w:sz w:val="18"/>
                <w:szCs w:val="18"/>
              </w:rPr>
            </w:pPr>
            <w:r>
              <w:rPr>
                <w:sz w:val="18"/>
                <w:szCs w:val="18"/>
              </w:rPr>
              <w:t>-</w:t>
            </w:r>
          </w:p>
          <w:p w14:paraId="55101796" w14:textId="77777777" w:rsidR="007B20BA" w:rsidRDefault="00000000">
            <w:pPr>
              <w:jc w:val="center"/>
              <w:rPr>
                <w:sz w:val="18"/>
                <w:szCs w:val="18"/>
              </w:rPr>
            </w:pPr>
            <w:r>
              <w:rPr>
                <w:sz w:val="18"/>
                <w:szCs w:val="18"/>
              </w:rPr>
              <w:t>31680</w:t>
            </w:r>
          </w:p>
        </w:tc>
        <w:tc>
          <w:tcPr>
            <w:tcW w:w="664" w:type="dxa"/>
          </w:tcPr>
          <w:p w14:paraId="6565B7F2" w14:textId="77777777" w:rsidR="007B20BA" w:rsidRDefault="00000000">
            <w:pPr>
              <w:jc w:val="center"/>
              <w:rPr>
                <w:sz w:val="18"/>
                <w:szCs w:val="18"/>
              </w:rPr>
            </w:pPr>
            <w:r>
              <w:rPr>
                <w:sz w:val="18"/>
                <w:szCs w:val="18"/>
              </w:rPr>
              <w:t>2880</w:t>
            </w:r>
          </w:p>
          <w:p w14:paraId="0A4EB2AF" w14:textId="77777777" w:rsidR="007B20BA" w:rsidRDefault="00000000">
            <w:pPr>
              <w:jc w:val="center"/>
              <w:rPr>
                <w:sz w:val="18"/>
                <w:szCs w:val="18"/>
              </w:rPr>
            </w:pPr>
            <w:r>
              <w:rPr>
                <w:sz w:val="18"/>
                <w:szCs w:val="18"/>
              </w:rPr>
              <w:t>-</w:t>
            </w:r>
          </w:p>
          <w:p w14:paraId="0829890B" w14:textId="77777777" w:rsidR="007B20BA" w:rsidRDefault="00000000">
            <w:pPr>
              <w:jc w:val="center"/>
              <w:rPr>
                <w:sz w:val="18"/>
                <w:szCs w:val="18"/>
              </w:rPr>
            </w:pPr>
            <w:r>
              <w:rPr>
                <w:sz w:val="18"/>
                <w:szCs w:val="18"/>
              </w:rPr>
              <w:t>2880</w:t>
            </w:r>
          </w:p>
        </w:tc>
        <w:tc>
          <w:tcPr>
            <w:tcW w:w="664" w:type="dxa"/>
          </w:tcPr>
          <w:p w14:paraId="3C7B1794" w14:textId="77777777" w:rsidR="007B20BA" w:rsidRDefault="00000000">
            <w:pPr>
              <w:jc w:val="center"/>
              <w:rPr>
                <w:sz w:val="18"/>
                <w:szCs w:val="18"/>
              </w:rPr>
            </w:pPr>
            <w:r>
              <w:rPr>
                <w:sz w:val="18"/>
                <w:szCs w:val="18"/>
              </w:rPr>
              <w:t>2880</w:t>
            </w:r>
          </w:p>
          <w:p w14:paraId="59446587" w14:textId="77777777" w:rsidR="007B20BA" w:rsidRDefault="00000000">
            <w:pPr>
              <w:jc w:val="center"/>
              <w:rPr>
                <w:sz w:val="18"/>
                <w:szCs w:val="18"/>
              </w:rPr>
            </w:pPr>
            <w:r>
              <w:rPr>
                <w:sz w:val="18"/>
                <w:szCs w:val="18"/>
              </w:rPr>
              <w:t>-</w:t>
            </w:r>
          </w:p>
          <w:p w14:paraId="2FF7C0F0" w14:textId="77777777" w:rsidR="007B20BA" w:rsidRDefault="00000000">
            <w:pPr>
              <w:jc w:val="center"/>
              <w:rPr>
                <w:sz w:val="18"/>
                <w:szCs w:val="18"/>
              </w:rPr>
            </w:pPr>
            <w:r>
              <w:rPr>
                <w:sz w:val="18"/>
                <w:szCs w:val="18"/>
              </w:rPr>
              <w:t>2880</w:t>
            </w:r>
          </w:p>
        </w:tc>
        <w:tc>
          <w:tcPr>
            <w:tcW w:w="667" w:type="dxa"/>
          </w:tcPr>
          <w:p w14:paraId="4EB1894F" w14:textId="77777777" w:rsidR="007B20BA" w:rsidRDefault="00000000">
            <w:pPr>
              <w:jc w:val="center"/>
              <w:rPr>
                <w:sz w:val="18"/>
                <w:szCs w:val="18"/>
              </w:rPr>
            </w:pPr>
            <w:r>
              <w:rPr>
                <w:sz w:val="18"/>
                <w:szCs w:val="18"/>
              </w:rPr>
              <w:t>2880</w:t>
            </w:r>
          </w:p>
          <w:p w14:paraId="0BED788A" w14:textId="77777777" w:rsidR="007B20BA" w:rsidRDefault="00000000">
            <w:pPr>
              <w:jc w:val="center"/>
              <w:rPr>
                <w:sz w:val="18"/>
                <w:szCs w:val="18"/>
              </w:rPr>
            </w:pPr>
            <w:r>
              <w:rPr>
                <w:sz w:val="18"/>
                <w:szCs w:val="18"/>
              </w:rPr>
              <w:t>-</w:t>
            </w:r>
          </w:p>
          <w:p w14:paraId="3035FBA2" w14:textId="77777777" w:rsidR="007B20BA" w:rsidRDefault="00000000">
            <w:pPr>
              <w:jc w:val="center"/>
              <w:rPr>
                <w:sz w:val="18"/>
                <w:szCs w:val="18"/>
              </w:rPr>
            </w:pPr>
            <w:r>
              <w:rPr>
                <w:sz w:val="18"/>
                <w:szCs w:val="18"/>
              </w:rPr>
              <w:t>2880</w:t>
            </w:r>
          </w:p>
        </w:tc>
        <w:tc>
          <w:tcPr>
            <w:tcW w:w="906" w:type="dxa"/>
          </w:tcPr>
          <w:p w14:paraId="220343DB" w14:textId="77777777" w:rsidR="007B20BA" w:rsidRDefault="00000000">
            <w:pPr>
              <w:jc w:val="center"/>
              <w:rPr>
                <w:sz w:val="18"/>
                <w:szCs w:val="18"/>
              </w:rPr>
            </w:pPr>
            <w:r>
              <w:rPr>
                <w:sz w:val="18"/>
                <w:szCs w:val="18"/>
              </w:rPr>
              <w:t>2880</w:t>
            </w:r>
          </w:p>
          <w:p w14:paraId="724EDF67" w14:textId="77777777" w:rsidR="007B20BA" w:rsidRDefault="00000000">
            <w:pPr>
              <w:jc w:val="center"/>
              <w:rPr>
                <w:sz w:val="18"/>
                <w:szCs w:val="18"/>
              </w:rPr>
            </w:pPr>
            <w:r>
              <w:rPr>
                <w:sz w:val="18"/>
                <w:szCs w:val="18"/>
              </w:rPr>
              <w:t>-</w:t>
            </w:r>
          </w:p>
          <w:p w14:paraId="56DD711F" w14:textId="77777777" w:rsidR="007B20BA" w:rsidRDefault="00000000">
            <w:pPr>
              <w:jc w:val="center"/>
              <w:rPr>
                <w:sz w:val="18"/>
                <w:szCs w:val="18"/>
              </w:rPr>
            </w:pPr>
            <w:r>
              <w:rPr>
                <w:sz w:val="18"/>
                <w:szCs w:val="18"/>
              </w:rPr>
              <w:t>2880</w:t>
            </w:r>
          </w:p>
        </w:tc>
        <w:tc>
          <w:tcPr>
            <w:tcW w:w="1015" w:type="dxa"/>
          </w:tcPr>
          <w:p w14:paraId="08499219" w14:textId="77777777" w:rsidR="007B20BA" w:rsidRDefault="00000000">
            <w:pPr>
              <w:jc w:val="center"/>
              <w:rPr>
                <w:sz w:val="18"/>
                <w:szCs w:val="18"/>
              </w:rPr>
            </w:pPr>
            <w:r>
              <w:rPr>
                <w:sz w:val="18"/>
                <w:szCs w:val="18"/>
              </w:rPr>
              <w:t>2880</w:t>
            </w:r>
          </w:p>
          <w:p w14:paraId="097688C6" w14:textId="77777777" w:rsidR="007B20BA" w:rsidRDefault="00000000">
            <w:pPr>
              <w:jc w:val="center"/>
              <w:rPr>
                <w:sz w:val="18"/>
                <w:szCs w:val="18"/>
              </w:rPr>
            </w:pPr>
            <w:r>
              <w:rPr>
                <w:sz w:val="18"/>
                <w:szCs w:val="18"/>
              </w:rPr>
              <w:t>-</w:t>
            </w:r>
          </w:p>
          <w:p w14:paraId="2369D68B" w14:textId="77777777" w:rsidR="007B20BA" w:rsidRDefault="00000000">
            <w:pPr>
              <w:jc w:val="center"/>
              <w:rPr>
                <w:sz w:val="18"/>
                <w:szCs w:val="18"/>
              </w:rPr>
            </w:pPr>
            <w:r>
              <w:rPr>
                <w:sz w:val="18"/>
                <w:szCs w:val="18"/>
              </w:rPr>
              <w:t>2880</w:t>
            </w:r>
          </w:p>
        </w:tc>
        <w:tc>
          <w:tcPr>
            <w:tcW w:w="666" w:type="dxa"/>
          </w:tcPr>
          <w:p w14:paraId="2E585855" w14:textId="77777777" w:rsidR="007B20BA" w:rsidRDefault="00000000">
            <w:pPr>
              <w:jc w:val="center"/>
              <w:rPr>
                <w:sz w:val="18"/>
                <w:szCs w:val="18"/>
              </w:rPr>
            </w:pPr>
            <w:r>
              <w:rPr>
                <w:sz w:val="18"/>
                <w:szCs w:val="18"/>
              </w:rPr>
              <w:t>2880</w:t>
            </w:r>
          </w:p>
          <w:p w14:paraId="0E417373" w14:textId="77777777" w:rsidR="007B20BA" w:rsidRDefault="00000000">
            <w:pPr>
              <w:jc w:val="center"/>
              <w:rPr>
                <w:sz w:val="18"/>
                <w:szCs w:val="18"/>
              </w:rPr>
            </w:pPr>
            <w:r>
              <w:rPr>
                <w:sz w:val="18"/>
                <w:szCs w:val="18"/>
              </w:rPr>
              <w:t>-</w:t>
            </w:r>
          </w:p>
          <w:p w14:paraId="7FF6A996" w14:textId="77777777" w:rsidR="007B20BA" w:rsidRDefault="00000000">
            <w:pPr>
              <w:jc w:val="center"/>
              <w:rPr>
                <w:sz w:val="18"/>
                <w:szCs w:val="18"/>
              </w:rPr>
            </w:pPr>
            <w:r>
              <w:rPr>
                <w:sz w:val="18"/>
                <w:szCs w:val="18"/>
              </w:rPr>
              <w:t>2880</w:t>
            </w:r>
          </w:p>
        </w:tc>
        <w:tc>
          <w:tcPr>
            <w:tcW w:w="665" w:type="dxa"/>
          </w:tcPr>
          <w:p w14:paraId="34D4E324" w14:textId="77777777" w:rsidR="007B20BA" w:rsidRDefault="00000000">
            <w:pPr>
              <w:jc w:val="center"/>
              <w:rPr>
                <w:sz w:val="18"/>
                <w:szCs w:val="18"/>
              </w:rPr>
            </w:pPr>
            <w:r>
              <w:rPr>
                <w:sz w:val="18"/>
                <w:szCs w:val="18"/>
              </w:rPr>
              <w:t>2880</w:t>
            </w:r>
          </w:p>
          <w:p w14:paraId="661ABB76" w14:textId="77777777" w:rsidR="007B20BA" w:rsidRDefault="00000000">
            <w:pPr>
              <w:jc w:val="center"/>
              <w:rPr>
                <w:sz w:val="18"/>
                <w:szCs w:val="18"/>
              </w:rPr>
            </w:pPr>
            <w:r>
              <w:rPr>
                <w:sz w:val="18"/>
                <w:szCs w:val="18"/>
              </w:rPr>
              <w:t>-</w:t>
            </w:r>
          </w:p>
          <w:p w14:paraId="2A968079" w14:textId="77777777" w:rsidR="007B20BA" w:rsidRDefault="00000000">
            <w:pPr>
              <w:jc w:val="center"/>
              <w:rPr>
                <w:sz w:val="18"/>
                <w:szCs w:val="18"/>
              </w:rPr>
            </w:pPr>
            <w:r>
              <w:rPr>
                <w:sz w:val="18"/>
                <w:szCs w:val="18"/>
              </w:rPr>
              <w:t>2880</w:t>
            </w:r>
          </w:p>
        </w:tc>
        <w:tc>
          <w:tcPr>
            <w:tcW w:w="936" w:type="dxa"/>
          </w:tcPr>
          <w:p w14:paraId="6ACB7D4B" w14:textId="77777777" w:rsidR="007B20BA" w:rsidRDefault="00000000">
            <w:pPr>
              <w:jc w:val="center"/>
              <w:rPr>
                <w:sz w:val="18"/>
                <w:szCs w:val="18"/>
              </w:rPr>
            </w:pPr>
            <w:r>
              <w:rPr>
                <w:sz w:val="18"/>
                <w:szCs w:val="18"/>
              </w:rPr>
              <w:t>2880</w:t>
            </w:r>
          </w:p>
          <w:p w14:paraId="1B929032" w14:textId="77777777" w:rsidR="007B20BA" w:rsidRDefault="00000000">
            <w:pPr>
              <w:jc w:val="center"/>
              <w:rPr>
                <w:sz w:val="18"/>
                <w:szCs w:val="18"/>
              </w:rPr>
            </w:pPr>
            <w:r>
              <w:rPr>
                <w:sz w:val="18"/>
                <w:szCs w:val="18"/>
              </w:rPr>
              <w:t>-</w:t>
            </w:r>
          </w:p>
          <w:p w14:paraId="60B2A202" w14:textId="77777777" w:rsidR="007B20BA" w:rsidRDefault="00000000">
            <w:pPr>
              <w:jc w:val="center"/>
              <w:rPr>
                <w:sz w:val="18"/>
                <w:szCs w:val="18"/>
              </w:rPr>
            </w:pPr>
            <w:r>
              <w:rPr>
                <w:sz w:val="18"/>
                <w:szCs w:val="18"/>
              </w:rPr>
              <w:t>2880</w:t>
            </w:r>
          </w:p>
        </w:tc>
        <w:tc>
          <w:tcPr>
            <w:tcW w:w="756" w:type="dxa"/>
          </w:tcPr>
          <w:p w14:paraId="3FFE0A62" w14:textId="77777777" w:rsidR="007B20BA" w:rsidRDefault="00000000">
            <w:pPr>
              <w:jc w:val="center"/>
              <w:rPr>
                <w:sz w:val="18"/>
                <w:szCs w:val="18"/>
              </w:rPr>
            </w:pPr>
            <w:r>
              <w:rPr>
                <w:sz w:val="18"/>
                <w:szCs w:val="18"/>
              </w:rPr>
              <w:t>2880</w:t>
            </w:r>
          </w:p>
          <w:p w14:paraId="0FE11B69" w14:textId="77777777" w:rsidR="007B20BA" w:rsidRDefault="00000000">
            <w:pPr>
              <w:jc w:val="center"/>
              <w:rPr>
                <w:sz w:val="18"/>
                <w:szCs w:val="18"/>
              </w:rPr>
            </w:pPr>
            <w:r>
              <w:rPr>
                <w:sz w:val="18"/>
                <w:szCs w:val="18"/>
              </w:rPr>
              <w:t>-</w:t>
            </w:r>
          </w:p>
          <w:p w14:paraId="49E53B66" w14:textId="77777777" w:rsidR="007B20BA" w:rsidRDefault="00000000">
            <w:pPr>
              <w:jc w:val="center"/>
              <w:rPr>
                <w:sz w:val="18"/>
                <w:szCs w:val="18"/>
              </w:rPr>
            </w:pPr>
            <w:r>
              <w:rPr>
                <w:sz w:val="18"/>
                <w:szCs w:val="18"/>
              </w:rPr>
              <w:t>2880</w:t>
            </w:r>
          </w:p>
        </w:tc>
        <w:tc>
          <w:tcPr>
            <w:tcW w:w="667" w:type="dxa"/>
          </w:tcPr>
          <w:p w14:paraId="7A2490FE" w14:textId="77777777" w:rsidR="007B20BA" w:rsidRDefault="00000000">
            <w:pPr>
              <w:jc w:val="center"/>
              <w:rPr>
                <w:sz w:val="18"/>
                <w:szCs w:val="18"/>
              </w:rPr>
            </w:pPr>
            <w:r>
              <w:rPr>
                <w:sz w:val="18"/>
                <w:szCs w:val="18"/>
              </w:rPr>
              <w:t>2880</w:t>
            </w:r>
          </w:p>
          <w:p w14:paraId="67DB516A" w14:textId="77777777" w:rsidR="007B20BA" w:rsidRDefault="00000000">
            <w:pPr>
              <w:jc w:val="center"/>
              <w:rPr>
                <w:sz w:val="18"/>
                <w:szCs w:val="18"/>
              </w:rPr>
            </w:pPr>
            <w:r>
              <w:rPr>
                <w:sz w:val="18"/>
                <w:szCs w:val="18"/>
              </w:rPr>
              <w:t>-</w:t>
            </w:r>
          </w:p>
          <w:p w14:paraId="63CF3422" w14:textId="77777777" w:rsidR="007B20BA" w:rsidRDefault="00000000">
            <w:pPr>
              <w:jc w:val="center"/>
              <w:rPr>
                <w:sz w:val="18"/>
                <w:szCs w:val="18"/>
              </w:rPr>
            </w:pPr>
            <w:r>
              <w:rPr>
                <w:sz w:val="18"/>
                <w:szCs w:val="18"/>
              </w:rPr>
              <w:t>2880</w:t>
            </w:r>
          </w:p>
        </w:tc>
        <w:tc>
          <w:tcPr>
            <w:tcW w:w="685" w:type="dxa"/>
          </w:tcPr>
          <w:p w14:paraId="1F0FFA62" w14:textId="77777777" w:rsidR="007B20BA" w:rsidRDefault="00000000">
            <w:pPr>
              <w:jc w:val="center"/>
              <w:rPr>
                <w:sz w:val="18"/>
                <w:szCs w:val="18"/>
              </w:rPr>
            </w:pPr>
            <w:r>
              <w:rPr>
                <w:sz w:val="18"/>
                <w:szCs w:val="18"/>
              </w:rPr>
              <w:t>2880</w:t>
            </w:r>
          </w:p>
          <w:p w14:paraId="43054902" w14:textId="77777777" w:rsidR="007B20BA" w:rsidRDefault="00000000">
            <w:pPr>
              <w:jc w:val="center"/>
              <w:rPr>
                <w:sz w:val="18"/>
                <w:szCs w:val="18"/>
              </w:rPr>
            </w:pPr>
            <w:r>
              <w:rPr>
                <w:sz w:val="18"/>
                <w:szCs w:val="18"/>
              </w:rPr>
              <w:t>-</w:t>
            </w:r>
          </w:p>
          <w:p w14:paraId="3CCEAF8A" w14:textId="77777777" w:rsidR="007B20BA" w:rsidRDefault="00000000">
            <w:pPr>
              <w:jc w:val="center"/>
              <w:rPr>
                <w:sz w:val="18"/>
                <w:szCs w:val="18"/>
              </w:rPr>
            </w:pPr>
            <w:r>
              <w:rPr>
                <w:sz w:val="18"/>
                <w:szCs w:val="18"/>
              </w:rPr>
              <w:t>2880</w:t>
            </w:r>
          </w:p>
        </w:tc>
        <w:tc>
          <w:tcPr>
            <w:tcW w:w="1122" w:type="dxa"/>
          </w:tcPr>
          <w:p w14:paraId="6031047E" w14:textId="6D0B5D56" w:rsidR="007B20BA" w:rsidRDefault="00000000">
            <w:pPr>
              <w:jc w:val="center"/>
              <w:rPr>
                <w:sz w:val="18"/>
                <w:szCs w:val="18"/>
              </w:rPr>
            </w:pPr>
            <w:r>
              <w:rPr>
                <w:sz w:val="18"/>
                <w:szCs w:val="18"/>
              </w:rPr>
              <w:t xml:space="preserve">01/06/2022 até 30/06/2022 00:00 </w:t>
            </w:r>
            <w:r w:rsidR="0056524B">
              <w:rPr>
                <w:sz w:val="18"/>
                <w:szCs w:val="18"/>
              </w:rPr>
              <w:t>às</w:t>
            </w:r>
            <w:r>
              <w:rPr>
                <w:sz w:val="18"/>
                <w:szCs w:val="18"/>
              </w:rPr>
              <w:t xml:space="preserve"> 23:55</w:t>
            </w:r>
          </w:p>
        </w:tc>
      </w:tr>
      <w:tr w:rsidR="007B20BA" w14:paraId="2C7515A3" w14:textId="77777777">
        <w:trPr>
          <w:trHeight w:val="928"/>
        </w:trPr>
        <w:tc>
          <w:tcPr>
            <w:tcW w:w="996" w:type="dxa"/>
          </w:tcPr>
          <w:p w14:paraId="5F8F782D" w14:textId="77777777" w:rsidR="007B20BA" w:rsidRDefault="00000000">
            <w:pPr>
              <w:jc w:val="center"/>
              <w:rPr>
                <w:sz w:val="18"/>
                <w:szCs w:val="18"/>
              </w:rPr>
            </w:pPr>
            <w:r>
              <w:rPr>
                <w:sz w:val="18"/>
                <w:szCs w:val="18"/>
              </w:rPr>
              <w:t>Julho</w:t>
            </w:r>
          </w:p>
          <w:p w14:paraId="1E024DA3" w14:textId="77777777" w:rsidR="007B20BA" w:rsidRDefault="00000000">
            <w:pPr>
              <w:jc w:val="center"/>
              <w:rPr>
                <w:b/>
                <w:bCs/>
                <w:sz w:val="18"/>
                <w:szCs w:val="18"/>
              </w:rPr>
            </w:pPr>
            <w:r>
              <w:rPr>
                <w:b/>
                <w:bCs/>
                <w:sz w:val="18"/>
                <w:szCs w:val="18"/>
              </w:rPr>
              <w:t>*(5min)</w:t>
            </w:r>
          </w:p>
          <w:p w14:paraId="59692048" w14:textId="77777777" w:rsidR="007B20BA" w:rsidRDefault="00000000">
            <w:pPr>
              <w:jc w:val="center"/>
              <w:rPr>
                <w:sz w:val="18"/>
                <w:szCs w:val="18"/>
              </w:rPr>
            </w:pPr>
            <w:r>
              <w:rPr>
                <w:b/>
                <w:bCs/>
                <w:sz w:val="18"/>
                <w:szCs w:val="18"/>
              </w:rPr>
              <w:t>**(15min)</w:t>
            </w:r>
          </w:p>
        </w:tc>
        <w:tc>
          <w:tcPr>
            <w:tcW w:w="993" w:type="dxa"/>
          </w:tcPr>
          <w:p w14:paraId="31086198" w14:textId="77777777" w:rsidR="007B20BA" w:rsidRDefault="00000000">
            <w:pPr>
              <w:jc w:val="center"/>
              <w:rPr>
                <w:sz w:val="18"/>
                <w:szCs w:val="18"/>
              </w:rPr>
            </w:pPr>
            <w:r>
              <w:rPr>
                <w:sz w:val="18"/>
                <w:szCs w:val="18"/>
              </w:rPr>
              <w:t>32736</w:t>
            </w:r>
          </w:p>
          <w:p w14:paraId="2994CC3A" w14:textId="77777777" w:rsidR="007B20BA" w:rsidRDefault="00000000">
            <w:pPr>
              <w:jc w:val="center"/>
              <w:rPr>
                <w:sz w:val="18"/>
                <w:szCs w:val="18"/>
              </w:rPr>
            </w:pPr>
            <w:r>
              <w:rPr>
                <w:sz w:val="18"/>
                <w:szCs w:val="18"/>
              </w:rPr>
              <w:t>-</w:t>
            </w:r>
          </w:p>
          <w:p w14:paraId="4C6B95E6" w14:textId="77777777" w:rsidR="007B20BA" w:rsidRDefault="00000000">
            <w:pPr>
              <w:jc w:val="center"/>
              <w:rPr>
                <w:sz w:val="18"/>
                <w:szCs w:val="18"/>
              </w:rPr>
            </w:pPr>
            <w:r>
              <w:rPr>
                <w:sz w:val="18"/>
                <w:szCs w:val="18"/>
              </w:rPr>
              <w:t>32736</w:t>
            </w:r>
          </w:p>
        </w:tc>
        <w:tc>
          <w:tcPr>
            <w:tcW w:w="664" w:type="dxa"/>
          </w:tcPr>
          <w:p w14:paraId="566287AC" w14:textId="77777777" w:rsidR="007B20BA" w:rsidRDefault="00000000">
            <w:pPr>
              <w:jc w:val="center"/>
              <w:rPr>
                <w:sz w:val="18"/>
                <w:szCs w:val="18"/>
              </w:rPr>
            </w:pPr>
            <w:r>
              <w:rPr>
                <w:sz w:val="18"/>
                <w:szCs w:val="18"/>
              </w:rPr>
              <w:t>2976</w:t>
            </w:r>
          </w:p>
          <w:p w14:paraId="1CFBB9A3" w14:textId="77777777" w:rsidR="007B20BA" w:rsidRDefault="00000000">
            <w:pPr>
              <w:jc w:val="center"/>
              <w:rPr>
                <w:sz w:val="18"/>
                <w:szCs w:val="18"/>
              </w:rPr>
            </w:pPr>
            <w:r>
              <w:rPr>
                <w:sz w:val="18"/>
                <w:szCs w:val="18"/>
              </w:rPr>
              <w:t>-</w:t>
            </w:r>
          </w:p>
          <w:p w14:paraId="000D6821" w14:textId="77777777" w:rsidR="007B20BA" w:rsidRDefault="00000000">
            <w:pPr>
              <w:jc w:val="center"/>
              <w:rPr>
                <w:sz w:val="18"/>
                <w:szCs w:val="18"/>
              </w:rPr>
            </w:pPr>
            <w:r>
              <w:rPr>
                <w:sz w:val="18"/>
                <w:szCs w:val="18"/>
              </w:rPr>
              <w:t>2976</w:t>
            </w:r>
          </w:p>
        </w:tc>
        <w:tc>
          <w:tcPr>
            <w:tcW w:w="664" w:type="dxa"/>
          </w:tcPr>
          <w:p w14:paraId="1D605929" w14:textId="77777777" w:rsidR="007B20BA" w:rsidRDefault="00000000">
            <w:pPr>
              <w:jc w:val="center"/>
              <w:rPr>
                <w:sz w:val="18"/>
                <w:szCs w:val="18"/>
              </w:rPr>
            </w:pPr>
            <w:r>
              <w:rPr>
                <w:sz w:val="18"/>
                <w:szCs w:val="18"/>
              </w:rPr>
              <w:t>2976</w:t>
            </w:r>
          </w:p>
          <w:p w14:paraId="144942F4" w14:textId="77777777" w:rsidR="007B20BA" w:rsidRDefault="00000000">
            <w:pPr>
              <w:jc w:val="center"/>
              <w:rPr>
                <w:sz w:val="18"/>
                <w:szCs w:val="18"/>
              </w:rPr>
            </w:pPr>
            <w:r>
              <w:rPr>
                <w:sz w:val="18"/>
                <w:szCs w:val="18"/>
              </w:rPr>
              <w:t>-</w:t>
            </w:r>
          </w:p>
          <w:p w14:paraId="599A4F93" w14:textId="77777777" w:rsidR="007B20BA" w:rsidRDefault="00000000">
            <w:pPr>
              <w:jc w:val="center"/>
              <w:rPr>
                <w:sz w:val="18"/>
                <w:szCs w:val="18"/>
              </w:rPr>
            </w:pPr>
            <w:r>
              <w:rPr>
                <w:sz w:val="18"/>
                <w:szCs w:val="18"/>
              </w:rPr>
              <w:t>2976</w:t>
            </w:r>
          </w:p>
        </w:tc>
        <w:tc>
          <w:tcPr>
            <w:tcW w:w="667" w:type="dxa"/>
          </w:tcPr>
          <w:p w14:paraId="0FEB9871" w14:textId="77777777" w:rsidR="007B20BA" w:rsidRDefault="00000000">
            <w:pPr>
              <w:jc w:val="center"/>
              <w:rPr>
                <w:sz w:val="18"/>
                <w:szCs w:val="18"/>
              </w:rPr>
            </w:pPr>
            <w:r>
              <w:rPr>
                <w:sz w:val="18"/>
                <w:szCs w:val="18"/>
              </w:rPr>
              <w:t>2976</w:t>
            </w:r>
          </w:p>
          <w:p w14:paraId="5C43D8F4" w14:textId="77777777" w:rsidR="007B20BA" w:rsidRDefault="00000000">
            <w:pPr>
              <w:jc w:val="center"/>
              <w:rPr>
                <w:sz w:val="18"/>
                <w:szCs w:val="18"/>
              </w:rPr>
            </w:pPr>
            <w:r>
              <w:rPr>
                <w:sz w:val="18"/>
                <w:szCs w:val="18"/>
              </w:rPr>
              <w:t>-</w:t>
            </w:r>
          </w:p>
          <w:p w14:paraId="31E6E16F" w14:textId="77777777" w:rsidR="007B20BA" w:rsidRDefault="00000000">
            <w:pPr>
              <w:jc w:val="center"/>
              <w:rPr>
                <w:sz w:val="18"/>
                <w:szCs w:val="18"/>
              </w:rPr>
            </w:pPr>
            <w:r>
              <w:rPr>
                <w:sz w:val="18"/>
                <w:szCs w:val="18"/>
              </w:rPr>
              <w:t>2976</w:t>
            </w:r>
          </w:p>
        </w:tc>
        <w:tc>
          <w:tcPr>
            <w:tcW w:w="906" w:type="dxa"/>
          </w:tcPr>
          <w:p w14:paraId="01631C2C" w14:textId="77777777" w:rsidR="007B20BA" w:rsidRDefault="00000000">
            <w:pPr>
              <w:jc w:val="center"/>
              <w:rPr>
                <w:sz w:val="18"/>
                <w:szCs w:val="18"/>
              </w:rPr>
            </w:pPr>
            <w:r>
              <w:rPr>
                <w:sz w:val="18"/>
                <w:szCs w:val="18"/>
              </w:rPr>
              <w:t>2976</w:t>
            </w:r>
          </w:p>
          <w:p w14:paraId="523C63FA" w14:textId="77777777" w:rsidR="007B20BA" w:rsidRDefault="00000000">
            <w:pPr>
              <w:jc w:val="center"/>
              <w:rPr>
                <w:sz w:val="18"/>
                <w:szCs w:val="18"/>
              </w:rPr>
            </w:pPr>
            <w:r>
              <w:rPr>
                <w:sz w:val="18"/>
                <w:szCs w:val="18"/>
              </w:rPr>
              <w:t>-</w:t>
            </w:r>
          </w:p>
          <w:p w14:paraId="71D45D2A" w14:textId="77777777" w:rsidR="007B20BA" w:rsidRDefault="00000000">
            <w:pPr>
              <w:jc w:val="center"/>
              <w:rPr>
                <w:sz w:val="18"/>
                <w:szCs w:val="18"/>
              </w:rPr>
            </w:pPr>
            <w:r>
              <w:rPr>
                <w:sz w:val="18"/>
                <w:szCs w:val="18"/>
              </w:rPr>
              <w:t>2976</w:t>
            </w:r>
          </w:p>
        </w:tc>
        <w:tc>
          <w:tcPr>
            <w:tcW w:w="1015" w:type="dxa"/>
          </w:tcPr>
          <w:p w14:paraId="7B06F669" w14:textId="77777777" w:rsidR="007B20BA" w:rsidRDefault="00000000">
            <w:pPr>
              <w:jc w:val="center"/>
              <w:rPr>
                <w:sz w:val="18"/>
                <w:szCs w:val="18"/>
              </w:rPr>
            </w:pPr>
            <w:r>
              <w:rPr>
                <w:sz w:val="18"/>
                <w:szCs w:val="18"/>
              </w:rPr>
              <w:t>2976</w:t>
            </w:r>
          </w:p>
          <w:p w14:paraId="5528188C" w14:textId="77777777" w:rsidR="007B20BA" w:rsidRDefault="00000000">
            <w:pPr>
              <w:jc w:val="center"/>
              <w:rPr>
                <w:sz w:val="18"/>
                <w:szCs w:val="18"/>
              </w:rPr>
            </w:pPr>
            <w:r>
              <w:rPr>
                <w:sz w:val="18"/>
                <w:szCs w:val="18"/>
              </w:rPr>
              <w:t>-</w:t>
            </w:r>
          </w:p>
          <w:p w14:paraId="7E429D2E" w14:textId="77777777" w:rsidR="007B20BA" w:rsidRDefault="00000000">
            <w:pPr>
              <w:jc w:val="center"/>
              <w:rPr>
                <w:sz w:val="18"/>
                <w:szCs w:val="18"/>
              </w:rPr>
            </w:pPr>
            <w:r>
              <w:rPr>
                <w:sz w:val="18"/>
                <w:szCs w:val="18"/>
              </w:rPr>
              <w:t>2976</w:t>
            </w:r>
          </w:p>
        </w:tc>
        <w:tc>
          <w:tcPr>
            <w:tcW w:w="666" w:type="dxa"/>
          </w:tcPr>
          <w:p w14:paraId="5C94E43F" w14:textId="77777777" w:rsidR="007B20BA" w:rsidRDefault="00000000">
            <w:pPr>
              <w:jc w:val="center"/>
              <w:rPr>
                <w:sz w:val="18"/>
                <w:szCs w:val="18"/>
              </w:rPr>
            </w:pPr>
            <w:r>
              <w:rPr>
                <w:sz w:val="18"/>
                <w:szCs w:val="18"/>
              </w:rPr>
              <w:t>2976</w:t>
            </w:r>
          </w:p>
          <w:p w14:paraId="57052C83" w14:textId="77777777" w:rsidR="007B20BA" w:rsidRDefault="00000000">
            <w:pPr>
              <w:jc w:val="center"/>
              <w:rPr>
                <w:sz w:val="18"/>
                <w:szCs w:val="18"/>
              </w:rPr>
            </w:pPr>
            <w:r>
              <w:rPr>
                <w:sz w:val="18"/>
                <w:szCs w:val="18"/>
              </w:rPr>
              <w:t>-</w:t>
            </w:r>
          </w:p>
          <w:p w14:paraId="7C897F71" w14:textId="77777777" w:rsidR="007B20BA" w:rsidRDefault="00000000">
            <w:pPr>
              <w:jc w:val="center"/>
              <w:rPr>
                <w:sz w:val="18"/>
                <w:szCs w:val="18"/>
              </w:rPr>
            </w:pPr>
            <w:r>
              <w:rPr>
                <w:sz w:val="18"/>
                <w:szCs w:val="18"/>
              </w:rPr>
              <w:t>2976</w:t>
            </w:r>
          </w:p>
        </w:tc>
        <w:tc>
          <w:tcPr>
            <w:tcW w:w="665" w:type="dxa"/>
          </w:tcPr>
          <w:p w14:paraId="41EB1ACC" w14:textId="77777777" w:rsidR="007B20BA" w:rsidRDefault="00000000">
            <w:pPr>
              <w:jc w:val="center"/>
              <w:rPr>
                <w:sz w:val="18"/>
                <w:szCs w:val="18"/>
              </w:rPr>
            </w:pPr>
            <w:r>
              <w:rPr>
                <w:sz w:val="18"/>
                <w:szCs w:val="18"/>
              </w:rPr>
              <w:t>2976</w:t>
            </w:r>
          </w:p>
          <w:p w14:paraId="736FCA9D" w14:textId="77777777" w:rsidR="007B20BA" w:rsidRDefault="00000000">
            <w:pPr>
              <w:jc w:val="center"/>
              <w:rPr>
                <w:sz w:val="18"/>
                <w:szCs w:val="18"/>
              </w:rPr>
            </w:pPr>
            <w:r>
              <w:rPr>
                <w:sz w:val="18"/>
                <w:szCs w:val="18"/>
              </w:rPr>
              <w:t>-</w:t>
            </w:r>
          </w:p>
          <w:p w14:paraId="22BCE651" w14:textId="77777777" w:rsidR="007B20BA" w:rsidRDefault="00000000">
            <w:pPr>
              <w:jc w:val="center"/>
              <w:rPr>
                <w:sz w:val="18"/>
                <w:szCs w:val="18"/>
              </w:rPr>
            </w:pPr>
            <w:r>
              <w:rPr>
                <w:sz w:val="18"/>
                <w:szCs w:val="18"/>
              </w:rPr>
              <w:t>2976</w:t>
            </w:r>
          </w:p>
        </w:tc>
        <w:tc>
          <w:tcPr>
            <w:tcW w:w="936" w:type="dxa"/>
          </w:tcPr>
          <w:p w14:paraId="43DC7FE0" w14:textId="77777777" w:rsidR="007B20BA" w:rsidRDefault="00000000">
            <w:pPr>
              <w:jc w:val="center"/>
              <w:rPr>
                <w:sz w:val="18"/>
                <w:szCs w:val="18"/>
              </w:rPr>
            </w:pPr>
            <w:r>
              <w:rPr>
                <w:sz w:val="18"/>
                <w:szCs w:val="18"/>
              </w:rPr>
              <w:t>2976</w:t>
            </w:r>
          </w:p>
          <w:p w14:paraId="7D229507" w14:textId="77777777" w:rsidR="007B20BA" w:rsidRDefault="00000000">
            <w:pPr>
              <w:jc w:val="center"/>
              <w:rPr>
                <w:sz w:val="18"/>
                <w:szCs w:val="18"/>
              </w:rPr>
            </w:pPr>
            <w:r>
              <w:rPr>
                <w:sz w:val="18"/>
                <w:szCs w:val="18"/>
              </w:rPr>
              <w:t>-</w:t>
            </w:r>
          </w:p>
          <w:p w14:paraId="32BC39E3" w14:textId="77777777" w:rsidR="007B20BA" w:rsidRDefault="00000000">
            <w:pPr>
              <w:jc w:val="center"/>
              <w:rPr>
                <w:sz w:val="18"/>
                <w:szCs w:val="18"/>
              </w:rPr>
            </w:pPr>
            <w:r>
              <w:rPr>
                <w:sz w:val="18"/>
                <w:szCs w:val="18"/>
              </w:rPr>
              <w:t>2976</w:t>
            </w:r>
          </w:p>
        </w:tc>
        <w:tc>
          <w:tcPr>
            <w:tcW w:w="756" w:type="dxa"/>
          </w:tcPr>
          <w:p w14:paraId="7A05752E" w14:textId="77777777" w:rsidR="007B20BA" w:rsidRDefault="00000000">
            <w:pPr>
              <w:jc w:val="center"/>
              <w:rPr>
                <w:sz w:val="18"/>
                <w:szCs w:val="18"/>
              </w:rPr>
            </w:pPr>
            <w:r>
              <w:rPr>
                <w:sz w:val="18"/>
                <w:szCs w:val="18"/>
              </w:rPr>
              <w:t>2976</w:t>
            </w:r>
          </w:p>
          <w:p w14:paraId="3E6D5CFF" w14:textId="77777777" w:rsidR="007B20BA" w:rsidRDefault="00000000">
            <w:pPr>
              <w:jc w:val="center"/>
              <w:rPr>
                <w:sz w:val="18"/>
                <w:szCs w:val="18"/>
              </w:rPr>
            </w:pPr>
            <w:r>
              <w:rPr>
                <w:sz w:val="18"/>
                <w:szCs w:val="18"/>
              </w:rPr>
              <w:t>-</w:t>
            </w:r>
          </w:p>
          <w:p w14:paraId="04958313" w14:textId="77777777" w:rsidR="007B20BA" w:rsidRDefault="00000000">
            <w:pPr>
              <w:jc w:val="center"/>
              <w:rPr>
                <w:sz w:val="18"/>
                <w:szCs w:val="18"/>
              </w:rPr>
            </w:pPr>
            <w:r>
              <w:rPr>
                <w:sz w:val="18"/>
                <w:szCs w:val="18"/>
              </w:rPr>
              <w:t>2976</w:t>
            </w:r>
          </w:p>
        </w:tc>
        <w:tc>
          <w:tcPr>
            <w:tcW w:w="667" w:type="dxa"/>
          </w:tcPr>
          <w:p w14:paraId="76D21A9C" w14:textId="77777777" w:rsidR="007B20BA" w:rsidRDefault="00000000">
            <w:pPr>
              <w:jc w:val="center"/>
              <w:rPr>
                <w:sz w:val="18"/>
                <w:szCs w:val="18"/>
              </w:rPr>
            </w:pPr>
            <w:r>
              <w:rPr>
                <w:sz w:val="18"/>
                <w:szCs w:val="18"/>
              </w:rPr>
              <w:t>2976</w:t>
            </w:r>
          </w:p>
          <w:p w14:paraId="7553C10A" w14:textId="77777777" w:rsidR="007B20BA" w:rsidRDefault="00000000">
            <w:pPr>
              <w:jc w:val="center"/>
              <w:rPr>
                <w:sz w:val="18"/>
                <w:szCs w:val="18"/>
              </w:rPr>
            </w:pPr>
            <w:r>
              <w:rPr>
                <w:sz w:val="18"/>
                <w:szCs w:val="18"/>
              </w:rPr>
              <w:t>-</w:t>
            </w:r>
          </w:p>
          <w:p w14:paraId="29218BE7" w14:textId="77777777" w:rsidR="007B20BA" w:rsidRDefault="00000000">
            <w:pPr>
              <w:jc w:val="center"/>
              <w:rPr>
                <w:sz w:val="18"/>
                <w:szCs w:val="18"/>
              </w:rPr>
            </w:pPr>
            <w:r>
              <w:rPr>
                <w:sz w:val="18"/>
                <w:szCs w:val="18"/>
              </w:rPr>
              <w:t>2976</w:t>
            </w:r>
          </w:p>
        </w:tc>
        <w:tc>
          <w:tcPr>
            <w:tcW w:w="685" w:type="dxa"/>
          </w:tcPr>
          <w:p w14:paraId="0700ECB8" w14:textId="77777777" w:rsidR="007B20BA" w:rsidRDefault="00000000">
            <w:pPr>
              <w:jc w:val="center"/>
              <w:rPr>
                <w:sz w:val="18"/>
                <w:szCs w:val="18"/>
              </w:rPr>
            </w:pPr>
            <w:r>
              <w:rPr>
                <w:sz w:val="18"/>
                <w:szCs w:val="18"/>
              </w:rPr>
              <w:t>2976</w:t>
            </w:r>
          </w:p>
          <w:p w14:paraId="4986137A" w14:textId="77777777" w:rsidR="007B20BA" w:rsidRDefault="00000000">
            <w:pPr>
              <w:jc w:val="center"/>
              <w:rPr>
                <w:sz w:val="18"/>
                <w:szCs w:val="18"/>
              </w:rPr>
            </w:pPr>
            <w:r>
              <w:rPr>
                <w:sz w:val="18"/>
                <w:szCs w:val="18"/>
              </w:rPr>
              <w:t>-</w:t>
            </w:r>
          </w:p>
          <w:p w14:paraId="37A617D9" w14:textId="77777777" w:rsidR="007B20BA" w:rsidRDefault="00000000">
            <w:pPr>
              <w:jc w:val="center"/>
              <w:rPr>
                <w:sz w:val="18"/>
                <w:szCs w:val="18"/>
              </w:rPr>
            </w:pPr>
            <w:r>
              <w:rPr>
                <w:sz w:val="18"/>
                <w:szCs w:val="18"/>
              </w:rPr>
              <w:t>2976</w:t>
            </w:r>
          </w:p>
        </w:tc>
        <w:tc>
          <w:tcPr>
            <w:tcW w:w="1122" w:type="dxa"/>
          </w:tcPr>
          <w:p w14:paraId="79EDA237" w14:textId="73E99927" w:rsidR="007B20BA" w:rsidRDefault="00000000">
            <w:pPr>
              <w:jc w:val="center"/>
              <w:rPr>
                <w:sz w:val="18"/>
                <w:szCs w:val="18"/>
              </w:rPr>
            </w:pPr>
            <w:r>
              <w:rPr>
                <w:sz w:val="18"/>
                <w:szCs w:val="18"/>
              </w:rPr>
              <w:t xml:space="preserve">01/07/2022 até 31/07/2022 00:00 </w:t>
            </w:r>
            <w:r w:rsidR="0056524B">
              <w:rPr>
                <w:sz w:val="18"/>
                <w:szCs w:val="18"/>
              </w:rPr>
              <w:t>às</w:t>
            </w:r>
            <w:r>
              <w:rPr>
                <w:sz w:val="18"/>
                <w:szCs w:val="18"/>
              </w:rPr>
              <w:t xml:space="preserve"> 23:55</w:t>
            </w:r>
          </w:p>
        </w:tc>
      </w:tr>
      <w:tr w:rsidR="007B20BA" w14:paraId="1B6F83D0" w14:textId="77777777">
        <w:trPr>
          <w:trHeight w:val="1189"/>
        </w:trPr>
        <w:tc>
          <w:tcPr>
            <w:tcW w:w="996" w:type="dxa"/>
          </w:tcPr>
          <w:p w14:paraId="22CBD938" w14:textId="77777777" w:rsidR="007B20BA" w:rsidRDefault="00000000">
            <w:pPr>
              <w:jc w:val="center"/>
              <w:rPr>
                <w:sz w:val="18"/>
                <w:szCs w:val="18"/>
              </w:rPr>
            </w:pPr>
            <w:r>
              <w:rPr>
                <w:sz w:val="18"/>
                <w:szCs w:val="18"/>
              </w:rPr>
              <w:lastRenderedPageBreak/>
              <w:t>Agosto</w:t>
            </w:r>
          </w:p>
          <w:p w14:paraId="01590C5E" w14:textId="77777777" w:rsidR="007B20BA" w:rsidRDefault="00000000">
            <w:pPr>
              <w:jc w:val="center"/>
              <w:rPr>
                <w:b/>
                <w:bCs/>
                <w:sz w:val="18"/>
                <w:szCs w:val="18"/>
              </w:rPr>
            </w:pPr>
            <w:r>
              <w:rPr>
                <w:b/>
                <w:bCs/>
                <w:sz w:val="18"/>
                <w:szCs w:val="18"/>
              </w:rPr>
              <w:t>*(5min)</w:t>
            </w:r>
          </w:p>
          <w:p w14:paraId="503C2F84" w14:textId="77777777" w:rsidR="007B20BA" w:rsidRDefault="00000000">
            <w:pPr>
              <w:jc w:val="center"/>
              <w:rPr>
                <w:sz w:val="18"/>
                <w:szCs w:val="18"/>
              </w:rPr>
            </w:pPr>
            <w:r>
              <w:rPr>
                <w:b/>
                <w:bCs/>
                <w:sz w:val="18"/>
                <w:szCs w:val="18"/>
              </w:rPr>
              <w:t>**(15min)</w:t>
            </w:r>
          </w:p>
        </w:tc>
        <w:tc>
          <w:tcPr>
            <w:tcW w:w="993" w:type="dxa"/>
          </w:tcPr>
          <w:p w14:paraId="2FF7ABBA" w14:textId="77777777" w:rsidR="007B20BA" w:rsidRDefault="00000000">
            <w:pPr>
              <w:jc w:val="center"/>
              <w:rPr>
                <w:sz w:val="18"/>
                <w:szCs w:val="18"/>
              </w:rPr>
            </w:pPr>
            <w:r>
              <w:rPr>
                <w:sz w:val="18"/>
                <w:szCs w:val="18"/>
              </w:rPr>
              <w:t>32736</w:t>
            </w:r>
          </w:p>
          <w:p w14:paraId="4B83DC88" w14:textId="77777777" w:rsidR="007B20BA" w:rsidRDefault="00000000">
            <w:pPr>
              <w:jc w:val="center"/>
              <w:rPr>
                <w:sz w:val="18"/>
                <w:szCs w:val="18"/>
              </w:rPr>
            </w:pPr>
            <w:r>
              <w:rPr>
                <w:sz w:val="18"/>
                <w:szCs w:val="18"/>
              </w:rPr>
              <w:t>-</w:t>
            </w:r>
          </w:p>
          <w:p w14:paraId="1CB01EB5" w14:textId="77777777" w:rsidR="007B20BA" w:rsidRDefault="00000000">
            <w:pPr>
              <w:jc w:val="center"/>
              <w:rPr>
                <w:sz w:val="18"/>
                <w:szCs w:val="18"/>
              </w:rPr>
            </w:pPr>
            <w:r>
              <w:rPr>
                <w:sz w:val="18"/>
                <w:szCs w:val="18"/>
              </w:rPr>
              <w:t>32736</w:t>
            </w:r>
          </w:p>
        </w:tc>
        <w:tc>
          <w:tcPr>
            <w:tcW w:w="664" w:type="dxa"/>
          </w:tcPr>
          <w:p w14:paraId="2B96BC4E" w14:textId="77777777" w:rsidR="007B20BA" w:rsidRDefault="00000000">
            <w:pPr>
              <w:jc w:val="center"/>
              <w:rPr>
                <w:sz w:val="18"/>
                <w:szCs w:val="18"/>
              </w:rPr>
            </w:pPr>
            <w:r>
              <w:rPr>
                <w:sz w:val="18"/>
                <w:szCs w:val="18"/>
              </w:rPr>
              <w:t>2976</w:t>
            </w:r>
          </w:p>
          <w:p w14:paraId="50C2B8CD" w14:textId="77777777" w:rsidR="007B20BA" w:rsidRDefault="00000000">
            <w:pPr>
              <w:jc w:val="center"/>
              <w:rPr>
                <w:sz w:val="18"/>
                <w:szCs w:val="18"/>
              </w:rPr>
            </w:pPr>
            <w:r>
              <w:rPr>
                <w:sz w:val="18"/>
                <w:szCs w:val="18"/>
              </w:rPr>
              <w:t>-</w:t>
            </w:r>
          </w:p>
          <w:p w14:paraId="593880B7" w14:textId="77777777" w:rsidR="007B20BA" w:rsidRDefault="00000000">
            <w:pPr>
              <w:jc w:val="center"/>
              <w:rPr>
                <w:sz w:val="18"/>
                <w:szCs w:val="18"/>
              </w:rPr>
            </w:pPr>
            <w:r>
              <w:rPr>
                <w:sz w:val="18"/>
                <w:szCs w:val="18"/>
              </w:rPr>
              <w:t>2976</w:t>
            </w:r>
          </w:p>
        </w:tc>
        <w:tc>
          <w:tcPr>
            <w:tcW w:w="664" w:type="dxa"/>
          </w:tcPr>
          <w:p w14:paraId="67AECA10" w14:textId="77777777" w:rsidR="007B20BA" w:rsidRDefault="00000000">
            <w:pPr>
              <w:jc w:val="center"/>
              <w:rPr>
                <w:sz w:val="18"/>
                <w:szCs w:val="18"/>
              </w:rPr>
            </w:pPr>
            <w:r>
              <w:rPr>
                <w:sz w:val="18"/>
                <w:szCs w:val="18"/>
              </w:rPr>
              <w:t>2976</w:t>
            </w:r>
          </w:p>
          <w:p w14:paraId="378AC2FF" w14:textId="77777777" w:rsidR="007B20BA" w:rsidRDefault="00000000">
            <w:pPr>
              <w:jc w:val="center"/>
              <w:rPr>
                <w:sz w:val="18"/>
                <w:szCs w:val="18"/>
              </w:rPr>
            </w:pPr>
            <w:r>
              <w:rPr>
                <w:sz w:val="18"/>
                <w:szCs w:val="18"/>
              </w:rPr>
              <w:t>-</w:t>
            </w:r>
          </w:p>
          <w:p w14:paraId="61677BCA" w14:textId="77777777" w:rsidR="007B20BA" w:rsidRDefault="00000000">
            <w:pPr>
              <w:jc w:val="center"/>
              <w:rPr>
                <w:sz w:val="18"/>
                <w:szCs w:val="18"/>
              </w:rPr>
            </w:pPr>
            <w:r>
              <w:rPr>
                <w:sz w:val="18"/>
                <w:szCs w:val="18"/>
              </w:rPr>
              <w:t>2976</w:t>
            </w:r>
          </w:p>
        </w:tc>
        <w:tc>
          <w:tcPr>
            <w:tcW w:w="667" w:type="dxa"/>
          </w:tcPr>
          <w:p w14:paraId="5A04D557" w14:textId="77777777" w:rsidR="007B20BA" w:rsidRDefault="00000000">
            <w:pPr>
              <w:jc w:val="center"/>
              <w:rPr>
                <w:sz w:val="18"/>
                <w:szCs w:val="18"/>
              </w:rPr>
            </w:pPr>
            <w:r>
              <w:rPr>
                <w:sz w:val="18"/>
                <w:szCs w:val="18"/>
              </w:rPr>
              <w:t>2976</w:t>
            </w:r>
          </w:p>
          <w:p w14:paraId="06794619" w14:textId="77777777" w:rsidR="007B20BA" w:rsidRDefault="00000000">
            <w:pPr>
              <w:jc w:val="center"/>
              <w:rPr>
                <w:sz w:val="18"/>
                <w:szCs w:val="18"/>
              </w:rPr>
            </w:pPr>
            <w:r>
              <w:rPr>
                <w:sz w:val="18"/>
                <w:szCs w:val="18"/>
              </w:rPr>
              <w:t>-</w:t>
            </w:r>
          </w:p>
          <w:p w14:paraId="7582D83D" w14:textId="77777777" w:rsidR="007B20BA" w:rsidRDefault="00000000">
            <w:pPr>
              <w:jc w:val="center"/>
              <w:rPr>
                <w:sz w:val="18"/>
                <w:szCs w:val="18"/>
              </w:rPr>
            </w:pPr>
            <w:r>
              <w:rPr>
                <w:sz w:val="18"/>
                <w:szCs w:val="18"/>
              </w:rPr>
              <w:t>2976</w:t>
            </w:r>
          </w:p>
        </w:tc>
        <w:tc>
          <w:tcPr>
            <w:tcW w:w="906" w:type="dxa"/>
          </w:tcPr>
          <w:p w14:paraId="37AE8DFA" w14:textId="77777777" w:rsidR="007B20BA" w:rsidRDefault="00000000">
            <w:pPr>
              <w:jc w:val="center"/>
              <w:rPr>
                <w:sz w:val="18"/>
                <w:szCs w:val="18"/>
              </w:rPr>
            </w:pPr>
            <w:r>
              <w:rPr>
                <w:sz w:val="18"/>
                <w:szCs w:val="18"/>
              </w:rPr>
              <w:t>2976</w:t>
            </w:r>
          </w:p>
          <w:p w14:paraId="3E89865D" w14:textId="77777777" w:rsidR="007B20BA" w:rsidRDefault="00000000">
            <w:pPr>
              <w:jc w:val="center"/>
              <w:rPr>
                <w:sz w:val="18"/>
                <w:szCs w:val="18"/>
              </w:rPr>
            </w:pPr>
            <w:r>
              <w:rPr>
                <w:sz w:val="18"/>
                <w:szCs w:val="18"/>
              </w:rPr>
              <w:t>-</w:t>
            </w:r>
          </w:p>
          <w:p w14:paraId="3CF46FC2" w14:textId="77777777" w:rsidR="007B20BA" w:rsidRDefault="00000000">
            <w:pPr>
              <w:jc w:val="center"/>
              <w:rPr>
                <w:sz w:val="18"/>
                <w:szCs w:val="18"/>
              </w:rPr>
            </w:pPr>
            <w:r>
              <w:rPr>
                <w:sz w:val="18"/>
                <w:szCs w:val="18"/>
              </w:rPr>
              <w:t>2976</w:t>
            </w:r>
          </w:p>
        </w:tc>
        <w:tc>
          <w:tcPr>
            <w:tcW w:w="1015" w:type="dxa"/>
          </w:tcPr>
          <w:p w14:paraId="08703461" w14:textId="77777777" w:rsidR="007B20BA" w:rsidRDefault="00000000">
            <w:pPr>
              <w:jc w:val="center"/>
              <w:rPr>
                <w:sz w:val="18"/>
                <w:szCs w:val="18"/>
              </w:rPr>
            </w:pPr>
            <w:r>
              <w:rPr>
                <w:sz w:val="18"/>
                <w:szCs w:val="18"/>
              </w:rPr>
              <w:t>2976</w:t>
            </w:r>
          </w:p>
          <w:p w14:paraId="53962AFA" w14:textId="77777777" w:rsidR="007B20BA" w:rsidRDefault="00000000">
            <w:pPr>
              <w:jc w:val="center"/>
              <w:rPr>
                <w:sz w:val="18"/>
                <w:szCs w:val="18"/>
              </w:rPr>
            </w:pPr>
            <w:r>
              <w:rPr>
                <w:sz w:val="18"/>
                <w:szCs w:val="18"/>
              </w:rPr>
              <w:t>-</w:t>
            </w:r>
          </w:p>
          <w:p w14:paraId="42FBAC6F" w14:textId="77777777" w:rsidR="007B20BA" w:rsidRDefault="00000000">
            <w:pPr>
              <w:jc w:val="center"/>
              <w:rPr>
                <w:sz w:val="18"/>
                <w:szCs w:val="18"/>
              </w:rPr>
            </w:pPr>
            <w:r>
              <w:rPr>
                <w:sz w:val="18"/>
                <w:szCs w:val="18"/>
              </w:rPr>
              <w:t>2976</w:t>
            </w:r>
          </w:p>
        </w:tc>
        <w:tc>
          <w:tcPr>
            <w:tcW w:w="666" w:type="dxa"/>
          </w:tcPr>
          <w:p w14:paraId="4C130294" w14:textId="77777777" w:rsidR="007B20BA" w:rsidRDefault="00000000">
            <w:pPr>
              <w:jc w:val="center"/>
              <w:rPr>
                <w:sz w:val="18"/>
                <w:szCs w:val="18"/>
              </w:rPr>
            </w:pPr>
            <w:r>
              <w:rPr>
                <w:sz w:val="18"/>
                <w:szCs w:val="18"/>
              </w:rPr>
              <w:t>2976</w:t>
            </w:r>
          </w:p>
          <w:p w14:paraId="1056C2F5" w14:textId="77777777" w:rsidR="007B20BA" w:rsidRDefault="00000000">
            <w:pPr>
              <w:jc w:val="center"/>
              <w:rPr>
                <w:sz w:val="18"/>
                <w:szCs w:val="18"/>
              </w:rPr>
            </w:pPr>
            <w:r>
              <w:rPr>
                <w:sz w:val="18"/>
                <w:szCs w:val="18"/>
              </w:rPr>
              <w:t>-</w:t>
            </w:r>
          </w:p>
          <w:p w14:paraId="6B81E6A6" w14:textId="77777777" w:rsidR="007B20BA" w:rsidRDefault="00000000">
            <w:pPr>
              <w:jc w:val="center"/>
              <w:rPr>
                <w:sz w:val="18"/>
                <w:szCs w:val="18"/>
              </w:rPr>
            </w:pPr>
            <w:r>
              <w:rPr>
                <w:sz w:val="18"/>
                <w:szCs w:val="18"/>
              </w:rPr>
              <w:t>2976</w:t>
            </w:r>
          </w:p>
        </w:tc>
        <w:tc>
          <w:tcPr>
            <w:tcW w:w="665" w:type="dxa"/>
          </w:tcPr>
          <w:p w14:paraId="717A709A" w14:textId="77777777" w:rsidR="007B20BA" w:rsidRDefault="00000000">
            <w:pPr>
              <w:jc w:val="center"/>
              <w:rPr>
                <w:sz w:val="18"/>
                <w:szCs w:val="18"/>
              </w:rPr>
            </w:pPr>
            <w:r>
              <w:rPr>
                <w:sz w:val="18"/>
                <w:szCs w:val="18"/>
              </w:rPr>
              <w:t>2976</w:t>
            </w:r>
          </w:p>
          <w:p w14:paraId="013EBF5B" w14:textId="77777777" w:rsidR="007B20BA" w:rsidRDefault="00000000">
            <w:pPr>
              <w:jc w:val="center"/>
              <w:rPr>
                <w:sz w:val="18"/>
                <w:szCs w:val="18"/>
              </w:rPr>
            </w:pPr>
            <w:r>
              <w:rPr>
                <w:sz w:val="18"/>
                <w:szCs w:val="18"/>
              </w:rPr>
              <w:t>-</w:t>
            </w:r>
          </w:p>
          <w:p w14:paraId="5F3FBFD4" w14:textId="77777777" w:rsidR="007B20BA" w:rsidRDefault="00000000">
            <w:pPr>
              <w:jc w:val="center"/>
              <w:rPr>
                <w:sz w:val="18"/>
                <w:szCs w:val="18"/>
              </w:rPr>
            </w:pPr>
            <w:r>
              <w:rPr>
                <w:sz w:val="18"/>
                <w:szCs w:val="18"/>
              </w:rPr>
              <w:t>2976</w:t>
            </w:r>
          </w:p>
        </w:tc>
        <w:tc>
          <w:tcPr>
            <w:tcW w:w="936" w:type="dxa"/>
          </w:tcPr>
          <w:p w14:paraId="2BAF0395" w14:textId="77777777" w:rsidR="007B20BA" w:rsidRDefault="00000000">
            <w:pPr>
              <w:jc w:val="center"/>
              <w:rPr>
                <w:sz w:val="18"/>
                <w:szCs w:val="18"/>
              </w:rPr>
            </w:pPr>
            <w:r>
              <w:rPr>
                <w:sz w:val="18"/>
                <w:szCs w:val="18"/>
              </w:rPr>
              <w:t>2976</w:t>
            </w:r>
          </w:p>
          <w:p w14:paraId="742928B8" w14:textId="77777777" w:rsidR="007B20BA" w:rsidRDefault="00000000">
            <w:pPr>
              <w:jc w:val="center"/>
              <w:rPr>
                <w:sz w:val="18"/>
                <w:szCs w:val="18"/>
              </w:rPr>
            </w:pPr>
            <w:r>
              <w:rPr>
                <w:sz w:val="18"/>
                <w:szCs w:val="18"/>
              </w:rPr>
              <w:t>-</w:t>
            </w:r>
          </w:p>
          <w:p w14:paraId="6A0C0085" w14:textId="77777777" w:rsidR="007B20BA" w:rsidRDefault="00000000">
            <w:pPr>
              <w:jc w:val="center"/>
              <w:rPr>
                <w:sz w:val="18"/>
                <w:szCs w:val="18"/>
              </w:rPr>
            </w:pPr>
            <w:r>
              <w:rPr>
                <w:sz w:val="18"/>
                <w:szCs w:val="18"/>
              </w:rPr>
              <w:t>2976</w:t>
            </w:r>
          </w:p>
        </w:tc>
        <w:tc>
          <w:tcPr>
            <w:tcW w:w="756" w:type="dxa"/>
          </w:tcPr>
          <w:p w14:paraId="697CDAE3" w14:textId="77777777" w:rsidR="007B20BA" w:rsidRDefault="00000000">
            <w:pPr>
              <w:jc w:val="center"/>
              <w:rPr>
                <w:sz w:val="18"/>
                <w:szCs w:val="18"/>
              </w:rPr>
            </w:pPr>
            <w:r>
              <w:rPr>
                <w:sz w:val="18"/>
                <w:szCs w:val="18"/>
              </w:rPr>
              <w:t>2976</w:t>
            </w:r>
          </w:p>
          <w:p w14:paraId="75E617DE" w14:textId="77777777" w:rsidR="007B20BA" w:rsidRDefault="00000000">
            <w:pPr>
              <w:jc w:val="center"/>
              <w:rPr>
                <w:sz w:val="18"/>
                <w:szCs w:val="18"/>
              </w:rPr>
            </w:pPr>
            <w:r>
              <w:rPr>
                <w:sz w:val="18"/>
                <w:szCs w:val="18"/>
              </w:rPr>
              <w:t>-</w:t>
            </w:r>
          </w:p>
          <w:p w14:paraId="172EA4F3" w14:textId="77777777" w:rsidR="007B20BA" w:rsidRDefault="00000000">
            <w:pPr>
              <w:jc w:val="center"/>
              <w:rPr>
                <w:sz w:val="18"/>
                <w:szCs w:val="18"/>
              </w:rPr>
            </w:pPr>
            <w:r>
              <w:rPr>
                <w:sz w:val="18"/>
                <w:szCs w:val="18"/>
              </w:rPr>
              <w:t>2976</w:t>
            </w:r>
          </w:p>
        </w:tc>
        <w:tc>
          <w:tcPr>
            <w:tcW w:w="667" w:type="dxa"/>
          </w:tcPr>
          <w:p w14:paraId="737AB725" w14:textId="77777777" w:rsidR="007B20BA" w:rsidRDefault="00000000">
            <w:pPr>
              <w:jc w:val="center"/>
              <w:rPr>
                <w:sz w:val="18"/>
                <w:szCs w:val="18"/>
              </w:rPr>
            </w:pPr>
            <w:r>
              <w:rPr>
                <w:sz w:val="18"/>
                <w:szCs w:val="18"/>
              </w:rPr>
              <w:t>2976</w:t>
            </w:r>
          </w:p>
          <w:p w14:paraId="45D10179" w14:textId="77777777" w:rsidR="007B20BA" w:rsidRDefault="00000000">
            <w:pPr>
              <w:jc w:val="center"/>
              <w:rPr>
                <w:sz w:val="18"/>
                <w:szCs w:val="18"/>
              </w:rPr>
            </w:pPr>
            <w:r>
              <w:rPr>
                <w:sz w:val="18"/>
                <w:szCs w:val="18"/>
              </w:rPr>
              <w:t>-</w:t>
            </w:r>
          </w:p>
          <w:p w14:paraId="7E3262AF" w14:textId="77777777" w:rsidR="007B20BA" w:rsidRDefault="00000000">
            <w:pPr>
              <w:jc w:val="center"/>
              <w:rPr>
                <w:sz w:val="18"/>
                <w:szCs w:val="18"/>
              </w:rPr>
            </w:pPr>
            <w:r>
              <w:rPr>
                <w:sz w:val="18"/>
                <w:szCs w:val="18"/>
              </w:rPr>
              <w:t>2976</w:t>
            </w:r>
          </w:p>
        </w:tc>
        <w:tc>
          <w:tcPr>
            <w:tcW w:w="685" w:type="dxa"/>
          </w:tcPr>
          <w:p w14:paraId="6E00CAB5" w14:textId="77777777" w:rsidR="007B20BA" w:rsidRDefault="00000000">
            <w:pPr>
              <w:jc w:val="center"/>
              <w:rPr>
                <w:sz w:val="18"/>
                <w:szCs w:val="18"/>
              </w:rPr>
            </w:pPr>
            <w:r>
              <w:rPr>
                <w:sz w:val="18"/>
                <w:szCs w:val="18"/>
              </w:rPr>
              <w:t>2976</w:t>
            </w:r>
          </w:p>
          <w:p w14:paraId="2F6D7AC4" w14:textId="77777777" w:rsidR="007B20BA" w:rsidRDefault="00000000">
            <w:pPr>
              <w:jc w:val="center"/>
              <w:rPr>
                <w:sz w:val="18"/>
                <w:szCs w:val="18"/>
              </w:rPr>
            </w:pPr>
            <w:r>
              <w:rPr>
                <w:sz w:val="18"/>
                <w:szCs w:val="18"/>
              </w:rPr>
              <w:t>-</w:t>
            </w:r>
          </w:p>
          <w:p w14:paraId="160B722B" w14:textId="77777777" w:rsidR="007B20BA" w:rsidRDefault="00000000">
            <w:pPr>
              <w:jc w:val="center"/>
              <w:rPr>
                <w:sz w:val="18"/>
                <w:szCs w:val="18"/>
              </w:rPr>
            </w:pPr>
            <w:r>
              <w:rPr>
                <w:sz w:val="18"/>
                <w:szCs w:val="18"/>
              </w:rPr>
              <w:t>2976</w:t>
            </w:r>
          </w:p>
        </w:tc>
        <w:tc>
          <w:tcPr>
            <w:tcW w:w="1122" w:type="dxa"/>
          </w:tcPr>
          <w:p w14:paraId="5027A19A" w14:textId="1040D966" w:rsidR="007B20BA" w:rsidRDefault="00000000">
            <w:pPr>
              <w:jc w:val="center"/>
              <w:rPr>
                <w:sz w:val="18"/>
                <w:szCs w:val="18"/>
              </w:rPr>
            </w:pPr>
            <w:r>
              <w:rPr>
                <w:sz w:val="18"/>
                <w:szCs w:val="18"/>
              </w:rPr>
              <w:t xml:space="preserve">01/08/2022 até 31/08/2022 00:00 </w:t>
            </w:r>
            <w:r w:rsidR="0056524B">
              <w:rPr>
                <w:sz w:val="18"/>
                <w:szCs w:val="18"/>
              </w:rPr>
              <w:t>às</w:t>
            </w:r>
            <w:r>
              <w:rPr>
                <w:sz w:val="18"/>
                <w:szCs w:val="18"/>
              </w:rPr>
              <w:t xml:space="preserve"> 23:55</w:t>
            </w:r>
          </w:p>
        </w:tc>
      </w:tr>
      <w:tr w:rsidR="007B20BA" w14:paraId="3B872CB9" w14:textId="77777777">
        <w:trPr>
          <w:trHeight w:val="1182"/>
        </w:trPr>
        <w:tc>
          <w:tcPr>
            <w:tcW w:w="996" w:type="dxa"/>
          </w:tcPr>
          <w:p w14:paraId="20208780" w14:textId="77777777" w:rsidR="007B20BA" w:rsidRDefault="00000000">
            <w:pPr>
              <w:jc w:val="center"/>
              <w:rPr>
                <w:sz w:val="18"/>
                <w:szCs w:val="18"/>
              </w:rPr>
            </w:pPr>
            <w:r>
              <w:rPr>
                <w:sz w:val="18"/>
                <w:szCs w:val="18"/>
              </w:rPr>
              <w:t>Setembro</w:t>
            </w:r>
          </w:p>
          <w:p w14:paraId="1AFAF12D" w14:textId="77777777" w:rsidR="007B20BA" w:rsidRDefault="00000000">
            <w:pPr>
              <w:jc w:val="center"/>
              <w:rPr>
                <w:b/>
                <w:bCs/>
                <w:sz w:val="18"/>
                <w:szCs w:val="18"/>
              </w:rPr>
            </w:pPr>
            <w:r>
              <w:rPr>
                <w:b/>
                <w:bCs/>
                <w:sz w:val="18"/>
                <w:szCs w:val="18"/>
              </w:rPr>
              <w:t>*(5min)</w:t>
            </w:r>
          </w:p>
          <w:p w14:paraId="2802FD40" w14:textId="77777777" w:rsidR="007B20BA" w:rsidRDefault="00000000">
            <w:pPr>
              <w:jc w:val="center"/>
              <w:rPr>
                <w:sz w:val="18"/>
                <w:szCs w:val="18"/>
              </w:rPr>
            </w:pPr>
            <w:r>
              <w:rPr>
                <w:b/>
                <w:bCs/>
                <w:sz w:val="18"/>
                <w:szCs w:val="18"/>
              </w:rPr>
              <w:t>**(15min)</w:t>
            </w:r>
          </w:p>
        </w:tc>
        <w:tc>
          <w:tcPr>
            <w:tcW w:w="993" w:type="dxa"/>
          </w:tcPr>
          <w:p w14:paraId="15BA590B" w14:textId="77777777" w:rsidR="007B20BA" w:rsidRDefault="00000000">
            <w:pPr>
              <w:jc w:val="center"/>
              <w:rPr>
                <w:sz w:val="18"/>
                <w:szCs w:val="18"/>
              </w:rPr>
            </w:pPr>
            <w:r>
              <w:rPr>
                <w:sz w:val="18"/>
                <w:szCs w:val="18"/>
              </w:rPr>
              <w:t>31152</w:t>
            </w:r>
          </w:p>
          <w:p w14:paraId="28F6B7D7" w14:textId="77777777" w:rsidR="007B20BA" w:rsidRDefault="00000000">
            <w:pPr>
              <w:jc w:val="center"/>
              <w:rPr>
                <w:sz w:val="18"/>
                <w:szCs w:val="18"/>
              </w:rPr>
            </w:pPr>
            <w:r>
              <w:rPr>
                <w:sz w:val="18"/>
                <w:szCs w:val="18"/>
              </w:rPr>
              <w:t>-</w:t>
            </w:r>
          </w:p>
          <w:p w14:paraId="1BF77977" w14:textId="77777777" w:rsidR="007B20BA" w:rsidRDefault="00000000">
            <w:pPr>
              <w:jc w:val="center"/>
              <w:rPr>
                <w:sz w:val="18"/>
                <w:szCs w:val="18"/>
              </w:rPr>
            </w:pPr>
            <w:r>
              <w:rPr>
                <w:sz w:val="18"/>
                <w:szCs w:val="18"/>
              </w:rPr>
              <w:t>31152</w:t>
            </w:r>
          </w:p>
        </w:tc>
        <w:tc>
          <w:tcPr>
            <w:tcW w:w="664" w:type="dxa"/>
          </w:tcPr>
          <w:p w14:paraId="7FFB9335" w14:textId="77777777" w:rsidR="007B20BA" w:rsidRDefault="00000000">
            <w:pPr>
              <w:jc w:val="center"/>
              <w:rPr>
                <w:sz w:val="18"/>
                <w:szCs w:val="18"/>
              </w:rPr>
            </w:pPr>
            <w:r>
              <w:rPr>
                <w:sz w:val="18"/>
                <w:szCs w:val="18"/>
              </w:rPr>
              <w:t>2832</w:t>
            </w:r>
          </w:p>
          <w:p w14:paraId="714B554E" w14:textId="77777777" w:rsidR="007B20BA" w:rsidRDefault="00000000">
            <w:pPr>
              <w:jc w:val="center"/>
              <w:rPr>
                <w:sz w:val="18"/>
                <w:szCs w:val="18"/>
              </w:rPr>
            </w:pPr>
            <w:r>
              <w:rPr>
                <w:sz w:val="18"/>
                <w:szCs w:val="18"/>
              </w:rPr>
              <w:t>-</w:t>
            </w:r>
          </w:p>
          <w:p w14:paraId="721497AE" w14:textId="77777777" w:rsidR="007B20BA" w:rsidRDefault="00000000">
            <w:pPr>
              <w:jc w:val="center"/>
              <w:rPr>
                <w:sz w:val="18"/>
                <w:szCs w:val="18"/>
              </w:rPr>
            </w:pPr>
            <w:r>
              <w:rPr>
                <w:sz w:val="18"/>
                <w:szCs w:val="18"/>
              </w:rPr>
              <w:t>2832</w:t>
            </w:r>
          </w:p>
        </w:tc>
        <w:tc>
          <w:tcPr>
            <w:tcW w:w="664" w:type="dxa"/>
          </w:tcPr>
          <w:p w14:paraId="1B0BE247" w14:textId="77777777" w:rsidR="007B20BA" w:rsidRDefault="00000000">
            <w:pPr>
              <w:jc w:val="center"/>
              <w:rPr>
                <w:sz w:val="18"/>
                <w:szCs w:val="18"/>
              </w:rPr>
            </w:pPr>
            <w:r>
              <w:rPr>
                <w:sz w:val="18"/>
                <w:szCs w:val="18"/>
              </w:rPr>
              <w:t>2832</w:t>
            </w:r>
          </w:p>
          <w:p w14:paraId="31F47F35" w14:textId="77777777" w:rsidR="007B20BA" w:rsidRDefault="00000000">
            <w:pPr>
              <w:jc w:val="center"/>
              <w:rPr>
                <w:sz w:val="18"/>
                <w:szCs w:val="18"/>
              </w:rPr>
            </w:pPr>
            <w:r>
              <w:rPr>
                <w:sz w:val="18"/>
                <w:szCs w:val="18"/>
              </w:rPr>
              <w:t>-</w:t>
            </w:r>
          </w:p>
          <w:p w14:paraId="0BC0DDB0" w14:textId="77777777" w:rsidR="007B20BA" w:rsidRDefault="00000000">
            <w:pPr>
              <w:jc w:val="center"/>
              <w:rPr>
                <w:sz w:val="18"/>
                <w:szCs w:val="18"/>
              </w:rPr>
            </w:pPr>
            <w:r>
              <w:rPr>
                <w:sz w:val="18"/>
                <w:szCs w:val="18"/>
              </w:rPr>
              <w:t>2832</w:t>
            </w:r>
          </w:p>
        </w:tc>
        <w:tc>
          <w:tcPr>
            <w:tcW w:w="667" w:type="dxa"/>
          </w:tcPr>
          <w:p w14:paraId="01055CB8" w14:textId="77777777" w:rsidR="007B20BA" w:rsidRDefault="00000000">
            <w:pPr>
              <w:jc w:val="center"/>
              <w:rPr>
                <w:sz w:val="18"/>
                <w:szCs w:val="18"/>
              </w:rPr>
            </w:pPr>
            <w:r>
              <w:rPr>
                <w:sz w:val="18"/>
                <w:szCs w:val="18"/>
              </w:rPr>
              <w:t>2832</w:t>
            </w:r>
          </w:p>
          <w:p w14:paraId="45C29FAA" w14:textId="77777777" w:rsidR="007B20BA" w:rsidRDefault="00000000">
            <w:pPr>
              <w:jc w:val="center"/>
              <w:rPr>
                <w:sz w:val="18"/>
                <w:szCs w:val="18"/>
              </w:rPr>
            </w:pPr>
            <w:r>
              <w:rPr>
                <w:sz w:val="18"/>
                <w:szCs w:val="18"/>
              </w:rPr>
              <w:t>-</w:t>
            </w:r>
          </w:p>
          <w:p w14:paraId="567405AA" w14:textId="77777777" w:rsidR="007B20BA" w:rsidRDefault="00000000">
            <w:pPr>
              <w:jc w:val="center"/>
              <w:rPr>
                <w:sz w:val="18"/>
                <w:szCs w:val="18"/>
              </w:rPr>
            </w:pPr>
            <w:r>
              <w:rPr>
                <w:sz w:val="18"/>
                <w:szCs w:val="18"/>
              </w:rPr>
              <w:t>2832</w:t>
            </w:r>
          </w:p>
        </w:tc>
        <w:tc>
          <w:tcPr>
            <w:tcW w:w="906" w:type="dxa"/>
          </w:tcPr>
          <w:p w14:paraId="3C0A25F2" w14:textId="77777777" w:rsidR="007B20BA" w:rsidRDefault="00000000">
            <w:pPr>
              <w:jc w:val="center"/>
              <w:rPr>
                <w:sz w:val="18"/>
                <w:szCs w:val="18"/>
              </w:rPr>
            </w:pPr>
            <w:r>
              <w:rPr>
                <w:sz w:val="18"/>
                <w:szCs w:val="18"/>
              </w:rPr>
              <w:t>2832</w:t>
            </w:r>
          </w:p>
          <w:p w14:paraId="6C5E90EC" w14:textId="77777777" w:rsidR="007B20BA" w:rsidRDefault="00000000">
            <w:pPr>
              <w:jc w:val="center"/>
              <w:rPr>
                <w:sz w:val="18"/>
                <w:szCs w:val="18"/>
              </w:rPr>
            </w:pPr>
            <w:r>
              <w:rPr>
                <w:sz w:val="18"/>
                <w:szCs w:val="18"/>
              </w:rPr>
              <w:t>-</w:t>
            </w:r>
          </w:p>
          <w:p w14:paraId="02EAB00A" w14:textId="77777777" w:rsidR="007B20BA" w:rsidRDefault="00000000">
            <w:pPr>
              <w:jc w:val="center"/>
              <w:rPr>
                <w:sz w:val="18"/>
                <w:szCs w:val="18"/>
              </w:rPr>
            </w:pPr>
            <w:r>
              <w:rPr>
                <w:sz w:val="18"/>
                <w:szCs w:val="18"/>
              </w:rPr>
              <w:t>2832</w:t>
            </w:r>
          </w:p>
        </w:tc>
        <w:tc>
          <w:tcPr>
            <w:tcW w:w="1015" w:type="dxa"/>
          </w:tcPr>
          <w:p w14:paraId="00701E51" w14:textId="77777777" w:rsidR="007B20BA" w:rsidRDefault="00000000">
            <w:pPr>
              <w:jc w:val="center"/>
              <w:rPr>
                <w:sz w:val="18"/>
                <w:szCs w:val="18"/>
              </w:rPr>
            </w:pPr>
            <w:r>
              <w:rPr>
                <w:sz w:val="18"/>
                <w:szCs w:val="18"/>
              </w:rPr>
              <w:t>2832</w:t>
            </w:r>
          </w:p>
          <w:p w14:paraId="6847C31F" w14:textId="77777777" w:rsidR="007B20BA" w:rsidRDefault="00000000">
            <w:pPr>
              <w:jc w:val="center"/>
              <w:rPr>
                <w:sz w:val="18"/>
                <w:szCs w:val="18"/>
              </w:rPr>
            </w:pPr>
            <w:r>
              <w:rPr>
                <w:sz w:val="18"/>
                <w:szCs w:val="18"/>
              </w:rPr>
              <w:t>-</w:t>
            </w:r>
          </w:p>
          <w:p w14:paraId="241567DB" w14:textId="77777777" w:rsidR="007B20BA" w:rsidRDefault="00000000">
            <w:pPr>
              <w:jc w:val="center"/>
              <w:rPr>
                <w:sz w:val="18"/>
                <w:szCs w:val="18"/>
              </w:rPr>
            </w:pPr>
            <w:r>
              <w:rPr>
                <w:sz w:val="18"/>
                <w:szCs w:val="18"/>
              </w:rPr>
              <w:t>2832</w:t>
            </w:r>
          </w:p>
        </w:tc>
        <w:tc>
          <w:tcPr>
            <w:tcW w:w="666" w:type="dxa"/>
          </w:tcPr>
          <w:p w14:paraId="643DFCFF" w14:textId="77777777" w:rsidR="007B20BA" w:rsidRDefault="00000000">
            <w:pPr>
              <w:jc w:val="center"/>
              <w:rPr>
                <w:sz w:val="18"/>
                <w:szCs w:val="18"/>
              </w:rPr>
            </w:pPr>
            <w:r>
              <w:rPr>
                <w:sz w:val="18"/>
                <w:szCs w:val="18"/>
              </w:rPr>
              <w:t>2832</w:t>
            </w:r>
          </w:p>
          <w:p w14:paraId="391FA492" w14:textId="77777777" w:rsidR="007B20BA" w:rsidRDefault="00000000">
            <w:pPr>
              <w:jc w:val="center"/>
              <w:rPr>
                <w:sz w:val="18"/>
                <w:szCs w:val="18"/>
              </w:rPr>
            </w:pPr>
            <w:r>
              <w:rPr>
                <w:sz w:val="18"/>
                <w:szCs w:val="18"/>
              </w:rPr>
              <w:t>-</w:t>
            </w:r>
          </w:p>
          <w:p w14:paraId="0DF93807" w14:textId="77777777" w:rsidR="007B20BA" w:rsidRDefault="00000000">
            <w:pPr>
              <w:jc w:val="center"/>
              <w:rPr>
                <w:sz w:val="18"/>
                <w:szCs w:val="18"/>
              </w:rPr>
            </w:pPr>
            <w:r>
              <w:rPr>
                <w:sz w:val="18"/>
                <w:szCs w:val="18"/>
              </w:rPr>
              <w:t>2832</w:t>
            </w:r>
          </w:p>
        </w:tc>
        <w:tc>
          <w:tcPr>
            <w:tcW w:w="665" w:type="dxa"/>
          </w:tcPr>
          <w:p w14:paraId="2CE726DB" w14:textId="77777777" w:rsidR="007B20BA" w:rsidRDefault="00000000">
            <w:pPr>
              <w:jc w:val="center"/>
              <w:rPr>
                <w:sz w:val="18"/>
                <w:szCs w:val="18"/>
              </w:rPr>
            </w:pPr>
            <w:r>
              <w:rPr>
                <w:sz w:val="18"/>
                <w:szCs w:val="18"/>
              </w:rPr>
              <w:t>2832</w:t>
            </w:r>
          </w:p>
          <w:p w14:paraId="3ACA6FE2" w14:textId="77777777" w:rsidR="007B20BA" w:rsidRDefault="00000000">
            <w:pPr>
              <w:jc w:val="center"/>
              <w:rPr>
                <w:sz w:val="18"/>
                <w:szCs w:val="18"/>
              </w:rPr>
            </w:pPr>
            <w:r>
              <w:rPr>
                <w:sz w:val="18"/>
                <w:szCs w:val="18"/>
              </w:rPr>
              <w:t>-</w:t>
            </w:r>
          </w:p>
          <w:p w14:paraId="03330028" w14:textId="77777777" w:rsidR="007B20BA" w:rsidRDefault="00000000">
            <w:pPr>
              <w:jc w:val="center"/>
              <w:rPr>
                <w:sz w:val="18"/>
                <w:szCs w:val="18"/>
              </w:rPr>
            </w:pPr>
            <w:r>
              <w:rPr>
                <w:sz w:val="18"/>
                <w:szCs w:val="18"/>
              </w:rPr>
              <w:t>2832</w:t>
            </w:r>
          </w:p>
        </w:tc>
        <w:tc>
          <w:tcPr>
            <w:tcW w:w="936" w:type="dxa"/>
          </w:tcPr>
          <w:p w14:paraId="5699A3D8" w14:textId="77777777" w:rsidR="007B20BA" w:rsidRDefault="00000000">
            <w:pPr>
              <w:jc w:val="center"/>
              <w:rPr>
                <w:sz w:val="18"/>
                <w:szCs w:val="18"/>
              </w:rPr>
            </w:pPr>
            <w:r>
              <w:rPr>
                <w:sz w:val="18"/>
                <w:szCs w:val="18"/>
              </w:rPr>
              <w:t>2832</w:t>
            </w:r>
          </w:p>
          <w:p w14:paraId="5F2F80D7" w14:textId="77777777" w:rsidR="007B20BA" w:rsidRDefault="00000000">
            <w:pPr>
              <w:jc w:val="center"/>
              <w:rPr>
                <w:sz w:val="18"/>
                <w:szCs w:val="18"/>
              </w:rPr>
            </w:pPr>
            <w:r>
              <w:rPr>
                <w:sz w:val="18"/>
                <w:szCs w:val="18"/>
              </w:rPr>
              <w:t>-</w:t>
            </w:r>
          </w:p>
          <w:p w14:paraId="3C6EB41D" w14:textId="77777777" w:rsidR="007B20BA" w:rsidRDefault="00000000">
            <w:pPr>
              <w:jc w:val="center"/>
              <w:rPr>
                <w:sz w:val="18"/>
                <w:szCs w:val="18"/>
              </w:rPr>
            </w:pPr>
            <w:r>
              <w:rPr>
                <w:sz w:val="18"/>
                <w:szCs w:val="18"/>
              </w:rPr>
              <w:t>2832</w:t>
            </w:r>
          </w:p>
        </w:tc>
        <w:tc>
          <w:tcPr>
            <w:tcW w:w="756" w:type="dxa"/>
          </w:tcPr>
          <w:p w14:paraId="7E00879C" w14:textId="77777777" w:rsidR="007B20BA" w:rsidRDefault="00000000">
            <w:pPr>
              <w:jc w:val="center"/>
              <w:rPr>
                <w:sz w:val="18"/>
                <w:szCs w:val="18"/>
              </w:rPr>
            </w:pPr>
            <w:r>
              <w:rPr>
                <w:sz w:val="18"/>
                <w:szCs w:val="18"/>
              </w:rPr>
              <w:t>2832</w:t>
            </w:r>
          </w:p>
          <w:p w14:paraId="755F6C05" w14:textId="77777777" w:rsidR="007B20BA" w:rsidRDefault="00000000">
            <w:pPr>
              <w:jc w:val="center"/>
              <w:rPr>
                <w:sz w:val="18"/>
                <w:szCs w:val="18"/>
              </w:rPr>
            </w:pPr>
            <w:r>
              <w:rPr>
                <w:sz w:val="18"/>
                <w:szCs w:val="18"/>
              </w:rPr>
              <w:t>-</w:t>
            </w:r>
          </w:p>
          <w:p w14:paraId="68C001DC" w14:textId="77777777" w:rsidR="007B20BA" w:rsidRDefault="00000000">
            <w:pPr>
              <w:jc w:val="center"/>
              <w:rPr>
                <w:sz w:val="18"/>
                <w:szCs w:val="18"/>
              </w:rPr>
            </w:pPr>
            <w:r>
              <w:rPr>
                <w:sz w:val="18"/>
                <w:szCs w:val="18"/>
              </w:rPr>
              <w:t>2832</w:t>
            </w:r>
          </w:p>
        </w:tc>
        <w:tc>
          <w:tcPr>
            <w:tcW w:w="667" w:type="dxa"/>
          </w:tcPr>
          <w:p w14:paraId="2914537A" w14:textId="77777777" w:rsidR="007B20BA" w:rsidRDefault="00000000">
            <w:pPr>
              <w:jc w:val="center"/>
              <w:rPr>
                <w:sz w:val="18"/>
                <w:szCs w:val="18"/>
              </w:rPr>
            </w:pPr>
            <w:r>
              <w:rPr>
                <w:sz w:val="18"/>
                <w:szCs w:val="18"/>
              </w:rPr>
              <w:t>2832</w:t>
            </w:r>
          </w:p>
          <w:p w14:paraId="0BD34125" w14:textId="77777777" w:rsidR="007B20BA" w:rsidRDefault="00000000">
            <w:pPr>
              <w:jc w:val="center"/>
              <w:rPr>
                <w:sz w:val="18"/>
                <w:szCs w:val="18"/>
              </w:rPr>
            </w:pPr>
            <w:r>
              <w:rPr>
                <w:sz w:val="18"/>
                <w:szCs w:val="18"/>
              </w:rPr>
              <w:t>-</w:t>
            </w:r>
          </w:p>
          <w:p w14:paraId="4276E968" w14:textId="77777777" w:rsidR="007B20BA" w:rsidRDefault="00000000">
            <w:pPr>
              <w:jc w:val="center"/>
              <w:rPr>
                <w:sz w:val="18"/>
                <w:szCs w:val="18"/>
              </w:rPr>
            </w:pPr>
            <w:r>
              <w:rPr>
                <w:sz w:val="18"/>
                <w:szCs w:val="18"/>
              </w:rPr>
              <w:t>2832</w:t>
            </w:r>
          </w:p>
        </w:tc>
        <w:tc>
          <w:tcPr>
            <w:tcW w:w="685" w:type="dxa"/>
          </w:tcPr>
          <w:p w14:paraId="66E500C3" w14:textId="77777777" w:rsidR="007B20BA" w:rsidRDefault="00000000">
            <w:pPr>
              <w:jc w:val="center"/>
              <w:rPr>
                <w:sz w:val="18"/>
                <w:szCs w:val="18"/>
              </w:rPr>
            </w:pPr>
            <w:r>
              <w:rPr>
                <w:sz w:val="18"/>
                <w:szCs w:val="18"/>
              </w:rPr>
              <w:t>2832</w:t>
            </w:r>
          </w:p>
          <w:p w14:paraId="7A5B2BB4" w14:textId="77777777" w:rsidR="007B20BA" w:rsidRDefault="00000000">
            <w:pPr>
              <w:jc w:val="center"/>
              <w:rPr>
                <w:sz w:val="18"/>
                <w:szCs w:val="18"/>
              </w:rPr>
            </w:pPr>
            <w:r>
              <w:rPr>
                <w:sz w:val="18"/>
                <w:szCs w:val="18"/>
              </w:rPr>
              <w:t>-</w:t>
            </w:r>
          </w:p>
          <w:p w14:paraId="16A883B1" w14:textId="77777777" w:rsidR="007B20BA" w:rsidRDefault="00000000">
            <w:pPr>
              <w:jc w:val="center"/>
              <w:rPr>
                <w:sz w:val="18"/>
                <w:szCs w:val="18"/>
              </w:rPr>
            </w:pPr>
            <w:r>
              <w:rPr>
                <w:sz w:val="18"/>
                <w:szCs w:val="18"/>
              </w:rPr>
              <w:t>2832</w:t>
            </w:r>
          </w:p>
        </w:tc>
        <w:tc>
          <w:tcPr>
            <w:tcW w:w="1122" w:type="dxa"/>
          </w:tcPr>
          <w:p w14:paraId="59D0D4F9" w14:textId="5DDCF49F" w:rsidR="007B20BA" w:rsidRDefault="00000000">
            <w:pPr>
              <w:jc w:val="center"/>
              <w:rPr>
                <w:sz w:val="18"/>
                <w:szCs w:val="18"/>
              </w:rPr>
            </w:pPr>
            <w:r>
              <w:rPr>
                <w:sz w:val="18"/>
                <w:szCs w:val="18"/>
              </w:rPr>
              <w:t xml:space="preserve">01/09/2022 até 30/09/2022 00:00 </w:t>
            </w:r>
            <w:r w:rsidR="0056524B">
              <w:rPr>
                <w:sz w:val="18"/>
                <w:szCs w:val="18"/>
              </w:rPr>
              <w:t>às</w:t>
            </w:r>
            <w:r>
              <w:rPr>
                <w:sz w:val="18"/>
                <w:szCs w:val="18"/>
              </w:rPr>
              <w:t xml:space="preserve"> 23:55</w:t>
            </w:r>
          </w:p>
        </w:tc>
      </w:tr>
      <w:tr w:rsidR="007B20BA" w14:paraId="6769BFC9" w14:textId="77777777">
        <w:trPr>
          <w:trHeight w:val="892"/>
        </w:trPr>
        <w:tc>
          <w:tcPr>
            <w:tcW w:w="996" w:type="dxa"/>
          </w:tcPr>
          <w:p w14:paraId="4BCB8DFF" w14:textId="77777777" w:rsidR="007B20BA" w:rsidRDefault="00000000">
            <w:pPr>
              <w:jc w:val="center"/>
              <w:rPr>
                <w:sz w:val="18"/>
                <w:szCs w:val="18"/>
              </w:rPr>
            </w:pPr>
            <w:r>
              <w:rPr>
                <w:sz w:val="18"/>
                <w:szCs w:val="18"/>
              </w:rPr>
              <w:t>Outubro</w:t>
            </w:r>
          </w:p>
          <w:p w14:paraId="5B1352D7" w14:textId="77777777" w:rsidR="007B20BA" w:rsidRDefault="00000000">
            <w:pPr>
              <w:jc w:val="center"/>
              <w:rPr>
                <w:b/>
                <w:bCs/>
                <w:sz w:val="18"/>
                <w:szCs w:val="18"/>
              </w:rPr>
            </w:pPr>
            <w:r>
              <w:rPr>
                <w:b/>
                <w:bCs/>
                <w:sz w:val="18"/>
                <w:szCs w:val="18"/>
              </w:rPr>
              <w:t>*(5min)</w:t>
            </w:r>
          </w:p>
          <w:p w14:paraId="0F5DEED4" w14:textId="77777777" w:rsidR="007B20BA" w:rsidRDefault="00000000">
            <w:pPr>
              <w:jc w:val="center"/>
              <w:rPr>
                <w:sz w:val="18"/>
                <w:szCs w:val="18"/>
              </w:rPr>
            </w:pPr>
            <w:r>
              <w:rPr>
                <w:b/>
                <w:bCs/>
                <w:sz w:val="18"/>
                <w:szCs w:val="18"/>
              </w:rPr>
              <w:t>**(15min)</w:t>
            </w:r>
          </w:p>
        </w:tc>
        <w:tc>
          <w:tcPr>
            <w:tcW w:w="993" w:type="dxa"/>
          </w:tcPr>
          <w:p w14:paraId="21A003FF" w14:textId="77777777" w:rsidR="007B20BA" w:rsidRDefault="00000000">
            <w:pPr>
              <w:jc w:val="center"/>
              <w:rPr>
                <w:sz w:val="18"/>
                <w:szCs w:val="18"/>
              </w:rPr>
            </w:pPr>
            <w:r>
              <w:rPr>
                <w:sz w:val="18"/>
                <w:szCs w:val="18"/>
              </w:rPr>
              <w:t>29579</w:t>
            </w:r>
          </w:p>
          <w:p w14:paraId="12C62455" w14:textId="77777777" w:rsidR="007B20BA" w:rsidRDefault="00000000">
            <w:pPr>
              <w:jc w:val="center"/>
              <w:rPr>
                <w:sz w:val="18"/>
                <w:szCs w:val="18"/>
              </w:rPr>
            </w:pPr>
            <w:r>
              <w:rPr>
                <w:sz w:val="18"/>
                <w:szCs w:val="18"/>
              </w:rPr>
              <w:t>-</w:t>
            </w:r>
          </w:p>
          <w:p w14:paraId="566C8A6C" w14:textId="77777777" w:rsidR="007B20BA" w:rsidRDefault="00000000">
            <w:pPr>
              <w:jc w:val="center"/>
              <w:rPr>
                <w:sz w:val="18"/>
                <w:szCs w:val="18"/>
              </w:rPr>
            </w:pPr>
            <w:r>
              <w:rPr>
                <w:sz w:val="18"/>
                <w:szCs w:val="18"/>
              </w:rPr>
              <w:t>29579</w:t>
            </w:r>
          </w:p>
        </w:tc>
        <w:tc>
          <w:tcPr>
            <w:tcW w:w="664" w:type="dxa"/>
          </w:tcPr>
          <w:p w14:paraId="1D073E42" w14:textId="77777777" w:rsidR="007B20BA" w:rsidRDefault="00000000">
            <w:pPr>
              <w:jc w:val="center"/>
              <w:rPr>
                <w:sz w:val="18"/>
                <w:szCs w:val="18"/>
              </w:rPr>
            </w:pPr>
            <w:r>
              <w:rPr>
                <w:sz w:val="18"/>
                <w:szCs w:val="18"/>
              </w:rPr>
              <w:t>2689</w:t>
            </w:r>
          </w:p>
          <w:p w14:paraId="39EC2878" w14:textId="77777777" w:rsidR="007B20BA" w:rsidRDefault="00000000">
            <w:pPr>
              <w:jc w:val="center"/>
              <w:rPr>
                <w:sz w:val="18"/>
                <w:szCs w:val="18"/>
              </w:rPr>
            </w:pPr>
            <w:r>
              <w:rPr>
                <w:sz w:val="18"/>
                <w:szCs w:val="18"/>
              </w:rPr>
              <w:t>-</w:t>
            </w:r>
          </w:p>
          <w:p w14:paraId="33D949CD" w14:textId="77777777" w:rsidR="007B20BA" w:rsidRDefault="00000000">
            <w:pPr>
              <w:jc w:val="center"/>
              <w:rPr>
                <w:sz w:val="18"/>
                <w:szCs w:val="18"/>
              </w:rPr>
            </w:pPr>
            <w:r>
              <w:rPr>
                <w:sz w:val="18"/>
                <w:szCs w:val="18"/>
              </w:rPr>
              <w:t>2689</w:t>
            </w:r>
          </w:p>
        </w:tc>
        <w:tc>
          <w:tcPr>
            <w:tcW w:w="664" w:type="dxa"/>
          </w:tcPr>
          <w:p w14:paraId="31F11EE1" w14:textId="77777777" w:rsidR="007B20BA" w:rsidRDefault="00000000">
            <w:pPr>
              <w:jc w:val="center"/>
              <w:rPr>
                <w:sz w:val="18"/>
                <w:szCs w:val="18"/>
              </w:rPr>
            </w:pPr>
            <w:r>
              <w:rPr>
                <w:sz w:val="18"/>
                <w:szCs w:val="18"/>
              </w:rPr>
              <w:t>2689</w:t>
            </w:r>
          </w:p>
          <w:p w14:paraId="0A3A7CAD" w14:textId="77777777" w:rsidR="007B20BA" w:rsidRDefault="00000000">
            <w:pPr>
              <w:jc w:val="center"/>
              <w:rPr>
                <w:sz w:val="18"/>
                <w:szCs w:val="18"/>
              </w:rPr>
            </w:pPr>
            <w:r>
              <w:rPr>
                <w:sz w:val="18"/>
                <w:szCs w:val="18"/>
              </w:rPr>
              <w:t>-</w:t>
            </w:r>
          </w:p>
          <w:p w14:paraId="00CDB1A6" w14:textId="77777777" w:rsidR="007B20BA" w:rsidRDefault="00000000">
            <w:pPr>
              <w:jc w:val="center"/>
              <w:rPr>
                <w:sz w:val="18"/>
                <w:szCs w:val="18"/>
              </w:rPr>
            </w:pPr>
            <w:r>
              <w:rPr>
                <w:sz w:val="18"/>
                <w:szCs w:val="18"/>
              </w:rPr>
              <w:t>2689</w:t>
            </w:r>
          </w:p>
        </w:tc>
        <w:tc>
          <w:tcPr>
            <w:tcW w:w="667" w:type="dxa"/>
          </w:tcPr>
          <w:p w14:paraId="6E24D4A4" w14:textId="77777777" w:rsidR="007B20BA" w:rsidRDefault="00000000">
            <w:pPr>
              <w:jc w:val="center"/>
              <w:rPr>
                <w:sz w:val="18"/>
                <w:szCs w:val="18"/>
              </w:rPr>
            </w:pPr>
            <w:r>
              <w:rPr>
                <w:sz w:val="18"/>
                <w:szCs w:val="18"/>
              </w:rPr>
              <w:t>2689</w:t>
            </w:r>
          </w:p>
          <w:p w14:paraId="15FE7F48" w14:textId="77777777" w:rsidR="007B20BA" w:rsidRDefault="00000000">
            <w:pPr>
              <w:jc w:val="center"/>
              <w:rPr>
                <w:sz w:val="18"/>
                <w:szCs w:val="18"/>
              </w:rPr>
            </w:pPr>
            <w:r>
              <w:rPr>
                <w:sz w:val="18"/>
                <w:szCs w:val="18"/>
              </w:rPr>
              <w:t>-</w:t>
            </w:r>
          </w:p>
          <w:p w14:paraId="5F65BB28" w14:textId="77777777" w:rsidR="007B20BA" w:rsidRDefault="00000000">
            <w:pPr>
              <w:jc w:val="center"/>
              <w:rPr>
                <w:sz w:val="18"/>
                <w:szCs w:val="18"/>
              </w:rPr>
            </w:pPr>
            <w:r>
              <w:rPr>
                <w:sz w:val="18"/>
                <w:szCs w:val="18"/>
              </w:rPr>
              <w:t>2689</w:t>
            </w:r>
          </w:p>
        </w:tc>
        <w:tc>
          <w:tcPr>
            <w:tcW w:w="906" w:type="dxa"/>
          </w:tcPr>
          <w:p w14:paraId="5CC9CABE" w14:textId="77777777" w:rsidR="007B20BA" w:rsidRDefault="00000000">
            <w:pPr>
              <w:jc w:val="center"/>
              <w:rPr>
                <w:sz w:val="18"/>
                <w:szCs w:val="18"/>
              </w:rPr>
            </w:pPr>
            <w:r>
              <w:rPr>
                <w:sz w:val="18"/>
                <w:szCs w:val="18"/>
              </w:rPr>
              <w:t>2689</w:t>
            </w:r>
          </w:p>
          <w:p w14:paraId="4473B35D" w14:textId="77777777" w:rsidR="007B20BA" w:rsidRDefault="00000000">
            <w:pPr>
              <w:jc w:val="center"/>
              <w:rPr>
                <w:sz w:val="18"/>
                <w:szCs w:val="18"/>
              </w:rPr>
            </w:pPr>
            <w:r>
              <w:rPr>
                <w:sz w:val="18"/>
                <w:szCs w:val="18"/>
              </w:rPr>
              <w:t>-</w:t>
            </w:r>
          </w:p>
          <w:p w14:paraId="25B4D68C" w14:textId="77777777" w:rsidR="007B20BA" w:rsidRDefault="00000000">
            <w:pPr>
              <w:jc w:val="center"/>
              <w:rPr>
                <w:sz w:val="18"/>
                <w:szCs w:val="18"/>
              </w:rPr>
            </w:pPr>
            <w:r>
              <w:rPr>
                <w:sz w:val="18"/>
                <w:szCs w:val="18"/>
              </w:rPr>
              <w:t>2689</w:t>
            </w:r>
          </w:p>
        </w:tc>
        <w:tc>
          <w:tcPr>
            <w:tcW w:w="1015" w:type="dxa"/>
          </w:tcPr>
          <w:p w14:paraId="25977195" w14:textId="77777777" w:rsidR="007B20BA" w:rsidRDefault="00000000">
            <w:pPr>
              <w:jc w:val="center"/>
              <w:rPr>
                <w:sz w:val="18"/>
                <w:szCs w:val="18"/>
              </w:rPr>
            </w:pPr>
            <w:r>
              <w:rPr>
                <w:sz w:val="18"/>
                <w:szCs w:val="18"/>
              </w:rPr>
              <w:t>2689</w:t>
            </w:r>
          </w:p>
          <w:p w14:paraId="3DED27DD" w14:textId="77777777" w:rsidR="007B20BA" w:rsidRDefault="00000000">
            <w:pPr>
              <w:jc w:val="center"/>
              <w:rPr>
                <w:sz w:val="18"/>
                <w:szCs w:val="18"/>
              </w:rPr>
            </w:pPr>
            <w:r>
              <w:rPr>
                <w:sz w:val="18"/>
                <w:szCs w:val="18"/>
              </w:rPr>
              <w:t>-</w:t>
            </w:r>
          </w:p>
          <w:p w14:paraId="4E1F0EBE" w14:textId="77777777" w:rsidR="007B20BA" w:rsidRDefault="00000000">
            <w:pPr>
              <w:jc w:val="center"/>
              <w:rPr>
                <w:sz w:val="18"/>
                <w:szCs w:val="18"/>
              </w:rPr>
            </w:pPr>
            <w:r>
              <w:rPr>
                <w:sz w:val="18"/>
                <w:szCs w:val="18"/>
              </w:rPr>
              <w:t>2689</w:t>
            </w:r>
          </w:p>
        </w:tc>
        <w:tc>
          <w:tcPr>
            <w:tcW w:w="666" w:type="dxa"/>
          </w:tcPr>
          <w:p w14:paraId="1885777A" w14:textId="77777777" w:rsidR="007B20BA" w:rsidRDefault="00000000">
            <w:pPr>
              <w:jc w:val="center"/>
              <w:rPr>
                <w:sz w:val="18"/>
                <w:szCs w:val="18"/>
              </w:rPr>
            </w:pPr>
            <w:r>
              <w:rPr>
                <w:sz w:val="18"/>
                <w:szCs w:val="18"/>
              </w:rPr>
              <w:t>2689</w:t>
            </w:r>
          </w:p>
          <w:p w14:paraId="53453EBD" w14:textId="77777777" w:rsidR="007B20BA" w:rsidRDefault="00000000">
            <w:pPr>
              <w:jc w:val="center"/>
              <w:rPr>
                <w:sz w:val="18"/>
                <w:szCs w:val="18"/>
              </w:rPr>
            </w:pPr>
            <w:r>
              <w:rPr>
                <w:sz w:val="18"/>
                <w:szCs w:val="18"/>
              </w:rPr>
              <w:t>-</w:t>
            </w:r>
          </w:p>
          <w:p w14:paraId="2284B413" w14:textId="77777777" w:rsidR="007B20BA" w:rsidRDefault="00000000">
            <w:pPr>
              <w:jc w:val="center"/>
              <w:rPr>
                <w:sz w:val="18"/>
                <w:szCs w:val="18"/>
              </w:rPr>
            </w:pPr>
            <w:r>
              <w:rPr>
                <w:sz w:val="18"/>
                <w:szCs w:val="18"/>
              </w:rPr>
              <w:t>2689</w:t>
            </w:r>
          </w:p>
        </w:tc>
        <w:tc>
          <w:tcPr>
            <w:tcW w:w="665" w:type="dxa"/>
          </w:tcPr>
          <w:p w14:paraId="57FD0774" w14:textId="77777777" w:rsidR="007B20BA" w:rsidRDefault="00000000">
            <w:pPr>
              <w:jc w:val="center"/>
              <w:rPr>
                <w:sz w:val="18"/>
                <w:szCs w:val="18"/>
              </w:rPr>
            </w:pPr>
            <w:r>
              <w:rPr>
                <w:sz w:val="18"/>
                <w:szCs w:val="18"/>
              </w:rPr>
              <w:t>2689</w:t>
            </w:r>
          </w:p>
          <w:p w14:paraId="2113E314" w14:textId="77777777" w:rsidR="007B20BA" w:rsidRDefault="00000000">
            <w:pPr>
              <w:jc w:val="center"/>
              <w:rPr>
                <w:sz w:val="18"/>
                <w:szCs w:val="18"/>
              </w:rPr>
            </w:pPr>
            <w:r>
              <w:rPr>
                <w:sz w:val="18"/>
                <w:szCs w:val="18"/>
              </w:rPr>
              <w:t>-</w:t>
            </w:r>
          </w:p>
          <w:p w14:paraId="12FB4C5C" w14:textId="77777777" w:rsidR="007B20BA" w:rsidRDefault="00000000">
            <w:pPr>
              <w:jc w:val="center"/>
              <w:rPr>
                <w:sz w:val="18"/>
                <w:szCs w:val="18"/>
              </w:rPr>
            </w:pPr>
            <w:r>
              <w:rPr>
                <w:sz w:val="18"/>
                <w:szCs w:val="18"/>
              </w:rPr>
              <w:t>2689</w:t>
            </w:r>
          </w:p>
        </w:tc>
        <w:tc>
          <w:tcPr>
            <w:tcW w:w="936" w:type="dxa"/>
          </w:tcPr>
          <w:p w14:paraId="4DAD33F2" w14:textId="77777777" w:rsidR="007B20BA" w:rsidRDefault="00000000">
            <w:pPr>
              <w:jc w:val="center"/>
              <w:rPr>
                <w:sz w:val="18"/>
                <w:szCs w:val="18"/>
              </w:rPr>
            </w:pPr>
            <w:r>
              <w:rPr>
                <w:sz w:val="18"/>
                <w:szCs w:val="18"/>
              </w:rPr>
              <w:t>2689</w:t>
            </w:r>
          </w:p>
          <w:p w14:paraId="08AEB28B" w14:textId="77777777" w:rsidR="007B20BA" w:rsidRDefault="00000000">
            <w:pPr>
              <w:jc w:val="center"/>
              <w:rPr>
                <w:sz w:val="18"/>
                <w:szCs w:val="18"/>
              </w:rPr>
            </w:pPr>
            <w:r>
              <w:rPr>
                <w:sz w:val="18"/>
                <w:szCs w:val="18"/>
              </w:rPr>
              <w:t>-</w:t>
            </w:r>
          </w:p>
          <w:p w14:paraId="310439FE" w14:textId="77777777" w:rsidR="007B20BA" w:rsidRDefault="00000000">
            <w:pPr>
              <w:jc w:val="center"/>
              <w:rPr>
                <w:sz w:val="18"/>
                <w:szCs w:val="18"/>
              </w:rPr>
            </w:pPr>
            <w:r>
              <w:rPr>
                <w:sz w:val="18"/>
                <w:szCs w:val="18"/>
              </w:rPr>
              <w:t>2689</w:t>
            </w:r>
          </w:p>
        </w:tc>
        <w:tc>
          <w:tcPr>
            <w:tcW w:w="756" w:type="dxa"/>
          </w:tcPr>
          <w:p w14:paraId="0A31814B" w14:textId="77777777" w:rsidR="007B20BA" w:rsidRDefault="00000000">
            <w:pPr>
              <w:jc w:val="center"/>
              <w:rPr>
                <w:sz w:val="18"/>
                <w:szCs w:val="18"/>
              </w:rPr>
            </w:pPr>
            <w:r>
              <w:rPr>
                <w:sz w:val="18"/>
                <w:szCs w:val="18"/>
              </w:rPr>
              <w:t>2689</w:t>
            </w:r>
          </w:p>
          <w:p w14:paraId="2839E0AE" w14:textId="77777777" w:rsidR="007B20BA" w:rsidRDefault="00000000">
            <w:pPr>
              <w:jc w:val="center"/>
              <w:rPr>
                <w:sz w:val="18"/>
                <w:szCs w:val="18"/>
              </w:rPr>
            </w:pPr>
            <w:r>
              <w:rPr>
                <w:sz w:val="18"/>
                <w:szCs w:val="18"/>
              </w:rPr>
              <w:t>-</w:t>
            </w:r>
          </w:p>
          <w:p w14:paraId="4F6D4329" w14:textId="77777777" w:rsidR="007B20BA" w:rsidRDefault="00000000">
            <w:pPr>
              <w:jc w:val="center"/>
              <w:rPr>
                <w:sz w:val="18"/>
                <w:szCs w:val="18"/>
              </w:rPr>
            </w:pPr>
            <w:r>
              <w:rPr>
                <w:sz w:val="18"/>
                <w:szCs w:val="18"/>
              </w:rPr>
              <w:t>2689</w:t>
            </w:r>
          </w:p>
        </w:tc>
        <w:tc>
          <w:tcPr>
            <w:tcW w:w="667" w:type="dxa"/>
          </w:tcPr>
          <w:p w14:paraId="2DB64E78" w14:textId="77777777" w:rsidR="007B20BA" w:rsidRDefault="00000000">
            <w:pPr>
              <w:jc w:val="center"/>
              <w:rPr>
                <w:sz w:val="18"/>
                <w:szCs w:val="18"/>
              </w:rPr>
            </w:pPr>
            <w:r>
              <w:rPr>
                <w:sz w:val="18"/>
                <w:szCs w:val="18"/>
              </w:rPr>
              <w:t>2689</w:t>
            </w:r>
          </w:p>
          <w:p w14:paraId="45ED0B83" w14:textId="77777777" w:rsidR="007B20BA" w:rsidRDefault="00000000">
            <w:pPr>
              <w:jc w:val="center"/>
              <w:rPr>
                <w:sz w:val="18"/>
                <w:szCs w:val="18"/>
              </w:rPr>
            </w:pPr>
            <w:r>
              <w:rPr>
                <w:sz w:val="18"/>
                <w:szCs w:val="18"/>
              </w:rPr>
              <w:t>-</w:t>
            </w:r>
          </w:p>
          <w:p w14:paraId="31DF8A17" w14:textId="77777777" w:rsidR="007B20BA" w:rsidRDefault="00000000">
            <w:pPr>
              <w:jc w:val="center"/>
              <w:rPr>
                <w:sz w:val="18"/>
                <w:szCs w:val="18"/>
              </w:rPr>
            </w:pPr>
            <w:r>
              <w:rPr>
                <w:sz w:val="18"/>
                <w:szCs w:val="18"/>
              </w:rPr>
              <w:t>2689</w:t>
            </w:r>
          </w:p>
        </w:tc>
        <w:tc>
          <w:tcPr>
            <w:tcW w:w="685" w:type="dxa"/>
          </w:tcPr>
          <w:p w14:paraId="67C1649A" w14:textId="77777777" w:rsidR="007B20BA" w:rsidRDefault="00000000">
            <w:pPr>
              <w:jc w:val="center"/>
              <w:rPr>
                <w:sz w:val="18"/>
                <w:szCs w:val="18"/>
              </w:rPr>
            </w:pPr>
            <w:r>
              <w:rPr>
                <w:sz w:val="18"/>
                <w:szCs w:val="18"/>
              </w:rPr>
              <w:t>2689</w:t>
            </w:r>
          </w:p>
          <w:p w14:paraId="013D5665" w14:textId="77777777" w:rsidR="007B20BA" w:rsidRDefault="00000000">
            <w:pPr>
              <w:jc w:val="center"/>
              <w:rPr>
                <w:sz w:val="18"/>
                <w:szCs w:val="18"/>
              </w:rPr>
            </w:pPr>
            <w:r>
              <w:rPr>
                <w:sz w:val="18"/>
                <w:szCs w:val="18"/>
              </w:rPr>
              <w:t>-</w:t>
            </w:r>
          </w:p>
          <w:p w14:paraId="29280A21" w14:textId="77777777" w:rsidR="007B20BA" w:rsidRDefault="00000000">
            <w:pPr>
              <w:jc w:val="center"/>
              <w:rPr>
                <w:sz w:val="18"/>
                <w:szCs w:val="18"/>
              </w:rPr>
            </w:pPr>
            <w:r>
              <w:rPr>
                <w:sz w:val="18"/>
                <w:szCs w:val="18"/>
              </w:rPr>
              <w:t>2689</w:t>
            </w:r>
          </w:p>
        </w:tc>
        <w:tc>
          <w:tcPr>
            <w:tcW w:w="1122" w:type="dxa"/>
          </w:tcPr>
          <w:p w14:paraId="001958A1" w14:textId="212C7F50" w:rsidR="007B20BA" w:rsidRDefault="00000000">
            <w:pPr>
              <w:jc w:val="center"/>
              <w:rPr>
                <w:sz w:val="18"/>
                <w:szCs w:val="18"/>
              </w:rPr>
            </w:pPr>
            <w:r>
              <w:rPr>
                <w:sz w:val="18"/>
                <w:szCs w:val="18"/>
              </w:rPr>
              <w:t xml:space="preserve">01/10/2022 até 31/10/2022 00:00 </w:t>
            </w:r>
            <w:r w:rsidR="0056524B">
              <w:rPr>
                <w:sz w:val="18"/>
                <w:szCs w:val="18"/>
              </w:rPr>
              <w:t>às</w:t>
            </w:r>
            <w:r>
              <w:rPr>
                <w:sz w:val="18"/>
                <w:szCs w:val="18"/>
              </w:rPr>
              <w:t xml:space="preserve"> 23:55</w:t>
            </w:r>
          </w:p>
        </w:tc>
      </w:tr>
      <w:tr w:rsidR="007B20BA" w14:paraId="69B0FA79" w14:textId="77777777">
        <w:trPr>
          <w:trHeight w:val="742"/>
        </w:trPr>
        <w:tc>
          <w:tcPr>
            <w:tcW w:w="996" w:type="dxa"/>
          </w:tcPr>
          <w:p w14:paraId="5EEF796B" w14:textId="77777777" w:rsidR="007B20BA" w:rsidRDefault="00000000">
            <w:pPr>
              <w:jc w:val="center"/>
              <w:rPr>
                <w:sz w:val="18"/>
                <w:szCs w:val="18"/>
              </w:rPr>
            </w:pPr>
            <w:r>
              <w:rPr>
                <w:sz w:val="18"/>
                <w:szCs w:val="18"/>
              </w:rPr>
              <w:t>Novembro</w:t>
            </w:r>
          </w:p>
          <w:p w14:paraId="2411E340" w14:textId="77777777" w:rsidR="007B20BA" w:rsidRDefault="00000000">
            <w:pPr>
              <w:jc w:val="center"/>
              <w:rPr>
                <w:b/>
                <w:bCs/>
                <w:sz w:val="18"/>
                <w:szCs w:val="18"/>
              </w:rPr>
            </w:pPr>
            <w:r>
              <w:rPr>
                <w:b/>
                <w:bCs/>
                <w:sz w:val="18"/>
                <w:szCs w:val="18"/>
              </w:rPr>
              <w:t>*(5min)</w:t>
            </w:r>
          </w:p>
          <w:p w14:paraId="5D47DEDF" w14:textId="77777777" w:rsidR="007B20BA" w:rsidRDefault="00000000">
            <w:pPr>
              <w:jc w:val="center"/>
              <w:rPr>
                <w:sz w:val="18"/>
                <w:szCs w:val="18"/>
              </w:rPr>
            </w:pPr>
            <w:r>
              <w:rPr>
                <w:b/>
                <w:bCs/>
                <w:sz w:val="18"/>
                <w:szCs w:val="18"/>
              </w:rPr>
              <w:t>**(15min)</w:t>
            </w:r>
          </w:p>
        </w:tc>
        <w:tc>
          <w:tcPr>
            <w:tcW w:w="993" w:type="dxa"/>
          </w:tcPr>
          <w:p w14:paraId="293DFBF0" w14:textId="77777777" w:rsidR="007B20BA" w:rsidRDefault="00000000">
            <w:pPr>
              <w:jc w:val="center"/>
              <w:rPr>
                <w:sz w:val="18"/>
                <w:szCs w:val="18"/>
              </w:rPr>
            </w:pPr>
            <w:r>
              <w:rPr>
                <w:sz w:val="18"/>
                <w:szCs w:val="18"/>
              </w:rPr>
              <w:t>30057</w:t>
            </w:r>
          </w:p>
          <w:p w14:paraId="49F6E161" w14:textId="77777777" w:rsidR="007B20BA" w:rsidRDefault="00000000">
            <w:pPr>
              <w:jc w:val="center"/>
              <w:rPr>
                <w:sz w:val="18"/>
                <w:szCs w:val="18"/>
              </w:rPr>
            </w:pPr>
            <w:r>
              <w:rPr>
                <w:sz w:val="18"/>
                <w:szCs w:val="18"/>
              </w:rPr>
              <w:t>-</w:t>
            </w:r>
          </w:p>
          <w:p w14:paraId="1F31331D" w14:textId="77777777" w:rsidR="007B20BA" w:rsidRDefault="00000000">
            <w:pPr>
              <w:jc w:val="center"/>
              <w:rPr>
                <w:sz w:val="18"/>
                <w:szCs w:val="18"/>
              </w:rPr>
            </w:pPr>
            <w:r>
              <w:rPr>
                <w:sz w:val="18"/>
                <w:szCs w:val="18"/>
              </w:rPr>
              <w:t>30057</w:t>
            </w:r>
          </w:p>
        </w:tc>
        <w:tc>
          <w:tcPr>
            <w:tcW w:w="664" w:type="dxa"/>
          </w:tcPr>
          <w:p w14:paraId="3D829017" w14:textId="77777777" w:rsidR="007B20BA" w:rsidRDefault="00000000">
            <w:pPr>
              <w:jc w:val="center"/>
              <w:rPr>
                <w:sz w:val="18"/>
                <w:szCs w:val="18"/>
              </w:rPr>
            </w:pPr>
            <w:r>
              <w:rPr>
                <w:sz w:val="18"/>
                <w:szCs w:val="18"/>
              </w:rPr>
              <w:t>2732</w:t>
            </w:r>
          </w:p>
          <w:p w14:paraId="54DE90CE" w14:textId="77777777" w:rsidR="007B20BA" w:rsidRDefault="00000000">
            <w:pPr>
              <w:jc w:val="center"/>
              <w:rPr>
                <w:sz w:val="18"/>
                <w:szCs w:val="18"/>
              </w:rPr>
            </w:pPr>
            <w:r>
              <w:rPr>
                <w:sz w:val="18"/>
                <w:szCs w:val="18"/>
              </w:rPr>
              <w:t>-</w:t>
            </w:r>
          </w:p>
          <w:p w14:paraId="79660F7E" w14:textId="77777777" w:rsidR="007B20BA" w:rsidRDefault="00000000">
            <w:pPr>
              <w:jc w:val="center"/>
              <w:rPr>
                <w:sz w:val="18"/>
                <w:szCs w:val="18"/>
              </w:rPr>
            </w:pPr>
            <w:r>
              <w:rPr>
                <w:sz w:val="18"/>
                <w:szCs w:val="18"/>
              </w:rPr>
              <w:t>2732</w:t>
            </w:r>
          </w:p>
        </w:tc>
        <w:tc>
          <w:tcPr>
            <w:tcW w:w="664" w:type="dxa"/>
          </w:tcPr>
          <w:p w14:paraId="5B6D3AC0" w14:textId="77777777" w:rsidR="007B20BA" w:rsidRDefault="00000000">
            <w:pPr>
              <w:jc w:val="center"/>
              <w:rPr>
                <w:sz w:val="18"/>
                <w:szCs w:val="18"/>
              </w:rPr>
            </w:pPr>
            <w:r>
              <w:rPr>
                <w:sz w:val="18"/>
                <w:szCs w:val="18"/>
              </w:rPr>
              <w:t>2733</w:t>
            </w:r>
          </w:p>
          <w:p w14:paraId="0873B9D6" w14:textId="77777777" w:rsidR="007B20BA" w:rsidRDefault="00000000">
            <w:pPr>
              <w:jc w:val="center"/>
              <w:rPr>
                <w:sz w:val="18"/>
                <w:szCs w:val="18"/>
              </w:rPr>
            </w:pPr>
            <w:r>
              <w:rPr>
                <w:sz w:val="18"/>
                <w:szCs w:val="18"/>
              </w:rPr>
              <w:t>-</w:t>
            </w:r>
          </w:p>
          <w:p w14:paraId="5AACF14D" w14:textId="77777777" w:rsidR="007B20BA" w:rsidRDefault="00000000">
            <w:pPr>
              <w:jc w:val="center"/>
              <w:rPr>
                <w:sz w:val="18"/>
                <w:szCs w:val="18"/>
              </w:rPr>
            </w:pPr>
            <w:r>
              <w:rPr>
                <w:sz w:val="18"/>
                <w:szCs w:val="18"/>
              </w:rPr>
              <w:t>2733</w:t>
            </w:r>
          </w:p>
        </w:tc>
        <w:tc>
          <w:tcPr>
            <w:tcW w:w="667" w:type="dxa"/>
          </w:tcPr>
          <w:p w14:paraId="37B1F768" w14:textId="77777777" w:rsidR="007B20BA" w:rsidRDefault="00000000">
            <w:pPr>
              <w:jc w:val="center"/>
              <w:rPr>
                <w:sz w:val="18"/>
                <w:szCs w:val="18"/>
              </w:rPr>
            </w:pPr>
            <w:r>
              <w:rPr>
                <w:sz w:val="18"/>
                <w:szCs w:val="18"/>
              </w:rPr>
              <w:t>2733</w:t>
            </w:r>
          </w:p>
          <w:p w14:paraId="416D21DB" w14:textId="77777777" w:rsidR="007B20BA" w:rsidRDefault="00000000">
            <w:pPr>
              <w:jc w:val="center"/>
              <w:rPr>
                <w:sz w:val="18"/>
                <w:szCs w:val="18"/>
              </w:rPr>
            </w:pPr>
            <w:r>
              <w:rPr>
                <w:sz w:val="18"/>
                <w:szCs w:val="18"/>
              </w:rPr>
              <w:t>-</w:t>
            </w:r>
          </w:p>
          <w:p w14:paraId="12B89691" w14:textId="77777777" w:rsidR="007B20BA" w:rsidRDefault="00000000">
            <w:pPr>
              <w:jc w:val="center"/>
              <w:rPr>
                <w:sz w:val="18"/>
                <w:szCs w:val="18"/>
              </w:rPr>
            </w:pPr>
            <w:r>
              <w:rPr>
                <w:sz w:val="18"/>
                <w:szCs w:val="18"/>
              </w:rPr>
              <w:t>2733</w:t>
            </w:r>
          </w:p>
        </w:tc>
        <w:tc>
          <w:tcPr>
            <w:tcW w:w="906" w:type="dxa"/>
          </w:tcPr>
          <w:p w14:paraId="4E750181" w14:textId="77777777" w:rsidR="007B20BA" w:rsidRDefault="00000000">
            <w:pPr>
              <w:jc w:val="center"/>
              <w:rPr>
                <w:sz w:val="18"/>
                <w:szCs w:val="18"/>
              </w:rPr>
            </w:pPr>
            <w:r>
              <w:rPr>
                <w:sz w:val="18"/>
                <w:szCs w:val="18"/>
              </w:rPr>
              <w:t>2732</w:t>
            </w:r>
          </w:p>
          <w:p w14:paraId="79C7A0FB" w14:textId="77777777" w:rsidR="007B20BA" w:rsidRDefault="00000000">
            <w:pPr>
              <w:jc w:val="center"/>
              <w:rPr>
                <w:sz w:val="18"/>
                <w:szCs w:val="18"/>
              </w:rPr>
            </w:pPr>
            <w:r>
              <w:rPr>
                <w:sz w:val="18"/>
                <w:szCs w:val="18"/>
              </w:rPr>
              <w:t>-</w:t>
            </w:r>
          </w:p>
          <w:p w14:paraId="7A77A555" w14:textId="77777777" w:rsidR="007B20BA" w:rsidRDefault="00000000">
            <w:pPr>
              <w:jc w:val="center"/>
              <w:rPr>
                <w:sz w:val="18"/>
                <w:szCs w:val="18"/>
              </w:rPr>
            </w:pPr>
            <w:r>
              <w:rPr>
                <w:sz w:val="18"/>
                <w:szCs w:val="18"/>
              </w:rPr>
              <w:t>2732</w:t>
            </w:r>
          </w:p>
        </w:tc>
        <w:tc>
          <w:tcPr>
            <w:tcW w:w="1015" w:type="dxa"/>
          </w:tcPr>
          <w:p w14:paraId="5B0E9A4C" w14:textId="77777777" w:rsidR="007B20BA" w:rsidRDefault="00000000">
            <w:pPr>
              <w:jc w:val="center"/>
              <w:rPr>
                <w:sz w:val="18"/>
                <w:szCs w:val="18"/>
              </w:rPr>
            </w:pPr>
            <w:r>
              <w:rPr>
                <w:sz w:val="18"/>
                <w:szCs w:val="18"/>
              </w:rPr>
              <w:t>2733</w:t>
            </w:r>
          </w:p>
          <w:p w14:paraId="5A424F84" w14:textId="77777777" w:rsidR="007B20BA" w:rsidRDefault="00000000">
            <w:pPr>
              <w:jc w:val="center"/>
              <w:rPr>
                <w:sz w:val="18"/>
                <w:szCs w:val="18"/>
              </w:rPr>
            </w:pPr>
            <w:r>
              <w:rPr>
                <w:sz w:val="18"/>
                <w:szCs w:val="18"/>
              </w:rPr>
              <w:t>-</w:t>
            </w:r>
          </w:p>
          <w:p w14:paraId="3CF16919" w14:textId="77777777" w:rsidR="007B20BA" w:rsidRDefault="00000000">
            <w:pPr>
              <w:jc w:val="center"/>
              <w:rPr>
                <w:sz w:val="18"/>
                <w:szCs w:val="18"/>
              </w:rPr>
            </w:pPr>
            <w:r>
              <w:rPr>
                <w:sz w:val="18"/>
                <w:szCs w:val="18"/>
              </w:rPr>
              <w:t>2733</w:t>
            </w:r>
          </w:p>
        </w:tc>
        <w:tc>
          <w:tcPr>
            <w:tcW w:w="666" w:type="dxa"/>
          </w:tcPr>
          <w:p w14:paraId="1459BE60" w14:textId="77777777" w:rsidR="007B20BA" w:rsidRDefault="00000000">
            <w:pPr>
              <w:jc w:val="center"/>
              <w:rPr>
                <w:sz w:val="18"/>
                <w:szCs w:val="18"/>
              </w:rPr>
            </w:pPr>
            <w:r>
              <w:rPr>
                <w:sz w:val="18"/>
                <w:szCs w:val="18"/>
              </w:rPr>
              <w:t>2732</w:t>
            </w:r>
          </w:p>
          <w:p w14:paraId="51E917A1" w14:textId="77777777" w:rsidR="007B20BA" w:rsidRDefault="00000000">
            <w:pPr>
              <w:jc w:val="center"/>
              <w:rPr>
                <w:sz w:val="18"/>
                <w:szCs w:val="18"/>
              </w:rPr>
            </w:pPr>
            <w:r>
              <w:rPr>
                <w:sz w:val="18"/>
                <w:szCs w:val="18"/>
              </w:rPr>
              <w:t>-</w:t>
            </w:r>
          </w:p>
          <w:p w14:paraId="763C6283" w14:textId="77777777" w:rsidR="007B20BA" w:rsidRDefault="00000000">
            <w:pPr>
              <w:jc w:val="center"/>
              <w:rPr>
                <w:sz w:val="18"/>
                <w:szCs w:val="18"/>
              </w:rPr>
            </w:pPr>
            <w:r>
              <w:rPr>
                <w:sz w:val="18"/>
                <w:szCs w:val="18"/>
              </w:rPr>
              <w:t>2732</w:t>
            </w:r>
          </w:p>
        </w:tc>
        <w:tc>
          <w:tcPr>
            <w:tcW w:w="665" w:type="dxa"/>
          </w:tcPr>
          <w:p w14:paraId="059C326E" w14:textId="77777777" w:rsidR="007B20BA" w:rsidRDefault="00000000">
            <w:pPr>
              <w:jc w:val="center"/>
              <w:rPr>
                <w:sz w:val="18"/>
                <w:szCs w:val="18"/>
              </w:rPr>
            </w:pPr>
            <w:r>
              <w:rPr>
                <w:sz w:val="18"/>
                <w:szCs w:val="18"/>
              </w:rPr>
              <w:t>2733</w:t>
            </w:r>
          </w:p>
          <w:p w14:paraId="54475CBC" w14:textId="77777777" w:rsidR="007B20BA" w:rsidRDefault="00000000">
            <w:pPr>
              <w:jc w:val="center"/>
              <w:rPr>
                <w:sz w:val="18"/>
                <w:szCs w:val="18"/>
              </w:rPr>
            </w:pPr>
            <w:r>
              <w:rPr>
                <w:sz w:val="18"/>
                <w:szCs w:val="18"/>
              </w:rPr>
              <w:t>-</w:t>
            </w:r>
          </w:p>
          <w:p w14:paraId="50BD69AB" w14:textId="77777777" w:rsidR="007B20BA" w:rsidRDefault="00000000">
            <w:pPr>
              <w:jc w:val="center"/>
              <w:rPr>
                <w:sz w:val="18"/>
                <w:szCs w:val="18"/>
              </w:rPr>
            </w:pPr>
            <w:r>
              <w:rPr>
                <w:sz w:val="18"/>
                <w:szCs w:val="18"/>
              </w:rPr>
              <w:t>2733</w:t>
            </w:r>
          </w:p>
        </w:tc>
        <w:tc>
          <w:tcPr>
            <w:tcW w:w="936" w:type="dxa"/>
          </w:tcPr>
          <w:p w14:paraId="0D8BA901" w14:textId="77777777" w:rsidR="007B20BA" w:rsidRDefault="00000000">
            <w:pPr>
              <w:jc w:val="center"/>
              <w:rPr>
                <w:sz w:val="18"/>
                <w:szCs w:val="18"/>
              </w:rPr>
            </w:pPr>
            <w:r>
              <w:rPr>
                <w:sz w:val="18"/>
                <w:szCs w:val="18"/>
              </w:rPr>
              <w:t>2733</w:t>
            </w:r>
          </w:p>
          <w:p w14:paraId="41DF43B6" w14:textId="77777777" w:rsidR="007B20BA" w:rsidRDefault="00000000">
            <w:pPr>
              <w:jc w:val="center"/>
              <w:rPr>
                <w:sz w:val="18"/>
                <w:szCs w:val="18"/>
              </w:rPr>
            </w:pPr>
            <w:r>
              <w:rPr>
                <w:sz w:val="18"/>
                <w:szCs w:val="18"/>
              </w:rPr>
              <w:t>-</w:t>
            </w:r>
          </w:p>
          <w:p w14:paraId="2D35675F" w14:textId="77777777" w:rsidR="007B20BA" w:rsidRDefault="00000000">
            <w:pPr>
              <w:jc w:val="center"/>
              <w:rPr>
                <w:sz w:val="18"/>
                <w:szCs w:val="18"/>
              </w:rPr>
            </w:pPr>
            <w:r>
              <w:rPr>
                <w:sz w:val="18"/>
                <w:szCs w:val="18"/>
              </w:rPr>
              <w:t>2733</w:t>
            </w:r>
          </w:p>
        </w:tc>
        <w:tc>
          <w:tcPr>
            <w:tcW w:w="756" w:type="dxa"/>
          </w:tcPr>
          <w:p w14:paraId="74CB8193" w14:textId="77777777" w:rsidR="007B20BA" w:rsidRDefault="00000000">
            <w:pPr>
              <w:jc w:val="center"/>
              <w:rPr>
                <w:sz w:val="18"/>
                <w:szCs w:val="18"/>
              </w:rPr>
            </w:pPr>
            <w:r>
              <w:rPr>
                <w:sz w:val="18"/>
                <w:szCs w:val="18"/>
              </w:rPr>
              <w:t>2733</w:t>
            </w:r>
          </w:p>
          <w:p w14:paraId="3E36CAFB" w14:textId="77777777" w:rsidR="007B20BA" w:rsidRDefault="00000000">
            <w:pPr>
              <w:jc w:val="center"/>
              <w:rPr>
                <w:sz w:val="18"/>
                <w:szCs w:val="18"/>
              </w:rPr>
            </w:pPr>
            <w:r>
              <w:rPr>
                <w:sz w:val="18"/>
                <w:szCs w:val="18"/>
              </w:rPr>
              <w:t>-</w:t>
            </w:r>
          </w:p>
          <w:p w14:paraId="5715CC49" w14:textId="77777777" w:rsidR="007B20BA" w:rsidRDefault="00000000">
            <w:pPr>
              <w:jc w:val="center"/>
              <w:rPr>
                <w:sz w:val="18"/>
                <w:szCs w:val="18"/>
              </w:rPr>
            </w:pPr>
            <w:r>
              <w:rPr>
                <w:sz w:val="18"/>
                <w:szCs w:val="18"/>
              </w:rPr>
              <w:t>2733</w:t>
            </w:r>
          </w:p>
        </w:tc>
        <w:tc>
          <w:tcPr>
            <w:tcW w:w="667" w:type="dxa"/>
          </w:tcPr>
          <w:p w14:paraId="7A4AE2D5" w14:textId="77777777" w:rsidR="007B20BA" w:rsidRDefault="00000000">
            <w:pPr>
              <w:jc w:val="center"/>
              <w:rPr>
                <w:sz w:val="18"/>
                <w:szCs w:val="18"/>
              </w:rPr>
            </w:pPr>
            <w:r>
              <w:rPr>
                <w:sz w:val="18"/>
                <w:szCs w:val="18"/>
              </w:rPr>
              <w:t>2733</w:t>
            </w:r>
          </w:p>
          <w:p w14:paraId="25ED0F2D" w14:textId="77777777" w:rsidR="007B20BA" w:rsidRDefault="00000000">
            <w:pPr>
              <w:jc w:val="center"/>
              <w:rPr>
                <w:sz w:val="18"/>
                <w:szCs w:val="18"/>
              </w:rPr>
            </w:pPr>
            <w:r>
              <w:rPr>
                <w:sz w:val="18"/>
                <w:szCs w:val="18"/>
              </w:rPr>
              <w:t>-</w:t>
            </w:r>
          </w:p>
          <w:p w14:paraId="126BE653" w14:textId="77777777" w:rsidR="007B20BA" w:rsidRDefault="00000000">
            <w:pPr>
              <w:jc w:val="center"/>
              <w:rPr>
                <w:sz w:val="18"/>
                <w:szCs w:val="18"/>
              </w:rPr>
            </w:pPr>
            <w:r>
              <w:rPr>
                <w:sz w:val="18"/>
                <w:szCs w:val="18"/>
              </w:rPr>
              <w:t>2733</w:t>
            </w:r>
          </w:p>
        </w:tc>
        <w:tc>
          <w:tcPr>
            <w:tcW w:w="685" w:type="dxa"/>
          </w:tcPr>
          <w:p w14:paraId="506FC1BD" w14:textId="77777777" w:rsidR="007B20BA" w:rsidRDefault="00000000">
            <w:pPr>
              <w:jc w:val="center"/>
              <w:rPr>
                <w:sz w:val="18"/>
                <w:szCs w:val="18"/>
              </w:rPr>
            </w:pPr>
            <w:r>
              <w:rPr>
                <w:sz w:val="18"/>
                <w:szCs w:val="18"/>
              </w:rPr>
              <w:t>2733</w:t>
            </w:r>
          </w:p>
          <w:p w14:paraId="6A68435A" w14:textId="77777777" w:rsidR="007B20BA" w:rsidRDefault="00000000">
            <w:pPr>
              <w:jc w:val="center"/>
              <w:rPr>
                <w:sz w:val="18"/>
                <w:szCs w:val="18"/>
              </w:rPr>
            </w:pPr>
            <w:r>
              <w:rPr>
                <w:sz w:val="18"/>
                <w:szCs w:val="18"/>
              </w:rPr>
              <w:t>-</w:t>
            </w:r>
          </w:p>
          <w:p w14:paraId="3CECCFC7" w14:textId="77777777" w:rsidR="007B20BA" w:rsidRDefault="00000000">
            <w:pPr>
              <w:jc w:val="center"/>
              <w:rPr>
                <w:sz w:val="18"/>
                <w:szCs w:val="18"/>
              </w:rPr>
            </w:pPr>
            <w:r>
              <w:rPr>
                <w:sz w:val="18"/>
                <w:szCs w:val="18"/>
              </w:rPr>
              <w:t>2733</w:t>
            </w:r>
          </w:p>
        </w:tc>
        <w:tc>
          <w:tcPr>
            <w:tcW w:w="1122" w:type="dxa"/>
          </w:tcPr>
          <w:p w14:paraId="63EBD756" w14:textId="51B8EA2C" w:rsidR="007B20BA" w:rsidRDefault="00000000">
            <w:pPr>
              <w:jc w:val="center"/>
              <w:rPr>
                <w:sz w:val="18"/>
                <w:szCs w:val="18"/>
              </w:rPr>
            </w:pPr>
            <w:r>
              <w:rPr>
                <w:sz w:val="18"/>
                <w:szCs w:val="18"/>
              </w:rPr>
              <w:t xml:space="preserve">01/11/2022 até 30/11/2022 00:00 </w:t>
            </w:r>
            <w:r w:rsidR="0056524B">
              <w:rPr>
                <w:sz w:val="18"/>
                <w:szCs w:val="18"/>
              </w:rPr>
              <w:t>às</w:t>
            </w:r>
            <w:r>
              <w:rPr>
                <w:sz w:val="18"/>
                <w:szCs w:val="18"/>
              </w:rPr>
              <w:t xml:space="preserve"> 23:55</w:t>
            </w:r>
          </w:p>
        </w:tc>
      </w:tr>
      <w:tr w:rsidR="007B20BA" w14:paraId="23856143" w14:textId="77777777">
        <w:trPr>
          <w:trHeight w:val="1003"/>
        </w:trPr>
        <w:tc>
          <w:tcPr>
            <w:tcW w:w="996" w:type="dxa"/>
          </w:tcPr>
          <w:p w14:paraId="4585D3F1" w14:textId="77777777" w:rsidR="007B20BA" w:rsidRDefault="00000000">
            <w:pPr>
              <w:jc w:val="center"/>
              <w:rPr>
                <w:sz w:val="18"/>
                <w:szCs w:val="18"/>
              </w:rPr>
            </w:pPr>
            <w:r>
              <w:rPr>
                <w:sz w:val="18"/>
                <w:szCs w:val="18"/>
              </w:rPr>
              <w:t>Dezembro</w:t>
            </w:r>
          </w:p>
          <w:p w14:paraId="3A20922D" w14:textId="77777777" w:rsidR="007B20BA" w:rsidRDefault="00000000">
            <w:pPr>
              <w:jc w:val="center"/>
              <w:rPr>
                <w:b/>
                <w:bCs/>
                <w:sz w:val="18"/>
                <w:szCs w:val="18"/>
              </w:rPr>
            </w:pPr>
            <w:r>
              <w:rPr>
                <w:b/>
                <w:bCs/>
                <w:sz w:val="18"/>
                <w:szCs w:val="18"/>
              </w:rPr>
              <w:t>*(5min)</w:t>
            </w:r>
          </w:p>
          <w:p w14:paraId="0E94A915" w14:textId="77777777" w:rsidR="007B20BA" w:rsidRDefault="00000000">
            <w:pPr>
              <w:jc w:val="center"/>
              <w:rPr>
                <w:sz w:val="18"/>
                <w:szCs w:val="18"/>
              </w:rPr>
            </w:pPr>
            <w:r>
              <w:rPr>
                <w:b/>
                <w:bCs/>
                <w:sz w:val="18"/>
                <w:szCs w:val="18"/>
              </w:rPr>
              <w:t>**(15min)</w:t>
            </w:r>
          </w:p>
        </w:tc>
        <w:tc>
          <w:tcPr>
            <w:tcW w:w="993" w:type="dxa"/>
          </w:tcPr>
          <w:p w14:paraId="78275135" w14:textId="77777777" w:rsidR="007B20BA" w:rsidRDefault="00000000">
            <w:pPr>
              <w:jc w:val="center"/>
              <w:rPr>
                <w:sz w:val="18"/>
                <w:szCs w:val="18"/>
              </w:rPr>
            </w:pPr>
            <w:r>
              <w:rPr>
                <w:sz w:val="18"/>
                <w:szCs w:val="18"/>
              </w:rPr>
              <w:t>32725</w:t>
            </w:r>
          </w:p>
          <w:p w14:paraId="17636281" w14:textId="77777777" w:rsidR="007B20BA" w:rsidRDefault="00000000">
            <w:pPr>
              <w:jc w:val="center"/>
              <w:rPr>
                <w:sz w:val="18"/>
                <w:szCs w:val="18"/>
              </w:rPr>
            </w:pPr>
            <w:r>
              <w:rPr>
                <w:sz w:val="18"/>
                <w:szCs w:val="18"/>
              </w:rPr>
              <w:t>-</w:t>
            </w:r>
          </w:p>
          <w:p w14:paraId="5AC6B944" w14:textId="77777777" w:rsidR="007B20BA" w:rsidRDefault="00000000">
            <w:pPr>
              <w:jc w:val="center"/>
              <w:rPr>
                <w:sz w:val="18"/>
                <w:szCs w:val="18"/>
              </w:rPr>
            </w:pPr>
            <w:r>
              <w:rPr>
                <w:sz w:val="18"/>
                <w:szCs w:val="18"/>
              </w:rPr>
              <w:t>32725</w:t>
            </w:r>
          </w:p>
        </w:tc>
        <w:tc>
          <w:tcPr>
            <w:tcW w:w="664" w:type="dxa"/>
          </w:tcPr>
          <w:p w14:paraId="14BE4DB5" w14:textId="77777777" w:rsidR="007B20BA" w:rsidRDefault="00000000">
            <w:pPr>
              <w:jc w:val="center"/>
              <w:rPr>
                <w:sz w:val="18"/>
                <w:szCs w:val="18"/>
              </w:rPr>
            </w:pPr>
            <w:r>
              <w:rPr>
                <w:sz w:val="18"/>
                <w:szCs w:val="18"/>
              </w:rPr>
              <w:t>2975</w:t>
            </w:r>
          </w:p>
          <w:p w14:paraId="63B7D0B9" w14:textId="77777777" w:rsidR="007B20BA" w:rsidRDefault="00000000">
            <w:pPr>
              <w:jc w:val="center"/>
              <w:rPr>
                <w:sz w:val="18"/>
                <w:szCs w:val="18"/>
              </w:rPr>
            </w:pPr>
            <w:r>
              <w:rPr>
                <w:sz w:val="18"/>
                <w:szCs w:val="18"/>
              </w:rPr>
              <w:t>-</w:t>
            </w:r>
          </w:p>
          <w:p w14:paraId="1DCF3D59" w14:textId="77777777" w:rsidR="007B20BA" w:rsidRDefault="00000000">
            <w:pPr>
              <w:jc w:val="center"/>
              <w:rPr>
                <w:sz w:val="18"/>
                <w:szCs w:val="18"/>
              </w:rPr>
            </w:pPr>
            <w:r>
              <w:rPr>
                <w:sz w:val="18"/>
                <w:szCs w:val="18"/>
              </w:rPr>
              <w:t>2975</w:t>
            </w:r>
          </w:p>
        </w:tc>
        <w:tc>
          <w:tcPr>
            <w:tcW w:w="664" w:type="dxa"/>
          </w:tcPr>
          <w:p w14:paraId="327147A4" w14:textId="77777777" w:rsidR="007B20BA" w:rsidRDefault="00000000">
            <w:pPr>
              <w:jc w:val="center"/>
              <w:rPr>
                <w:sz w:val="18"/>
                <w:szCs w:val="18"/>
              </w:rPr>
            </w:pPr>
            <w:r>
              <w:rPr>
                <w:sz w:val="18"/>
                <w:szCs w:val="18"/>
              </w:rPr>
              <w:t>2975</w:t>
            </w:r>
          </w:p>
          <w:p w14:paraId="3ED61CEB" w14:textId="77777777" w:rsidR="007B20BA" w:rsidRDefault="00000000">
            <w:pPr>
              <w:jc w:val="center"/>
              <w:rPr>
                <w:sz w:val="18"/>
                <w:szCs w:val="18"/>
              </w:rPr>
            </w:pPr>
            <w:r>
              <w:rPr>
                <w:sz w:val="18"/>
                <w:szCs w:val="18"/>
              </w:rPr>
              <w:t>-</w:t>
            </w:r>
          </w:p>
          <w:p w14:paraId="37204202" w14:textId="77777777" w:rsidR="007B20BA" w:rsidRDefault="00000000">
            <w:pPr>
              <w:jc w:val="center"/>
              <w:rPr>
                <w:sz w:val="18"/>
                <w:szCs w:val="18"/>
              </w:rPr>
            </w:pPr>
            <w:r>
              <w:rPr>
                <w:sz w:val="18"/>
                <w:szCs w:val="18"/>
              </w:rPr>
              <w:t>2975</w:t>
            </w:r>
          </w:p>
        </w:tc>
        <w:tc>
          <w:tcPr>
            <w:tcW w:w="667" w:type="dxa"/>
          </w:tcPr>
          <w:p w14:paraId="6B910A03" w14:textId="77777777" w:rsidR="007B20BA" w:rsidRDefault="00000000">
            <w:pPr>
              <w:jc w:val="center"/>
              <w:rPr>
                <w:sz w:val="18"/>
                <w:szCs w:val="18"/>
              </w:rPr>
            </w:pPr>
            <w:r>
              <w:rPr>
                <w:sz w:val="18"/>
                <w:szCs w:val="18"/>
              </w:rPr>
              <w:t>2975</w:t>
            </w:r>
          </w:p>
          <w:p w14:paraId="3639F347" w14:textId="77777777" w:rsidR="007B20BA" w:rsidRDefault="00000000">
            <w:pPr>
              <w:jc w:val="center"/>
              <w:rPr>
                <w:sz w:val="18"/>
                <w:szCs w:val="18"/>
              </w:rPr>
            </w:pPr>
            <w:r>
              <w:rPr>
                <w:sz w:val="18"/>
                <w:szCs w:val="18"/>
              </w:rPr>
              <w:t>-</w:t>
            </w:r>
          </w:p>
          <w:p w14:paraId="6836AAB4" w14:textId="77777777" w:rsidR="007B20BA" w:rsidRDefault="00000000">
            <w:pPr>
              <w:jc w:val="center"/>
              <w:rPr>
                <w:sz w:val="18"/>
                <w:szCs w:val="18"/>
              </w:rPr>
            </w:pPr>
            <w:r>
              <w:rPr>
                <w:sz w:val="18"/>
                <w:szCs w:val="18"/>
              </w:rPr>
              <w:t>2975</w:t>
            </w:r>
          </w:p>
        </w:tc>
        <w:tc>
          <w:tcPr>
            <w:tcW w:w="906" w:type="dxa"/>
          </w:tcPr>
          <w:p w14:paraId="143FB946" w14:textId="77777777" w:rsidR="007B20BA" w:rsidRDefault="00000000">
            <w:pPr>
              <w:jc w:val="center"/>
              <w:rPr>
                <w:sz w:val="18"/>
                <w:szCs w:val="18"/>
              </w:rPr>
            </w:pPr>
            <w:r>
              <w:rPr>
                <w:sz w:val="18"/>
                <w:szCs w:val="18"/>
              </w:rPr>
              <w:t>2975</w:t>
            </w:r>
          </w:p>
          <w:p w14:paraId="6BB36BE6" w14:textId="77777777" w:rsidR="007B20BA" w:rsidRDefault="00000000">
            <w:pPr>
              <w:jc w:val="center"/>
              <w:rPr>
                <w:sz w:val="18"/>
                <w:szCs w:val="18"/>
              </w:rPr>
            </w:pPr>
            <w:r>
              <w:rPr>
                <w:sz w:val="18"/>
                <w:szCs w:val="18"/>
              </w:rPr>
              <w:t>-</w:t>
            </w:r>
          </w:p>
          <w:p w14:paraId="5D3F3C9B" w14:textId="77777777" w:rsidR="007B20BA" w:rsidRDefault="00000000">
            <w:pPr>
              <w:jc w:val="center"/>
              <w:rPr>
                <w:sz w:val="18"/>
                <w:szCs w:val="18"/>
              </w:rPr>
            </w:pPr>
            <w:r>
              <w:rPr>
                <w:sz w:val="18"/>
                <w:szCs w:val="18"/>
              </w:rPr>
              <w:t>2975</w:t>
            </w:r>
          </w:p>
        </w:tc>
        <w:tc>
          <w:tcPr>
            <w:tcW w:w="1015" w:type="dxa"/>
          </w:tcPr>
          <w:p w14:paraId="5E04EF6E" w14:textId="77777777" w:rsidR="007B20BA" w:rsidRDefault="00000000">
            <w:pPr>
              <w:jc w:val="center"/>
              <w:rPr>
                <w:sz w:val="18"/>
                <w:szCs w:val="18"/>
              </w:rPr>
            </w:pPr>
            <w:r>
              <w:rPr>
                <w:sz w:val="18"/>
                <w:szCs w:val="18"/>
              </w:rPr>
              <w:t>2975</w:t>
            </w:r>
          </w:p>
          <w:p w14:paraId="7E624917" w14:textId="77777777" w:rsidR="007B20BA" w:rsidRDefault="00000000">
            <w:pPr>
              <w:jc w:val="center"/>
              <w:rPr>
                <w:sz w:val="18"/>
                <w:szCs w:val="18"/>
              </w:rPr>
            </w:pPr>
            <w:r>
              <w:rPr>
                <w:sz w:val="18"/>
                <w:szCs w:val="18"/>
              </w:rPr>
              <w:t>-</w:t>
            </w:r>
          </w:p>
          <w:p w14:paraId="1B9AFA68" w14:textId="77777777" w:rsidR="007B20BA" w:rsidRDefault="00000000">
            <w:pPr>
              <w:jc w:val="center"/>
              <w:rPr>
                <w:sz w:val="18"/>
                <w:szCs w:val="18"/>
              </w:rPr>
            </w:pPr>
            <w:r>
              <w:rPr>
                <w:sz w:val="18"/>
                <w:szCs w:val="18"/>
              </w:rPr>
              <w:t>2975</w:t>
            </w:r>
          </w:p>
        </w:tc>
        <w:tc>
          <w:tcPr>
            <w:tcW w:w="666" w:type="dxa"/>
          </w:tcPr>
          <w:p w14:paraId="238535C9" w14:textId="77777777" w:rsidR="007B20BA" w:rsidRDefault="00000000">
            <w:pPr>
              <w:jc w:val="center"/>
              <w:rPr>
                <w:sz w:val="18"/>
                <w:szCs w:val="18"/>
              </w:rPr>
            </w:pPr>
            <w:r>
              <w:rPr>
                <w:sz w:val="18"/>
                <w:szCs w:val="18"/>
              </w:rPr>
              <w:t>2975</w:t>
            </w:r>
          </w:p>
          <w:p w14:paraId="486D16DE" w14:textId="77777777" w:rsidR="007B20BA" w:rsidRDefault="00000000">
            <w:pPr>
              <w:jc w:val="center"/>
              <w:rPr>
                <w:sz w:val="18"/>
                <w:szCs w:val="18"/>
              </w:rPr>
            </w:pPr>
            <w:r>
              <w:rPr>
                <w:sz w:val="18"/>
                <w:szCs w:val="18"/>
              </w:rPr>
              <w:t>-</w:t>
            </w:r>
          </w:p>
          <w:p w14:paraId="1C131AFE" w14:textId="77777777" w:rsidR="007B20BA" w:rsidRDefault="00000000">
            <w:pPr>
              <w:jc w:val="center"/>
              <w:rPr>
                <w:sz w:val="18"/>
                <w:szCs w:val="18"/>
              </w:rPr>
            </w:pPr>
            <w:r>
              <w:rPr>
                <w:sz w:val="18"/>
                <w:szCs w:val="18"/>
              </w:rPr>
              <w:t>2975</w:t>
            </w:r>
          </w:p>
        </w:tc>
        <w:tc>
          <w:tcPr>
            <w:tcW w:w="665" w:type="dxa"/>
          </w:tcPr>
          <w:p w14:paraId="23FF3BAC" w14:textId="77777777" w:rsidR="007B20BA" w:rsidRDefault="00000000">
            <w:pPr>
              <w:jc w:val="center"/>
              <w:rPr>
                <w:sz w:val="18"/>
                <w:szCs w:val="18"/>
              </w:rPr>
            </w:pPr>
            <w:r>
              <w:rPr>
                <w:sz w:val="18"/>
                <w:szCs w:val="18"/>
              </w:rPr>
              <w:t>2975</w:t>
            </w:r>
          </w:p>
          <w:p w14:paraId="11A0EE35" w14:textId="77777777" w:rsidR="007B20BA" w:rsidRDefault="00000000">
            <w:pPr>
              <w:jc w:val="center"/>
              <w:rPr>
                <w:sz w:val="18"/>
                <w:szCs w:val="18"/>
              </w:rPr>
            </w:pPr>
            <w:r>
              <w:rPr>
                <w:sz w:val="18"/>
                <w:szCs w:val="18"/>
              </w:rPr>
              <w:t>-</w:t>
            </w:r>
          </w:p>
          <w:p w14:paraId="65DF2DFC" w14:textId="77777777" w:rsidR="007B20BA" w:rsidRDefault="00000000">
            <w:pPr>
              <w:jc w:val="center"/>
              <w:rPr>
                <w:sz w:val="18"/>
                <w:szCs w:val="18"/>
              </w:rPr>
            </w:pPr>
            <w:r>
              <w:rPr>
                <w:sz w:val="18"/>
                <w:szCs w:val="18"/>
              </w:rPr>
              <w:t>2975</w:t>
            </w:r>
          </w:p>
        </w:tc>
        <w:tc>
          <w:tcPr>
            <w:tcW w:w="936" w:type="dxa"/>
          </w:tcPr>
          <w:p w14:paraId="3DF4085E" w14:textId="77777777" w:rsidR="007B20BA" w:rsidRDefault="00000000">
            <w:pPr>
              <w:jc w:val="center"/>
              <w:rPr>
                <w:sz w:val="18"/>
                <w:szCs w:val="18"/>
              </w:rPr>
            </w:pPr>
            <w:r>
              <w:rPr>
                <w:sz w:val="18"/>
                <w:szCs w:val="18"/>
              </w:rPr>
              <w:t>2975</w:t>
            </w:r>
          </w:p>
          <w:p w14:paraId="55F1E699" w14:textId="77777777" w:rsidR="007B20BA" w:rsidRDefault="00000000">
            <w:pPr>
              <w:jc w:val="center"/>
              <w:rPr>
                <w:sz w:val="18"/>
                <w:szCs w:val="18"/>
              </w:rPr>
            </w:pPr>
            <w:r>
              <w:rPr>
                <w:sz w:val="18"/>
                <w:szCs w:val="18"/>
              </w:rPr>
              <w:t>-</w:t>
            </w:r>
          </w:p>
          <w:p w14:paraId="3C285D5D" w14:textId="77777777" w:rsidR="007B20BA" w:rsidRDefault="00000000">
            <w:pPr>
              <w:jc w:val="center"/>
              <w:rPr>
                <w:sz w:val="18"/>
                <w:szCs w:val="18"/>
              </w:rPr>
            </w:pPr>
            <w:r>
              <w:rPr>
                <w:sz w:val="18"/>
                <w:szCs w:val="18"/>
              </w:rPr>
              <w:t>2975</w:t>
            </w:r>
          </w:p>
        </w:tc>
        <w:tc>
          <w:tcPr>
            <w:tcW w:w="756" w:type="dxa"/>
          </w:tcPr>
          <w:p w14:paraId="73929432" w14:textId="77777777" w:rsidR="007B20BA" w:rsidRDefault="00000000">
            <w:pPr>
              <w:jc w:val="center"/>
              <w:rPr>
                <w:sz w:val="18"/>
                <w:szCs w:val="18"/>
              </w:rPr>
            </w:pPr>
            <w:r>
              <w:rPr>
                <w:sz w:val="18"/>
                <w:szCs w:val="18"/>
              </w:rPr>
              <w:t>2975</w:t>
            </w:r>
          </w:p>
          <w:p w14:paraId="594C3314" w14:textId="77777777" w:rsidR="007B20BA" w:rsidRDefault="00000000">
            <w:pPr>
              <w:jc w:val="center"/>
              <w:rPr>
                <w:sz w:val="18"/>
                <w:szCs w:val="18"/>
              </w:rPr>
            </w:pPr>
            <w:r>
              <w:rPr>
                <w:sz w:val="18"/>
                <w:szCs w:val="18"/>
              </w:rPr>
              <w:t>-</w:t>
            </w:r>
          </w:p>
          <w:p w14:paraId="5B507C47" w14:textId="77777777" w:rsidR="007B20BA" w:rsidRDefault="00000000">
            <w:pPr>
              <w:jc w:val="center"/>
              <w:rPr>
                <w:sz w:val="18"/>
                <w:szCs w:val="18"/>
              </w:rPr>
            </w:pPr>
            <w:r>
              <w:rPr>
                <w:sz w:val="18"/>
                <w:szCs w:val="18"/>
              </w:rPr>
              <w:t>2975</w:t>
            </w:r>
          </w:p>
        </w:tc>
        <w:tc>
          <w:tcPr>
            <w:tcW w:w="667" w:type="dxa"/>
          </w:tcPr>
          <w:p w14:paraId="39BC8CDB" w14:textId="77777777" w:rsidR="007B20BA" w:rsidRDefault="00000000">
            <w:pPr>
              <w:jc w:val="center"/>
              <w:rPr>
                <w:sz w:val="18"/>
                <w:szCs w:val="18"/>
              </w:rPr>
            </w:pPr>
            <w:r>
              <w:rPr>
                <w:sz w:val="18"/>
                <w:szCs w:val="18"/>
              </w:rPr>
              <w:t>2975</w:t>
            </w:r>
          </w:p>
          <w:p w14:paraId="117477F7" w14:textId="77777777" w:rsidR="007B20BA" w:rsidRDefault="00000000">
            <w:pPr>
              <w:jc w:val="center"/>
              <w:rPr>
                <w:sz w:val="18"/>
                <w:szCs w:val="18"/>
              </w:rPr>
            </w:pPr>
            <w:r>
              <w:rPr>
                <w:sz w:val="18"/>
                <w:szCs w:val="18"/>
              </w:rPr>
              <w:t>-</w:t>
            </w:r>
          </w:p>
          <w:p w14:paraId="3C2B005E" w14:textId="77777777" w:rsidR="007B20BA" w:rsidRDefault="00000000">
            <w:pPr>
              <w:jc w:val="center"/>
              <w:rPr>
                <w:sz w:val="18"/>
                <w:szCs w:val="18"/>
              </w:rPr>
            </w:pPr>
            <w:r>
              <w:rPr>
                <w:sz w:val="18"/>
                <w:szCs w:val="18"/>
              </w:rPr>
              <w:t>2975</w:t>
            </w:r>
          </w:p>
        </w:tc>
        <w:tc>
          <w:tcPr>
            <w:tcW w:w="685" w:type="dxa"/>
          </w:tcPr>
          <w:p w14:paraId="58B9F47B" w14:textId="77777777" w:rsidR="007B20BA" w:rsidRDefault="00000000">
            <w:pPr>
              <w:jc w:val="center"/>
              <w:rPr>
                <w:sz w:val="18"/>
                <w:szCs w:val="18"/>
              </w:rPr>
            </w:pPr>
            <w:r>
              <w:rPr>
                <w:sz w:val="18"/>
                <w:szCs w:val="18"/>
              </w:rPr>
              <w:t>2975</w:t>
            </w:r>
          </w:p>
          <w:p w14:paraId="70E506D2" w14:textId="77777777" w:rsidR="007B20BA" w:rsidRDefault="00000000">
            <w:pPr>
              <w:jc w:val="center"/>
              <w:rPr>
                <w:sz w:val="18"/>
                <w:szCs w:val="18"/>
              </w:rPr>
            </w:pPr>
            <w:r>
              <w:rPr>
                <w:sz w:val="18"/>
                <w:szCs w:val="18"/>
              </w:rPr>
              <w:t>-</w:t>
            </w:r>
          </w:p>
          <w:p w14:paraId="1D4394F6" w14:textId="77777777" w:rsidR="007B20BA" w:rsidRDefault="00000000">
            <w:pPr>
              <w:jc w:val="center"/>
              <w:rPr>
                <w:sz w:val="18"/>
                <w:szCs w:val="18"/>
              </w:rPr>
            </w:pPr>
            <w:r>
              <w:rPr>
                <w:sz w:val="18"/>
                <w:szCs w:val="18"/>
              </w:rPr>
              <w:t>2975</w:t>
            </w:r>
          </w:p>
        </w:tc>
        <w:tc>
          <w:tcPr>
            <w:tcW w:w="1122" w:type="dxa"/>
          </w:tcPr>
          <w:p w14:paraId="44B65FC8" w14:textId="0264FD8F" w:rsidR="007B20BA" w:rsidRDefault="00000000">
            <w:pPr>
              <w:jc w:val="center"/>
              <w:rPr>
                <w:sz w:val="18"/>
                <w:szCs w:val="18"/>
              </w:rPr>
            </w:pPr>
            <w:r>
              <w:rPr>
                <w:sz w:val="18"/>
                <w:szCs w:val="18"/>
              </w:rPr>
              <w:t xml:space="preserve">01/12/2022 até 31/12/2022 00:00 </w:t>
            </w:r>
            <w:r w:rsidR="0056524B">
              <w:rPr>
                <w:sz w:val="18"/>
                <w:szCs w:val="18"/>
              </w:rPr>
              <w:t>às</w:t>
            </w:r>
            <w:r>
              <w:rPr>
                <w:sz w:val="18"/>
                <w:szCs w:val="18"/>
              </w:rPr>
              <w:t xml:space="preserve"> 23:55</w:t>
            </w:r>
          </w:p>
        </w:tc>
      </w:tr>
    </w:tbl>
    <w:p w14:paraId="4EF10681" w14:textId="77777777" w:rsidR="007B20BA" w:rsidRDefault="007B20BA">
      <w:pPr>
        <w:rPr>
          <w:color w:val="000000" w:themeColor="text1"/>
        </w:rPr>
      </w:pPr>
    </w:p>
    <w:p w14:paraId="0F93616D" w14:textId="77777777" w:rsidR="007B20BA" w:rsidRDefault="00000000">
      <w:pPr>
        <w:pStyle w:val="Ttulo2"/>
        <w:numPr>
          <w:ilvl w:val="0"/>
          <w:numId w:val="0"/>
        </w:numPr>
        <w:ind w:left="823"/>
        <w:rPr>
          <w:sz w:val="24"/>
          <w:szCs w:val="24"/>
        </w:rPr>
      </w:pPr>
      <w:bookmarkStart w:id="80" w:name="_Toc138324019"/>
      <w:r>
        <w:rPr>
          <w:sz w:val="24"/>
          <w:szCs w:val="24"/>
        </w:rPr>
        <w:t>3.5.1.1. Análise Registos</w:t>
      </w:r>
      <w:bookmarkEnd w:id="80"/>
      <w:r>
        <w:rPr>
          <w:sz w:val="24"/>
          <w:szCs w:val="24"/>
        </w:rPr>
        <w:t xml:space="preserve"> </w:t>
      </w:r>
    </w:p>
    <w:p w14:paraId="240D4EEB" w14:textId="37D96711" w:rsidR="007B20BA" w:rsidRDefault="00000000" w:rsidP="00DB04AC">
      <w:pPr>
        <w:pStyle w:val="Legenda"/>
        <w:rPr>
          <w:color w:val="000000" w:themeColor="text1"/>
        </w:rPr>
      </w:pPr>
      <w:r>
        <w:t xml:space="preserve">Tabela </w:t>
      </w:r>
      <w:r w:rsidR="009B1B96">
        <w:t>6</w:t>
      </w:r>
      <w:r>
        <w:t xml:space="preserve"> - Registos Esperados vs. Registos Validados (15min)</w:t>
      </w:r>
    </w:p>
    <w:tbl>
      <w:tblPr>
        <w:tblStyle w:val="TabelacomGrelha"/>
        <w:tblW w:w="8720" w:type="dxa"/>
        <w:tblLook w:val="04A0" w:firstRow="1" w:lastRow="0" w:firstColumn="1" w:lastColumn="0" w:noHBand="0" w:noVBand="1"/>
      </w:tblPr>
      <w:tblGrid>
        <w:gridCol w:w="2130"/>
        <w:gridCol w:w="1615"/>
        <w:gridCol w:w="1739"/>
        <w:gridCol w:w="1724"/>
        <w:gridCol w:w="1512"/>
      </w:tblGrid>
      <w:tr w:rsidR="007B20BA" w14:paraId="6C9E67E3" w14:textId="77777777">
        <w:tc>
          <w:tcPr>
            <w:tcW w:w="8720" w:type="dxa"/>
            <w:gridSpan w:val="5"/>
          </w:tcPr>
          <w:p w14:paraId="2D994951" w14:textId="77777777" w:rsidR="007B20BA" w:rsidRDefault="00000000">
            <w:pPr>
              <w:jc w:val="center"/>
              <w:rPr>
                <w:b/>
                <w:bCs/>
                <w:sz w:val="24"/>
                <w:szCs w:val="24"/>
              </w:rPr>
            </w:pPr>
            <w:r>
              <w:rPr>
                <w:b/>
                <w:bCs/>
                <w:sz w:val="24"/>
                <w:szCs w:val="24"/>
              </w:rPr>
              <w:t>Registos 15min</w:t>
            </w:r>
          </w:p>
        </w:tc>
      </w:tr>
      <w:tr w:rsidR="007B20BA" w14:paraId="3F327941" w14:textId="77777777">
        <w:tc>
          <w:tcPr>
            <w:tcW w:w="2130" w:type="dxa"/>
          </w:tcPr>
          <w:p w14:paraId="140469E7" w14:textId="77777777" w:rsidR="007B20BA" w:rsidRDefault="00000000">
            <w:pPr>
              <w:jc w:val="center"/>
              <w:rPr>
                <w:b/>
                <w:bCs/>
                <w:sz w:val="24"/>
                <w:szCs w:val="24"/>
              </w:rPr>
            </w:pPr>
            <w:r>
              <w:rPr>
                <w:b/>
                <w:bCs/>
                <w:sz w:val="24"/>
                <w:szCs w:val="24"/>
              </w:rPr>
              <w:t>Ano</w:t>
            </w:r>
          </w:p>
        </w:tc>
        <w:tc>
          <w:tcPr>
            <w:tcW w:w="1615" w:type="dxa"/>
          </w:tcPr>
          <w:p w14:paraId="085F6EE8" w14:textId="77777777" w:rsidR="007B20BA" w:rsidRDefault="00000000">
            <w:pPr>
              <w:jc w:val="center"/>
              <w:rPr>
                <w:b/>
                <w:bCs/>
                <w:sz w:val="24"/>
                <w:szCs w:val="24"/>
              </w:rPr>
            </w:pPr>
            <w:r>
              <w:rPr>
                <w:b/>
                <w:bCs/>
                <w:sz w:val="24"/>
                <w:szCs w:val="24"/>
              </w:rPr>
              <w:t>Mês</w:t>
            </w:r>
          </w:p>
        </w:tc>
        <w:tc>
          <w:tcPr>
            <w:tcW w:w="1739" w:type="dxa"/>
          </w:tcPr>
          <w:p w14:paraId="502E5F4C" w14:textId="77777777" w:rsidR="007B20BA" w:rsidRDefault="00000000">
            <w:pPr>
              <w:jc w:val="center"/>
              <w:rPr>
                <w:b/>
                <w:bCs/>
                <w:sz w:val="24"/>
                <w:szCs w:val="24"/>
              </w:rPr>
            </w:pPr>
            <w:r>
              <w:rPr>
                <w:b/>
                <w:bCs/>
                <w:sz w:val="24"/>
                <w:szCs w:val="24"/>
              </w:rPr>
              <w:t>Esperado</w:t>
            </w:r>
          </w:p>
        </w:tc>
        <w:tc>
          <w:tcPr>
            <w:tcW w:w="1724" w:type="dxa"/>
          </w:tcPr>
          <w:p w14:paraId="1E0AB61C" w14:textId="77777777" w:rsidR="007B20BA" w:rsidRDefault="00000000">
            <w:pPr>
              <w:jc w:val="center"/>
              <w:rPr>
                <w:b/>
                <w:bCs/>
                <w:sz w:val="24"/>
                <w:szCs w:val="24"/>
              </w:rPr>
            </w:pPr>
            <w:r>
              <w:rPr>
                <w:b/>
                <w:bCs/>
                <w:sz w:val="24"/>
                <w:szCs w:val="24"/>
              </w:rPr>
              <w:t>Validado</w:t>
            </w:r>
          </w:p>
        </w:tc>
        <w:tc>
          <w:tcPr>
            <w:tcW w:w="1512" w:type="dxa"/>
          </w:tcPr>
          <w:p w14:paraId="1BF91F4C" w14:textId="77777777" w:rsidR="007B20BA" w:rsidRDefault="00000000">
            <w:pPr>
              <w:jc w:val="center"/>
              <w:rPr>
                <w:b/>
                <w:bCs/>
                <w:sz w:val="24"/>
                <w:szCs w:val="24"/>
              </w:rPr>
            </w:pPr>
            <w:r>
              <w:rPr>
                <w:b/>
                <w:bCs/>
                <w:sz w:val="24"/>
                <w:szCs w:val="24"/>
              </w:rPr>
              <w:t>%Omissos</w:t>
            </w:r>
          </w:p>
        </w:tc>
      </w:tr>
      <w:tr w:rsidR="007B20BA" w14:paraId="1815F4A7" w14:textId="77777777">
        <w:tc>
          <w:tcPr>
            <w:tcW w:w="2130" w:type="dxa"/>
          </w:tcPr>
          <w:p w14:paraId="0E6299DE" w14:textId="77777777" w:rsidR="007B20BA" w:rsidRDefault="00000000">
            <w:pPr>
              <w:jc w:val="center"/>
              <w:rPr>
                <w:sz w:val="24"/>
                <w:szCs w:val="24"/>
              </w:rPr>
            </w:pPr>
            <w:r>
              <w:rPr>
                <w:sz w:val="24"/>
                <w:szCs w:val="24"/>
              </w:rPr>
              <w:t>2021</w:t>
            </w:r>
          </w:p>
        </w:tc>
        <w:tc>
          <w:tcPr>
            <w:tcW w:w="1615" w:type="dxa"/>
          </w:tcPr>
          <w:p w14:paraId="77B598A9" w14:textId="77777777" w:rsidR="007B20BA" w:rsidRDefault="00000000">
            <w:pPr>
              <w:jc w:val="center"/>
              <w:rPr>
                <w:sz w:val="24"/>
                <w:szCs w:val="24"/>
              </w:rPr>
            </w:pPr>
            <w:r>
              <w:rPr>
                <w:sz w:val="24"/>
                <w:szCs w:val="24"/>
              </w:rPr>
              <w:t>Setembro</w:t>
            </w:r>
          </w:p>
        </w:tc>
        <w:tc>
          <w:tcPr>
            <w:tcW w:w="1739" w:type="dxa"/>
          </w:tcPr>
          <w:p w14:paraId="0CAE8262" w14:textId="77777777" w:rsidR="007B20BA" w:rsidRDefault="00000000">
            <w:pPr>
              <w:jc w:val="center"/>
              <w:rPr>
                <w:sz w:val="24"/>
                <w:szCs w:val="24"/>
              </w:rPr>
            </w:pPr>
            <w:r>
              <w:rPr>
                <w:sz w:val="24"/>
                <w:szCs w:val="24"/>
              </w:rPr>
              <w:t>31680</w:t>
            </w:r>
          </w:p>
        </w:tc>
        <w:tc>
          <w:tcPr>
            <w:tcW w:w="1724" w:type="dxa"/>
          </w:tcPr>
          <w:p w14:paraId="1DCCAE2A" w14:textId="77777777" w:rsidR="007B20BA" w:rsidRDefault="00000000">
            <w:pPr>
              <w:jc w:val="center"/>
              <w:rPr>
                <w:sz w:val="24"/>
                <w:szCs w:val="24"/>
              </w:rPr>
            </w:pPr>
            <w:r>
              <w:rPr>
                <w:sz w:val="24"/>
                <w:szCs w:val="24"/>
              </w:rPr>
              <w:t>17669</w:t>
            </w:r>
          </w:p>
        </w:tc>
        <w:tc>
          <w:tcPr>
            <w:tcW w:w="1512" w:type="dxa"/>
          </w:tcPr>
          <w:p w14:paraId="50423C73" w14:textId="77777777" w:rsidR="007B20BA" w:rsidRDefault="00000000">
            <w:pPr>
              <w:jc w:val="center"/>
              <w:rPr>
                <w:sz w:val="24"/>
                <w:szCs w:val="24"/>
              </w:rPr>
            </w:pPr>
            <w:r>
              <w:rPr>
                <w:sz w:val="24"/>
                <w:szCs w:val="24"/>
              </w:rPr>
              <w:t>44.23</w:t>
            </w:r>
          </w:p>
        </w:tc>
      </w:tr>
      <w:tr w:rsidR="007B20BA" w14:paraId="0AF317E9" w14:textId="77777777">
        <w:tc>
          <w:tcPr>
            <w:tcW w:w="2130" w:type="dxa"/>
          </w:tcPr>
          <w:p w14:paraId="1D575B39" w14:textId="77777777" w:rsidR="007B20BA" w:rsidRDefault="00000000">
            <w:pPr>
              <w:jc w:val="center"/>
              <w:rPr>
                <w:sz w:val="24"/>
                <w:szCs w:val="24"/>
              </w:rPr>
            </w:pPr>
            <w:r>
              <w:rPr>
                <w:sz w:val="24"/>
                <w:szCs w:val="24"/>
              </w:rPr>
              <w:t>2021</w:t>
            </w:r>
          </w:p>
        </w:tc>
        <w:tc>
          <w:tcPr>
            <w:tcW w:w="1615" w:type="dxa"/>
          </w:tcPr>
          <w:p w14:paraId="3B536828" w14:textId="77777777" w:rsidR="007B20BA" w:rsidRDefault="00000000">
            <w:pPr>
              <w:jc w:val="center"/>
              <w:rPr>
                <w:sz w:val="24"/>
                <w:szCs w:val="24"/>
              </w:rPr>
            </w:pPr>
            <w:r>
              <w:rPr>
                <w:sz w:val="24"/>
                <w:szCs w:val="24"/>
              </w:rPr>
              <w:t>Outubro</w:t>
            </w:r>
          </w:p>
        </w:tc>
        <w:tc>
          <w:tcPr>
            <w:tcW w:w="1739" w:type="dxa"/>
          </w:tcPr>
          <w:p w14:paraId="09CFA731" w14:textId="77777777" w:rsidR="007B20BA" w:rsidRDefault="00000000">
            <w:pPr>
              <w:jc w:val="center"/>
              <w:rPr>
                <w:sz w:val="24"/>
                <w:szCs w:val="24"/>
              </w:rPr>
            </w:pPr>
            <w:r>
              <w:rPr>
                <w:sz w:val="24"/>
                <w:szCs w:val="24"/>
              </w:rPr>
              <w:t>32736</w:t>
            </w:r>
          </w:p>
        </w:tc>
        <w:tc>
          <w:tcPr>
            <w:tcW w:w="1724" w:type="dxa"/>
          </w:tcPr>
          <w:p w14:paraId="7E4DC269" w14:textId="77777777" w:rsidR="007B20BA" w:rsidRDefault="00000000">
            <w:pPr>
              <w:jc w:val="center"/>
              <w:rPr>
                <w:sz w:val="24"/>
                <w:szCs w:val="24"/>
              </w:rPr>
            </w:pPr>
            <w:r>
              <w:rPr>
                <w:sz w:val="24"/>
                <w:szCs w:val="24"/>
              </w:rPr>
              <w:t>31031</w:t>
            </w:r>
          </w:p>
        </w:tc>
        <w:tc>
          <w:tcPr>
            <w:tcW w:w="1512" w:type="dxa"/>
          </w:tcPr>
          <w:p w14:paraId="08283E85" w14:textId="77777777" w:rsidR="007B20BA" w:rsidRDefault="00000000">
            <w:pPr>
              <w:jc w:val="center"/>
              <w:rPr>
                <w:sz w:val="24"/>
                <w:szCs w:val="24"/>
              </w:rPr>
            </w:pPr>
            <w:r>
              <w:rPr>
                <w:sz w:val="24"/>
                <w:szCs w:val="24"/>
              </w:rPr>
              <w:t>5.20</w:t>
            </w:r>
          </w:p>
        </w:tc>
      </w:tr>
      <w:tr w:rsidR="007B20BA" w14:paraId="512EBA53" w14:textId="77777777">
        <w:tc>
          <w:tcPr>
            <w:tcW w:w="2130" w:type="dxa"/>
          </w:tcPr>
          <w:p w14:paraId="2AE903D6" w14:textId="77777777" w:rsidR="007B20BA" w:rsidRDefault="00000000">
            <w:pPr>
              <w:jc w:val="center"/>
              <w:rPr>
                <w:sz w:val="24"/>
                <w:szCs w:val="24"/>
              </w:rPr>
            </w:pPr>
            <w:r>
              <w:rPr>
                <w:sz w:val="24"/>
                <w:szCs w:val="24"/>
              </w:rPr>
              <w:t>2021</w:t>
            </w:r>
          </w:p>
        </w:tc>
        <w:tc>
          <w:tcPr>
            <w:tcW w:w="1615" w:type="dxa"/>
          </w:tcPr>
          <w:p w14:paraId="4844F971" w14:textId="77777777" w:rsidR="007B20BA" w:rsidRDefault="00000000">
            <w:pPr>
              <w:jc w:val="center"/>
              <w:rPr>
                <w:sz w:val="24"/>
                <w:szCs w:val="24"/>
              </w:rPr>
            </w:pPr>
            <w:r>
              <w:rPr>
                <w:sz w:val="24"/>
                <w:szCs w:val="24"/>
              </w:rPr>
              <w:t>Novembro</w:t>
            </w:r>
          </w:p>
        </w:tc>
        <w:tc>
          <w:tcPr>
            <w:tcW w:w="1739" w:type="dxa"/>
          </w:tcPr>
          <w:p w14:paraId="19222F95" w14:textId="77777777" w:rsidR="007B20BA" w:rsidRDefault="00000000">
            <w:pPr>
              <w:jc w:val="center"/>
              <w:rPr>
                <w:sz w:val="24"/>
                <w:szCs w:val="24"/>
              </w:rPr>
            </w:pPr>
            <w:r>
              <w:rPr>
                <w:sz w:val="24"/>
                <w:szCs w:val="24"/>
              </w:rPr>
              <w:t>31680</w:t>
            </w:r>
          </w:p>
        </w:tc>
        <w:tc>
          <w:tcPr>
            <w:tcW w:w="1724" w:type="dxa"/>
          </w:tcPr>
          <w:p w14:paraId="4F881E33" w14:textId="77777777" w:rsidR="007B20BA" w:rsidRDefault="00000000">
            <w:pPr>
              <w:jc w:val="center"/>
              <w:rPr>
                <w:sz w:val="24"/>
                <w:szCs w:val="24"/>
              </w:rPr>
            </w:pPr>
            <w:r>
              <w:rPr>
                <w:sz w:val="24"/>
                <w:szCs w:val="24"/>
              </w:rPr>
              <w:t>25819</w:t>
            </w:r>
          </w:p>
        </w:tc>
        <w:tc>
          <w:tcPr>
            <w:tcW w:w="1512" w:type="dxa"/>
          </w:tcPr>
          <w:p w14:paraId="33FB77C6" w14:textId="77777777" w:rsidR="007B20BA" w:rsidRDefault="00000000">
            <w:pPr>
              <w:jc w:val="center"/>
              <w:rPr>
                <w:sz w:val="24"/>
                <w:szCs w:val="24"/>
              </w:rPr>
            </w:pPr>
            <w:r>
              <w:rPr>
                <w:sz w:val="24"/>
                <w:szCs w:val="24"/>
              </w:rPr>
              <w:t>18.50</w:t>
            </w:r>
          </w:p>
        </w:tc>
      </w:tr>
      <w:tr w:rsidR="007B20BA" w14:paraId="5F673E25" w14:textId="77777777">
        <w:tc>
          <w:tcPr>
            <w:tcW w:w="2130" w:type="dxa"/>
          </w:tcPr>
          <w:p w14:paraId="08AEE25D" w14:textId="77777777" w:rsidR="007B20BA" w:rsidRDefault="00000000">
            <w:pPr>
              <w:jc w:val="center"/>
              <w:rPr>
                <w:sz w:val="24"/>
                <w:szCs w:val="24"/>
              </w:rPr>
            </w:pPr>
            <w:r>
              <w:rPr>
                <w:sz w:val="24"/>
                <w:szCs w:val="24"/>
              </w:rPr>
              <w:t>2021</w:t>
            </w:r>
          </w:p>
        </w:tc>
        <w:tc>
          <w:tcPr>
            <w:tcW w:w="1615" w:type="dxa"/>
          </w:tcPr>
          <w:p w14:paraId="382EC5F4" w14:textId="77777777" w:rsidR="007B20BA" w:rsidRDefault="00000000">
            <w:pPr>
              <w:jc w:val="center"/>
              <w:rPr>
                <w:sz w:val="24"/>
                <w:szCs w:val="24"/>
              </w:rPr>
            </w:pPr>
            <w:r>
              <w:rPr>
                <w:sz w:val="24"/>
                <w:szCs w:val="24"/>
              </w:rPr>
              <w:t>Dezembro</w:t>
            </w:r>
          </w:p>
        </w:tc>
        <w:tc>
          <w:tcPr>
            <w:tcW w:w="1739" w:type="dxa"/>
          </w:tcPr>
          <w:p w14:paraId="756CF602" w14:textId="77777777" w:rsidR="007B20BA" w:rsidRDefault="00000000">
            <w:pPr>
              <w:jc w:val="center"/>
              <w:rPr>
                <w:sz w:val="24"/>
                <w:szCs w:val="24"/>
              </w:rPr>
            </w:pPr>
            <w:r>
              <w:rPr>
                <w:sz w:val="24"/>
                <w:szCs w:val="24"/>
              </w:rPr>
              <w:t>32736</w:t>
            </w:r>
          </w:p>
        </w:tc>
        <w:tc>
          <w:tcPr>
            <w:tcW w:w="1724" w:type="dxa"/>
          </w:tcPr>
          <w:p w14:paraId="702698CB" w14:textId="77777777" w:rsidR="007B20BA" w:rsidRDefault="00000000">
            <w:pPr>
              <w:jc w:val="center"/>
              <w:rPr>
                <w:sz w:val="24"/>
                <w:szCs w:val="24"/>
              </w:rPr>
            </w:pPr>
            <w:r>
              <w:rPr>
                <w:sz w:val="24"/>
                <w:szCs w:val="24"/>
              </w:rPr>
              <w:t>31200</w:t>
            </w:r>
          </w:p>
        </w:tc>
        <w:tc>
          <w:tcPr>
            <w:tcW w:w="1512" w:type="dxa"/>
          </w:tcPr>
          <w:p w14:paraId="13C09D82" w14:textId="77777777" w:rsidR="007B20BA" w:rsidRDefault="00000000">
            <w:pPr>
              <w:jc w:val="center"/>
              <w:rPr>
                <w:sz w:val="24"/>
                <w:szCs w:val="24"/>
              </w:rPr>
            </w:pPr>
            <w:r>
              <w:rPr>
                <w:sz w:val="24"/>
                <w:szCs w:val="24"/>
              </w:rPr>
              <w:t>4.69</w:t>
            </w:r>
          </w:p>
        </w:tc>
      </w:tr>
      <w:tr w:rsidR="007B20BA" w14:paraId="13A6461C" w14:textId="77777777">
        <w:tc>
          <w:tcPr>
            <w:tcW w:w="2130" w:type="dxa"/>
          </w:tcPr>
          <w:p w14:paraId="16C7FAF1" w14:textId="77777777" w:rsidR="007B20BA" w:rsidRDefault="00000000">
            <w:pPr>
              <w:jc w:val="center"/>
              <w:rPr>
                <w:sz w:val="24"/>
                <w:szCs w:val="24"/>
              </w:rPr>
            </w:pPr>
            <w:r>
              <w:rPr>
                <w:sz w:val="24"/>
                <w:szCs w:val="24"/>
              </w:rPr>
              <w:t>2022</w:t>
            </w:r>
          </w:p>
        </w:tc>
        <w:tc>
          <w:tcPr>
            <w:tcW w:w="1615" w:type="dxa"/>
          </w:tcPr>
          <w:p w14:paraId="10F2BFCD" w14:textId="77777777" w:rsidR="007B20BA" w:rsidRDefault="00000000">
            <w:pPr>
              <w:jc w:val="center"/>
              <w:rPr>
                <w:sz w:val="24"/>
                <w:szCs w:val="24"/>
              </w:rPr>
            </w:pPr>
            <w:r>
              <w:rPr>
                <w:sz w:val="24"/>
                <w:szCs w:val="24"/>
              </w:rPr>
              <w:t>Janeiro</w:t>
            </w:r>
          </w:p>
        </w:tc>
        <w:tc>
          <w:tcPr>
            <w:tcW w:w="1739" w:type="dxa"/>
          </w:tcPr>
          <w:p w14:paraId="4BB4E38E" w14:textId="77777777" w:rsidR="007B20BA" w:rsidRDefault="00000000">
            <w:pPr>
              <w:jc w:val="center"/>
              <w:rPr>
                <w:sz w:val="24"/>
                <w:szCs w:val="24"/>
              </w:rPr>
            </w:pPr>
            <w:r>
              <w:rPr>
                <w:sz w:val="24"/>
                <w:szCs w:val="24"/>
              </w:rPr>
              <w:t>32736</w:t>
            </w:r>
          </w:p>
        </w:tc>
        <w:tc>
          <w:tcPr>
            <w:tcW w:w="1724" w:type="dxa"/>
          </w:tcPr>
          <w:p w14:paraId="758A8E62" w14:textId="77777777" w:rsidR="007B20BA" w:rsidRDefault="00000000">
            <w:pPr>
              <w:jc w:val="center"/>
              <w:rPr>
                <w:sz w:val="24"/>
                <w:szCs w:val="24"/>
              </w:rPr>
            </w:pPr>
            <w:r>
              <w:rPr>
                <w:sz w:val="24"/>
                <w:szCs w:val="24"/>
              </w:rPr>
              <w:t>32015</w:t>
            </w:r>
          </w:p>
        </w:tc>
        <w:tc>
          <w:tcPr>
            <w:tcW w:w="1512" w:type="dxa"/>
          </w:tcPr>
          <w:p w14:paraId="5F853099" w14:textId="77777777" w:rsidR="007B20BA" w:rsidRDefault="00000000">
            <w:pPr>
              <w:jc w:val="center"/>
              <w:rPr>
                <w:sz w:val="24"/>
                <w:szCs w:val="24"/>
              </w:rPr>
            </w:pPr>
            <w:r>
              <w:rPr>
                <w:sz w:val="24"/>
                <w:szCs w:val="24"/>
              </w:rPr>
              <w:t>2.20</w:t>
            </w:r>
          </w:p>
        </w:tc>
      </w:tr>
      <w:tr w:rsidR="007B20BA" w14:paraId="3E61A045" w14:textId="77777777">
        <w:tc>
          <w:tcPr>
            <w:tcW w:w="2130" w:type="dxa"/>
          </w:tcPr>
          <w:p w14:paraId="6CDC628E" w14:textId="77777777" w:rsidR="007B20BA" w:rsidRDefault="00000000">
            <w:pPr>
              <w:jc w:val="center"/>
              <w:rPr>
                <w:sz w:val="24"/>
                <w:szCs w:val="24"/>
              </w:rPr>
            </w:pPr>
            <w:r>
              <w:rPr>
                <w:sz w:val="24"/>
                <w:szCs w:val="24"/>
              </w:rPr>
              <w:t>2022</w:t>
            </w:r>
          </w:p>
        </w:tc>
        <w:tc>
          <w:tcPr>
            <w:tcW w:w="1615" w:type="dxa"/>
          </w:tcPr>
          <w:p w14:paraId="5DBDDF3D" w14:textId="77777777" w:rsidR="007B20BA" w:rsidRDefault="00000000">
            <w:pPr>
              <w:jc w:val="center"/>
              <w:rPr>
                <w:sz w:val="24"/>
                <w:szCs w:val="24"/>
              </w:rPr>
            </w:pPr>
            <w:r>
              <w:rPr>
                <w:sz w:val="24"/>
                <w:szCs w:val="24"/>
              </w:rPr>
              <w:t>Fevereiro</w:t>
            </w:r>
          </w:p>
        </w:tc>
        <w:tc>
          <w:tcPr>
            <w:tcW w:w="1739" w:type="dxa"/>
          </w:tcPr>
          <w:p w14:paraId="582A1887" w14:textId="77777777" w:rsidR="007B20BA" w:rsidRDefault="00000000">
            <w:pPr>
              <w:jc w:val="center"/>
              <w:rPr>
                <w:sz w:val="24"/>
                <w:szCs w:val="24"/>
              </w:rPr>
            </w:pPr>
            <w:r>
              <w:rPr>
                <w:sz w:val="24"/>
                <w:szCs w:val="24"/>
              </w:rPr>
              <w:t>29568</w:t>
            </w:r>
          </w:p>
        </w:tc>
        <w:tc>
          <w:tcPr>
            <w:tcW w:w="1724" w:type="dxa"/>
          </w:tcPr>
          <w:p w14:paraId="61FBC610" w14:textId="77777777" w:rsidR="007B20BA" w:rsidRDefault="00000000">
            <w:pPr>
              <w:jc w:val="center"/>
              <w:rPr>
                <w:sz w:val="24"/>
                <w:szCs w:val="24"/>
              </w:rPr>
            </w:pPr>
            <w:r>
              <w:rPr>
                <w:sz w:val="24"/>
                <w:szCs w:val="24"/>
              </w:rPr>
              <w:t>6503</w:t>
            </w:r>
          </w:p>
        </w:tc>
        <w:tc>
          <w:tcPr>
            <w:tcW w:w="1512" w:type="dxa"/>
          </w:tcPr>
          <w:p w14:paraId="12EA378C" w14:textId="77777777" w:rsidR="007B20BA" w:rsidRDefault="00000000">
            <w:pPr>
              <w:jc w:val="center"/>
              <w:rPr>
                <w:sz w:val="24"/>
                <w:szCs w:val="24"/>
              </w:rPr>
            </w:pPr>
            <w:r>
              <w:rPr>
                <w:sz w:val="24"/>
                <w:szCs w:val="24"/>
              </w:rPr>
              <w:t>78.00</w:t>
            </w:r>
          </w:p>
        </w:tc>
      </w:tr>
      <w:tr w:rsidR="007B20BA" w14:paraId="71D19EF4" w14:textId="77777777">
        <w:tc>
          <w:tcPr>
            <w:tcW w:w="2130" w:type="dxa"/>
          </w:tcPr>
          <w:p w14:paraId="424E4990" w14:textId="77777777" w:rsidR="007B20BA" w:rsidRDefault="00000000">
            <w:pPr>
              <w:jc w:val="center"/>
              <w:rPr>
                <w:sz w:val="24"/>
                <w:szCs w:val="24"/>
              </w:rPr>
            </w:pPr>
            <w:r>
              <w:rPr>
                <w:sz w:val="24"/>
                <w:szCs w:val="24"/>
              </w:rPr>
              <w:lastRenderedPageBreak/>
              <w:t>2022</w:t>
            </w:r>
          </w:p>
        </w:tc>
        <w:tc>
          <w:tcPr>
            <w:tcW w:w="1615" w:type="dxa"/>
          </w:tcPr>
          <w:p w14:paraId="5068F2A0" w14:textId="77777777" w:rsidR="007B20BA" w:rsidRDefault="00000000">
            <w:pPr>
              <w:jc w:val="center"/>
              <w:rPr>
                <w:sz w:val="24"/>
                <w:szCs w:val="24"/>
              </w:rPr>
            </w:pPr>
            <w:r>
              <w:rPr>
                <w:sz w:val="24"/>
                <w:szCs w:val="24"/>
              </w:rPr>
              <w:t>Março</w:t>
            </w:r>
          </w:p>
        </w:tc>
        <w:tc>
          <w:tcPr>
            <w:tcW w:w="1739" w:type="dxa"/>
          </w:tcPr>
          <w:p w14:paraId="6530D1BE" w14:textId="77777777" w:rsidR="007B20BA" w:rsidRDefault="00000000">
            <w:pPr>
              <w:jc w:val="center"/>
              <w:rPr>
                <w:sz w:val="24"/>
                <w:szCs w:val="24"/>
              </w:rPr>
            </w:pPr>
            <w:r>
              <w:rPr>
                <w:sz w:val="24"/>
                <w:szCs w:val="24"/>
              </w:rPr>
              <w:t>32736</w:t>
            </w:r>
          </w:p>
        </w:tc>
        <w:tc>
          <w:tcPr>
            <w:tcW w:w="1724" w:type="dxa"/>
          </w:tcPr>
          <w:p w14:paraId="1CEB5C43" w14:textId="77777777" w:rsidR="007B20BA" w:rsidRDefault="00000000">
            <w:pPr>
              <w:jc w:val="center"/>
              <w:rPr>
                <w:sz w:val="24"/>
                <w:szCs w:val="24"/>
              </w:rPr>
            </w:pPr>
            <w:r>
              <w:rPr>
                <w:sz w:val="24"/>
                <w:szCs w:val="24"/>
              </w:rPr>
              <w:t>13731</w:t>
            </w:r>
          </w:p>
        </w:tc>
        <w:tc>
          <w:tcPr>
            <w:tcW w:w="1512" w:type="dxa"/>
          </w:tcPr>
          <w:p w14:paraId="0C3F41F2" w14:textId="77777777" w:rsidR="007B20BA" w:rsidRDefault="00000000">
            <w:pPr>
              <w:jc w:val="center"/>
              <w:rPr>
                <w:sz w:val="24"/>
                <w:szCs w:val="24"/>
              </w:rPr>
            </w:pPr>
            <w:r>
              <w:rPr>
                <w:sz w:val="24"/>
                <w:szCs w:val="24"/>
              </w:rPr>
              <w:t>58.05</w:t>
            </w:r>
          </w:p>
        </w:tc>
      </w:tr>
      <w:tr w:rsidR="007B20BA" w14:paraId="2ADE7329" w14:textId="77777777">
        <w:tc>
          <w:tcPr>
            <w:tcW w:w="2130" w:type="dxa"/>
          </w:tcPr>
          <w:p w14:paraId="11CBDFC5" w14:textId="77777777" w:rsidR="007B20BA" w:rsidRDefault="00000000">
            <w:pPr>
              <w:jc w:val="center"/>
              <w:rPr>
                <w:sz w:val="24"/>
                <w:szCs w:val="24"/>
              </w:rPr>
            </w:pPr>
            <w:r>
              <w:rPr>
                <w:sz w:val="24"/>
                <w:szCs w:val="24"/>
              </w:rPr>
              <w:t>2022</w:t>
            </w:r>
          </w:p>
        </w:tc>
        <w:tc>
          <w:tcPr>
            <w:tcW w:w="1615" w:type="dxa"/>
          </w:tcPr>
          <w:p w14:paraId="5554360C" w14:textId="77777777" w:rsidR="007B20BA" w:rsidRDefault="00000000">
            <w:pPr>
              <w:jc w:val="center"/>
              <w:rPr>
                <w:sz w:val="24"/>
                <w:szCs w:val="24"/>
              </w:rPr>
            </w:pPr>
            <w:r>
              <w:rPr>
                <w:sz w:val="24"/>
                <w:szCs w:val="24"/>
              </w:rPr>
              <w:t>Abril</w:t>
            </w:r>
          </w:p>
        </w:tc>
        <w:tc>
          <w:tcPr>
            <w:tcW w:w="1739" w:type="dxa"/>
          </w:tcPr>
          <w:p w14:paraId="1AAA4E04" w14:textId="77777777" w:rsidR="007B20BA" w:rsidRDefault="00000000">
            <w:pPr>
              <w:jc w:val="center"/>
              <w:rPr>
                <w:sz w:val="24"/>
                <w:szCs w:val="24"/>
              </w:rPr>
            </w:pPr>
            <w:r>
              <w:rPr>
                <w:sz w:val="24"/>
                <w:szCs w:val="24"/>
              </w:rPr>
              <w:t>31680</w:t>
            </w:r>
          </w:p>
        </w:tc>
        <w:tc>
          <w:tcPr>
            <w:tcW w:w="1724" w:type="dxa"/>
          </w:tcPr>
          <w:p w14:paraId="127FB943" w14:textId="77777777" w:rsidR="007B20BA" w:rsidRDefault="00000000">
            <w:pPr>
              <w:jc w:val="center"/>
              <w:rPr>
                <w:sz w:val="24"/>
                <w:szCs w:val="24"/>
              </w:rPr>
            </w:pPr>
            <w:r>
              <w:rPr>
                <w:sz w:val="24"/>
                <w:szCs w:val="24"/>
              </w:rPr>
              <w:t>31328</w:t>
            </w:r>
          </w:p>
        </w:tc>
        <w:tc>
          <w:tcPr>
            <w:tcW w:w="1512" w:type="dxa"/>
          </w:tcPr>
          <w:p w14:paraId="48F2EF98" w14:textId="77777777" w:rsidR="007B20BA" w:rsidRDefault="00000000">
            <w:pPr>
              <w:jc w:val="center"/>
              <w:rPr>
                <w:sz w:val="24"/>
                <w:szCs w:val="24"/>
              </w:rPr>
            </w:pPr>
            <w:r>
              <w:rPr>
                <w:sz w:val="24"/>
                <w:szCs w:val="24"/>
              </w:rPr>
              <w:t>1.11</w:t>
            </w:r>
          </w:p>
        </w:tc>
      </w:tr>
      <w:tr w:rsidR="007B20BA" w14:paraId="14AA8BDC" w14:textId="77777777">
        <w:tc>
          <w:tcPr>
            <w:tcW w:w="2130" w:type="dxa"/>
          </w:tcPr>
          <w:p w14:paraId="32F4B6AD" w14:textId="77777777" w:rsidR="007B20BA" w:rsidRDefault="00000000">
            <w:pPr>
              <w:jc w:val="center"/>
              <w:rPr>
                <w:sz w:val="24"/>
                <w:szCs w:val="24"/>
              </w:rPr>
            </w:pPr>
            <w:r>
              <w:rPr>
                <w:sz w:val="24"/>
                <w:szCs w:val="24"/>
              </w:rPr>
              <w:t>2022</w:t>
            </w:r>
          </w:p>
        </w:tc>
        <w:tc>
          <w:tcPr>
            <w:tcW w:w="1615" w:type="dxa"/>
          </w:tcPr>
          <w:p w14:paraId="7110C8F6" w14:textId="77777777" w:rsidR="007B20BA" w:rsidRDefault="00000000">
            <w:pPr>
              <w:jc w:val="center"/>
              <w:rPr>
                <w:sz w:val="24"/>
                <w:szCs w:val="24"/>
              </w:rPr>
            </w:pPr>
            <w:r>
              <w:rPr>
                <w:sz w:val="24"/>
                <w:szCs w:val="24"/>
              </w:rPr>
              <w:t>Maio</w:t>
            </w:r>
          </w:p>
        </w:tc>
        <w:tc>
          <w:tcPr>
            <w:tcW w:w="1739" w:type="dxa"/>
          </w:tcPr>
          <w:p w14:paraId="2BFA7576" w14:textId="77777777" w:rsidR="007B20BA" w:rsidRDefault="00000000">
            <w:pPr>
              <w:jc w:val="center"/>
              <w:rPr>
                <w:sz w:val="24"/>
                <w:szCs w:val="24"/>
              </w:rPr>
            </w:pPr>
            <w:r>
              <w:rPr>
                <w:sz w:val="24"/>
                <w:szCs w:val="24"/>
              </w:rPr>
              <w:t>32736</w:t>
            </w:r>
          </w:p>
        </w:tc>
        <w:tc>
          <w:tcPr>
            <w:tcW w:w="1724" w:type="dxa"/>
          </w:tcPr>
          <w:p w14:paraId="4278FF84" w14:textId="77777777" w:rsidR="007B20BA" w:rsidRDefault="00000000">
            <w:pPr>
              <w:jc w:val="center"/>
              <w:rPr>
                <w:sz w:val="24"/>
                <w:szCs w:val="24"/>
              </w:rPr>
            </w:pPr>
            <w:r>
              <w:rPr>
                <w:sz w:val="24"/>
                <w:szCs w:val="24"/>
              </w:rPr>
              <w:t>31713</w:t>
            </w:r>
          </w:p>
        </w:tc>
        <w:tc>
          <w:tcPr>
            <w:tcW w:w="1512" w:type="dxa"/>
          </w:tcPr>
          <w:p w14:paraId="36EF4804" w14:textId="77777777" w:rsidR="007B20BA" w:rsidRDefault="00000000">
            <w:pPr>
              <w:jc w:val="center"/>
              <w:rPr>
                <w:sz w:val="24"/>
                <w:szCs w:val="24"/>
              </w:rPr>
            </w:pPr>
            <w:r>
              <w:rPr>
                <w:sz w:val="24"/>
                <w:szCs w:val="24"/>
              </w:rPr>
              <w:t>3.12</w:t>
            </w:r>
          </w:p>
        </w:tc>
      </w:tr>
      <w:tr w:rsidR="007B20BA" w14:paraId="3939D2F5" w14:textId="77777777">
        <w:tc>
          <w:tcPr>
            <w:tcW w:w="2130" w:type="dxa"/>
          </w:tcPr>
          <w:p w14:paraId="6DC4388E" w14:textId="77777777" w:rsidR="007B20BA" w:rsidRDefault="00000000">
            <w:pPr>
              <w:jc w:val="center"/>
              <w:rPr>
                <w:sz w:val="24"/>
                <w:szCs w:val="24"/>
              </w:rPr>
            </w:pPr>
            <w:r>
              <w:rPr>
                <w:sz w:val="24"/>
                <w:szCs w:val="24"/>
              </w:rPr>
              <w:t>2022</w:t>
            </w:r>
          </w:p>
        </w:tc>
        <w:tc>
          <w:tcPr>
            <w:tcW w:w="1615" w:type="dxa"/>
          </w:tcPr>
          <w:p w14:paraId="1BBAA449" w14:textId="77777777" w:rsidR="007B20BA" w:rsidRDefault="00000000">
            <w:pPr>
              <w:jc w:val="center"/>
              <w:rPr>
                <w:sz w:val="24"/>
                <w:szCs w:val="24"/>
              </w:rPr>
            </w:pPr>
            <w:r>
              <w:rPr>
                <w:sz w:val="24"/>
                <w:szCs w:val="24"/>
              </w:rPr>
              <w:t>Junho</w:t>
            </w:r>
          </w:p>
        </w:tc>
        <w:tc>
          <w:tcPr>
            <w:tcW w:w="1739" w:type="dxa"/>
          </w:tcPr>
          <w:p w14:paraId="623D525E" w14:textId="77777777" w:rsidR="007B20BA" w:rsidRDefault="00000000">
            <w:pPr>
              <w:jc w:val="center"/>
              <w:rPr>
                <w:sz w:val="24"/>
                <w:szCs w:val="24"/>
              </w:rPr>
            </w:pPr>
            <w:r>
              <w:rPr>
                <w:sz w:val="24"/>
                <w:szCs w:val="24"/>
              </w:rPr>
              <w:t>31680</w:t>
            </w:r>
          </w:p>
        </w:tc>
        <w:tc>
          <w:tcPr>
            <w:tcW w:w="1724" w:type="dxa"/>
          </w:tcPr>
          <w:p w14:paraId="658DD5C9" w14:textId="77777777" w:rsidR="007B20BA" w:rsidRDefault="00000000">
            <w:pPr>
              <w:jc w:val="center"/>
              <w:rPr>
                <w:sz w:val="24"/>
                <w:szCs w:val="24"/>
              </w:rPr>
            </w:pPr>
            <w:r>
              <w:rPr>
                <w:sz w:val="24"/>
                <w:szCs w:val="24"/>
              </w:rPr>
              <w:t>31680</w:t>
            </w:r>
          </w:p>
        </w:tc>
        <w:tc>
          <w:tcPr>
            <w:tcW w:w="1512" w:type="dxa"/>
          </w:tcPr>
          <w:p w14:paraId="0D4F609B" w14:textId="77777777" w:rsidR="007B20BA" w:rsidRDefault="00000000">
            <w:pPr>
              <w:jc w:val="center"/>
              <w:rPr>
                <w:sz w:val="24"/>
                <w:szCs w:val="24"/>
              </w:rPr>
            </w:pPr>
            <w:r>
              <w:rPr>
                <w:sz w:val="24"/>
                <w:szCs w:val="24"/>
              </w:rPr>
              <w:t>0.00</w:t>
            </w:r>
          </w:p>
        </w:tc>
      </w:tr>
      <w:tr w:rsidR="007B20BA" w14:paraId="0248DBF1" w14:textId="77777777">
        <w:tc>
          <w:tcPr>
            <w:tcW w:w="2130" w:type="dxa"/>
          </w:tcPr>
          <w:p w14:paraId="7A5EC0C4" w14:textId="77777777" w:rsidR="007B20BA" w:rsidRDefault="00000000">
            <w:pPr>
              <w:jc w:val="center"/>
              <w:rPr>
                <w:sz w:val="24"/>
                <w:szCs w:val="24"/>
              </w:rPr>
            </w:pPr>
            <w:r>
              <w:rPr>
                <w:sz w:val="24"/>
                <w:szCs w:val="24"/>
              </w:rPr>
              <w:t>2022</w:t>
            </w:r>
          </w:p>
        </w:tc>
        <w:tc>
          <w:tcPr>
            <w:tcW w:w="1615" w:type="dxa"/>
          </w:tcPr>
          <w:p w14:paraId="20160F26" w14:textId="77777777" w:rsidR="007B20BA" w:rsidRDefault="00000000">
            <w:pPr>
              <w:jc w:val="center"/>
              <w:rPr>
                <w:sz w:val="24"/>
                <w:szCs w:val="24"/>
              </w:rPr>
            </w:pPr>
            <w:r>
              <w:rPr>
                <w:sz w:val="24"/>
                <w:szCs w:val="24"/>
              </w:rPr>
              <w:t>Julho</w:t>
            </w:r>
          </w:p>
        </w:tc>
        <w:tc>
          <w:tcPr>
            <w:tcW w:w="1739" w:type="dxa"/>
          </w:tcPr>
          <w:p w14:paraId="094FE6AC" w14:textId="77777777" w:rsidR="007B20BA" w:rsidRDefault="00000000">
            <w:pPr>
              <w:tabs>
                <w:tab w:val="left" w:pos="1305"/>
              </w:tabs>
              <w:jc w:val="center"/>
              <w:rPr>
                <w:sz w:val="24"/>
                <w:szCs w:val="24"/>
              </w:rPr>
            </w:pPr>
            <w:r>
              <w:rPr>
                <w:sz w:val="24"/>
                <w:szCs w:val="24"/>
              </w:rPr>
              <w:t>32736</w:t>
            </w:r>
          </w:p>
        </w:tc>
        <w:tc>
          <w:tcPr>
            <w:tcW w:w="1724" w:type="dxa"/>
          </w:tcPr>
          <w:p w14:paraId="5950FAFF" w14:textId="77777777" w:rsidR="007B20BA" w:rsidRDefault="00000000">
            <w:pPr>
              <w:jc w:val="center"/>
              <w:rPr>
                <w:sz w:val="24"/>
                <w:szCs w:val="24"/>
              </w:rPr>
            </w:pPr>
            <w:r>
              <w:rPr>
                <w:sz w:val="24"/>
                <w:szCs w:val="24"/>
              </w:rPr>
              <w:t>32736</w:t>
            </w:r>
          </w:p>
        </w:tc>
        <w:tc>
          <w:tcPr>
            <w:tcW w:w="1512" w:type="dxa"/>
          </w:tcPr>
          <w:p w14:paraId="12B9F06A" w14:textId="77777777" w:rsidR="007B20BA" w:rsidRDefault="00000000">
            <w:pPr>
              <w:jc w:val="center"/>
              <w:rPr>
                <w:sz w:val="24"/>
                <w:szCs w:val="24"/>
              </w:rPr>
            </w:pPr>
            <w:r>
              <w:rPr>
                <w:sz w:val="24"/>
                <w:szCs w:val="24"/>
              </w:rPr>
              <w:t>0.00</w:t>
            </w:r>
          </w:p>
        </w:tc>
      </w:tr>
      <w:tr w:rsidR="007B20BA" w14:paraId="04FB44D4" w14:textId="77777777">
        <w:tc>
          <w:tcPr>
            <w:tcW w:w="2130" w:type="dxa"/>
          </w:tcPr>
          <w:p w14:paraId="402A6054" w14:textId="77777777" w:rsidR="007B20BA" w:rsidRDefault="00000000">
            <w:pPr>
              <w:jc w:val="center"/>
              <w:rPr>
                <w:sz w:val="24"/>
                <w:szCs w:val="24"/>
              </w:rPr>
            </w:pPr>
            <w:r>
              <w:rPr>
                <w:sz w:val="24"/>
                <w:szCs w:val="24"/>
              </w:rPr>
              <w:t>2022</w:t>
            </w:r>
          </w:p>
        </w:tc>
        <w:tc>
          <w:tcPr>
            <w:tcW w:w="1615" w:type="dxa"/>
          </w:tcPr>
          <w:p w14:paraId="34BE3DB3" w14:textId="77777777" w:rsidR="007B20BA" w:rsidRDefault="00000000">
            <w:pPr>
              <w:jc w:val="center"/>
              <w:rPr>
                <w:sz w:val="24"/>
                <w:szCs w:val="24"/>
              </w:rPr>
            </w:pPr>
            <w:r>
              <w:rPr>
                <w:sz w:val="24"/>
                <w:szCs w:val="24"/>
              </w:rPr>
              <w:t>Agosto</w:t>
            </w:r>
          </w:p>
        </w:tc>
        <w:tc>
          <w:tcPr>
            <w:tcW w:w="1739" w:type="dxa"/>
          </w:tcPr>
          <w:p w14:paraId="0151DBF1" w14:textId="77777777" w:rsidR="007B20BA" w:rsidRDefault="00000000">
            <w:pPr>
              <w:jc w:val="center"/>
              <w:rPr>
                <w:sz w:val="24"/>
                <w:szCs w:val="24"/>
              </w:rPr>
            </w:pPr>
            <w:r>
              <w:rPr>
                <w:sz w:val="24"/>
                <w:szCs w:val="24"/>
              </w:rPr>
              <w:t>32736</w:t>
            </w:r>
          </w:p>
        </w:tc>
        <w:tc>
          <w:tcPr>
            <w:tcW w:w="1724" w:type="dxa"/>
          </w:tcPr>
          <w:p w14:paraId="3C6F4CD8" w14:textId="77777777" w:rsidR="007B20BA" w:rsidRDefault="00000000">
            <w:pPr>
              <w:jc w:val="center"/>
              <w:rPr>
                <w:sz w:val="24"/>
                <w:szCs w:val="24"/>
              </w:rPr>
            </w:pPr>
            <w:r>
              <w:rPr>
                <w:sz w:val="24"/>
                <w:szCs w:val="24"/>
              </w:rPr>
              <w:t>32736</w:t>
            </w:r>
          </w:p>
        </w:tc>
        <w:tc>
          <w:tcPr>
            <w:tcW w:w="1512" w:type="dxa"/>
          </w:tcPr>
          <w:p w14:paraId="14E3DF54" w14:textId="77777777" w:rsidR="007B20BA" w:rsidRDefault="00000000">
            <w:pPr>
              <w:jc w:val="center"/>
              <w:rPr>
                <w:sz w:val="24"/>
                <w:szCs w:val="24"/>
              </w:rPr>
            </w:pPr>
            <w:r>
              <w:rPr>
                <w:sz w:val="24"/>
                <w:szCs w:val="24"/>
              </w:rPr>
              <w:t>0.00</w:t>
            </w:r>
          </w:p>
        </w:tc>
      </w:tr>
      <w:tr w:rsidR="007B20BA" w14:paraId="570C1C37" w14:textId="77777777">
        <w:tc>
          <w:tcPr>
            <w:tcW w:w="2130" w:type="dxa"/>
          </w:tcPr>
          <w:p w14:paraId="368C2C0B" w14:textId="77777777" w:rsidR="007B20BA" w:rsidRDefault="00000000">
            <w:pPr>
              <w:jc w:val="center"/>
              <w:rPr>
                <w:sz w:val="24"/>
                <w:szCs w:val="24"/>
              </w:rPr>
            </w:pPr>
            <w:r>
              <w:rPr>
                <w:sz w:val="24"/>
                <w:szCs w:val="24"/>
              </w:rPr>
              <w:t>2022</w:t>
            </w:r>
          </w:p>
        </w:tc>
        <w:tc>
          <w:tcPr>
            <w:tcW w:w="1615" w:type="dxa"/>
          </w:tcPr>
          <w:p w14:paraId="3A827039" w14:textId="77777777" w:rsidR="007B20BA" w:rsidRDefault="00000000">
            <w:pPr>
              <w:jc w:val="center"/>
              <w:rPr>
                <w:sz w:val="24"/>
                <w:szCs w:val="24"/>
              </w:rPr>
            </w:pPr>
            <w:r>
              <w:rPr>
                <w:sz w:val="24"/>
                <w:szCs w:val="24"/>
              </w:rPr>
              <w:t>Setembro</w:t>
            </w:r>
          </w:p>
        </w:tc>
        <w:tc>
          <w:tcPr>
            <w:tcW w:w="1739" w:type="dxa"/>
          </w:tcPr>
          <w:p w14:paraId="39180676" w14:textId="77777777" w:rsidR="007B20BA" w:rsidRDefault="00000000">
            <w:pPr>
              <w:jc w:val="center"/>
              <w:rPr>
                <w:sz w:val="24"/>
                <w:szCs w:val="24"/>
              </w:rPr>
            </w:pPr>
            <w:r>
              <w:rPr>
                <w:sz w:val="24"/>
                <w:szCs w:val="24"/>
              </w:rPr>
              <w:t>31680</w:t>
            </w:r>
          </w:p>
        </w:tc>
        <w:tc>
          <w:tcPr>
            <w:tcW w:w="1724" w:type="dxa"/>
          </w:tcPr>
          <w:p w14:paraId="69BCA8D8" w14:textId="77777777" w:rsidR="007B20BA" w:rsidRDefault="00000000">
            <w:pPr>
              <w:jc w:val="center"/>
              <w:rPr>
                <w:sz w:val="24"/>
                <w:szCs w:val="24"/>
              </w:rPr>
            </w:pPr>
            <w:r>
              <w:rPr>
                <w:sz w:val="24"/>
                <w:szCs w:val="24"/>
              </w:rPr>
              <w:t>31152</w:t>
            </w:r>
          </w:p>
        </w:tc>
        <w:tc>
          <w:tcPr>
            <w:tcW w:w="1512" w:type="dxa"/>
          </w:tcPr>
          <w:p w14:paraId="05A6475B" w14:textId="77777777" w:rsidR="007B20BA" w:rsidRDefault="00000000">
            <w:pPr>
              <w:jc w:val="center"/>
              <w:rPr>
                <w:sz w:val="24"/>
                <w:szCs w:val="24"/>
              </w:rPr>
            </w:pPr>
            <w:r>
              <w:rPr>
                <w:sz w:val="24"/>
                <w:szCs w:val="24"/>
              </w:rPr>
              <w:t>1.66</w:t>
            </w:r>
          </w:p>
        </w:tc>
      </w:tr>
      <w:tr w:rsidR="007B20BA" w14:paraId="7CAD53A8" w14:textId="77777777">
        <w:tc>
          <w:tcPr>
            <w:tcW w:w="2130" w:type="dxa"/>
          </w:tcPr>
          <w:p w14:paraId="06A33FA1" w14:textId="77777777" w:rsidR="007B20BA" w:rsidRDefault="00000000">
            <w:pPr>
              <w:jc w:val="center"/>
              <w:rPr>
                <w:sz w:val="24"/>
                <w:szCs w:val="24"/>
              </w:rPr>
            </w:pPr>
            <w:r>
              <w:rPr>
                <w:sz w:val="24"/>
                <w:szCs w:val="24"/>
              </w:rPr>
              <w:t>2022</w:t>
            </w:r>
          </w:p>
        </w:tc>
        <w:tc>
          <w:tcPr>
            <w:tcW w:w="1615" w:type="dxa"/>
          </w:tcPr>
          <w:p w14:paraId="3FCCA834" w14:textId="77777777" w:rsidR="007B20BA" w:rsidRDefault="00000000">
            <w:pPr>
              <w:jc w:val="center"/>
              <w:rPr>
                <w:sz w:val="24"/>
                <w:szCs w:val="24"/>
              </w:rPr>
            </w:pPr>
            <w:r>
              <w:rPr>
                <w:sz w:val="24"/>
                <w:szCs w:val="24"/>
              </w:rPr>
              <w:t>Outubro</w:t>
            </w:r>
          </w:p>
        </w:tc>
        <w:tc>
          <w:tcPr>
            <w:tcW w:w="1739" w:type="dxa"/>
          </w:tcPr>
          <w:p w14:paraId="295DACE2" w14:textId="77777777" w:rsidR="007B20BA" w:rsidRDefault="00000000">
            <w:pPr>
              <w:jc w:val="center"/>
              <w:rPr>
                <w:sz w:val="24"/>
                <w:szCs w:val="24"/>
              </w:rPr>
            </w:pPr>
            <w:r>
              <w:rPr>
                <w:sz w:val="24"/>
                <w:szCs w:val="24"/>
              </w:rPr>
              <w:t>32736</w:t>
            </w:r>
          </w:p>
        </w:tc>
        <w:tc>
          <w:tcPr>
            <w:tcW w:w="1724" w:type="dxa"/>
          </w:tcPr>
          <w:p w14:paraId="09BE135A" w14:textId="77777777" w:rsidR="007B20BA" w:rsidRDefault="00000000">
            <w:pPr>
              <w:jc w:val="center"/>
              <w:rPr>
                <w:sz w:val="24"/>
                <w:szCs w:val="24"/>
              </w:rPr>
            </w:pPr>
            <w:r>
              <w:rPr>
                <w:sz w:val="24"/>
                <w:szCs w:val="24"/>
              </w:rPr>
              <w:t>29579</w:t>
            </w:r>
          </w:p>
        </w:tc>
        <w:tc>
          <w:tcPr>
            <w:tcW w:w="1512" w:type="dxa"/>
          </w:tcPr>
          <w:p w14:paraId="5BF90E7A" w14:textId="77777777" w:rsidR="007B20BA" w:rsidRDefault="00000000">
            <w:pPr>
              <w:jc w:val="center"/>
              <w:rPr>
                <w:sz w:val="24"/>
                <w:szCs w:val="24"/>
              </w:rPr>
            </w:pPr>
            <w:r>
              <w:rPr>
                <w:sz w:val="24"/>
                <w:szCs w:val="24"/>
              </w:rPr>
              <w:t>9.64</w:t>
            </w:r>
          </w:p>
        </w:tc>
      </w:tr>
      <w:tr w:rsidR="007B20BA" w14:paraId="690C2474" w14:textId="77777777">
        <w:tc>
          <w:tcPr>
            <w:tcW w:w="2130" w:type="dxa"/>
          </w:tcPr>
          <w:p w14:paraId="206F3F1B" w14:textId="77777777" w:rsidR="007B20BA" w:rsidRDefault="00000000">
            <w:pPr>
              <w:jc w:val="center"/>
              <w:rPr>
                <w:sz w:val="24"/>
                <w:szCs w:val="24"/>
              </w:rPr>
            </w:pPr>
            <w:r>
              <w:rPr>
                <w:sz w:val="24"/>
                <w:szCs w:val="24"/>
              </w:rPr>
              <w:t>2022</w:t>
            </w:r>
          </w:p>
        </w:tc>
        <w:tc>
          <w:tcPr>
            <w:tcW w:w="1615" w:type="dxa"/>
          </w:tcPr>
          <w:p w14:paraId="66D4B803" w14:textId="77777777" w:rsidR="007B20BA" w:rsidRDefault="00000000">
            <w:pPr>
              <w:jc w:val="center"/>
              <w:rPr>
                <w:sz w:val="24"/>
                <w:szCs w:val="24"/>
              </w:rPr>
            </w:pPr>
            <w:r>
              <w:rPr>
                <w:sz w:val="24"/>
                <w:szCs w:val="24"/>
              </w:rPr>
              <w:t>Novembro</w:t>
            </w:r>
          </w:p>
        </w:tc>
        <w:tc>
          <w:tcPr>
            <w:tcW w:w="1739" w:type="dxa"/>
          </w:tcPr>
          <w:p w14:paraId="09A436B1" w14:textId="77777777" w:rsidR="007B20BA" w:rsidRDefault="00000000">
            <w:pPr>
              <w:jc w:val="center"/>
              <w:rPr>
                <w:sz w:val="24"/>
                <w:szCs w:val="24"/>
              </w:rPr>
            </w:pPr>
            <w:r>
              <w:rPr>
                <w:sz w:val="24"/>
                <w:szCs w:val="24"/>
              </w:rPr>
              <w:t>31680</w:t>
            </w:r>
          </w:p>
        </w:tc>
        <w:tc>
          <w:tcPr>
            <w:tcW w:w="1724" w:type="dxa"/>
          </w:tcPr>
          <w:p w14:paraId="7BD2D17B" w14:textId="77777777" w:rsidR="007B20BA" w:rsidRDefault="00000000">
            <w:pPr>
              <w:jc w:val="center"/>
              <w:rPr>
                <w:sz w:val="24"/>
                <w:szCs w:val="24"/>
              </w:rPr>
            </w:pPr>
            <w:r>
              <w:rPr>
                <w:sz w:val="24"/>
                <w:szCs w:val="24"/>
              </w:rPr>
              <w:t>30057</w:t>
            </w:r>
          </w:p>
        </w:tc>
        <w:tc>
          <w:tcPr>
            <w:tcW w:w="1512" w:type="dxa"/>
          </w:tcPr>
          <w:p w14:paraId="61BB49D4" w14:textId="77777777" w:rsidR="007B20BA" w:rsidRDefault="00000000">
            <w:pPr>
              <w:jc w:val="center"/>
              <w:rPr>
                <w:sz w:val="24"/>
                <w:szCs w:val="24"/>
              </w:rPr>
            </w:pPr>
            <w:r>
              <w:rPr>
                <w:sz w:val="24"/>
                <w:szCs w:val="24"/>
              </w:rPr>
              <w:t>5.12</w:t>
            </w:r>
          </w:p>
        </w:tc>
      </w:tr>
      <w:tr w:rsidR="007B20BA" w14:paraId="48917A05" w14:textId="77777777">
        <w:trPr>
          <w:trHeight w:val="70"/>
        </w:trPr>
        <w:tc>
          <w:tcPr>
            <w:tcW w:w="2130" w:type="dxa"/>
          </w:tcPr>
          <w:p w14:paraId="11DF5933" w14:textId="77777777" w:rsidR="007B20BA" w:rsidRDefault="00000000">
            <w:pPr>
              <w:jc w:val="center"/>
              <w:rPr>
                <w:sz w:val="24"/>
                <w:szCs w:val="24"/>
              </w:rPr>
            </w:pPr>
            <w:r>
              <w:rPr>
                <w:sz w:val="24"/>
                <w:szCs w:val="24"/>
              </w:rPr>
              <w:t>2022</w:t>
            </w:r>
          </w:p>
        </w:tc>
        <w:tc>
          <w:tcPr>
            <w:tcW w:w="1615" w:type="dxa"/>
          </w:tcPr>
          <w:p w14:paraId="406DB1F3" w14:textId="77777777" w:rsidR="007B20BA" w:rsidRDefault="00000000">
            <w:pPr>
              <w:jc w:val="center"/>
              <w:rPr>
                <w:sz w:val="24"/>
                <w:szCs w:val="24"/>
              </w:rPr>
            </w:pPr>
            <w:r>
              <w:rPr>
                <w:sz w:val="24"/>
                <w:szCs w:val="24"/>
              </w:rPr>
              <w:t>Dezembro</w:t>
            </w:r>
          </w:p>
        </w:tc>
        <w:tc>
          <w:tcPr>
            <w:tcW w:w="1739" w:type="dxa"/>
          </w:tcPr>
          <w:p w14:paraId="4B508880" w14:textId="77777777" w:rsidR="007B20BA" w:rsidRDefault="00000000">
            <w:pPr>
              <w:jc w:val="center"/>
              <w:rPr>
                <w:sz w:val="24"/>
                <w:szCs w:val="24"/>
              </w:rPr>
            </w:pPr>
            <w:r>
              <w:rPr>
                <w:sz w:val="24"/>
                <w:szCs w:val="24"/>
              </w:rPr>
              <w:t>32736</w:t>
            </w:r>
          </w:p>
        </w:tc>
        <w:tc>
          <w:tcPr>
            <w:tcW w:w="1724" w:type="dxa"/>
          </w:tcPr>
          <w:p w14:paraId="6B916C71" w14:textId="77777777" w:rsidR="007B20BA" w:rsidRDefault="00000000">
            <w:pPr>
              <w:jc w:val="center"/>
              <w:rPr>
                <w:sz w:val="24"/>
                <w:szCs w:val="24"/>
              </w:rPr>
            </w:pPr>
            <w:r>
              <w:rPr>
                <w:sz w:val="24"/>
                <w:szCs w:val="24"/>
              </w:rPr>
              <w:t>32725</w:t>
            </w:r>
          </w:p>
        </w:tc>
        <w:tc>
          <w:tcPr>
            <w:tcW w:w="1512" w:type="dxa"/>
          </w:tcPr>
          <w:p w14:paraId="44FA1201" w14:textId="77777777" w:rsidR="007B20BA" w:rsidRDefault="00000000">
            <w:pPr>
              <w:jc w:val="center"/>
              <w:rPr>
                <w:sz w:val="24"/>
                <w:szCs w:val="24"/>
              </w:rPr>
            </w:pPr>
            <w:r>
              <w:rPr>
                <w:sz w:val="24"/>
                <w:szCs w:val="24"/>
              </w:rPr>
              <w:t>0.03</w:t>
            </w:r>
          </w:p>
        </w:tc>
      </w:tr>
    </w:tbl>
    <w:p w14:paraId="7AA6A35A" w14:textId="77777777" w:rsidR="007B20BA" w:rsidRDefault="007B20BA">
      <w:pPr>
        <w:rPr>
          <w:color w:val="000000" w:themeColor="text1"/>
        </w:rPr>
      </w:pPr>
    </w:p>
    <w:p w14:paraId="65D5A5F5" w14:textId="77777777" w:rsidR="007B20BA" w:rsidRDefault="007B20BA" w:rsidP="00DB04AC">
      <w:pPr>
        <w:pStyle w:val="Legenda"/>
      </w:pPr>
    </w:p>
    <w:p w14:paraId="504CA85B" w14:textId="4DF80AD5" w:rsidR="007B20BA" w:rsidRDefault="00000000" w:rsidP="00DB04AC">
      <w:pPr>
        <w:pStyle w:val="Legenda"/>
        <w:rPr>
          <w:color w:val="000000" w:themeColor="text1"/>
        </w:rPr>
      </w:pPr>
      <w:r>
        <w:t xml:space="preserve">Tabela </w:t>
      </w:r>
      <w:r w:rsidR="009B1B96">
        <w:t>7</w:t>
      </w:r>
      <w:r>
        <w:t xml:space="preserve"> - Registos Esperados vs. Registos Validados (1h)</w:t>
      </w:r>
    </w:p>
    <w:tbl>
      <w:tblPr>
        <w:tblStyle w:val="TabelacomGrelha"/>
        <w:tblW w:w="8720" w:type="dxa"/>
        <w:tblLook w:val="04A0" w:firstRow="1" w:lastRow="0" w:firstColumn="1" w:lastColumn="0" w:noHBand="0" w:noVBand="1"/>
      </w:tblPr>
      <w:tblGrid>
        <w:gridCol w:w="2130"/>
        <w:gridCol w:w="1615"/>
        <w:gridCol w:w="1739"/>
        <w:gridCol w:w="1724"/>
        <w:gridCol w:w="1512"/>
      </w:tblGrid>
      <w:tr w:rsidR="007B20BA" w14:paraId="5F4B9344" w14:textId="77777777">
        <w:tc>
          <w:tcPr>
            <w:tcW w:w="8720" w:type="dxa"/>
            <w:gridSpan w:val="5"/>
          </w:tcPr>
          <w:p w14:paraId="27E38AAB" w14:textId="77777777" w:rsidR="007B20BA" w:rsidRDefault="00000000">
            <w:pPr>
              <w:jc w:val="center"/>
              <w:rPr>
                <w:b/>
                <w:bCs/>
                <w:sz w:val="24"/>
                <w:szCs w:val="24"/>
              </w:rPr>
            </w:pPr>
            <w:r>
              <w:rPr>
                <w:b/>
                <w:bCs/>
                <w:sz w:val="24"/>
                <w:szCs w:val="24"/>
              </w:rPr>
              <w:t>Registos 1h</w:t>
            </w:r>
          </w:p>
        </w:tc>
      </w:tr>
      <w:tr w:rsidR="007B20BA" w14:paraId="35A0618E" w14:textId="77777777">
        <w:tc>
          <w:tcPr>
            <w:tcW w:w="2130" w:type="dxa"/>
          </w:tcPr>
          <w:p w14:paraId="715D8D0A" w14:textId="77777777" w:rsidR="007B20BA" w:rsidRDefault="00000000">
            <w:pPr>
              <w:jc w:val="center"/>
              <w:rPr>
                <w:b/>
                <w:bCs/>
                <w:sz w:val="24"/>
                <w:szCs w:val="24"/>
              </w:rPr>
            </w:pPr>
            <w:r>
              <w:rPr>
                <w:b/>
                <w:bCs/>
                <w:sz w:val="24"/>
                <w:szCs w:val="24"/>
              </w:rPr>
              <w:t>Ano</w:t>
            </w:r>
          </w:p>
        </w:tc>
        <w:tc>
          <w:tcPr>
            <w:tcW w:w="1615" w:type="dxa"/>
          </w:tcPr>
          <w:p w14:paraId="2CF8A3B5" w14:textId="77777777" w:rsidR="007B20BA" w:rsidRDefault="00000000">
            <w:pPr>
              <w:jc w:val="center"/>
              <w:rPr>
                <w:b/>
                <w:bCs/>
                <w:sz w:val="24"/>
                <w:szCs w:val="24"/>
              </w:rPr>
            </w:pPr>
            <w:r>
              <w:rPr>
                <w:b/>
                <w:bCs/>
                <w:sz w:val="24"/>
                <w:szCs w:val="24"/>
              </w:rPr>
              <w:t>Mês</w:t>
            </w:r>
          </w:p>
        </w:tc>
        <w:tc>
          <w:tcPr>
            <w:tcW w:w="1739" w:type="dxa"/>
          </w:tcPr>
          <w:p w14:paraId="59AD1FF5" w14:textId="77777777" w:rsidR="007B20BA" w:rsidRDefault="00000000">
            <w:pPr>
              <w:jc w:val="center"/>
              <w:rPr>
                <w:b/>
                <w:bCs/>
                <w:sz w:val="24"/>
                <w:szCs w:val="24"/>
              </w:rPr>
            </w:pPr>
            <w:r>
              <w:rPr>
                <w:b/>
                <w:bCs/>
                <w:sz w:val="24"/>
                <w:szCs w:val="24"/>
              </w:rPr>
              <w:t>Esperado</w:t>
            </w:r>
          </w:p>
        </w:tc>
        <w:tc>
          <w:tcPr>
            <w:tcW w:w="1724" w:type="dxa"/>
          </w:tcPr>
          <w:p w14:paraId="61AFE599" w14:textId="77777777" w:rsidR="007B20BA" w:rsidRDefault="00000000">
            <w:pPr>
              <w:jc w:val="center"/>
              <w:rPr>
                <w:b/>
                <w:bCs/>
                <w:sz w:val="24"/>
                <w:szCs w:val="24"/>
              </w:rPr>
            </w:pPr>
            <w:r>
              <w:rPr>
                <w:b/>
                <w:bCs/>
                <w:sz w:val="24"/>
                <w:szCs w:val="24"/>
              </w:rPr>
              <w:t>Validado</w:t>
            </w:r>
          </w:p>
        </w:tc>
        <w:tc>
          <w:tcPr>
            <w:tcW w:w="1512" w:type="dxa"/>
          </w:tcPr>
          <w:p w14:paraId="3408187E" w14:textId="77777777" w:rsidR="007B20BA" w:rsidRDefault="00000000">
            <w:pPr>
              <w:jc w:val="center"/>
              <w:rPr>
                <w:b/>
                <w:bCs/>
                <w:sz w:val="24"/>
                <w:szCs w:val="24"/>
              </w:rPr>
            </w:pPr>
            <w:r>
              <w:rPr>
                <w:b/>
                <w:bCs/>
                <w:sz w:val="24"/>
                <w:szCs w:val="24"/>
              </w:rPr>
              <w:t>%Omissos</w:t>
            </w:r>
          </w:p>
        </w:tc>
      </w:tr>
      <w:tr w:rsidR="007B20BA" w14:paraId="1475FD5B" w14:textId="77777777">
        <w:tc>
          <w:tcPr>
            <w:tcW w:w="2130" w:type="dxa"/>
          </w:tcPr>
          <w:p w14:paraId="64CB5EDF" w14:textId="77777777" w:rsidR="007B20BA" w:rsidRDefault="00000000">
            <w:pPr>
              <w:jc w:val="center"/>
              <w:rPr>
                <w:sz w:val="24"/>
                <w:szCs w:val="24"/>
              </w:rPr>
            </w:pPr>
            <w:r>
              <w:rPr>
                <w:sz w:val="24"/>
                <w:szCs w:val="24"/>
              </w:rPr>
              <w:t>2021</w:t>
            </w:r>
          </w:p>
        </w:tc>
        <w:tc>
          <w:tcPr>
            <w:tcW w:w="1615" w:type="dxa"/>
          </w:tcPr>
          <w:p w14:paraId="69038C7E" w14:textId="77777777" w:rsidR="007B20BA" w:rsidRDefault="00000000">
            <w:pPr>
              <w:jc w:val="center"/>
              <w:rPr>
                <w:sz w:val="24"/>
                <w:szCs w:val="24"/>
              </w:rPr>
            </w:pPr>
            <w:r>
              <w:rPr>
                <w:sz w:val="24"/>
                <w:szCs w:val="24"/>
              </w:rPr>
              <w:t>Setembro</w:t>
            </w:r>
          </w:p>
        </w:tc>
        <w:tc>
          <w:tcPr>
            <w:tcW w:w="1739" w:type="dxa"/>
          </w:tcPr>
          <w:p w14:paraId="4831A4CD" w14:textId="77777777" w:rsidR="007B20BA" w:rsidRDefault="00000000">
            <w:pPr>
              <w:jc w:val="center"/>
              <w:rPr>
                <w:sz w:val="24"/>
                <w:szCs w:val="24"/>
              </w:rPr>
            </w:pPr>
            <w:r>
              <w:rPr>
                <w:sz w:val="24"/>
                <w:szCs w:val="24"/>
              </w:rPr>
              <w:t>7920</w:t>
            </w:r>
          </w:p>
        </w:tc>
        <w:tc>
          <w:tcPr>
            <w:tcW w:w="1724" w:type="dxa"/>
          </w:tcPr>
          <w:p w14:paraId="338C1CF2" w14:textId="77777777" w:rsidR="007B20BA" w:rsidRDefault="00000000">
            <w:pPr>
              <w:jc w:val="center"/>
              <w:rPr>
                <w:sz w:val="24"/>
                <w:szCs w:val="24"/>
              </w:rPr>
            </w:pPr>
            <w:r>
              <w:rPr>
                <w:sz w:val="24"/>
                <w:szCs w:val="24"/>
              </w:rPr>
              <w:t>4477</w:t>
            </w:r>
          </w:p>
        </w:tc>
        <w:tc>
          <w:tcPr>
            <w:tcW w:w="1512" w:type="dxa"/>
          </w:tcPr>
          <w:p w14:paraId="213F4CE7" w14:textId="77777777" w:rsidR="007B20BA" w:rsidRDefault="00000000">
            <w:pPr>
              <w:jc w:val="center"/>
              <w:rPr>
                <w:sz w:val="24"/>
                <w:szCs w:val="24"/>
              </w:rPr>
            </w:pPr>
            <w:r>
              <w:rPr>
                <w:sz w:val="24"/>
                <w:szCs w:val="24"/>
              </w:rPr>
              <w:t>43.48</w:t>
            </w:r>
          </w:p>
        </w:tc>
      </w:tr>
      <w:tr w:rsidR="007B20BA" w14:paraId="35F63F03" w14:textId="77777777">
        <w:tc>
          <w:tcPr>
            <w:tcW w:w="2130" w:type="dxa"/>
          </w:tcPr>
          <w:p w14:paraId="0D8551D2" w14:textId="77777777" w:rsidR="007B20BA" w:rsidRDefault="00000000">
            <w:pPr>
              <w:jc w:val="center"/>
              <w:rPr>
                <w:sz w:val="24"/>
                <w:szCs w:val="24"/>
              </w:rPr>
            </w:pPr>
            <w:r>
              <w:rPr>
                <w:sz w:val="24"/>
                <w:szCs w:val="24"/>
              </w:rPr>
              <w:t>2021</w:t>
            </w:r>
          </w:p>
        </w:tc>
        <w:tc>
          <w:tcPr>
            <w:tcW w:w="1615" w:type="dxa"/>
          </w:tcPr>
          <w:p w14:paraId="4EA09CE3" w14:textId="77777777" w:rsidR="007B20BA" w:rsidRDefault="00000000">
            <w:pPr>
              <w:jc w:val="center"/>
              <w:rPr>
                <w:sz w:val="24"/>
                <w:szCs w:val="24"/>
              </w:rPr>
            </w:pPr>
            <w:r>
              <w:rPr>
                <w:sz w:val="24"/>
                <w:szCs w:val="24"/>
              </w:rPr>
              <w:t>Outubro</w:t>
            </w:r>
          </w:p>
        </w:tc>
        <w:tc>
          <w:tcPr>
            <w:tcW w:w="1739" w:type="dxa"/>
          </w:tcPr>
          <w:p w14:paraId="02AF81C4" w14:textId="77777777" w:rsidR="007B20BA" w:rsidRDefault="00000000">
            <w:pPr>
              <w:jc w:val="center"/>
              <w:rPr>
                <w:sz w:val="24"/>
                <w:szCs w:val="24"/>
              </w:rPr>
            </w:pPr>
            <w:r>
              <w:rPr>
                <w:sz w:val="24"/>
                <w:szCs w:val="24"/>
              </w:rPr>
              <w:t>8184</w:t>
            </w:r>
          </w:p>
        </w:tc>
        <w:tc>
          <w:tcPr>
            <w:tcW w:w="1724" w:type="dxa"/>
          </w:tcPr>
          <w:p w14:paraId="2211F2C1" w14:textId="77777777" w:rsidR="007B20BA" w:rsidRDefault="00000000">
            <w:pPr>
              <w:jc w:val="center"/>
              <w:rPr>
                <w:sz w:val="24"/>
                <w:szCs w:val="24"/>
              </w:rPr>
            </w:pPr>
            <w:r>
              <w:rPr>
                <w:sz w:val="24"/>
                <w:szCs w:val="24"/>
              </w:rPr>
              <w:t>7997</w:t>
            </w:r>
          </w:p>
        </w:tc>
        <w:tc>
          <w:tcPr>
            <w:tcW w:w="1512" w:type="dxa"/>
          </w:tcPr>
          <w:p w14:paraId="259A9296" w14:textId="77777777" w:rsidR="007B20BA" w:rsidRDefault="00000000">
            <w:pPr>
              <w:jc w:val="center"/>
              <w:rPr>
                <w:sz w:val="24"/>
                <w:szCs w:val="24"/>
              </w:rPr>
            </w:pPr>
            <w:r>
              <w:rPr>
                <w:sz w:val="24"/>
                <w:szCs w:val="24"/>
              </w:rPr>
              <w:t>2.28</w:t>
            </w:r>
          </w:p>
        </w:tc>
      </w:tr>
      <w:tr w:rsidR="007B20BA" w14:paraId="63CE8DFB" w14:textId="77777777">
        <w:tc>
          <w:tcPr>
            <w:tcW w:w="2130" w:type="dxa"/>
          </w:tcPr>
          <w:p w14:paraId="42DC2A9C" w14:textId="77777777" w:rsidR="007B20BA" w:rsidRDefault="00000000">
            <w:pPr>
              <w:jc w:val="center"/>
              <w:rPr>
                <w:sz w:val="24"/>
                <w:szCs w:val="24"/>
              </w:rPr>
            </w:pPr>
            <w:r>
              <w:rPr>
                <w:sz w:val="24"/>
                <w:szCs w:val="24"/>
              </w:rPr>
              <w:t>2021</w:t>
            </w:r>
          </w:p>
        </w:tc>
        <w:tc>
          <w:tcPr>
            <w:tcW w:w="1615" w:type="dxa"/>
          </w:tcPr>
          <w:p w14:paraId="135B7851" w14:textId="77777777" w:rsidR="007B20BA" w:rsidRDefault="00000000">
            <w:pPr>
              <w:jc w:val="center"/>
              <w:rPr>
                <w:sz w:val="24"/>
                <w:szCs w:val="24"/>
              </w:rPr>
            </w:pPr>
            <w:r>
              <w:rPr>
                <w:sz w:val="24"/>
                <w:szCs w:val="24"/>
              </w:rPr>
              <w:t>Novembro</w:t>
            </w:r>
          </w:p>
        </w:tc>
        <w:tc>
          <w:tcPr>
            <w:tcW w:w="1739" w:type="dxa"/>
          </w:tcPr>
          <w:p w14:paraId="37238681" w14:textId="77777777" w:rsidR="007B20BA" w:rsidRDefault="00000000">
            <w:pPr>
              <w:jc w:val="center"/>
              <w:rPr>
                <w:sz w:val="24"/>
                <w:szCs w:val="24"/>
              </w:rPr>
            </w:pPr>
            <w:r>
              <w:rPr>
                <w:sz w:val="24"/>
                <w:szCs w:val="24"/>
              </w:rPr>
              <w:t>7920</w:t>
            </w:r>
          </w:p>
        </w:tc>
        <w:tc>
          <w:tcPr>
            <w:tcW w:w="1724" w:type="dxa"/>
          </w:tcPr>
          <w:p w14:paraId="68EBDCDA" w14:textId="77777777" w:rsidR="007B20BA" w:rsidRDefault="00000000">
            <w:pPr>
              <w:jc w:val="center"/>
              <w:rPr>
                <w:sz w:val="24"/>
                <w:szCs w:val="24"/>
              </w:rPr>
            </w:pPr>
            <w:r>
              <w:rPr>
                <w:sz w:val="24"/>
                <w:szCs w:val="24"/>
              </w:rPr>
              <w:t>6729</w:t>
            </w:r>
          </w:p>
        </w:tc>
        <w:tc>
          <w:tcPr>
            <w:tcW w:w="1512" w:type="dxa"/>
          </w:tcPr>
          <w:p w14:paraId="3B8476CE" w14:textId="77777777" w:rsidR="007B20BA" w:rsidRDefault="00000000">
            <w:pPr>
              <w:jc w:val="center"/>
              <w:rPr>
                <w:sz w:val="24"/>
                <w:szCs w:val="24"/>
              </w:rPr>
            </w:pPr>
            <w:r>
              <w:rPr>
                <w:sz w:val="24"/>
                <w:szCs w:val="24"/>
              </w:rPr>
              <w:t>15.04</w:t>
            </w:r>
          </w:p>
        </w:tc>
      </w:tr>
      <w:tr w:rsidR="007B20BA" w14:paraId="23E91D19" w14:textId="77777777">
        <w:tc>
          <w:tcPr>
            <w:tcW w:w="2130" w:type="dxa"/>
          </w:tcPr>
          <w:p w14:paraId="0629CB86" w14:textId="77777777" w:rsidR="007B20BA" w:rsidRDefault="00000000">
            <w:pPr>
              <w:jc w:val="center"/>
              <w:rPr>
                <w:sz w:val="24"/>
                <w:szCs w:val="24"/>
              </w:rPr>
            </w:pPr>
            <w:r>
              <w:rPr>
                <w:sz w:val="24"/>
                <w:szCs w:val="24"/>
              </w:rPr>
              <w:t>2021</w:t>
            </w:r>
          </w:p>
        </w:tc>
        <w:tc>
          <w:tcPr>
            <w:tcW w:w="1615" w:type="dxa"/>
          </w:tcPr>
          <w:p w14:paraId="0C719864" w14:textId="77777777" w:rsidR="007B20BA" w:rsidRDefault="00000000">
            <w:pPr>
              <w:jc w:val="center"/>
              <w:rPr>
                <w:sz w:val="24"/>
                <w:szCs w:val="24"/>
              </w:rPr>
            </w:pPr>
            <w:r>
              <w:rPr>
                <w:sz w:val="24"/>
                <w:szCs w:val="24"/>
              </w:rPr>
              <w:t>Dezembro</w:t>
            </w:r>
          </w:p>
        </w:tc>
        <w:tc>
          <w:tcPr>
            <w:tcW w:w="1739" w:type="dxa"/>
          </w:tcPr>
          <w:p w14:paraId="7CEFFD74" w14:textId="77777777" w:rsidR="007B20BA" w:rsidRDefault="00000000">
            <w:pPr>
              <w:jc w:val="center"/>
              <w:rPr>
                <w:sz w:val="24"/>
                <w:szCs w:val="24"/>
              </w:rPr>
            </w:pPr>
            <w:r>
              <w:rPr>
                <w:sz w:val="24"/>
                <w:szCs w:val="24"/>
              </w:rPr>
              <w:t>8184</w:t>
            </w:r>
          </w:p>
        </w:tc>
        <w:tc>
          <w:tcPr>
            <w:tcW w:w="1724" w:type="dxa"/>
          </w:tcPr>
          <w:p w14:paraId="1DDB5623" w14:textId="77777777" w:rsidR="007B20BA" w:rsidRDefault="00000000">
            <w:pPr>
              <w:jc w:val="center"/>
              <w:rPr>
                <w:sz w:val="24"/>
                <w:szCs w:val="24"/>
              </w:rPr>
            </w:pPr>
            <w:r>
              <w:rPr>
                <w:sz w:val="24"/>
                <w:szCs w:val="24"/>
              </w:rPr>
              <w:t>8117</w:t>
            </w:r>
          </w:p>
        </w:tc>
        <w:tc>
          <w:tcPr>
            <w:tcW w:w="1512" w:type="dxa"/>
          </w:tcPr>
          <w:p w14:paraId="02842E19" w14:textId="77777777" w:rsidR="007B20BA" w:rsidRDefault="00000000">
            <w:pPr>
              <w:jc w:val="center"/>
              <w:rPr>
                <w:sz w:val="24"/>
                <w:szCs w:val="24"/>
              </w:rPr>
            </w:pPr>
            <w:r>
              <w:rPr>
                <w:sz w:val="24"/>
                <w:szCs w:val="24"/>
              </w:rPr>
              <w:t>0.82</w:t>
            </w:r>
          </w:p>
        </w:tc>
      </w:tr>
      <w:tr w:rsidR="007B20BA" w14:paraId="08529CDD" w14:textId="77777777">
        <w:tc>
          <w:tcPr>
            <w:tcW w:w="2130" w:type="dxa"/>
          </w:tcPr>
          <w:p w14:paraId="410DFB69" w14:textId="77777777" w:rsidR="007B20BA" w:rsidRDefault="00000000">
            <w:pPr>
              <w:jc w:val="center"/>
              <w:rPr>
                <w:sz w:val="24"/>
                <w:szCs w:val="24"/>
              </w:rPr>
            </w:pPr>
            <w:r>
              <w:rPr>
                <w:sz w:val="24"/>
                <w:szCs w:val="24"/>
              </w:rPr>
              <w:t>2022</w:t>
            </w:r>
          </w:p>
        </w:tc>
        <w:tc>
          <w:tcPr>
            <w:tcW w:w="1615" w:type="dxa"/>
          </w:tcPr>
          <w:p w14:paraId="5072C5E2" w14:textId="77777777" w:rsidR="007B20BA" w:rsidRDefault="00000000">
            <w:pPr>
              <w:jc w:val="center"/>
              <w:rPr>
                <w:sz w:val="24"/>
                <w:szCs w:val="24"/>
              </w:rPr>
            </w:pPr>
            <w:r>
              <w:rPr>
                <w:sz w:val="24"/>
                <w:szCs w:val="24"/>
              </w:rPr>
              <w:t>Janeiro</w:t>
            </w:r>
          </w:p>
        </w:tc>
        <w:tc>
          <w:tcPr>
            <w:tcW w:w="1739" w:type="dxa"/>
          </w:tcPr>
          <w:p w14:paraId="5E1E47AA" w14:textId="77777777" w:rsidR="007B20BA" w:rsidRDefault="00000000">
            <w:pPr>
              <w:jc w:val="center"/>
              <w:rPr>
                <w:sz w:val="24"/>
                <w:szCs w:val="24"/>
              </w:rPr>
            </w:pPr>
            <w:r>
              <w:rPr>
                <w:sz w:val="24"/>
                <w:szCs w:val="24"/>
              </w:rPr>
              <w:t>8184</w:t>
            </w:r>
          </w:p>
        </w:tc>
        <w:tc>
          <w:tcPr>
            <w:tcW w:w="1724" w:type="dxa"/>
          </w:tcPr>
          <w:p w14:paraId="4AB0396C" w14:textId="77777777" w:rsidR="007B20BA" w:rsidRDefault="00000000">
            <w:pPr>
              <w:jc w:val="center"/>
              <w:rPr>
                <w:sz w:val="24"/>
                <w:szCs w:val="24"/>
              </w:rPr>
            </w:pPr>
            <w:r>
              <w:rPr>
                <w:sz w:val="24"/>
                <w:szCs w:val="24"/>
              </w:rPr>
              <w:t>8184</w:t>
            </w:r>
          </w:p>
        </w:tc>
        <w:tc>
          <w:tcPr>
            <w:tcW w:w="1512" w:type="dxa"/>
          </w:tcPr>
          <w:p w14:paraId="6597B6F4" w14:textId="77777777" w:rsidR="007B20BA" w:rsidRDefault="00000000">
            <w:pPr>
              <w:jc w:val="center"/>
              <w:rPr>
                <w:sz w:val="24"/>
                <w:szCs w:val="24"/>
              </w:rPr>
            </w:pPr>
            <w:r>
              <w:rPr>
                <w:sz w:val="24"/>
                <w:szCs w:val="24"/>
              </w:rPr>
              <w:t>0.00</w:t>
            </w:r>
          </w:p>
        </w:tc>
      </w:tr>
      <w:tr w:rsidR="007B20BA" w14:paraId="3CB97646" w14:textId="77777777">
        <w:tc>
          <w:tcPr>
            <w:tcW w:w="2130" w:type="dxa"/>
          </w:tcPr>
          <w:p w14:paraId="6458852D" w14:textId="77777777" w:rsidR="007B20BA" w:rsidRDefault="00000000">
            <w:pPr>
              <w:jc w:val="center"/>
              <w:rPr>
                <w:sz w:val="24"/>
                <w:szCs w:val="24"/>
              </w:rPr>
            </w:pPr>
            <w:r>
              <w:rPr>
                <w:sz w:val="24"/>
                <w:szCs w:val="24"/>
              </w:rPr>
              <w:t>2022</w:t>
            </w:r>
          </w:p>
        </w:tc>
        <w:tc>
          <w:tcPr>
            <w:tcW w:w="1615" w:type="dxa"/>
          </w:tcPr>
          <w:p w14:paraId="32FA06B6" w14:textId="77777777" w:rsidR="007B20BA" w:rsidRDefault="00000000">
            <w:pPr>
              <w:jc w:val="center"/>
              <w:rPr>
                <w:sz w:val="24"/>
                <w:szCs w:val="24"/>
              </w:rPr>
            </w:pPr>
            <w:r>
              <w:rPr>
                <w:sz w:val="24"/>
                <w:szCs w:val="24"/>
              </w:rPr>
              <w:t>Fevereiro</w:t>
            </w:r>
          </w:p>
        </w:tc>
        <w:tc>
          <w:tcPr>
            <w:tcW w:w="1739" w:type="dxa"/>
          </w:tcPr>
          <w:p w14:paraId="3CE03528" w14:textId="77777777" w:rsidR="007B20BA" w:rsidRDefault="00000000">
            <w:pPr>
              <w:jc w:val="center"/>
              <w:rPr>
                <w:sz w:val="24"/>
                <w:szCs w:val="24"/>
              </w:rPr>
            </w:pPr>
            <w:r>
              <w:rPr>
                <w:sz w:val="24"/>
                <w:szCs w:val="24"/>
              </w:rPr>
              <w:t>7392</w:t>
            </w:r>
          </w:p>
        </w:tc>
        <w:tc>
          <w:tcPr>
            <w:tcW w:w="1724" w:type="dxa"/>
          </w:tcPr>
          <w:p w14:paraId="00640C7D" w14:textId="77777777" w:rsidR="007B20BA" w:rsidRDefault="00000000">
            <w:pPr>
              <w:jc w:val="center"/>
              <w:rPr>
                <w:sz w:val="24"/>
                <w:szCs w:val="24"/>
              </w:rPr>
            </w:pPr>
            <w:r>
              <w:rPr>
                <w:sz w:val="24"/>
                <w:szCs w:val="24"/>
              </w:rPr>
              <w:t>1668</w:t>
            </w:r>
          </w:p>
        </w:tc>
        <w:tc>
          <w:tcPr>
            <w:tcW w:w="1512" w:type="dxa"/>
          </w:tcPr>
          <w:p w14:paraId="193FB96E" w14:textId="77777777" w:rsidR="007B20BA" w:rsidRDefault="00000000">
            <w:pPr>
              <w:jc w:val="center"/>
              <w:rPr>
                <w:sz w:val="24"/>
                <w:szCs w:val="24"/>
              </w:rPr>
            </w:pPr>
            <w:r>
              <w:rPr>
                <w:sz w:val="24"/>
                <w:szCs w:val="24"/>
              </w:rPr>
              <w:t>77.43</w:t>
            </w:r>
          </w:p>
        </w:tc>
      </w:tr>
      <w:tr w:rsidR="007B20BA" w14:paraId="53444F18" w14:textId="77777777">
        <w:tc>
          <w:tcPr>
            <w:tcW w:w="2130" w:type="dxa"/>
          </w:tcPr>
          <w:p w14:paraId="31FB1DF3" w14:textId="77777777" w:rsidR="007B20BA" w:rsidRDefault="00000000">
            <w:pPr>
              <w:jc w:val="center"/>
              <w:rPr>
                <w:sz w:val="24"/>
                <w:szCs w:val="24"/>
              </w:rPr>
            </w:pPr>
            <w:r>
              <w:rPr>
                <w:sz w:val="24"/>
                <w:szCs w:val="24"/>
              </w:rPr>
              <w:t>2022</w:t>
            </w:r>
          </w:p>
        </w:tc>
        <w:tc>
          <w:tcPr>
            <w:tcW w:w="1615" w:type="dxa"/>
          </w:tcPr>
          <w:p w14:paraId="09B8BA03" w14:textId="77777777" w:rsidR="007B20BA" w:rsidRDefault="00000000">
            <w:pPr>
              <w:jc w:val="center"/>
              <w:rPr>
                <w:sz w:val="24"/>
                <w:szCs w:val="24"/>
              </w:rPr>
            </w:pPr>
            <w:r>
              <w:rPr>
                <w:sz w:val="24"/>
                <w:szCs w:val="24"/>
              </w:rPr>
              <w:t>Março</w:t>
            </w:r>
          </w:p>
        </w:tc>
        <w:tc>
          <w:tcPr>
            <w:tcW w:w="1739" w:type="dxa"/>
          </w:tcPr>
          <w:p w14:paraId="0EC4CA8D" w14:textId="77777777" w:rsidR="007B20BA" w:rsidRDefault="00000000">
            <w:pPr>
              <w:jc w:val="center"/>
              <w:rPr>
                <w:sz w:val="24"/>
                <w:szCs w:val="24"/>
              </w:rPr>
            </w:pPr>
            <w:r>
              <w:rPr>
                <w:sz w:val="24"/>
                <w:szCs w:val="24"/>
              </w:rPr>
              <w:t>8184</w:t>
            </w:r>
          </w:p>
        </w:tc>
        <w:tc>
          <w:tcPr>
            <w:tcW w:w="1724" w:type="dxa"/>
          </w:tcPr>
          <w:p w14:paraId="2E9B4550" w14:textId="77777777" w:rsidR="007B20BA" w:rsidRDefault="00000000">
            <w:pPr>
              <w:jc w:val="center"/>
              <w:rPr>
                <w:sz w:val="24"/>
                <w:szCs w:val="24"/>
              </w:rPr>
            </w:pPr>
            <w:r>
              <w:rPr>
                <w:sz w:val="24"/>
                <w:szCs w:val="24"/>
              </w:rPr>
              <w:t>3531</w:t>
            </w:r>
          </w:p>
        </w:tc>
        <w:tc>
          <w:tcPr>
            <w:tcW w:w="1512" w:type="dxa"/>
          </w:tcPr>
          <w:p w14:paraId="15BEC97C" w14:textId="77777777" w:rsidR="007B20BA" w:rsidRDefault="00000000">
            <w:pPr>
              <w:jc w:val="center"/>
              <w:rPr>
                <w:sz w:val="24"/>
                <w:szCs w:val="24"/>
              </w:rPr>
            </w:pPr>
            <w:r>
              <w:rPr>
                <w:sz w:val="24"/>
                <w:szCs w:val="24"/>
              </w:rPr>
              <w:t>56.85</w:t>
            </w:r>
          </w:p>
        </w:tc>
      </w:tr>
      <w:tr w:rsidR="007B20BA" w14:paraId="7A65DDFA" w14:textId="77777777">
        <w:tc>
          <w:tcPr>
            <w:tcW w:w="2130" w:type="dxa"/>
          </w:tcPr>
          <w:p w14:paraId="7E9B3CA2" w14:textId="77777777" w:rsidR="007B20BA" w:rsidRDefault="00000000">
            <w:pPr>
              <w:jc w:val="center"/>
              <w:rPr>
                <w:sz w:val="24"/>
                <w:szCs w:val="24"/>
              </w:rPr>
            </w:pPr>
            <w:r>
              <w:rPr>
                <w:sz w:val="24"/>
                <w:szCs w:val="24"/>
              </w:rPr>
              <w:t>2022</w:t>
            </w:r>
          </w:p>
        </w:tc>
        <w:tc>
          <w:tcPr>
            <w:tcW w:w="1615" w:type="dxa"/>
          </w:tcPr>
          <w:p w14:paraId="247208CA" w14:textId="77777777" w:rsidR="007B20BA" w:rsidRDefault="00000000">
            <w:pPr>
              <w:jc w:val="center"/>
              <w:rPr>
                <w:sz w:val="24"/>
                <w:szCs w:val="24"/>
              </w:rPr>
            </w:pPr>
            <w:r>
              <w:rPr>
                <w:sz w:val="24"/>
                <w:szCs w:val="24"/>
              </w:rPr>
              <w:t>Abril</w:t>
            </w:r>
          </w:p>
        </w:tc>
        <w:tc>
          <w:tcPr>
            <w:tcW w:w="1739" w:type="dxa"/>
          </w:tcPr>
          <w:p w14:paraId="45C803A0" w14:textId="77777777" w:rsidR="007B20BA" w:rsidRDefault="00000000">
            <w:pPr>
              <w:jc w:val="center"/>
              <w:rPr>
                <w:sz w:val="24"/>
                <w:szCs w:val="24"/>
              </w:rPr>
            </w:pPr>
            <w:r>
              <w:rPr>
                <w:sz w:val="24"/>
                <w:szCs w:val="24"/>
              </w:rPr>
              <w:t>7920</w:t>
            </w:r>
          </w:p>
        </w:tc>
        <w:tc>
          <w:tcPr>
            <w:tcW w:w="1724" w:type="dxa"/>
          </w:tcPr>
          <w:p w14:paraId="253FED97" w14:textId="77777777" w:rsidR="007B20BA" w:rsidRDefault="00000000">
            <w:pPr>
              <w:jc w:val="center"/>
              <w:rPr>
                <w:sz w:val="24"/>
                <w:szCs w:val="24"/>
              </w:rPr>
            </w:pPr>
            <w:r>
              <w:rPr>
                <w:sz w:val="24"/>
                <w:szCs w:val="24"/>
              </w:rPr>
              <w:t>7832</w:t>
            </w:r>
          </w:p>
        </w:tc>
        <w:tc>
          <w:tcPr>
            <w:tcW w:w="1512" w:type="dxa"/>
          </w:tcPr>
          <w:p w14:paraId="208A72E1" w14:textId="77777777" w:rsidR="007B20BA" w:rsidRDefault="00000000">
            <w:pPr>
              <w:jc w:val="center"/>
              <w:rPr>
                <w:sz w:val="24"/>
                <w:szCs w:val="24"/>
              </w:rPr>
            </w:pPr>
            <w:r>
              <w:rPr>
                <w:sz w:val="24"/>
                <w:szCs w:val="24"/>
              </w:rPr>
              <w:t>1.11</w:t>
            </w:r>
          </w:p>
        </w:tc>
      </w:tr>
      <w:tr w:rsidR="007B20BA" w14:paraId="3DB1340F" w14:textId="77777777">
        <w:tc>
          <w:tcPr>
            <w:tcW w:w="2130" w:type="dxa"/>
          </w:tcPr>
          <w:p w14:paraId="3101C186" w14:textId="77777777" w:rsidR="007B20BA" w:rsidRDefault="00000000">
            <w:pPr>
              <w:jc w:val="center"/>
              <w:rPr>
                <w:sz w:val="24"/>
                <w:szCs w:val="24"/>
              </w:rPr>
            </w:pPr>
            <w:r>
              <w:rPr>
                <w:sz w:val="24"/>
                <w:szCs w:val="24"/>
              </w:rPr>
              <w:t>2022</w:t>
            </w:r>
          </w:p>
        </w:tc>
        <w:tc>
          <w:tcPr>
            <w:tcW w:w="1615" w:type="dxa"/>
          </w:tcPr>
          <w:p w14:paraId="2B69F557" w14:textId="77777777" w:rsidR="007B20BA" w:rsidRDefault="00000000">
            <w:pPr>
              <w:jc w:val="center"/>
              <w:rPr>
                <w:sz w:val="24"/>
                <w:szCs w:val="24"/>
              </w:rPr>
            </w:pPr>
            <w:r>
              <w:rPr>
                <w:sz w:val="24"/>
                <w:szCs w:val="24"/>
              </w:rPr>
              <w:t>Maio</w:t>
            </w:r>
          </w:p>
        </w:tc>
        <w:tc>
          <w:tcPr>
            <w:tcW w:w="1739" w:type="dxa"/>
          </w:tcPr>
          <w:p w14:paraId="1AF5E545" w14:textId="77777777" w:rsidR="007B20BA" w:rsidRDefault="00000000">
            <w:pPr>
              <w:jc w:val="center"/>
              <w:rPr>
                <w:sz w:val="24"/>
                <w:szCs w:val="24"/>
              </w:rPr>
            </w:pPr>
            <w:r>
              <w:rPr>
                <w:sz w:val="24"/>
                <w:szCs w:val="24"/>
              </w:rPr>
              <w:t>8184</w:t>
            </w:r>
          </w:p>
        </w:tc>
        <w:tc>
          <w:tcPr>
            <w:tcW w:w="1724" w:type="dxa"/>
          </w:tcPr>
          <w:p w14:paraId="666959A9" w14:textId="77777777" w:rsidR="007B20BA" w:rsidRDefault="00000000">
            <w:pPr>
              <w:jc w:val="center"/>
              <w:rPr>
                <w:sz w:val="24"/>
                <w:szCs w:val="24"/>
              </w:rPr>
            </w:pPr>
            <w:r>
              <w:rPr>
                <w:sz w:val="24"/>
                <w:szCs w:val="24"/>
              </w:rPr>
              <w:t>7942</w:t>
            </w:r>
          </w:p>
        </w:tc>
        <w:tc>
          <w:tcPr>
            <w:tcW w:w="1512" w:type="dxa"/>
          </w:tcPr>
          <w:p w14:paraId="72A1A12D" w14:textId="77777777" w:rsidR="007B20BA" w:rsidRDefault="00000000">
            <w:pPr>
              <w:jc w:val="center"/>
              <w:rPr>
                <w:sz w:val="24"/>
                <w:szCs w:val="24"/>
              </w:rPr>
            </w:pPr>
            <w:r>
              <w:rPr>
                <w:sz w:val="24"/>
                <w:szCs w:val="24"/>
              </w:rPr>
              <w:t>2.96</w:t>
            </w:r>
          </w:p>
        </w:tc>
      </w:tr>
      <w:tr w:rsidR="007B20BA" w14:paraId="33109C7A" w14:textId="77777777">
        <w:tc>
          <w:tcPr>
            <w:tcW w:w="2130" w:type="dxa"/>
          </w:tcPr>
          <w:p w14:paraId="5226EEE7" w14:textId="77777777" w:rsidR="007B20BA" w:rsidRDefault="00000000">
            <w:pPr>
              <w:jc w:val="center"/>
              <w:rPr>
                <w:sz w:val="24"/>
                <w:szCs w:val="24"/>
              </w:rPr>
            </w:pPr>
            <w:r>
              <w:rPr>
                <w:sz w:val="24"/>
                <w:szCs w:val="24"/>
              </w:rPr>
              <w:t>2022</w:t>
            </w:r>
          </w:p>
        </w:tc>
        <w:tc>
          <w:tcPr>
            <w:tcW w:w="1615" w:type="dxa"/>
          </w:tcPr>
          <w:p w14:paraId="3AA7EA63" w14:textId="77777777" w:rsidR="007B20BA" w:rsidRDefault="00000000">
            <w:pPr>
              <w:jc w:val="center"/>
              <w:rPr>
                <w:sz w:val="24"/>
                <w:szCs w:val="24"/>
              </w:rPr>
            </w:pPr>
            <w:r>
              <w:rPr>
                <w:sz w:val="24"/>
                <w:szCs w:val="24"/>
              </w:rPr>
              <w:t>Junho</w:t>
            </w:r>
          </w:p>
        </w:tc>
        <w:tc>
          <w:tcPr>
            <w:tcW w:w="1739" w:type="dxa"/>
          </w:tcPr>
          <w:p w14:paraId="56D7A2F8" w14:textId="77777777" w:rsidR="007B20BA" w:rsidRDefault="00000000">
            <w:pPr>
              <w:jc w:val="center"/>
              <w:rPr>
                <w:sz w:val="24"/>
                <w:szCs w:val="24"/>
              </w:rPr>
            </w:pPr>
            <w:r>
              <w:rPr>
                <w:sz w:val="24"/>
                <w:szCs w:val="24"/>
              </w:rPr>
              <w:t>7920</w:t>
            </w:r>
          </w:p>
        </w:tc>
        <w:tc>
          <w:tcPr>
            <w:tcW w:w="1724" w:type="dxa"/>
          </w:tcPr>
          <w:p w14:paraId="2993D71E" w14:textId="77777777" w:rsidR="007B20BA" w:rsidRDefault="00000000">
            <w:pPr>
              <w:jc w:val="center"/>
              <w:rPr>
                <w:sz w:val="24"/>
                <w:szCs w:val="24"/>
              </w:rPr>
            </w:pPr>
            <w:r>
              <w:rPr>
                <w:sz w:val="24"/>
                <w:szCs w:val="24"/>
              </w:rPr>
              <w:t>7920</w:t>
            </w:r>
          </w:p>
        </w:tc>
        <w:tc>
          <w:tcPr>
            <w:tcW w:w="1512" w:type="dxa"/>
          </w:tcPr>
          <w:p w14:paraId="27B05744" w14:textId="77777777" w:rsidR="007B20BA" w:rsidRDefault="00000000">
            <w:pPr>
              <w:jc w:val="center"/>
              <w:rPr>
                <w:sz w:val="24"/>
                <w:szCs w:val="24"/>
              </w:rPr>
            </w:pPr>
            <w:r>
              <w:rPr>
                <w:sz w:val="24"/>
                <w:szCs w:val="24"/>
              </w:rPr>
              <w:t>0.00</w:t>
            </w:r>
          </w:p>
        </w:tc>
      </w:tr>
      <w:tr w:rsidR="007B20BA" w14:paraId="475C5021" w14:textId="77777777">
        <w:tc>
          <w:tcPr>
            <w:tcW w:w="2130" w:type="dxa"/>
          </w:tcPr>
          <w:p w14:paraId="1F4FC6D2" w14:textId="77777777" w:rsidR="007B20BA" w:rsidRDefault="00000000">
            <w:pPr>
              <w:jc w:val="center"/>
              <w:rPr>
                <w:sz w:val="24"/>
                <w:szCs w:val="24"/>
              </w:rPr>
            </w:pPr>
            <w:r>
              <w:rPr>
                <w:sz w:val="24"/>
                <w:szCs w:val="24"/>
              </w:rPr>
              <w:t>2022</w:t>
            </w:r>
          </w:p>
        </w:tc>
        <w:tc>
          <w:tcPr>
            <w:tcW w:w="1615" w:type="dxa"/>
          </w:tcPr>
          <w:p w14:paraId="528B193D" w14:textId="77777777" w:rsidR="007B20BA" w:rsidRDefault="00000000">
            <w:pPr>
              <w:jc w:val="center"/>
              <w:rPr>
                <w:sz w:val="24"/>
                <w:szCs w:val="24"/>
              </w:rPr>
            </w:pPr>
            <w:r>
              <w:rPr>
                <w:sz w:val="24"/>
                <w:szCs w:val="24"/>
              </w:rPr>
              <w:t>Julho</w:t>
            </w:r>
          </w:p>
        </w:tc>
        <w:tc>
          <w:tcPr>
            <w:tcW w:w="1739" w:type="dxa"/>
          </w:tcPr>
          <w:p w14:paraId="3D5426C8" w14:textId="77777777" w:rsidR="007B20BA" w:rsidRDefault="00000000">
            <w:pPr>
              <w:tabs>
                <w:tab w:val="left" w:pos="1305"/>
              </w:tabs>
              <w:jc w:val="center"/>
              <w:rPr>
                <w:sz w:val="24"/>
                <w:szCs w:val="24"/>
              </w:rPr>
            </w:pPr>
            <w:r>
              <w:rPr>
                <w:sz w:val="24"/>
                <w:szCs w:val="24"/>
              </w:rPr>
              <w:t>8184</w:t>
            </w:r>
          </w:p>
        </w:tc>
        <w:tc>
          <w:tcPr>
            <w:tcW w:w="1724" w:type="dxa"/>
          </w:tcPr>
          <w:p w14:paraId="60609687" w14:textId="77777777" w:rsidR="007B20BA" w:rsidRDefault="00000000">
            <w:pPr>
              <w:jc w:val="center"/>
              <w:rPr>
                <w:sz w:val="24"/>
                <w:szCs w:val="24"/>
              </w:rPr>
            </w:pPr>
            <w:r>
              <w:rPr>
                <w:sz w:val="24"/>
                <w:szCs w:val="24"/>
              </w:rPr>
              <w:t>8184</w:t>
            </w:r>
          </w:p>
        </w:tc>
        <w:tc>
          <w:tcPr>
            <w:tcW w:w="1512" w:type="dxa"/>
          </w:tcPr>
          <w:p w14:paraId="747BAB02" w14:textId="77777777" w:rsidR="007B20BA" w:rsidRDefault="00000000">
            <w:pPr>
              <w:jc w:val="center"/>
              <w:rPr>
                <w:sz w:val="24"/>
                <w:szCs w:val="24"/>
              </w:rPr>
            </w:pPr>
            <w:r>
              <w:rPr>
                <w:sz w:val="24"/>
                <w:szCs w:val="24"/>
              </w:rPr>
              <w:t>0.00</w:t>
            </w:r>
          </w:p>
        </w:tc>
      </w:tr>
      <w:tr w:rsidR="007B20BA" w14:paraId="0564E314" w14:textId="77777777">
        <w:tc>
          <w:tcPr>
            <w:tcW w:w="2130" w:type="dxa"/>
          </w:tcPr>
          <w:p w14:paraId="3B7AEB1D" w14:textId="77777777" w:rsidR="007B20BA" w:rsidRDefault="00000000">
            <w:pPr>
              <w:jc w:val="center"/>
              <w:rPr>
                <w:sz w:val="24"/>
                <w:szCs w:val="24"/>
              </w:rPr>
            </w:pPr>
            <w:r>
              <w:rPr>
                <w:sz w:val="24"/>
                <w:szCs w:val="24"/>
              </w:rPr>
              <w:lastRenderedPageBreak/>
              <w:t>2022</w:t>
            </w:r>
          </w:p>
        </w:tc>
        <w:tc>
          <w:tcPr>
            <w:tcW w:w="1615" w:type="dxa"/>
          </w:tcPr>
          <w:p w14:paraId="759A8B4D" w14:textId="77777777" w:rsidR="007B20BA" w:rsidRDefault="00000000">
            <w:pPr>
              <w:jc w:val="center"/>
              <w:rPr>
                <w:sz w:val="24"/>
                <w:szCs w:val="24"/>
              </w:rPr>
            </w:pPr>
            <w:r>
              <w:rPr>
                <w:sz w:val="24"/>
                <w:szCs w:val="24"/>
              </w:rPr>
              <w:t>Agosto</w:t>
            </w:r>
          </w:p>
        </w:tc>
        <w:tc>
          <w:tcPr>
            <w:tcW w:w="1739" w:type="dxa"/>
          </w:tcPr>
          <w:p w14:paraId="44DF0C06" w14:textId="77777777" w:rsidR="007B20BA" w:rsidRDefault="00000000">
            <w:pPr>
              <w:jc w:val="center"/>
              <w:rPr>
                <w:sz w:val="24"/>
                <w:szCs w:val="24"/>
              </w:rPr>
            </w:pPr>
            <w:r>
              <w:rPr>
                <w:sz w:val="24"/>
                <w:szCs w:val="24"/>
              </w:rPr>
              <w:t>8184</w:t>
            </w:r>
          </w:p>
        </w:tc>
        <w:tc>
          <w:tcPr>
            <w:tcW w:w="1724" w:type="dxa"/>
          </w:tcPr>
          <w:p w14:paraId="3BDD102E" w14:textId="77777777" w:rsidR="007B20BA" w:rsidRDefault="00000000">
            <w:pPr>
              <w:jc w:val="center"/>
              <w:rPr>
                <w:sz w:val="24"/>
                <w:szCs w:val="24"/>
              </w:rPr>
            </w:pPr>
            <w:r>
              <w:rPr>
                <w:sz w:val="24"/>
                <w:szCs w:val="24"/>
              </w:rPr>
              <w:t>8184</w:t>
            </w:r>
          </w:p>
        </w:tc>
        <w:tc>
          <w:tcPr>
            <w:tcW w:w="1512" w:type="dxa"/>
          </w:tcPr>
          <w:p w14:paraId="2AC291EC" w14:textId="77777777" w:rsidR="007B20BA" w:rsidRDefault="00000000">
            <w:pPr>
              <w:jc w:val="center"/>
              <w:rPr>
                <w:sz w:val="24"/>
                <w:szCs w:val="24"/>
              </w:rPr>
            </w:pPr>
            <w:r>
              <w:rPr>
                <w:sz w:val="24"/>
                <w:szCs w:val="24"/>
              </w:rPr>
              <w:t>0.00</w:t>
            </w:r>
          </w:p>
        </w:tc>
      </w:tr>
      <w:tr w:rsidR="007B20BA" w14:paraId="7324C782" w14:textId="77777777">
        <w:tc>
          <w:tcPr>
            <w:tcW w:w="2130" w:type="dxa"/>
          </w:tcPr>
          <w:p w14:paraId="0A682FAA" w14:textId="77777777" w:rsidR="007B20BA" w:rsidRDefault="00000000">
            <w:pPr>
              <w:jc w:val="center"/>
              <w:rPr>
                <w:sz w:val="24"/>
                <w:szCs w:val="24"/>
              </w:rPr>
            </w:pPr>
            <w:r>
              <w:rPr>
                <w:sz w:val="24"/>
                <w:szCs w:val="24"/>
              </w:rPr>
              <w:t>2022</w:t>
            </w:r>
          </w:p>
        </w:tc>
        <w:tc>
          <w:tcPr>
            <w:tcW w:w="1615" w:type="dxa"/>
          </w:tcPr>
          <w:p w14:paraId="59F9457A" w14:textId="77777777" w:rsidR="007B20BA" w:rsidRDefault="00000000">
            <w:pPr>
              <w:jc w:val="center"/>
              <w:rPr>
                <w:sz w:val="24"/>
                <w:szCs w:val="24"/>
              </w:rPr>
            </w:pPr>
            <w:r>
              <w:rPr>
                <w:sz w:val="24"/>
                <w:szCs w:val="24"/>
              </w:rPr>
              <w:t>Setembro</w:t>
            </w:r>
          </w:p>
        </w:tc>
        <w:tc>
          <w:tcPr>
            <w:tcW w:w="1739" w:type="dxa"/>
          </w:tcPr>
          <w:p w14:paraId="4AEB466A" w14:textId="77777777" w:rsidR="007B20BA" w:rsidRDefault="00000000">
            <w:pPr>
              <w:jc w:val="center"/>
              <w:rPr>
                <w:sz w:val="24"/>
                <w:szCs w:val="24"/>
              </w:rPr>
            </w:pPr>
            <w:r>
              <w:rPr>
                <w:sz w:val="24"/>
                <w:szCs w:val="24"/>
              </w:rPr>
              <w:t>7920</w:t>
            </w:r>
          </w:p>
        </w:tc>
        <w:tc>
          <w:tcPr>
            <w:tcW w:w="1724" w:type="dxa"/>
          </w:tcPr>
          <w:p w14:paraId="3EF93C54" w14:textId="77777777" w:rsidR="007B20BA" w:rsidRDefault="00000000">
            <w:pPr>
              <w:jc w:val="center"/>
              <w:rPr>
                <w:sz w:val="24"/>
                <w:szCs w:val="24"/>
              </w:rPr>
            </w:pPr>
            <w:r>
              <w:rPr>
                <w:sz w:val="24"/>
                <w:szCs w:val="24"/>
              </w:rPr>
              <w:t>7788</w:t>
            </w:r>
          </w:p>
        </w:tc>
        <w:tc>
          <w:tcPr>
            <w:tcW w:w="1512" w:type="dxa"/>
          </w:tcPr>
          <w:p w14:paraId="7A8C4AF6" w14:textId="77777777" w:rsidR="007B20BA" w:rsidRDefault="00000000">
            <w:pPr>
              <w:jc w:val="center"/>
              <w:rPr>
                <w:sz w:val="24"/>
                <w:szCs w:val="24"/>
              </w:rPr>
            </w:pPr>
            <w:r>
              <w:rPr>
                <w:sz w:val="24"/>
                <w:szCs w:val="24"/>
              </w:rPr>
              <w:t>1.66</w:t>
            </w:r>
          </w:p>
        </w:tc>
      </w:tr>
      <w:tr w:rsidR="007B20BA" w14:paraId="6A890826" w14:textId="77777777">
        <w:tc>
          <w:tcPr>
            <w:tcW w:w="2130" w:type="dxa"/>
          </w:tcPr>
          <w:p w14:paraId="6506C813" w14:textId="77777777" w:rsidR="007B20BA" w:rsidRDefault="00000000">
            <w:pPr>
              <w:jc w:val="center"/>
              <w:rPr>
                <w:sz w:val="24"/>
                <w:szCs w:val="24"/>
              </w:rPr>
            </w:pPr>
            <w:r>
              <w:rPr>
                <w:sz w:val="24"/>
                <w:szCs w:val="24"/>
              </w:rPr>
              <w:t>2022</w:t>
            </w:r>
          </w:p>
        </w:tc>
        <w:tc>
          <w:tcPr>
            <w:tcW w:w="1615" w:type="dxa"/>
          </w:tcPr>
          <w:p w14:paraId="503678DD" w14:textId="77777777" w:rsidR="007B20BA" w:rsidRDefault="00000000">
            <w:pPr>
              <w:jc w:val="center"/>
              <w:rPr>
                <w:sz w:val="24"/>
                <w:szCs w:val="24"/>
              </w:rPr>
            </w:pPr>
            <w:r>
              <w:rPr>
                <w:sz w:val="24"/>
                <w:szCs w:val="24"/>
              </w:rPr>
              <w:t>Outubro</w:t>
            </w:r>
          </w:p>
        </w:tc>
        <w:tc>
          <w:tcPr>
            <w:tcW w:w="1739" w:type="dxa"/>
          </w:tcPr>
          <w:p w14:paraId="54C788B5" w14:textId="77777777" w:rsidR="007B20BA" w:rsidRDefault="00000000">
            <w:pPr>
              <w:jc w:val="center"/>
              <w:rPr>
                <w:sz w:val="24"/>
                <w:szCs w:val="24"/>
              </w:rPr>
            </w:pPr>
            <w:r>
              <w:rPr>
                <w:sz w:val="24"/>
                <w:szCs w:val="24"/>
              </w:rPr>
              <w:t>8184</w:t>
            </w:r>
          </w:p>
        </w:tc>
        <w:tc>
          <w:tcPr>
            <w:tcW w:w="1724" w:type="dxa"/>
          </w:tcPr>
          <w:p w14:paraId="05D45A1B" w14:textId="77777777" w:rsidR="007B20BA" w:rsidRDefault="00000000">
            <w:pPr>
              <w:jc w:val="center"/>
              <w:rPr>
                <w:sz w:val="24"/>
                <w:szCs w:val="24"/>
              </w:rPr>
            </w:pPr>
            <w:r>
              <w:rPr>
                <w:sz w:val="24"/>
                <w:szCs w:val="24"/>
              </w:rPr>
              <w:t>7436</w:t>
            </w:r>
          </w:p>
        </w:tc>
        <w:tc>
          <w:tcPr>
            <w:tcW w:w="1512" w:type="dxa"/>
          </w:tcPr>
          <w:p w14:paraId="3E9162D3" w14:textId="77777777" w:rsidR="007B20BA" w:rsidRDefault="00000000">
            <w:pPr>
              <w:jc w:val="center"/>
              <w:rPr>
                <w:sz w:val="24"/>
                <w:szCs w:val="24"/>
              </w:rPr>
            </w:pPr>
            <w:r>
              <w:rPr>
                <w:sz w:val="24"/>
                <w:szCs w:val="24"/>
              </w:rPr>
              <w:t>9.14</w:t>
            </w:r>
          </w:p>
        </w:tc>
      </w:tr>
      <w:tr w:rsidR="007B20BA" w14:paraId="790F7503" w14:textId="77777777">
        <w:tc>
          <w:tcPr>
            <w:tcW w:w="2130" w:type="dxa"/>
          </w:tcPr>
          <w:p w14:paraId="260A8F4B" w14:textId="77777777" w:rsidR="007B20BA" w:rsidRDefault="00000000">
            <w:pPr>
              <w:jc w:val="center"/>
              <w:rPr>
                <w:sz w:val="24"/>
                <w:szCs w:val="24"/>
              </w:rPr>
            </w:pPr>
            <w:r>
              <w:rPr>
                <w:sz w:val="24"/>
                <w:szCs w:val="24"/>
              </w:rPr>
              <w:t>2022</w:t>
            </w:r>
          </w:p>
        </w:tc>
        <w:tc>
          <w:tcPr>
            <w:tcW w:w="1615" w:type="dxa"/>
          </w:tcPr>
          <w:p w14:paraId="7E2802E3" w14:textId="77777777" w:rsidR="007B20BA" w:rsidRDefault="00000000">
            <w:pPr>
              <w:jc w:val="center"/>
              <w:rPr>
                <w:sz w:val="24"/>
                <w:szCs w:val="24"/>
              </w:rPr>
            </w:pPr>
            <w:r>
              <w:rPr>
                <w:sz w:val="24"/>
                <w:szCs w:val="24"/>
              </w:rPr>
              <w:t>Novembro</w:t>
            </w:r>
          </w:p>
        </w:tc>
        <w:tc>
          <w:tcPr>
            <w:tcW w:w="1739" w:type="dxa"/>
          </w:tcPr>
          <w:p w14:paraId="6003CC14" w14:textId="77777777" w:rsidR="007B20BA" w:rsidRDefault="00000000">
            <w:pPr>
              <w:jc w:val="center"/>
              <w:rPr>
                <w:sz w:val="24"/>
                <w:szCs w:val="24"/>
              </w:rPr>
            </w:pPr>
            <w:r>
              <w:rPr>
                <w:sz w:val="24"/>
                <w:szCs w:val="24"/>
              </w:rPr>
              <w:t>7920</w:t>
            </w:r>
          </w:p>
        </w:tc>
        <w:tc>
          <w:tcPr>
            <w:tcW w:w="1724" w:type="dxa"/>
          </w:tcPr>
          <w:p w14:paraId="0CB900CC" w14:textId="77777777" w:rsidR="007B20BA" w:rsidRDefault="00000000">
            <w:pPr>
              <w:jc w:val="center"/>
              <w:rPr>
                <w:sz w:val="24"/>
                <w:szCs w:val="24"/>
              </w:rPr>
            </w:pPr>
            <w:r>
              <w:rPr>
                <w:sz w:val="24"/>
                <w:szCs w:val="24"/>
              </w:rPr>
              <w:t>7535</w:t>
            </w:r>
          </w:p>
        </w:tc>
        <w:tc>
          <w:tcPr>
            <w:tcW w:w="1512" w:type="dxa"/>
          </w:tcPr>
          <w:p w14:paraId="30604A4F" w14:textId="77777777" w:rsidR="007B20BA" w:rsidRDefault="00000000">
            <w:pPr>
              <w:jc w:val="center"/>
              <w:rPr>
                <w:sz w:val="24"/>
                <w:szCs w:val="24"/>
              </w:rPr>
            </w:pPr>
            <w:r>
              <w:rPr>
                <w:sz w:val="24"/>
                <w:szCs w:val="24"/>
              </w:rPr>
              <w:t>4.86</w:t>
            </w:r>
          </w:p>
        </w:tc>
      </w:tr>
      <w:tr w:rsidR="007B20BA" w14:paraId="512ABADE" w14:textId="77777777">
        <w:tc>
          <w:tcPr>
            <w:tcW w:w="2130" w:type="dxa"/>
          </w:tcPr>
          <w:p w14:paraId="6108FCC2" w14:textId="77777777" w:rsidR="007B20BA" w:rsidRDefault="00000000">
            <w:pPr>
              <w:jc w:val="center"/>
              <w:rPr>
                <w:sz w:val="24"/>
                <w:szCs w:val="24"/>
              </w:rPr>
            </w:pPr>
            <w:r>
              <w:rPr>
                <w:sz w:val="24"/>
                <w:szCs w:val="24"/>
              </w:rPr>
              <w:t>2022</w:t>
            </w:r>
          </w:p>
        </w:tc>
        <w:tc>
          <w:tcPr>
            <w:tcW w:w="1615" w:type="dxa"/>
          </w:tcPr>
          <w:p w14:paraId="30D5844E" w14:textId="77777777" w:rsidR="007B20BA" w:rsidRDefault="00000000">
            <w:pPr>
              <w:jc w:val="center"/>
              <w:rPr>
                <w:sz w:val="24"/>
                <w:szCs w:val="24"/>
              </w:rPr>
            </w:pPr>
            <w:r>
              <w:rPr>
                <w:sz w:val="24"/>
                <w:szCs w:val="24"/>
              </w:rPr>
              <w:t>Dezembro</w:t>
            </w:r>
          </w:p>
        </w:tc>
        <w:tc>
          <w:tcPr>
            <w:tcW w:w="1739" w:type="dxa"/>
          </w:tcPr>
          <w:p w14:paraId="0A417869" w14:textId="77777777" w:rsidR="007B20BA" w:rsidRDefault="00000000">
            <w:pPr>
              <w:jc w:val="center"/>
              <w:rPr>
                <w:sz w:val="24"/>
                <w:szCs w:val="24"/>
              </w:rPr>
            </w:pPr>
            <w:r>
              <w:rPr>
                <w:sz w:val="24"/>
                <w:szCs w:val="24"/>
              </w:rPr>
              <w:t>8184</w:t>
            </w:r>
          </w:p>
        </w:tc>
        <w:tc>
          <w:tcPr>
            <w:tcW w:w="1724" w:type="dxa"/>
          </w:tcPr>
          <w:p w14:paraId="0CB4FFFB" w14:textId="77777777" w:rsidR="007B20BA" w:rsidRDefault="00000000">
            <w:pPr>
              <w:jc w:val="center"/>
              <w:rPr>
                <w:sz w:val="24"/>
                <w:szCs w:val="24"/>
              </w:rPr>
            </w:pPr>
            <w:r>
              <w:rPr>
                <w:sz w:val="24"/>
                <w:szCs w:val="24"/>
              </w:rPr>
              <w:t>8184</w:t>
            </w:r>
          </w:p>
        </w:tc>
        <w:tc>
          <w:tcPr>
            <w:tcW w:w="1512" w:type="dxa"/>
          </w:tcPr>
          <w:p w14:paraId="16CCFDA1" w14:textId="77777777" w:rsidR="007B20BA" w:rsidRDefault="00000000">
            <w:pPr>
              <w:jc w:val="center"/>
              <w:rPr>
                <w:sz w:val="24"/>
                <w:szCs w:val="24"/>
              </w:rPr>
            </w:pPr>
            <w:r>
              <w:rPr>
                <w:sz w:val="24"/>
                <w:szCs w:val="24"/>
              </w:rPr>
              <w:t>0.00</w:t>
            </w:r>
          </w:p>
        </w:tc>
      </w:tr>
    </w:tbl>
    <w:p w14:paraId="4CC78233" w14:textId="77777777" w:rsidR="007B20BA" w:rsidRDefault="007B20BA">
      <w:pPr>
        <w:rPr>
          <w:color w:val="000000" w:themeColor="text1"/>
        </w:rPr>
      </w:pPr>
    </w:p>
    <w:p w14:paraId="44AA53C8" w14:textId="77777777" w:rsidR="00DB04AC" w:rsidRDefault="00F90FEB" w:rsidP="00DB04AC">
      <w:pPr>
        <w:keepNext/>
      </w:pPr>
      <w:r>
        <w:rPr>
          <w:noProof/>
        </w:rPr>
        <w:drawing>
          <wp:inline distT="0" distB="0" distL="0" distR="0" wp14:anchorId="62C5A114" wp14:editId="0679B7B2">
            <wp:extent cx="5400040" cy="3573780"/>
            <wp:effectExtent l="0" t="0" r="0" b="0"/>
            <wp:docPr id="4" name="Imagem 4" descr="Uma imagem com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gráfico&#10;&#10;Descrição gerada automa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3573780"/>
                    </a:xfrm>
                    <a:prstGeom prst="rect">
                      <a:avLst/>
                    </a:prstGeom>
                    <a:noFill/>
                    <a:ln>
                      <a:noFill/>
                    </a:ln>
                  </pic:spPr>
                </pic:pic>
              </a:graphicData>
            </a:graphic>
          </wp:inline>
        </w:drawing>
      </w:r>
    </w:p>
    <w:p w14:paraId="2B92ADD9" w14:textId="20A7DCA7" w:rsidR="00601944" w:rsidRDefault="00DB04AC" w:rsidP="00DB04AC">
      <w:pPr>
        <w:pStyle w:val="Legenda"/>
        <w:rPr>
          <w:color w:val="000000" w:themeColor="text1"/>
        </w:rPr>
      </w:pPr>
      <w:r>
        <w:t xml:space="preserve">Figura </w:t>
      </w:r>
      <w:fldSimple w:instr=" SEQ Figura \* ARABIC ">
        <w:r w:rsidR="00736F33">
          <w:rPr>
            <w:noProof/>
          </w:rPr>
          <w:t>3</w:t>
        </w:r>
      </w:fldSimple>
      <w:r>
        <w:t xml:space="preserve"> - </w:t>
      </w:r>
      <w:r w:rsidRPr="00A07536">
        <w:t>Registos Validados vs. Esperados por mês Conjunto 1</w:t>
      </w:r>
    </w:p>
    <w:p w14:paraId="74A82332" w14:textId="5751ABEC" w:rsidR="00601944" w:rsidRDefault="00601944">
      <w:pPr>
        <w:rPr>
          <w:color w:val="000000" w:themeColor="text1"/>
        </w:rPr>
      </w:pPr>
    </w:p>
    <w:p w14:paraId="1CDAB3CC" w14:textId="6727AEF7" w:rsidR="007B20BA" w:rsidRDefault="000C480F">
      <w:pPr>
        <w:pStyle w:val="Ttulo2"/>
        <w:numPr>
          <w:ilvl w:val="0"/>
          <w:numId w:val="0"/>
        </w:numPr>
        <w:ind w:left="823"/>
        <w:rPr>
          <w:sz w:val="24"/>
          <w:szCs w:val="24"/>
        </w:rPr>
      </w:pPr>
      <w:bookmarkStart w:id="81" w:name="_Toc138324020"/>
      <w:r>
        <w:rPr>
          <w:sz w:val="24"/>
          <w:szCs w:val="24"/>
        </w:rPr>
        <w:t>4.</w:t>
      </w:r>
      <w:r w:rsidR="00F14C14">
        <w:rPr>
          <w:sz w:val="24"/>
          <w:szCs w:val="24"/>
        </w:rPr>
        <w:t>3</w:t>
      </w:r>
      <w:r>
        <w:rPr>
          <w:sz w:val="24"/>
          <w:szCs w:val="24"/>
        </w:rPr>
        <w:t xml:space="preserve">.2. </w:t>
      </w:r>
      <w:r w:rsidR="00B45290">
        <w:rPr>
          <w:sz w:val="24"/>
          <w:szCs w:val="24"/>
        </w:rPr>
        <w:t>Conjunto 3</w:t>
      </w:r>
      <w:bookmarkEnd w:id="81"/>
    </w:p>
    <w:p w14:paraId="0D3067B6" w14:textId="77777777" w:rsidR="007B20BA" w:rsidRDefault="007B20BA">
      <w:pPr>
        <w:rPr>
          <w:color w:val="000000" w:themeColor="text1"/>
        </w:rPr>
      </w:pPr>
    </w:p>
    <w:p w14:paraId="1507795A" w14:textId="77777777" w:rsidR="007B20BA" w:rsidRDefault="00000000">
      <w:pPr>
        <w:rPr>
          <w:color w:val="000000" w:themeColor="text1"/>
        </w:rPr>
      </w:pPr>
      <w:r>
        <w:t>PGIL_IPMA_METEO_OBS_16.01.2020_a_08.09.2022.csv</w:t>
      </w:r>
    </w:p>
    <w:p w14:paraId="5AC72911" w14:textId="77777777" w:rsidR="007B20BA" w:rsidRDefault="00000000">
      <w:pPr>
        <w:rPr>
          <w:color w:val="000000" w:themeColor="text1"/>
        </w:rPr>
      </w:pPr>
      <w:r>
        <w:rPr>
          <w:u w:val="single"/>
        </w:rPr>
        <w:t>Registos</w:t>
      </w:r>
      <w:r>
        <w:t>: 998 206</w:t>
      </w:r>
    </w:p>
    <w:p w14:paraId="257F53EF" w14:textId="77777777" w:rsidR="007B20BA" w:rsidRDefault="00000000">
      <w:pPr>
        <w:rPr>
          <w:color w:val="000000" w:themeColor="text1"/>
        </w:rPr>
      </w:pPr>
      <w:r>
        <w:rPr>
          <w:u w:val="single"/>
        </w:rPr>
        <w:t>Datas Registadas</w:t>
      </w:r>
      <w:r>
        <w:t>: 16/01/2020 até 08/09/2022</w:t>
      </w:r>
    </w:p>
    <w:p w14:paraId="20C3BABD" w14:textId="61D8E134" w:rsidR="007B20BA" w:rsidRDefault="0056524B">
      <w:pPr>
        <w:rPr>
          <w:color w:val="000000" w:themeColor="text1"/>
        </w:rPr>
      </w:pPr>
      <w:r>
        <w:rPr>
          <w:u w:val="single"/>
        </w:rPr>
        <w:t>Datas. Uteis:</w:t>
      </w:r>
      <w:r>
        <w:t xml:space="preserve"> 14/09/2021 até 08/09/2022</w:t>
      </w:r>
    </w:p>
    <w:p w14:paraId="4DF723E2" w14:textId="2D8D202A" w:rsidR="007B20BA" w:rsidRDefault="00000000" w:rsidP="009B1B96">
      <w:r>
        <w:lastRenderedPageBreak/>
        <w:t xml:space="preserve">Na verdade, através da aplicação da função </w:t>
      </w:r>
      <w:r w:rsidRPr="0056524B">
        <w:rPr>
          <w:i/>
          <w:iCs/>
        </w:rPr>
        <w:t>drop_duplicates</w:t>
      </w:r>
      <w:r>
        <w:t xml:space="preserve"> da biblioteca pandas no ficheiro foram apresentados 931 376 registos com exatamente os mesmos valores, cerca de 93.3%, e, portanto, é suposto o </w:t>
      </w:r>
      <w:r w:rsidRPr="0056524B">
        <w:rPr>
          <w:i/>
          <w:iCs/>
        </w:rPr>
        <w:t>dataset</w:t>
      </w:r>
      <w:r>
        <w:t xml:space="preserve"> apresentar 66 830 registos que representem dados úteis para o problema, cerca de 6.7%. No entanto, ainda assim existem dados inconsistentes com valores nulos e incoerentes com o valor -99.0 disposto por várias colunas. De modo que, é necessário dissecar os dados com valores inválidos para a mesma data na mesma estação. Com efeito, após esta dissecação foram validados 45</w:t>
      </w:r>
      <w:ins w:id="82" w:author="Unknown Author" w:date="2023-04-07T15:38:00Z">
        <w:r>
          <w:t xml:space="preserve"> </w:t>
        </w:r>
      </w:ins>
      <w:r>
        <w:t xml:space="preserve">442 registos, o que representam 4.7% do </w:t>
      </w:r>
      <w:r w:rsidRPr="0056524B">
        <w:rPr>
          <w:i/>
          <w:iCs/>
        </w:rPr>
        <w:t>dataset</w:t>
      </w:r>
      <w:r>
        <w:t>.</w:t>
      </w:r>
    </w:p>
    <w:p w14:paraId="6C716D7E" w14:textId="77777777" w:rsidR="000C480F" w:rsidRDefault="000C480F" w:rsidP="009B1B96"/>
    <w:p w14:paraId="764822E1" w14:textId="77777777" w:rsidR="00DB04AC" w:rsidRDefault="00E04B84" w:rsidP="00DB04AC">
      <w:pPr>
        <w:keepNext/>
      </w:pPr>
      <w:r>
        <w:rPr>
          <w:noProof/>
        </w:rPr>
        <w:drawing>
          <wp:inline distT="0" distB="0" distL="0" distR="0" wp14:anchorId="08A4020F" wp14:editId="70714D0D">
            <wp:extent cx="5172075" cy="3352800"/>
            <wp:effectExtent l="0" t="0" r="0" b="0"/>
            <wp:docPr id="3" name="Imagem 3" descr="Uma imagem com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gráfico&#10;&#10;Descrição gerada automa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72075" cy="3352800"/>
                    </a:xfrm>
                    <a:prstGeom prst="rect">
                      <a:avLst/>
                    </a:prstGeom>
                    <a:noFill/>
                    <a:ln>
                      <a:noFill/>
                    </a:ln>
                  </pic:spPr>
                </pic:pic>
              </a:graphicData>
            </a:graphic>
          </wp:inline>
        </w:drawing>
      </w:r>
    </w:p>
    <w:p w14:paraId="6250AD0F" w14:textId="26E89093" w:rsidR="000C480F" w:rsidRDefault="00DB04AC" w:rsidP="00DB04AC">
      <w:pPr>
        <w:pStyle w:val="Legenda"/>
      </w:pPr>
      <w:r>
        <w:t xml:space="preserve">Figura </w:t>
      </w:r>
      <w:fldSimple w:instr=" SEQ Figura \* ARABIC ">
        <w:r w:rsidR="00736F33">
          <w:rPr>
            <w:noProof/>
          </w:rPr>
          <w:t>4</w:t>
        </w:r>
      </w:fldSimple>
      <w:r>
        <w:t xml:space="preserve"> - </w:t>
      </w:r>
      <w:r w:rsidRPr="00381316">
        <w:t>Diferença Registos Totais e Uteis Conjunto 3</w:t>
      </w:r>
    </w:p>
    <w:p w14:paraId="696AA785" w14:textId="77777777" w:rsidR="003A3985" w:rsidRDefault="003A3985" w:rsidP="009B1B96"/>
    <w:p w14:paraId="0DC167EC" w14:textId="73D7111B" w:rsidR="003A3985" w:rsidRDefault="003A3985" w:rsidP="00DB04AC">
      <w:pPr>
        <w:pStyle w:val="Legenda"/>
      </w:pPr>
      <w:r>
        <w:t xml:space="preserve">Tabela </w:t>
      </w:r>
      <w:fldSimple w:instr=" SEQ Tabela \* ARABIC ">
        <w:r w:rsidR="00736F33">
          <w:rPr>
            <w:noProof/>
          </w:rPr>
          <w:t>5</w:t>
        </w:r>
      </w:fldSimple>
      <w:r>
        <w:t xml:space="preserve"> - Descrição Geral </w:t>
      </w:r>
      <w:r w:rsidR="00B45290">
        <w:t>Conjunto 3</w:t>
      </w:r>
      <w:r>
        <w:t xml:space="preserve"> Dados Uteis</w:t>
      </w:r>
    </w:p>
    <w:tbl>
      <w:tblPr>
        <w:tblStyle w:val="TabelacomGrelha"/>
        <w:tblW w:w="9464" w:type="dxa"/>
        <w:tblLayout w:type="fixed"/>
        <w:tblLook w:val="04A0" w:firstRow="1" w:lastRow="0" w:firstColumn="1" w:lastColumn="0" w:noHBand="0" w:noVBand="1"/>
      </w:tblPr>
      <w:tblGrid>
        <w:gridCol w:w="1190"/>
        <w:gridCol w:w="1244"/>
        <w:gridCol w:w="1076"/>
        <w:gridCol w:w="1276"/>
        <w:gridCol w:w="992"/>
        <w:gridCol w:w="1134"/>
        <w:gridCol w:w="1418"/>
        <w:gridCol w:w="1134"/>
      </w:tblGrid>
      <w:tr w:rsidR="003A3985" w14:paraId="505F8059" w14:textId="77777777" w:rsidTr="00895AD2">
        <w:trPr>
          <w:trHeight w:val="991"/>
        </w:trPr>
        <w:tc>
          <w:tcPr>
            <w:tcW w:w="1190" w:type="dxa"/>
          </w:tcPr>
          <w:p w14:paraId="4FBC8474" w14:textId="77777777" w:rsidR="003A3985" w:rsidRDefault="003A3985" w:rsidP="00895AD2">
            <w:pPr>
              <w:jc w:val="center"/>
              <w:rPr>
                <w:b/>
                <w:bCs/>
                <w:sz w:val="24"/>
                <w:szCs w:val="24"/>
              </w:rPr>
            </w:pPr>
            <w:r>
              <w:rPr>
                <w:b/>
                <w:bCs/>
                <w:sz w:val="24"/>
                <w:szCs w:val="24"/>
              </w:rPr>
              <w:t>Variáveis</w:t>
            </w:r>
          </w:p>
        </w:tc>
        <w:tc>
          <w:tcPr>
            <w:tcW w:w="1244" w:type="dxa"/>
          </w:tcPr>
          <w:p w14:paraId="0E322711" w14:textId="77777777" w:rsidR="003A3985" w:rsidRDefault="003A3985" w:rsidP="00895AD2">
            <w:pPr>
              <w:jc w:val="center"/>
              <w:rPr>
                <w:b/>
                <w:bCs/>
                <w:sz w:val="24"/>
                <w:szCs w:val="24"/>
              </w:rPr>
            </w:pPr>
            <w:r w:rsidRPr="00D12633">
              <w:rPr>
                <w:b/>
                <w:bCs/>
                <w:sz w:val="24"/>
                <w:szCs w:val="24"/>
              </w:rPr>
              <w:t>humidade</w:t>
            </w:r>
          </w:p>
        </w:tc>
        <w:tc>
          <w:tcPr>
            <w:tcW w:w="1076" w:type="dxa"/>
          </w:tcPr>
          <w:p w14:paraId="3511713F" w14:textId="77777777" w:rsidR="003A3985" w:rsidRDefault="003A3985" w:rsidP="00895AD2">
            <w:pPr>
              <w:jc w:val="center"/>
              <w:rPr>
                <w:b/>
                <w:bCs/>
                <w:sz w:val="24"/>
                <w:szCs w:val="24"/>
              </w:rPr>
            </w:pPr>
            <w:r w:rsidRPr="00D12633">
              <w:rPr>
                <w:b/>
                <w:bCs/>
                <w:sz w:val="24"/>
                <w:szCs w:val="24"/>
              </w:rPr>
              <w:t>iddireccvento</w:t>
            </w:r>
          </w:p>
        </w:tc>
        <w:tc>
          <w:tcPr>
            <w:tcW w:w="1276" w:type="dxa"/>
          </w:tcPr>
          <w:p w14:paraId="79324EF5" w14:textId="77777777" w:rsidR="003A3985" w:rsidRDefault="003A3985" w:rsidP="00895AD2">
            <w:pPr>
              <w:jc w:val="center"/>
              <w:rPr>
                <w:b/>
                <w:bCs/>
              </w:rPr>
            </w:pPr>
            <w:r w:rsidRPr="00D12633">
              <w:rPr>
                <w:b/>
                <w:bCs/>
              </w:rPr>
              <w:t>intensidad</w:t>
            </w:r>
            <w:r>
              <w:rPr>
                <w:b/>
                <w:bCs/>
              </w:rPr>
              <w:t>e</w:t>
            </w:r>
            <w:r w:rsidRPr="00D12633">
              <w:rPr>
                <w:b/>
                <w:bCs/>
              </w:rPr>
              <w:t>ventokm</w:t>
            </w:r>
          </w:p>
        </w:tc>
        <w:tc>
          <w:tcPr>
            <w:tcW w:w="992" w:type="dxa"/>
          </w:tcPr>
          <w:p w14:paraId="1A0BFB60" w14:textId="77777777" w:rsidR="003A3985" w:rsidRDefault="003A3985" w:rsidP="00895AD2">
            <w:pPr>
              <w:jc w:val="center"/>
              <w:rPr>
                <w:b/>
                <w:bCs/>
              </w:rPr>
            </w:pPr>
            <w:r w:rsidRPr="00D12633">
              <w:rPr>
                <w:b/>
                <w:bCs/>
              </w:rPr>
              <w:t>pressao</w:t>
            </w:r>
          </w:p>
        </w:tc>
        <w:tc>
          <w:tcPr>
            <w:tcW w:w="1134" w:type="dxa"/>
          </w:tcPr>
          <w:p w14:paraId="58B75AC7" w14:textId="77777777" w:rsidR="003A3985" w:rsidRDefault="003A3985" w:rsidP="00895AD2">
            <w:pPr>
              <w:jc w:val="center"/>
              <w:rPr>
                <w:b/>
                <w:bCs/>
              </w:rPr>
            </w:pPr>
            <w:r w:rsidRPr="00D12633">
              <w:rPr>
                <w:b/>
                <w:bCs/>
              </w:rPr>
              <w:t>radiacao</w:t>
            </w:r>
          </w:p>
        </w:tc>
        <w:tc>
          <w:tcPr>
            <w:tcW w:w="1418" w:type="dxa"/>
          </w:tcPr>
          <w:p w14:paraId="0D227A62" w14:textId="77777777" w:rsidR="003A3985" w:rsidRDefault="003A3985" w:rsidP="00895AD2">
            <w:pPr>
              <w:jc w:val="left"/>
              <w:rPr>
                <w:b/>
                <w:bCs/>
              </w:rPr>
            </w:pPr>
            <w:r w:rsidRPr="00D12633">
              <w:rPr>
                <w:b/>
                <w:bCs/>
              </w:rPr>
              <w:t>temperatura</w:t>
            </w:r>
          </w:p>
        </w:tc>
        <w:tc>
          <w:tcPr>
            <w:tcW w:w="1134" w:type="dxa"/>
          </w:tcPr>
          <w:p w14:paraId="7EBDBF44" w14:textId="77777777" w:rsidR="003A3985" w:rsidRDefault="003A3985" w:rsidP="00895AD2">
            <w:pPr>
              <w:jc w:val="center"/>
              <w:rPr>
                <w:b/>
                <w:bCs/>
              </w:rPr>
            </w:pPr>
            <w:r w:rsidRPr="00D12633">
              <w:rPr>
                <w:b/>
                <w:bCs/>
              </w:rPr>
              <w:t>precacumulada</w:t>
            </w:r>
          </w:p>
        </w:tc>
      </w:tr>
      <w:tr w:rsidR="003A3985" w14:paraId="6C0EAD72" w14:textId="77777777" w:rsidTr="00895AD2">
        <w:tc>
          <w:tcPr>
            <w:tcW w:w="1190" w:type="dxa"/>
          </w:tcPr>
          <w:p w14:paraId="7ACBBEDB" w14:textId="77777777" w:rsidR="003A3985" w:rsidRPr="000C480F" w:rsidRDefault="003A3985" w:rsidP="00895AD2">
            <w:pPr>
              <w:jc w:val="center"/>
              <w:rPr>
                <w:rFonts w:asciiTheme="minorHAnsi" w:hAnsiTheme="minorHAnsi" w:cstheme="minorHAnsi"/>
                <w:sz w:val="24"/>
                <w:szCs w:val="24"/>
              </w:rPr>
            </w:pPr>
            <w:r w:rsidRPr="000C480F">
              <w:rPr>
                <w:rFonts w:asciiTheme="minorHAnsi" w:hAnsiTheme="minorHAnsi" w:cstheme="minorHAnsi"/>
                <w:sz w:val="24"/>
                <w:szCs w:val="24"/>
              </w:rPr>
              <w:t>Média</w:t>
            </w:r>
          </w:p>
        </w:tc>
        <w:tc>
          <w:tcPr>
            <w:tcW w:w="1244" w:type="dxa"/>
          </w:tcPr>
          <w:p w14:paraId="7565C04E" w14:textId="77777777" w:rsidR="003A3985" w:rsidRPr="000C480F" w:rsidRDefault="003A3985" w:rsidP="00895AD2">
            <w:pPr>
              <w:jc w:val="center"/>
              <w:rPr>
                <w:rFonts w:asciiTheme="minorHAnsi" w:hAnsiTheme="minorHAnsi" w:cstheme="minorHAnsi"/>
                <w:sz w:val="24"/>
                <w:szCs w:val="24"/>
              </w:rPr>
            </w:pPr>
            <w:r w:rsidRPr="000C480F">
              <w:rPr>
                <w:rFonts w:asciiTheme="minorHAnsi" w:hAnsiTheme="minorHAnsi" w:cstheme="minorHAnsi"/>
                <w:sz w:val="24"/>
                <w:szCs w:val="24"/>
              </w:rPr>
              <w:t>69.38</w:t>
            </w:r>
          </w:p>
        </w:tc>
        <w:tc>
          <w:tcPr>
            <w:tcW w:w="1076" w:type="dxa"/>
          </w:tcPr>
          <w:p w14:paraId="5B8F6E24" w14:textId="77777777" w:rsidR="003A3985" w:rsidRPr="000C480F" w:rsidRDefault="003A3985" w:rsidP="00895AD2">
            <w:pPr>
              <w:jc w:val="center"/>
              <w:rPr>
                <w:rFonts w:asciiTheme="minorHAnsi" w:hAnsiTheme="minorHAnsi" w:cstheme="minorHAnsi"/>
                <w:sz w:val="24"/>
                <w:szCs w:val="24"/>
              </w:rPr>
            </w:pPr>
            <w:r w:rsidRPr="000C480F">
              <w:rPr>
                <w:rFonts w:asciiTheme="minorHAnsi" w:hAnsiTheme="minorHAnsi" w:cstheme="minorHAnsi"/>
                <w:sz w:val="24"/>
                <w:szCs w:val="24"/>
              </w:rPr>
              <w:t>4.25</w:t>
            </w:r>
          </w:p>
        </w:tc>
        <w:tc>
          <w:tcPr>
            <w:tcW w:w="1276" w:type="dxa"/>
          </w:tcPr>
          <w:p w14:paraId="28813405" w14:textId="77777777" w:rsidR="003A3985" w:rsidRPr="000C480F" w:rsidRDefault="003A3985" w:rsidP="00895AD2">
            <w:pPr>
              <w:jc w:val="center"/>
              <w:rPr>
                <w:rFonts w:asciiTheme="minorHAnsi" w:hAnsiTheme="minorHAnsi" w:cstheme="minorHAnsi"/>
              </w:rPr>
            </w:pPr>
            <w:r w:rsidRPr="000C480F">
              <w:rPr>
                <w:rFonts w:asciiTheme="minorHAnsi" w:hAnsiTheme="minorHAnsi" w:cstheme="minorHAnsi"/>
              </w:rPr>
              <w:t>-13.19</w:t>
            </w:r>
          </w:p>
        </w:tc>
        <w:tc>
          <w:tcPr>
            <w:tcW w:w="992" w:type="dxa"/>
          </w:tcPr>
          <w:p w14:paraId="7FB56E97" w14:textId="77777777" w:rsidR="003A3985" w:rsidRPr="000C480F" w:rsidRDefault="003A3985" w:rsidP="00895AD2">
            <w:pPr>
              <w:jc w:val="center"/>
              <w:rPr>
                <w:rFonts w:asciiTheme="minorHAnsi" w:hAnsiTheme="minorHAnsi" w:cstheme="minorHAnsi"/>
              </w:rPr>
            </w:pPr>
            <w:r w:rsidRPr="000C480F">
              <w:rPr>
                <w:rFonts w:asciiTheme="minorHAnsi" w:hAnsiTheme="minorHAnsi" w:cstheme="minorHAnsi"/>
              </w:rPr>
              <w:t>1018.15</w:t>
            </w:r>
          </w:p>
        </w:tc>
        <w:tc>
          <w:tcPr>
            <w:tcW w:w="1134" w:type="dxa"/>
          </w:tcPr>
          <w:p w14:paraId="6E60A1B2" w14:textId="77777777" w:rsidR="003A3985" w:rsidRPr="000C480F" w:rsidRDefault="003A3985" w:rsidP="00895AD2">
            <w:pPr>
              <w:jc w:val="center"/>
              <w:rPr>
                <w:rFonts w:asciiTheme="minorHAnsi" w:hAnsiTheme="minorHAnsi" w:cstheme="minorHAnsi"/>
              </w:rPr>
            </w:pPr>
            <w:r w:rsidRPr="000C480F">
              <w:rPr>
                <w:rFonts w:asciiTheme="minorHAnsi" w:hAnsiTheme="minorHAnsi" w:cstheme="minorHAnsi"/>
              </w:rPr>
              <w:t>536.38</w:t>
            </w:r>
          </w:p>
        </w:tc>
        <w:tc>
          <w:tcPr>
            <w:tcW w:w="1418" w:type="dxa"/>
          </w:tcPr>
          <w:p w14:paraId="0C2819D6" w14:textId="77777777" w:rsidR="003A3985" w:rsidRPr="000C480F" w:rsidRDefault="003A3985" w:rsidP="00895AD2">
            <w:pPr>
              <w:jc w:val="center"/>
              <w:rPr>
                <w:rFonts w:asciiTheme="minorHAnsi" w:hAnsiTheme="minorHAnsi" w:cstheme="minorHAnsi"/>
              </w:rPr>
            </w:pPr>
            <w:r w:rsidRPr="000C480F">
              <w:rPr>
                <w:rFonts w:asciiTheme="minorHAnsi" w:hAnsiTheme="minorHAnsi" w:cstheme="minorHAnsi"/>
              </w:rPr>
              <w:t>17.01</w:t>
            </w:r>
          </w:p>
        </w:tc>
        <w:tc>
          <w:tcPr>
            <w:tcW w:w="1134" w:type="dxa"/>
          </w:tcPr>
          <w:p w14:paraId="7973D711" w14:textId="77777777" w:rsidR="003A3985" w:rsidRPr="000C480F" w:rsidRDefault="003A3985" w:rsidP="00895AD2">
            <w:pPr>
              <w:jc w:val="center"/>
              <w:rPr>
                <w:rFonts w:asciiTheme="minorHAnsi" w:hAnsiTheme="minorHAnsi" w:cstheme="minorHAnsi"/>
              </w:rPr>
            </w:pPr>
            <w:r w:rsidRPr="000C480F">
              <w:rPr>
                <w:rFonts w:asciiTheme="minorHAnsi" w:hAnsiTheme="minorHAnsi" w:cstheme="minorHAnsi"/>
              </w:rPr>
              <w:t>-3.99</w:t>
            </w:r>
          </w:p>
        </w:tc>
      </w:tr>
      <w:tr w:rsidR="003A3985" w14:paraId="136197F0" w14:textId="77777777" w:rsidTr="00895AD2">
        <w:trPr>
          <w:trHeight w:val="752"/>
        </w:trPr>
        <w:tc>
          <w:tcPr>
            <w:tcW w:w="1190" w:type="dxa"/>
          </w:tcPr>
          <w:p w14:paraId="0A20DB70" w14:textId="77777777" w:rsidR="003A3985" w:rsidRPr="000C480F" w:rsidRDefault="003A3985" w:rsidP="00895AD2">
            <w:pPr>
              <w:jc w:val="center"/>
              <w:rPr>
                <w:rFonts w:asciiTheme="minorHAnsi" w:hAnsiTheme="minorHAnsi" w:cstheme="minorHAnsi"/>
                <w:sz w:val="24"/>
                <w:szCs w:val="24"/>
              </w:rPr>
            </w:pPr>
            <w:r w:rsidRPr="000C480F">
              <w:rPr>
                <w:rFonts w:asciiTheme="minorHAnsi" w:hAnsiTheme="minorHAnsi" w:cstheme="minorHAnsi"/>
                <w:sz w:val="24"/>
                <w:szCs w:val="24"/>
              </w:rPr>
              <w:t>Desvio Padrão</w:t>
            </w:r>
          </w:p>
        </w:tc>
        <w:tc>
          <w:tcPr>
            <w:tcW w:w="1244" w:type="dxa"/>
          </w:tcPr>
          <w:p w14:paraId="298F1641" w14:textId="77777777" w:rsidR="003A3985" w:rsidRPr="000C480F" w:rsidRDefault="003A3985" w:rsidP="00895AD2">
            <w:pPr>
              <w:jc w:val="center"/>
              <w:rPr>
                <w:rFonts w:asciiTheme="minorHAnsi" w:hAnsiTheme="minorHAnsi" w:cstheme="minorHAnsi"/>
                <w:sz w:val="24"/>
                <w:szCs w:val="24"/>
              </w:rPr>
            </w:pPr>
            <w:r w:rsidRPr="000C480F">
              <w:rPr>
                <w:rFonts w:asciiTheme="minorHAnsi" w:hAnsiTheme="minorHAnsi" w:cstheme="minorHAnsi"/>
                <w:sz w:val="24"/>
                <w:szCs w:val="24"/>
              </w:rPr>
              <w:t>18.01</w:t>
            </w:r>
          </w:p>
        </w:tc>
        <w:tc>
          <w:tcPr>
            <w:tcW w:w="1076" w:type="dxa"/>
          </w:tcPr>
          <w:p w14:paraId="715588C9" w14:textId="77777777" w:rsidR="003A3985" w:rsidRPr="000C480F" w:rsidRDefault="003A3985" w:rsidP="00895AD2">
            <w:pPr>
              <w:jc w:val="center"/>
              <w:rPr>
                <w:rFonts w:asciiTheme="minorHAnsi" w:hAnsiTheme="minorHAnsi" w:cstheme="minorHAnsi"/>
                <w:sz w:val="24"/>
                <w:szCs w:val="24"/>
              </w:rPr>
            </w:pPr>
            <w:r w:rsidRPr="000C480F">
              <w:rPr>
                <w:rFonts w:asciiTheme="minorHAnsi" w:hAnsiTheme="minorHAnsi" w:cstheme="minorHAnsi"/>
                <w:sz w:val="24"/>
                <w:szCs w:val="24"/>
              </w:rPr>
              <w:t>3.50</w:t>
            </w:r>
          </w:p>
        </w:tc>
        <w:tc>
          <w:tcPr>
            <w:tcW w:w="1276" w:type="dxa"/>
          </w:tcPr>
          <w:p w14:paraId="796D8AAA" w14:textId="77777777" w:rsidR="003A3985" w:rsidRPr="000C480F" w:rsidRDefault="003A3985" w:rsidP="00895AD2">
            <w:pPr>
              <w:jc w:val="center"/>
              <w:rPr>
                <w:rFonts w:asciiTheme="minorHAnsi" w:hAnsiTheme="minorHAnsi" w:cstheme="minorHAnsi"/>
              </w:rPr>
            </w:pPr>
            <w:r w:rsidRPr="000C480F">
              <w:rPr>
                <w:rFonts w:asciiTheme="minorHAnsi" w:hAnsiTheme="minorHAnsi" w:cstheme="minorHAnsi"/>
              </w:rPr>
              <w:t>47.05</w:t>
            </w:r>
          </w:p>
        </w:tc>
        <w:tc>
          <w:tcPr>
            <w:tcW w:w="992" w:type="dxa"/>
          </w:tcPr>
          <w:p w14:paraId="7A6DA180" w14:textId="77777777" w:rsidR="003A3985" w:rsidRPr="000C480F" w:rsidRDefault="003A3985" w:rsidP="00895AD2">
            <w:pPr>
              <w:jc w:val="center"/>
              <w:rPr>
                <w:rFonts w:asciiTheme="minorHAnsi" w:hAnsiTheme="minorHAnsi" w:cstheme="minorHAnsi"/>
              </w:rPr>
            </w:pPr>
            <w:r w:rsidRPr="000C480F">
              <w:rPr>
                <w:rFonts w:asciiTheme="minorHAnsi" w:hAnsiTheme="minorHAnsi" w:cstheme="minorHAnsi"/>
              </w:rPr>
              <w:t>18.22</w:t>
            </w:r>
          </w:p>
        </w:tc>
        <w:tc>
          <w:tcPr>
            <w:tcW w:w="1134" w:type="dxa"/>
          </w:tcPr>
          <w:p w14:paraId="5AD9B48B" w14:textId="77777777" w:rsidR="003A3985" w:rsidRPr="000C480F" w:rsidRDefault="003A3985" w:rsidP="00895AD2">
            <w:pPr>
              <w:jc w:val="center"/>
              <w:rPr>
                <w:rFonts w:asciiTheme="minorHAnsi" w:hAnsiTheme="minorHAnsi" w:cstheme="minorHAnsi"/>
              </w:rPr>
            </w:pPr>
            <w:r w:rsidRPr="000C480F">
              <w:rPr>
                <w:rFonts w:asciiTheme="minorHAnsi" w:hAnsiTheme="minorHAnsi" w:cstheme="minorHAnsi"/>
              </w:rPr>
              <w:t>960.26</w:t>
            </w:r>
          </w:p>
        </w:tc>
        <w:tc>
          <w:tcPr>
            <w:tcW w:w="1418" w:type="dxa"/>
          </w:tcPr>
          <w:p w14:paraId="6CF01AE0" w14:textId="77777777" w:rsidR="003A3985" w:rsidRPr="000C480F" w:rsidRDefault="003A3985" w:rsidP="00895AD2">
            <w:pPr>
              <w:jc w:val="center"/>
              <w:rPr>
                <w:rFonts w:asciiTheme="minorHAnsi" w:hAnsiTheme="minorHAnsi" w:cstheme="minorHAnsi"/>
              </w:rPr>
            </w:pPr>
            <w:r w:rsidRPr="000C480F">
              <w:rPr>
                <w:rFonts w:asciiTheme="minorHAnsi" w:hAnsiTheme="minorHAnsi" w:cstheme="minorHAnsi"/>
              </w:rPr>
              <w:t>5.39</w:t>
            </w:r>
          </w:p>
        </w:tc>
        <w:tc>
          <w:tcPr>
            <w:tcW w:w="1134" w:type="dxa"/>
          </w:tcPr>
          <w:p w14:paraId="5243F02C" w14:textId="77777777" w:rsidR="003A3985" w:rsidRPr="000C480F" w:rsidRDefault="003A3985" w:rsidP="00895AD2">
            <w:pPr>
              <w:jc w:val="center"/>
              <w:rPr>
                <w:rFonts w:asciiTheme="minorHAnsi" w:hAnsiTheme="minorHAnsi" w:cstheme="minorHAnsi"/>
              </w:rPr>
            </w:pPr>
            <w:r w:rsidRPr="000C480F">
              <w:rPr>
                <w:rFonts w:asciiTheme="minorHAnsi" w:hAnsiTheme="minorHAnsi" w:cstheme="minorHAnsi"/>
              </w:rPr>
              <w:t>19.56</w:t>
            </w:r>
          </w:p>
        </w:tc>
      </w:tr>
      <w:tr w:rsidR="003A3985" w14:paraId="6CDB31F2" w14:textId="77777777" w:rsidTr="00895AD2">
        <w:tc>
          <w:tcPr>
            <w:tcW w:w="1190" w:type="dxa"/>
          </w:tcPr>
          <w:p w14:paraId="220E7E66" w14:textId="77777777" w:rsidR="003A3985" w:rsidRPr="000C480F" w:rsidRDefault="003A3985" w:rsidP="00895AD2">
            <w:pPr>
              <w:jc w:val="center"/>
              <w:rPr>
                <w:rFonts w:asciiTheme="minorHAnsi" w:hAnsiTheme="minorHAnsi" w:cstheme="minorHAnsi"/>
                <w:sz w:val="24"/>
                <w:szCs w:val="24"/>
              </w:rPr>
            </w:pPr>
            <w:r w:rsidRPr="000C480F">
              <w:rPr>
                <w:rFonts w:asciiTheme="minorHAnsi" w:hAnsiTheme="minorHAnsi" w:cstheme="minorHAnsi"/>
                <w:sz w:val="24"/>
                <w:szCs w:val="24"/>
              </w:rPr>
              <w:t>Mínimo</w:t>
            </w:r>
          </w:p>
        </w:tc>
        <w:tc>
          <w:tcPr>
            <w:tcW w:w="1244" w:type="dxa"/>
          </w:tcPr>
          <w:p w14:paraId="2113C8FA" w14:textId="77777777" w:rsidR="003A3985" w:rsidRPr="000C480F" w:rsidRDefault="003A3985" w:rsidP="00895AD2">
            <w:pPr>
              <w:jc w:val="center"/>
              <w:rPr>
                <w:rFonts w:asciiTheme="minorHAnsi" w:hAnsiTheme="minorHAnsi" w:cstheme="minorHAnsi"/>
                <w:sz w:val="24"/>
                <w:szCs w:val="24"/>
              </w:rPr>
            </w:pPr>
            <w:r w:rsidRPr="000C480F">
              <w:rPr>
                <w:rFonts w:asciiTheme="minorHAnsi" w:hAnsiTheme="minorHAnsi" w:cstheme="minorHAnsi"/>
                <w:sz w:val="24"/>
                <w:szCs w:val="24"/>
              </w:rPr>
              <w:t>12.0</w:t>
            </w:r>
          </w:p>
        </w:tc>
        <w:tc>
          <w:tcPr>
            <w:tcW w:w="1076" w:type="dxa"/>
          </w:tcPr>
          <w:p w14:paraId="0F11E1F6" w14:textId="77777777" w:rsidR="003A3985" w:rsidRPr="000C480F" w:rsidRDefault="003A3985" w:rsidP="00895AD2">
            <w:pPr>
              <w:jc w:val="center"/>
              <w:rPr>
                <w:rFonts w:asciiTheme="minorHAnsi" w:hAnsiTheme="minorHAnsi" w:cstheme="minorHAnsi"/>
                <w:sz w:val="24"/>
                <w:szCs w:val="24"/>
              </w:rPr>
            </w:pPr>
            <w:r w:rsidRPr="000C480F">
              <w:rPr>
                <w:rFonts w:asciiTheme="minorHAnsi" w:hAnsiTheme="minorHAnsi" w:cstheme="minorHAnsi"/>
                <w:sz w:val="24"/>
                <w:szCs w:val="24"/>
              </w:rPr>
              <w:t>0.0</w:t>
            </w:r>
          </w:p>
        </w:tc>
        <w:tc>
          <w:tcPr>
            <w:tcW w:w="1276" w:type="dxa"/>
          </w:tcPr>
          <w:p w14:paraId="3C164441" w14:textId="77777777" w:rsidR="003A3985" w:rsidRPr="000C480F" w:rsidRDefault="003A3985" w:rsidP="00895AD2">
            <w:pPr>
              <w:jc w:val="center"/>
              <w:rPr>
                <w:rFonts w:asciiTheme="minorHAnsi" w:hAnsiTheme="minorHAnsi" w:cstheme="minorHAnsi"/>
              </w:rPr>
            </w:pPr>
            <w:r w:rsidRPr="000C480F">
              <w:rPr>
                <w:rFonts w:asciiTheme="minorHAnsi" w:hAnsiTheme="minorHAnsi" w:cstheme="minorHAnsi"/>
              </w:rPr>
              <w:t>-99.0</w:t>
            </w:r>
          </w:p>
        </w:tc>
        <w:tc>
          <w:tcPr>
            <w:tcW w:w="992" w:type="dxa"/>
          </w:tcPr>
          <w:p w14:paraId="3D4539B2" w14:textId="77777777" w:rsidR="003A3985" w:rsidRPr="000C480F" w:rsidRDefault="003A3985" w:rsidP="00895AD2">
            <w:pPr>
              <w:jc w:val="center"/>
              <w:rPr>
                <w:rFonts w:asciiTheme="minorHAnsi" w:hAnsiTheme="minorHAnsi" w:cstheme="minorHAnsi"/>
              </w:rPr>
            </w:pPr>
            <w:r w:rsidRPr="000C480F">
              <w:rPr>
                <w:rFonts w:asciiTheme="minorHAnsi" w:hAnsiTheme="minorHAnsi" w:cstheme="minorHAnsi"/>
              </w:rPr>
              <w:t>-99.0</w:t>
            </w:r>
          </w:p>
        </w:tc>
        <w:tc>
          <w:tcPr>
            <w:tcW w:w="1134" w:type="dxa"/>
          </w:tcPr>
          <w:p w14:paraId="23C33177" w14:textId="77777777" w:rsidR="003A3985" w:rsidRPr="000C480F" w:rsidRDefault="003A3985" w:rsidP="00895AD2">
            <w:pPr>
              <w:jc w:val="center"/>
              <w:rPr>
                <w:rFonts w:asciiTheme="minorHAnsi" w:hAnsiTheme="minorHAnsi" w:cstheme="minorHAnsi"/>
              </w:rPr>
            </w:pPr>
            <w:r w:rsidRPr="000C480F">
              <w:rPr>
                <w:rFonts w:asciiTheme="minorHAnsi" w:hAnsiTheme="minorHAnsi" w:cstheme="minorHAnsi"/>
              </w:rPr>
              <w:t>-99.0</w:t>
            </w:r>
          </w:p>
        </w:tc>
        <w:tc>
          <w:tcPr>
            <w:tcW w:w="1418" w:type="dxa"/>
          </w:tcPr>
          <w:p w14:paraId="124D66DE" w14:textId="77777777" w:rsidR="003A3985" w:rsidRPr="000C480F" w:rsidRDefault="003A3985" w:rsidP="00895AD2">
            <w:pPr>
              <w:jc w:val="center"/>
              <w:rPr>
                <w:rFonts w:asciiTheme="minorHAnsi" w:hAnsiTheme="minorHAnsi" w:cstheme="minorHAnsi"/>
              </w:rPr>
            </w:pPr>
            <w:r w:rsidRPr="000C480F">
              <w:rPr>
                <w:rFonts w:asciiTheme="minorHAnsi" w:hAnsiTheme="minorHAnsi" w:cstheme="minorHAnsi"/>
              </w:rPr>
              <w:t>1.0</w:t>
            </w:r>
          </w:p>
        </w:tc>
        <w:tc>
          <w:tcPr>
            <w:tcW w:w="1134" w:type="dxa"/>
          </w:tcPr>
          <w:p w14:paraId="3E7014CF" w14:textId="77777777" w:rsidR="003A3985" w:rsidRPr="000C480F" w:rsidRDefault="003A3985" w:rsidP="00895AD2">
            <w:pPr>
              <w:jc w:val="center"/>
              <w:rPr>
                <w:rFonts w:asciiTheme="minorHAnsi" w:hAnsiTheme="minorHAnsi" w:cstheme="minorHAnsi"/>
              </w:rPr>
            </w:pPr>
            <w:r w:rsidRPr="000C480F">
              <w:rPr>
                <w:rFonts w:asciiTheme="minorHAnsi" w:hAnsiTheme="minorHAnsi" w:cstheme="minorHAnsi"/>
              </w:rPr>
              <w:t>-99.0</w:t>
            </w:r>
          </w:p>
        </w:tc>
      </w:tr>
      <w:tr w:rsidR="003A3985" w14:paraId="1FC60017" w14:textId="77777777" w:rsidTr="00895AD2">
        <w:tc>
          <w:tcPr>
            <w:tcW w:w="1190" w:type="dxa"/>
          </w:tcPr>
          <w:p w14:paraId="30180E92" w14:textId="77777777" w:rsidR="003A3985" w:rsidRPr="000C480F" w:rsidRDefault="003A3985" w:rsidP="00895AD2">
            <w:pPr>
              <w:jc w:val="center"/>
              <w:rPr>
                <w:rFonts w:asciiTheme="minorHAnsi" w:hAnsiTheme="minorHAnsi" w:cstheme="minorHAnsi"/>
                <w:sz w:val="24"/>
                <w:szCs w:val="24"/>
              </w:rPr>
            </w:pPr>
            <w:r w:rsidRPr="000C480F">
              <w:rPr>
                <w:rFonts w:asciiTheme="minorHAnsi" w:hAnsiTheme="minorHAnsi" w:cstheme="minorHAnsi"/>
                <w:sz w:val="24"/>
                <w:szCs w:val="24"/>
              </w:rPr>
              <w:lastRenderedPageBreak/>
              <w:t>25%</w:t>
            </w:r>
          </w:p>
        </w:tc>
        <w:tc>
          <w:tcPr>
            <w:tcW w:w="1244" w:type="dxa"/>
          </w:tcPr>
          <w:p w14:paraId="25F3C20B" w14:textId="77777777" w:rsidR="003A3985" w:rsidRPr="000C480F" w:rsidRDefault="003A3985" w:rsidP="00895AD2">
            <w:pPr>
              <w:jc w:val="center"/>
              <w:rPr>
                <w:rFonts w:asciiTheme="minorHAnsi" w:hAnsiTheme="minorHAnsi" w:cstheme="minorHAnsi"/>
                <w:sz w:val="24"/>
                <w:szCs w:val="24"/>
              </w:rPr>
            </w:pPr>
            <w:r w:rsidRPr="000C480F">
              <w:rPr>
                <w:rFonts w:asciiTheme="minorHAnsi" w:hAnsiTheme="minorHAnsi" w:cstheme="minorHAnsi"/>
                <w:sz w:val="24"/>
                <w:szCs w:val="24"/>
              </w:rPr>
              <w:t>56.0</w:t>
            </w:r>
          </w:p>
        </w:tc>
        <w:tc>
          <w:tcPr>
            <w:tcW w:w="1076" w:type="dxa"/>
          </w:tcPr>
          <w:p w14:paraId="1367F305" w14:textId="77777777" w:rsidR="003A3985" w:rsidRPr="000C480F" w:rsidRDefault="003A3985" w:rsidP="00895AD2">
            <w:pPr>
              <w:jc w:val="center"/>
              <w:rPr>
                <w:rFonts w:asciiTheme="minorHAnsi" w:hAnsiTheme="minorHAnsi" w:cstheme="minorHAnsi"/>
                <w:sz w:val="24"/>
                <w:szCs w:val="24"/>
              </w:rPr>
            </w:pPr>
            <w:r w:rsidRPr="000C480F">
              <w:rPr>
                <w:rFonts w:asciiTheme="minorHAnsi" w:hAnsiTheme="minorHAnsi" w:cstheme="minorHAnsi"/>
                <w:sz w:val="24"/>
                <w:szCs w:val="24"/>
              </w:rPr>
              <w:t>0.0</w:t>
            </w:r>
          </w:p>
        </w:tc>
        <w:tc>
          <w:tcPr>
            <w:tcW w:w="1276" w:type="dxa"/>
          </w:tcPr>
          <w:p w14:paraId="15E2C430" w14:textId="77777777" w:rsidR="003A3985" w:rsidRPr="000C480F" w:rsidRDefault="003A3985" w:rsidP="00895AD2">
            <w:pPr>
              <w:jc w:val="center"/>
              <w:rPr>
                <w:rFonts w:asciiTheme="minorHAnsi" w:hAnsiTheme="minorHAnsi" w:cstheme="minorHAnsi"/>
              </w:rPr>
            </w:pPr>
            <w:r w:rsidRPr="000C480F">
              <w:rPr>
                <w:rFonts w:asciiTheme="minorHAnsi" w:hAnsiTheme="minorHAnsi" w:cstheme="minorHAnsi"/>
              </w:rPr>
              <w:t>0.7</w:t>
            </w:r>
          </w:p>
        </w:tc>
        <w:tc>
          <w:tcPr>
            <w:tcW w:w="992" w:type="dxa"/>
          </w:tcPr>
          <w:p w14:paraId="378D0FD9" w14:textId="77777777" w:rsidR="003A3985" w:rsidRPr="000C480F" w:rsidRDefault="003A3985" w:rsidP="00895AD2">
            <w:pPr>
              <w:jc w:val="center"/>
              <w:rPr>
                <w:rFonts w:asciiTheme="minorHAnsi" w:hAnsiTheme="minorHAnsi" w:cstheme="minorHAnsi"/>
              </w:rPr>
            </w:pPr>
            <w:r w:rsidRPr="000C480F">
              <w:rPr>
                <w:rFonts w:asciiTheme="minorHAnsi" w:hAnsiTheme="minorHAnsi" w:cstheme="minorHAnsi"/>
              </w:rPr>
              <w:t>1014.8</w:t>
            </w:r>
          </w:p>
        </w:tc>
        <w:tc>
          <w:tcPr>
            <w:tcW w:w="1134" w:type="dxa"/>
          </w:tcPr>
          <w:p w14:paraId="39A5CA54" w14:textId="77777777" w:rsidR="003A3985" w:rsidRPr="000C480F" w:rsidRDefault="003A3985" w:rsidP="00895AD2">
            <w:pPr>
              <w:jc w:val="center"/>
              <w:rPr>
                <w:rFonts w:asciiTheme="minorHAnsi" w:hAnsiTheme="minorHAnsi" w:cstheme="minorHAnsi"/>
              </w:rPr>
            </w:pPr>
            <w:r w:rsidRPr="000C480F">
              <w:rPr>
                <w:rFonts w:asciiTheme="minorHAnsi" w:hAnsiTheme="minorHAnsi" w:cstheme="minorHAnsi"/>
                <w:sz w:val="24"/>
                <w:szCs w:val="24"/>
              </w:rPr>
              <w:t>0.0</w:t>
            </w:r>
          </w:p>
        </w:tc>
        <w:tc>
          <w:tcPr>
            <w:tcW w:w="1418" w:type="dxa"/>
          </w:tcPr>
          <w:p w14:paraId="284FD1D5" w14:textId="77777777" w:rsidR="003A3985" w:rsidRPr="000C480F" w:rsidRDefault="003A3985" w:rsidP="00895AD2">
            <w:pPr>
              <w:jc w:val="center"/>
              <w:rPr>
                <w:rFonts w:asciiTheme="minorHAnsi" w:hAnsiTheme="minorHAnsi" w:cstheme="minorHAnsi"/>
              </w:rPr>
            </w:pPr>
            <w:r w:rsidRPr="000C480F">
              <w:rPr>
                <w:rFonts w:asciiTheme="minorHAnsi" w:hAnsiTheme="minorHAnsi" w:cstheme="minorHAnsi"/>
              </w:rPr>
              <w:t>13.0</w:t>
            </w:r>
          </w:p>
        </w:tc>
        <w:tc>
          <w:tcPr>
            <w:tcW w:w="1134" w:type="dxa"/>
          </w:tcPr>
          <w:p w14:paraId="19319FA3" w14:textId="77777777" w:rsidR="003A3985" w:rsidRPr="000C480F" w:rsidRDefault="003A3985" w:rsidP="00895AD2">
            <w:pPr>
              <w:jc w:val="center"/>
              <w:rPr>
                <w:rFonts w:asciiTheme="minorHAnsi" w:hAnsiTheme="minorHAnsi" w:cstheme="minorHAnsi"/>
              </w:rPr>
            </w:pPr>
            <w:r w:rsidRPr="000C480F">
              <w:rPr>
                <w:rFonts w:asciiTheme="minorHAnsi" w:hAnsiTheme="minorHAnsi" w:cstheme="minorHAnsi"/>
              </w:rPr>
              <w:t>0.0</w:t>
            </w:r>
          </w:p>
        </w:tc>
      </w:tr>
      <w:tr w:rsidR="003A3985" w:rsidRPr="00CF1C14" w14:paraId="745EFF14" w14:textId="77777777" w:rsidTr="00895AD2">
        <w:tc>
          <w:tcPr>
            <w:tcW w:w="1190" w:type="dxa"/>
          </w:tcPr>
          <w:p w14:paraId="09FE3DF6" w14:textId="77777777" w:rsidR="003A3985" w:rsidRPr="000C480F" w:rsidRDefault="003A3985" w:rsidP="00895AD2">
            <w:pPr>
              <w:jc w:val="center"/>
              <w:rPr>
                <w:rFonts w:asciiTheme="minorHAnsi" w:hAnsiTheme="minorHAnsi" w:cstheme="minorHAnsi"/>
                <w:sz w:val="24"/>
                <w:szCs w:val="24"/>
              </w:rPr>
            </w:pPr>
            <w:r w:rsidRPr="000C480F">
              <w:rPr>
                <w:rFonts w:asciiTheme="minorHAnsi" w:hAnsiTheme="minorHAnsi" w:cstheme="minorHAnsi"/>
                <w:sz w:val="24"/>
                <w:szCs w:val="24"/>
              </w:rPr>
              <w:t>Mediana</w:t>
            </w:r>
          </w:p>
        </w:tc>
        <w:tc>
          <w:tcPr>
            <w:tcW w:w="1244" w:type="dxa"/>
          </w:tcPr>
          <w:p w14:paraId="799BC468" w14:textId="77777777" w:rsidR="003A3985" w:rsidRPr="000C480F" w:rsidRDefault="003A3985" w:rsidP="00895AD2">
            <w:pPr>
              <w:jc w:val="center"/>
              <w:rPr>
                <w:rFonts w:asciiTheme="minorHAnsi" w:hAnsiTheme="minorHAnsi" w:cstheme="minorHAnsi"/>
                <w:sz w:val="24"/>
                <w:szCs w:val="24"/>
              </w:rPr>
            </w:pPr>
            <w:r w:rsidRPr="000C480F">
              <w:rPr>
                <w:rFonts w:asciiTheme="minorHAnsi" w:hAnsiTheme="minorHAnsi" w:cstheme="minorHAnsi"/>
                <w:sz w:val="24"/>
                <w:szCs w:val="24"/>
              </w:rPr>
              <w:t>71.0</w:t>
            </w:r>
          </w:p>
        </w:tc>
        <w:tc>
          <w:tcPr>
            <w:tcW w:w="1076" w:type="dxa"/>
          </w:tcPr>
          <w:p w14:paraId="67CAB2E7" w14:textId="77777777" w:rsidR="003A3985" w:rsidRPr="000C480F" w:rsidRDefault="003A3985" w:rsidP="00895AD2">
            <w:pPr>
              <w:jc w:val="center"/>
              <w:rPr>
                <w:rFonts w:asciiTheme="minorHAnsi" w:hAnsiTheme="minorHAnsi" w:cstheme="minorHAnsi"/>
                <w:sz w:val="24"/>
                <w:szCs w:val="24"/>
              </w:rPr>
            </w:pPr>
            <w:r w:rsidRPr="000C480F">
              <w:rPr>
                <w:rFonts w:asciiTheme="minorHAnsi" w:hAnsiTheme="minorHAnsi" w:cstheme="minorHAnsi"/>
                <w:sz w:val="24"/>
                <w:szCs w:val="24"/>
              </w:rPr>
              <w:t>4.0</w:t>
            </w:r>
          </w:p>
        </w:tc>
        <w:tc>
          <w:tcPr>
            <w:tcW w:w="1276" w:type="dxa"/>
          </w:tcPr>
          <w:p w14:paraId="663E4220" w14:textId="77777777" w:rsidR="003A3985" w:rsidRPr="000C480F" w:rsidRDefault="003A3985" w:rsidP="00895AD2">
            <w:pPr>
              <w:jc w:val="center"/>
              <w:rPr>
                <w:rFonts w:asciiTheme="minorHAnsi" w:hAnsiTheme="minorHAnsi" w:cstheme="minorHAnsi"/>
              </w:rPr>
            </w:pPr>
            <w:r w:rsidRPr="000C480F">
              <w:rPr>
                <w:rFonts w:asciiTheme="minorHAnsi" w:hAnsiTheme="minorHAnsi" w:cstheme="minorHAnsi"/>
              </w:rPr>
              <w:t>9.4</w:t>
            </w:r>
          </w:p>
        </w:tc>
        <w:tc>
          <w:tcPr>
            <w:tcW w:w="992" w:type="dxa"/>
          </w:tcPr>
          <w:p w14:paraId="7D7BA947" w14:textId="77777777" w:rsidR="003A3985" w:rsidRPr="000C480F" w:rsidRDefault="003A3985" w:rsidP="00895AD2">
            <w:pPr>
              <w:jc w:val="center"/>
              <w:rPr>
                <w:rFonts w:asciiTheme="minorHAnsi" w:hAnsiTheme="minorHAnsi" w:cstheme="minorHAnsi"/>
              </w:rPr>
            </w:pPr>
            <w:r w:rsidRPr="000C480F">
              <w:rPr>
                <w:rFonts w:asciiTheme="minorHAnsi" w:hAnsiTheme="minorHAnsi" w:cstheme="minorHAnsi"/>
              </w:rPr>
              <w:t>1018.0</w:t>
            </w:r>
          </w:p>
        </w:tc>
        <w:tc>
          <w:tcPr>
            <w:tcW w:w="1134" w:type="dxa"/>
          </w:tcPr>
          <w:p w14:paraId="0C19F8F7" w14:textId="77777777" w:rsidR="003A3985" w:rsidRPr="000C480F" w:rsidRDefault="003A3985" w:rsidP="00895AD2">
            <w:pPr>
              <w:jc w:val="center"/>
              <w:rPr>
                <w:rFonts w:asciiTheme="minorHAnsi" w:hAnsiTheme="minorHAnsi" w:cstheme="minorHAnsi"/>
              </w:rPr>
            </w:pPr>
            <w:r w:rsidRPr="000C480F">
              <w:rPr>
                <w:rFonts w:asciiTheme="minorHAnsi" w:hAnsiTheme="minorHAnsi" w:cstheme="minorHAnsi"/>
                <w:sz w:val="24"/>
                <w:szCs w:val="24"/>
              </w:rPr>
              <w:t>0.0</w:t>
            </w:r>
          </w:p>
        </w:tc>
        <w:tc>
          <w:tcPr>
            <w:tcW w:w="1418" w:type="dxa"/>
          </w:tcPr>
          <w:p w14:paraId="5B70CC0F" w14:textId="77777777" w:rsidR="003A3985" w:rsidRPr="000C480F" w:rsidRDefault="003A3985" w:rsidP="00895AD2">
            <w:pPr>
              <w:jc w:val="center"/>
              <w:rPr>
                <w:rFonts w:asciiTheme="minorHAnsi" w:hAnsiTheme="minorHAnsi" w:cstheme="minorHAnsi"/>
              </w:rPr>
            </w:pPr>
            <w:r w:rsidRPr="000C480F">
              <w:rPr>
                <w:rFonts w:asciiTheme="minorHAnsi" w:hAnsiTheme="minorHAnsi" w:cstheme="minorHAnsi"/>
              </w:rPr>
              <w:t>16.0</w:t>
            </w:r>
          </w:p>
        </w:tc>
        <w:tc>
          <w:tcPr>
            <w:tcW w:w="1134" w:type="dxa"/>
          </w:tcPr>
          <w:p w14:paraId="11513B5C" w14:textId="77777777" w:rsidR="003A3985" w:rsidRPr="000C480F" w:rsidRDefault="003A3985" w:rsidP="00895AD2">
            <w:pPr>
              <w:jc w:val="center"/>
              <w:rPr>
                <w:rFonts w:asciiTheme="minorHAnsi" w:hAnsiTheme="minorHAnsi" w:cstheme="minorHAnsi"/>
              </w:rPr>
            </w:pPr>
            <w:r w:rsidRPr="000C480F">
              <w:rPr>
                <w:rFonts w:asciiTheme="minorHAnsi" w:hAnsiTheme="minorHAnsi" w:cstheme="minorHAnsi"/>
              </w:rPr>
              <w:t>0.0</w:t>
            </w:r>
          </w:p>
        </w:tc>
      </w:tr>
      <w:tr w:rsidR="003A3985" w:rsidRPr="00CF1C14" w14:paraId="0EEAA7B1" w14:textId="77777777" w:rsidTr="00895AD2">
        <w:tc>
          <w:tcPr>
            <w:tcW w:w="1190" w:type="dxa"/>
          </w:tcPr>
          <w:p w14:paraId="7B6C871E" w14:textId="77777777" w:rsidR="003A3985" w:rsidRPr="000C480F" w:rsidRDefault="003A3985" w:rsidP="00895AD2">
            <w:pPr>
              <w:jc w:val="center"/>
              <w:rPr>
                <w:rFonts w:asciiTheme="minorHAnsi" w:hAnsiTheme="minorHAnsi" w:cstheme="minorHAnsi"/>
                <w:sz w:val="24"/>
                <w:szCs w:val="24"/>
              </w:rPr>
            </w:pPr>
            <w:r w:rsidRPr="000C480F">
              <w:rPr>
                <w:rFonts w:asciiTheme="minorHAnsi" w:hAnsiTheme="minorHAnsi" w:cstheme="minorHAnsi"/>
                <w:sz w:val="24"/>
                <w:szCs w:val="24"/>
              </w:rPr>
              <w:t>75%</w:t>
            </w:r>
          </w:p>
        </w:tc>
        <w:tc>
          <w:tcPr>
            <w:tcW w:w="1244" w:type="dxa"/>
          </w:tcPr>
          <w:p w14:paraId="0D88769F" w14:textId="77777777" w:rsidR="003A3985" w:rsidRPr="000C480F" w:rsidRDefault="003A3985" w:rsidP="00895AD2">
            <w:pPr>
              <w:jc w:val="center"/>
              <w:rPr>
                <w:rFonts w:asciiTheme="minorHAnsi" w:hAnsiTheme="minorHAnsi" w:cstheme="minorHAnsi"/>
                <w:sz w:val="24"/>
                <w:szCs w:val="24"/>
              </w:rPr>
            </w:pPr>
            <w:r w:rsidRPr="000C480F">
              <w:rPr>
                <w:rFonts w:asciiTheme="minorHAnsi" w:hAnsiTheme="minorHAnsi" w:cstheme="minorHAnsi"/>
                <w:sz w:val="24"/>
                <w:szCs w:val="24"/>
              </w:rPr>
              <w:t>84.0</w:t>
            </w:r>
          </w:p>
        </w:tc>
        <w:tc>
          <w:tcPr>
            <w:tcW w:w="1076" w:type="dxa"/>
          </w:tcPr>
          <w:p w14:paraId="473B7AD1" w14:textId="77777777" w:rsidR="003A3985" w:rsidRPr="000C480F" w:rsidRDefault="003A3985" w:rsidP="00895AD2">
            <w:pPr>
              <w:jc w:val="center"/>
              <w:rPr>
                <w:rFonts w:asciiTheme="minorHAnsi" w:hAnsiTheme="minorHAnsi" w:cstheme="minorHAnsi"/>
                <w:sz w:val="24"/>
                <w:szCs w:val="24"/>
              </w:rPr>
            </w:pPr>
            <w:r w:rsidRPr="000C480F">
              <w:rPr>
                <w:rFonts w:asciiTheme="minorHAnsi" w:hAnsiTheme="minorHAnsi" w:cstheme="minorHAnsi"/>
                <w:sz w:val="24"/>
                <w:szCs w:val="24"/>
              </w:rPr>
              <w:t>8.0</w:t>
            </w:r>
          </w:p>
        </w:tc>
        <w:tc>
          <w:tcPr>
            <w:tcW w:w="1276" w:type="dxa"/>
          </w:tcPr>
          <w:p w14:paraId="4FE38196" w14:textId="77777777" w:rsidR="003A3985" w:rsidRPr="000C480F" w:rsidRDefault="003A3985" w:rsidP="00895AD2">
            <w:pPr>
              <w:jc w:val="center"/>
              <w:rPr>
                <w:rFonts w:asciiTheme="minorHAnsi" w:hAnsiTheme="minorHAnsi" w:cstheme="minorHAnsi"/>
              </w:rPr>
            </w:pPr>
            <w:r w:rsidRPr="000C480F">
              <w:rPr>
                <w:rFonts w:asciiTheme="minorHAnsi" w:hAnsiTheme="minorHAnsi" w:cstheme="minorHAnsi"/>
              </w:rPr>
              <w:t>15.1</w:t>
            </w:r>
          </w:p>
        </w:tc>
        <w:tc>
          <w:tcPr>
            <w:tcW w:w="992" w:type="dxa"/>
          </w:tcPr>
          <w:p w14:paraId="65EF3347" w14:textId="77777777" w:rsidR="003A3985" w:rsidRPr="000C480F" w:rsidRDefault="003A3985" w:rsidP="00895AD2">
            <w:pPr>
              <w:jc w:val="center"/>
              <w:rPr>
                <w:rFonts w:asciiTheme="minorHAnsi" w:hAnsiTheme="minorHAnsi" w:cstheme="minorHAnsi"/>
              </w:rPr>
            </w:pPr>
            <w:r w:rsidRPr="000C480F">
              <w:rPr>
                <w:rFonts w:asciiTheme="minorHAnsi" w:hAnsiTheme="minorHAnsi" w:cstheme="minorHAnsi"/>
              </w:rPr>
              <w:t>1022.0</w:t>
            </w:r>
          </w:p>
        </w:tc>
        <w:tc>
          <w:tcPr>
            <w:tcW w:w="1134" w:type="dxa"/>
          </w:tcPr>
          <w:p w14:paraId="248F1831" w14:textId="77777777" w:rsidR="003A3985" w:rsidRPr="000C480F" w:rsidRDefault="003A3985" w:rsidP="00895AD2">
            <w:pPr>
              <w:jc w:val="center"/>
              <w:rPr>
                <w:rFonts w:asciiTheme="minorHAnsi" w:hAnsiTheme="minorHAnsi" w:cstheme="minorHAnsi"/>
              </w:rPr>
            </w:pPr>
            <w:r w:rsidRPr="000C480F">
              <w:rPr>
                <w:rFonts w:asciiTheme="minorHAnsi" w:hAnsiTheme="minorHAnsi" w:cstheme="minorHAnsi"/>
              </w:rPr>
              <w:t>821.0</w:t>
            </w:r>
          </w:p>
        </w:tc>
        <w:tc>
          <w:tcPr>
            <w:tcW w:w="1418" w:type="dxa"/>
          </w:tcPr>
          <w:p w14:paraId="209FCAC6" w14:textId="77777777" w:rsidR="003A3985" w:rsidRPr="000C480F" w:rsidRDefault="003A3985" w:rsidP="00895AD2">
            <w:pPr>
              <w:jc w:val="center"/>
              <w:rPr>
                <w:rFonts w:asciiTheme="minorHAnsi" w:hAnsiTheme="minorHAnsi" w:cstheme="minorHAnsi"/>
              </w:rPr>
            </w:pPr>
            <w:r w:rsidRPr="000C480F">
              <w:rPr>
                <w:rFonts w:asciiTheme="minorHAnsi" w:hAnsiTheme="minorHAnsi" w:cstheme="minorHAnsi"/>
              </w:rPr>
              <w:t>20.0</w:t>
            </w:r>
          </w:p>
        </w:tc>
        <w:tc>
          <w:tcPr>
            <w:tcW w:w="1134" w:type="dxa"/>
          </w:tcPr>
          <w:p w14:paraId="2D32BF89" w14:textId="77777777" w:rsidR="003A3985" w:rsidRPr="000C480F" w:rsidRDefault="003A3985" w:rsidP="00895AD2">
            <w:pPr>
              <w:jc w:val="center"/>
              <w:rPr>
                <w:rFonts w:asciiTheme="minorHAnsi" w:hAnsiTheme="minorHAnsi" w:cstheme="minorHAnsi"/>
              </w:rPr>
            </w:pPr>
            <w:r w:rsidRPr="000C480F">
              <w:rPr>
                <w:rFonts w:asciiTheme="minorHAnsi" w:hAnsiTheme="minorHAnsi" w:cstheme="minorHAnsi"/>
              </w:rPr>
              <w:t>0.0</w:t>
            </w:r>
          </w:p>
        </w:tc>
      </w:tr>
      <w:tr w:rsidR="003A3985" w:rsidRPr="00CF1C14" w14:paraId="74677CB5" w14:textId="77777777" w:rsidTr="00895AD2">
        <w:tc>
          <w:tcPr>
            <w:tcW w:w="1190" w:type="dxa"/>
          </w:tcPr>
          <w:p w14:paraId="5B2FD843" w14:textId="77777777" w:rsidR="003A3985" w:rsidRPr="000C480F" w:rsidRDefault="003A3985" w:rsidP="00895AD2">
            <w:pPr>
              <w:jc w:val="center"/>
              <w:rPr>
                <w:rFonts w:asciiTheme="minorHAnsi" w:hAnsiTheme="minorHAnsi" w:cstheme="minorHAnsi"/>
                <w:sz w:val="24"/>
                <w:szCs w:val="24"/>
              </w:rPr>
            </w:pPr>
            <w:r w:rsidRPr="000C480F">
              <w:rPr>
                <w:rFonts w:asciiTheme="minorHAnsi" w:hAnsiTheme="minorHAnsi" w:cstheme="minorHAnsi"/>
                <w:sz w:val="24"/>
                <w:szCs w:val="24"/>
              </w:rPr>
              <w:t>Máximo</w:t>
            </w:r>
          </w:p>
        </w:tc>
        <w:tc>
          <w:tcPr>
            <w:tcW w:w="1244" w:type="dxa"/>
          </w:tcPr>
          <w:p w14:paraId="55886D90" w14:textId="77777777" w:rsidR="003A3985" w:rsidRPr="000C480F" w:rsidRDefault="003A3985" w:rsidP="00895AD2">
            <w:pPr>
              <w:jc w:val="center"/>
              <w:rPr>
                <w:rFonts w:asciiTheme="minorHAnsi" w:hAnsiTheme="minorHAnsi" w:cstheme="minorHAnsi"/>
                <w:sz w:val="24"/>
                <w:szCs w:val="24"/>
              </w:rPr>
            </w:pPr>
            <w:r w:rsidRPr="000C480F">
              <w:rPr>
                <w:rFonts w:asciiTheme="minorHAnsi" w:hAnsiTheme="minorHAnsi" w:cstheme="minorHAnsi"/>
                <w:sz w:val="24"/>
                <w:szCs w:val="24"/>
              </w:rPr>
              <w:t>100.0</w:t>
            </w:r>
          </w:p>
        </w:tc>
        <w:tc>
          <w:tcPr>
            <w:tcW w:w="1076" w:type="dxa"/>
          </w:tcPr>
          <w:p w14:paraId="6DE00460" w14:textId="77777777" w:rsidR="003A3985" w:rsidRPr="000C480F" w:rsidRDefault="003A3985" w:rsidP="00895AD2">
            <w:pPr>
              <w:jc w:val="center"/>
              <w:rPr>
                <w:rFonts w:asciiTheme="minorHAnsi" w:hAnsiTheme="minorHAnsi" w:cstheme="minorHAnsi"/>
                <w:sz w:val="24"/>
                <w:szCs w:val="24"/>
              </w:rPr>
            </w:pPr>
            <w:r w:rsidRPr="000C480F">
              <w:rPr>
                <w:rFonts w:asciiTheme="minorHAnsi" w:hAnsiTheme="minorHAnsi" w:cstheme="minorHAnsi"/>
                <w:sz w:val="24"/>
                <w:szCs w:val="24"/>
              </w:rPr>
              <w:t>9.0</w:t>
            </w:r>
          </w:p>
        </w:tc>
        <w:tc>
          <w:tcPr>
            <w:tcW w:w="1276" w:type="dxa"/>
          </w:tcPr>
          <w:p w14:paraId="4614D9A0" w14:textId="77777777" w:rsidR="003A3985" w:rsidRPr="000C480F" w:rsidRDefault="003A3985" w:rsidP="00895AD2">
            <w:pPr>
              <w:jc w:val="center"/>
              <w:rPr>
                <w:rFonts w:asciiTheme="minorHAnsi" w:hAnsiTheme="minorHAnsi" w:cstheme="minorHAnsi"/>
              </w:rPr>
            </w:pPr>
            <w:r w:rsidRPr="000C480F">
              <w:rPr>
                <w:rFonts w:asciiTheme="minorHAnsi" w:hAnsiTheme="minorHAnsi" w:cstheme="minorHAnsi"/>
              </w:rPr>
              <w:t>40.0</w:t>
            </w:r>
          </w:p>
        </w:tc>
        <w:tc>
          <w:tcPr>
            <w:tcW w:w="992" w:type="dxa"/>
          </w:tcPr>
          <w:p w14:paraId="28EDA79E" w14:textId="77777777" w:rsidR="003A3985" w:rsidRPr="000C480F" w:rsidRDefault="003A3985" w:rsidP="00895AD2">
            <w:pPr>
              <w:jc w:val="center"/>
              <w:rPr>
                <w:rFonts w:asciiTheme="minorHAnsi" w:hAnsiTheme="minorHAnsi" w:cstheme="minorHAnsi"/>
              </w:rPr>
            </w:pPr>
            <w:r w:rsidRPr="000C480F">
              <w:rPr>
                <w:rFonts w:asciiTheme="minorHAnsi" w:hAnsiTheme="minorHAnsi" w:cstheme="minorHAnsi"/>
              </w:rPr>
              <w:t>1035.2</w:t>
            </w:r>
          </w:p>
        </w:tc>
        <w:tc>
          <w:tcPr>
            <w:tcW w:w="1134" w:type="dxa"/>
          </w:tcPr>
          <w:p w14:paraId="40441FBB" w14:textId="77777777" w:rsidR="003A3985" w:rsidRPr="000C480F" w:rsidRDefault="003A3985" w:rsidP="00895AD2">
            <w:pPr>
              <w:jc w:val="center"/>
              <w:rPr>
                <w:rFonts w:asciiTheme="minorHAnsi" w:hAnsiTheme="minorHAnsi" w:cstheme="minorHAnsi"/>
              </w:rPr>
            </w:pPr>
            <w:r w:rsidRPr="000C480F">
              <w:rPr>
                <w:rFonts w:asciiTheme="minorHAnsi" w:hAnsiTheme="minorHAnsi" w:cstheme="minorHAnsi"/>
              </w:rPr>
              <w:t>3883.0</w:t>
            </w:r>
          </w:p>
        </w:tc>
        <w:tc>
          <w:tcPr>
            <w:tcW w:w="1418" w:type="dxa"/>
          </w:tcPr>
          <w:p w14:paraId="10821FC7" w14:textId="77777777" w:rsidR="003A3985" w:rsidRPr="000C480F" w:rsidRDefault="003A3985" w:rsidP="00895AD2">
            <w:pPr>
              <w:jc w:val="center"/>
              <w:rPr>
                <w:rFonts w:asciiTheme="minorHAnsi" w:hAnsiTheme="minorHAnsi" w:cstheme="minorHAnsi"/>
              </w:rPr>
            </w:pPr>
            <w:r w:rsidRPr="000C480F">
              <w:rPr>
                <w:rFonts w:asciiTheme="minorHAnsi" w:hAnsiTheme="minorHAnsi" w:cstheme="minorHAnsi"/>
              </w:rPr>
              <w:t>40.0</w:t>
            </w:r>
          </w:p>
        </w:tc>
        <w:tc>
          <w:tcPr>
            <w:tcW w:w="1134" w:type="dxa"/>
          </w:tcPr>
          <w:p w14:paraId="6B09DCC6" w14:textId="77777777" w:rsidR="003A3985" w:rsidRPr="000C480F" w:rsidRDefault="003A3985" w:rsidP="00895AD2">
            <w:pPr>
              <w:jc w:val="center"/>
              <w:rPr>
                <w:rFonts w:asciiTheme="minorHAnsi" w:hAnsiTheme="minorHAnsi" w:cstheme="minorHAnsi"/>
              </w:rPr>
            </w:pPr>
            <w:r w:rsidRPr="000C480F">
              <w:rPr>
                <w:rFonts w:asciiTheme="minorHAnsi" w:hAnsiTheme="minorHAnsi" w:cstheme="minorHAnsi"/>
              </w:rPr>
              <w:t>16.0</w:t>
            </w:r>
          </w:p>
        </w:tc>
      </w:tr>
    </w:tbl>
    <w:p w14:paraId="72BE68A5" w14:textId="77777777" w:rsidR="003A3985" w:rsidRDefault="003A3985" w:rsidP="009B1B96"/>
    <w:p w14:paraId="014C7335" w14:textId="77777777" w:rsidR="000C480F" w:rsidRDefault="000C480F" w:rsidP="009B1B96">
      <w:pPr>
        <w:rPr>
          <w:color w:val="000000" w:themeColor="text1"/>
        </w:rPr>
      </w:pPr>
    </w:p>
    <w:p w14:paraId="1D286235" w14:textId="26E21A49" w:rsidR="007B20BA" w:rsidRDefault="00000000" w:rsidP="00DB04AC">
      <w:pPr>
        <w:pStyle w:val="Legenda"/>
        <w:rPr>
          <w:color w:val="000000" w:themeColor="text1"/>
        </w:rPr>
      </w:pPr>
      <w:r>
        <w:t xml:space="preserve">Tabela </w:t>
      </w:r>
      <w:r>
        <w:fldChar w:fldCharType="begin"/>
      </w:r>
      <w:r>
        <w:instrText>SEQ Tabela \* ARABIC</w:instrText>
      </w:r>
      <w:r>
        <w:fldChar w:fldCharType="separate"/>
      </w:r>
      <w:r w:rsidR="00736F33">
        <w:rPr>
          <w:noProof/>
        </w:rPr>
        <w:t>6</w:t>
      </w:r>
      <w:r>
        <w:fldChar w:fldCharType="end"/>
      </w:r>
      <w:r>
        <w:t xml:space="preserve"> - Registos Esperados vs. Validados (IPMA)</w:t>
      </w:r>
    </w:p>
    <w:tbl>
      <w:tblPr>
        <w:tblStyle w:val="TabelacomGrelha"/>
        <w:tblpPr w:leftFromText="141" w:rightFromText="141" w:vertAnchor="text" w:tblpXSpec="center" w:tblpY="1"/>
        <w:tblW w:w="7138" w:type="dxa"/>
        <w:jc w:val="center"/>
        <w:tblLook w:val="04A0" w:firstRow="1" w:lastRow="0" w:firstColumn="1" w:lastColumn="0" w:noHBand="0" w:noVBand="1"/>
      </w:tblPr>
      <w:tblGrid>
        <w:gridCol w:w="1417"/>
        <w:gridCol w:w="1421"/>
        <w:gridCol w:w="1480"/>
        <w:gridCol w:w="1455"/>
        <w:gridCol w:w="1365"/>
      </w:tblGrid>
      <w:tr w:rsidR="007B20BA" w14:paraId="548843AF" w14:textId="77777777">
        <w:trPr>
          <w:jc w:val="center"/>
        </w:trPr>
        <w:tc>
          <w:tcPr>
            <w:tcW w:w="7138" w:type="dxa"/>
            <w:gridSpan w:val="5"/>
          </w:tcPr>
          <w:p w14:paraId="314C3B36" w14:textId="77777777" w:rsidR="007B20BA" w:rsidRDefault="00000000">
            <w:pPr>
              <w:jc w:val="center"/>
              <w:rPr>
                <w:b/>
                <w:bCs/>
                <w:sz w:val="24"/>
                <w:szCs w:val="24"/>
              </w:rPr>
            </w:pPr>
            <w:r>
              <w:rPr>
                <w:b/>
                <w:bCs/>
                <w:sz w:val="24"/>
                <w:szCs w:val="24"/>
              </w:rPr>
              <w:t>Registos 1H</w:t>
            </w:r>
          </w:p>
        </w:tc>
      </w:tr>
      <w:tr w:rsidR="007B20BA" w14:paraId="752C485B" w14:textId="77777777">
        <w:trPr>
          <w:jc w:val="center"/>
        </w:trPr>
        <w:tc>
          <w:tcPr>
            <w:tcW w:w="1417" w:type="dxa"/>
            <w:vAlign w:val="center"/>
          </w:tcPr>
          <w:p w14:paraId="0A996BD7" w14:textId="77777777" w:rsidR="007B20BA" w:rsidRDefault="00000000">
            <w:pPr>
              <w:jc w:val="center"/>
              <w:rPr>
                <w:b/>
                <w:bCs/>
                <w:sz w:val="24"/>
                <w:szCs w:val="24"/>
              </w:rPr>
            </w:pPr>
            <w:r>
              <w:rPr>
                <w:b/>
                <w:bCs/>
                <w:sz w:val="24"/>
                <w:szCs w:val="24"/>
              </w:rPr>
              <w:t>Anos</w:t>
            </w:r>
          </w:p>
        </w:tc>
        <w:tc>
          <w:tcPr>
            <w:tcW w:w="1421" w:type="dxa"/>
            <w:vAlign w:val="center"/>
          </w:tcPr>
          <w:p w14:paraId="3ACAD3B9" w14:textId="77777777" w:rsidR="007B20BA" w:rsidRDefault="00000000">
            <w:pPr>
              <w:jc w:val="center"/>
              <w:rPr>
                <w:b/>
                <w:bCs/>
                <w:sz w:val="24"/>
                <w:szCs w:val="24"/>
              </w:rPr>
            </w:pPr>
            <w:r>
              <w:rPr>
                <w:b/>
                <w:bCs/>
                <w:sz w:val="24"/>
                <w:szCs w:val="24"/>
              </w:rPr>
              <w:t>Mês</w:t>
            </w:r>
          </w:p>
        </w:tc>
        <w:tc>
          <w:tcPr>
            <w:tcW w:w="1480" w:type="dxa"/>
            <w:vAlign w:val="center"/>
          </w:tcPr>
          <w:p w14:paraId="12293807" w14:textId="77777777" w:rsidR="007B20BA" w:rsidRDefault="00000000">
            <w:pPr>
              <w:jc w:val="center"/>
              <w:rPr>
                <w:b/>
                <w:bCs/>
                <w:sz w:val="24"/>
                <w:szCs w:val="24"/>
              </w:rPr>
            </w:pPr>
            <w:r>
              <w:rPr>
                <w:b/>
                <w:bCs/>
                <w:sz w:val="24"/>
                <w:szCs w:val="24"/>
              </w:rPr>
              <w:t>Esperado</w:t>
            </w:r>
          </w:p>
        </w:tc>
        <w:tc>
          <w:tcPr>
            <w:tcW w:w="1455" w:type="dxa"/>
            <w:vAlign w:val="center"/>
          </w:tcPr>
          <w:p w14:paraId="52571386" w14:textId="77777777" w:rsidR="007B20BA" w:rsidRDefault="00000000">
            <w:pPr>
              <w:jc w:val="center"/>
              <w:rPr>
                <w:b/>
                <w:bCs/>
                <w:sz w:val="24"/>
                <w:szCs w:val="24"/>
              </w:rPr>
            </w:pPr>
            <w:r>
              <w:rPr>
                <w:b/>
                <w:bCs/>
                <w:sz w:val="24"/>
                <w:szCs w:val="24"/>
              </w:rPr>
              <w:t>Validado</w:t>
            </w:r>
          </w:p>
        </w:tc>
        <w:tc>
          <w:tcPr>
            <w:tcW w:w="1365" w:type="dxa"/>
            <w:vAlign w:val="center"/>
          </w:tcPr>
          <w:p w14:paraId="7194D13F" w14:textId="77777777" w:rsidR="007B20BA" w:rsidRDefault="00000000">
            <w:pPr>
              <w:jc w:val="center"/>
              <w:rPr>
                <w:b/>
                <w:bCs/>
                <w:sz w:val="24"/>
                <w:szCs w:val="24"/>
              </w:rPr>
            </w:pPr>
            <w:r>
              <w:rPr>
                <w:b/>
                <w:bCs/>
                <w:sz w:val="24"/>
                <w:szCs w:val="24"/>
              </w:rPr>
              <w:t>%Omissos</w:t>
            </w:r>
          </w:p>
        </w:tc>
      </w:tr>
      <w:tr w:rsidR="007B20BA" w14:paraId="411355FA" w14:textId="77777777">
        <w:trPr>
          <w:trHeight w:val="226"/>
          <w:jc w:val="center"/>
        </w:trPr>
        <w:tc>
          <w:tcPr>
            <w:tcW w:w="1417" w:type="dxa"/>
            <w:vAlign w:val="center"/>
          </w:tcPr>
          <w:p w14:paraId="3EE0CF9B" w14:textId="77777777" w:rsidR="007B20BA" w:rsidRDefault="00000000">
            <w:pPr>
              <w:jc w:val="center"/>
              <w:rPr>
                <w:sz w:val="24"/>
                <w:szCs w:val="24"/>
              </w:rPr>
            </w:pPr>
            <w:r>
              <w:rPr>
                <w:sz w:val="24"/>
                <w:szCs w:val="24"/>
              </w:rPr>
              <w:t>2021 e 2022</w:t>
            </w:r>
          </w:p>
        </w:tc>
        <w:tc>
          <w:tcPr>
            <w:tcW w:w="1421" w:type="dxa"/>
            <w:vAlign w:val="center"/>
          </w:tcPr>
          <w:p w14:paraId="51895396" w14:textId="77777777" w:rsidR="007B20BA" w:rsidRDefault="00000000">
            <w:pPr>
              <w:jc w:val="center"/>
              <w:rPr>
                <w:sz w:val="24"/>
                <w:szCs w:val="24"/>
              </w:rPr>
            </w:pPr>
            <w:r>
              <w:rPr>
                <w:sz w:val="24"/>
                <w:szCs w:val="24"/>
              </w:rPr>
              <w:t>Janeiro</w:t>
            </w:r>
          </w:p>
        </w:tc>
        <w:tc>
          <w:tcPr>
            <w:tcW w:w="1480" w:type="dxa"/>
            <w:vAlign w:val="center"/>
          </w:tcPr>
          <w:p w14:paraId="1C587903" w14:textId="77777777" w:rsidR="007B20BA" w:rsidRDefault="00000000">
            <w:pPr>
              <w:jc w:val="center"/>
              <w:rPr>
                <w:sz w:val="24"/>
                <w:szCs w:val="24"/>
              </w:rPr>
            </w:pPr>
            <w:r>
              <w:rPr>
                <w:sz w:val="24"/>
                <w:szCs w:val="24"/>
              </w:rPr>
              <w:t>2976</w:t>
            </w:r>
          </w:p>
        </w:tc>
        <w:tc>
          <w:tcPr>
            <w:tcW w:w="1455" w:type="dxa"/>
            <w:vAlign w:val="center"/>
          </w:tcPr>
          <w:p w14:paraId="09272190" w14:textId="77777777" w:rsidR="007B20BA" w:rsidRDefault="00000000">
            <w:pPr>
              <w:jc w:val="center"/>
              <w:rPr>
                <w:sz w:val="24"/>
                <w:szCs w:val="24"/>
              </w:rPr>
            </w:pPr>
            <w:r>
              <w:rPr>
                <w:sz w:val="24"/>
                <w:szCs w:val="24"/>
              </w:rPr>
              <w:t>2933</w:t>
            </w:r>
          </w:p>
        </w:tc>
        <w:tc>
          <w:tcPr>
            <w:tcW w:w="1365" w:type="dxa"/>
            <w:vAlign w:val="center"/>
          </w:tcPr>
          <w:p w14:paraId="3D3F5101" w14:textId="77777777" w:rsidR="007B20BA" w:rsidRDefault="00000000">
            <w:pPr>
              <w:jc w:val="center"/>
              <w:rPr>
                <w:sz w:val="24"/>
                <w:szCs w:val="24"/>
              </w:rPr>
            </w:pPr>
            <w:r>
              <w:rPr>
                <w:sz w:val="24"/>
                <w:szCs w:val="24"/>
              </w:rPr>
              <w:t>1.44</w:t>
            </w:r>
          </w:p>
        </w:tc>
      </w:tr>
      <w:tr w:rsidR="007B20BA" w14:paraId="70564270" w14:textId="77777777">
        <w:trPr>
          <w:trHeight w:val="110"/>
          <w:jc w:val="center"/>
        </w:trPr>
        <w:tc>
          <w:tcPr>
            <w:tcW w:w="1417" w:type="dxa"/>
            <w:vAlign w:val="center"/>
          </w:tcPr>
          <w:p w14:paraId="1DD61DA8" w14:textId="77777777" w:rsidR="007B20BA" w:rsidRDefault="00000000">
            <w:pPr>
              <w:jc w:val="center"/>
              <w:rPr>
                <w:sz w:val="24"/>
                <w:szCs w:val="24"/>
              </w:rPr>
            </w:pPr>
            <w:r>
              <w:rPr>
                <w:sz w:val="24"/>
                <w:szCs w:val="24"/>
              </w:rPr>
              <w:t>2021 e 2022</w:t>
            </w:r>
          </w:p>
        </w:tc>
        <w:tc>
          <w:tcPr>
            <w:tcW w:w="1421" w:type="dxa"/>
            <w:vAlign w:val="center"/>
          </w:tcPr>
          <w:p w14:paraId="3A3C7499" w14:textId="77777777" w:rsidR="007B20BA" w:rsidRDefault="00000000">
            <w:pPr>
              <w:jc w:val="center"/>
              <w:rPr>
                <w:sz w:val="24"/>
                <w:szCs w:val="24"/>
              </w:rPr>
            </w:pPr>
            <w:r>
              <w:rPr>
                <w:sz w:val="24"/>
                <w:szCs w:val="24"/>
              </w:rPr>
              <w:t>Fevereiro</w:t>
            </w:r>
          </w:p>
        </w:tc>
        <w:tc>
          <w:tcPr>
            <w:tcW w:w="1480" w:type="dxa"/>
            <w:vAlign w:val="center"/>
          </w:tcPr>
          <w:p w14:paraId="3C51DEC2" w14:textId="77777777" w:rsidR="007B20BA" w:rsidRDefault="00000000">
            <w:pPr>
              <w:jc w:val="center"/>
              <w:rPr>
                <w:sz w:val="24"/>
                <w:szCs w:val="24"/>
              </w:rPr>
            </w:pPr>
            <w:r>
              <w:rPr>
                <w:sz w:val="24"/>
                <w:szCs w:val="24"/>
              </w:rPr>
              <w:t>2688</w:t>
            </w:r>
          </w:p>
        </w:tc>
        <w:tc>
          <w:tcPr>
            <w:tcW w:w="1455" w:type="dxa"/>
            <w:vAlign w:val="center"/>
          </w:tcPr>
          <w:p w14:paraId="2BDB95C4" w14:textId="77777777" w:rsidR="007B20BA" w:rsidRDefault="00000000">
            <w:pPr>
              <w:jc w:val="center"/>
              <w:rPr>
                <w:sz w:val="24"/>
                <w:szCs w:val="24"/>
              </w:rPr>
            </w:pPr>
            <w:r>
              <w:rPr>
                <w:sz w:val="24"/>
                <w:szCs w:val="24"/>
              </w:rPr>
              <w:t>2681</w:t>
            </w:r>
          </w:p>
        </w:tc>
        <w:tc>
          <w:tcPr>
            <w:tcW w:w="1365" w:type="dxa"/>
            <w:vAlign w:val="center"/>
          </w:tcPr>
          <w:p w14:paraId="220D3927" w14:textId="77777777" w:rsidR="007B20BA" w:rsidRDefault="00000000">
            <w:pPr>
              <w:jc w:val="center"/>
              <w:rPr>
                <w:sz w:val="24"/>
                <w:szCs w:val="24"/>
              </w:rPr>
            </w:pPr>
            <w:r>
              <w:rPr>
                <w:sz w:val="24"/>
                <w:szCs w:val="24"/>
              </w:rPr>
              <w:t>0.26</w:t>
            </w:r>
          </w:p>
        </w:tc>
      </w:tr>
      <w:tr w:rsidR="007B20BA" w14:paraId="65249319" w14:textId="77777777">
        <w:trPr>
          <w:trHeight w:val="134"/>
          <w:jc w:val="center"/>
        </w:trPr>
        <w:tc>
          <w:tcPr>
            <w:tcW w:w="1417" w:type="dxa"/>
            <w:vAlign w:val="center"/>
          </w:tcPr>
          <w:p w14:paraId="383FC883" w14:textId="77777777" w:rsidR="007B20BA" w:rsidRDefault="00000000">
            <w:pPr>
              <w:jc w:val="center"/>
              <w:rPr>
                <w:sz w:val="24"/>
                <w:szCs w:val="24"/>
              </w:rPr>
            </w:pPr>
            <w:r>
              <w:rPr>
                <w:sz w:val="24"/>
                <w:szCs w:val="24"/>
              </w:rPr>
              <w:t>2021 e 2022</w:t>
            </w:r>
          </w:p>
        </w:tc>
        <w:tc>
          <w:tcPr>
            <w:tcW w:w="1421" w:type="dxa"/>
            <w:vAlign w:val="center"/>
          </w:tcPr>
          <w:p w14:paraId="01FC0CF4" w14:textId="77777777" w:rsidR="007B20BA" w:rsidRDefault="00000000">
            <w:pPr>
              <w:jc w:val="center"/>
              <w:rPr>
                <w:sz w:val="24"/>
                <w:szCs w:val="24"/>
              </w:rPr>
            </w:pPr>
            <w:r>
              <w:rPr>
                <w:sz w:val="24"/>
                <w:szCs w:val="24"/>
              </w:rPr>
              <w:t>Março</w:t>
            </w:r>
          </w:p>
        </w:tc>
        <w:tc>
          <w:tcPr>
            <w:tcW w:w="1480" w:type="dxa"/>
            <w:vAlign w:val="center"/>
          </w:tcPr>
          <w:p w14:paraId="3D89AB6E" w14:textId="77777777" w:rsidR="007B20BA" w:rsidRDefault="00000000">
            <w:pPr>
              <w:jc w:val="center"/>
              <w:rPr>
                <w:sz w:val="24"/>
                <w:szCs w:val="24"/>
              </w:rPr>
            </w:pPr>
            <w:r>
              <w:rPr>
                <w:sz w:val="24"/>
                <w:szCs w:val="24"/>
              </w:rPr>
              <w:t>2976</w:t>
            </w:r>
          </w:p>
        </w:tc>
        <w:tc>
          <w:tcPr>
            <w:tcW w:w="1455" w:type="dxa"/>
            <w:vAlign w:val="center"/>
          </w:tcPr>
          <w:p w14:paraId="65827D0B" w14:textId="77777777" w:rsidR="007B20BA" w:rsidRDefault="00000000">
            <w:pPr>
              <w:jc w:val="center"/>
              <w:rPr>
                <w:sz w:val="24"/>
                <w:szCs w:val="24"/>
              </w:rPr>
            </w:pPr>
            <w:r>
              <w:rPr>
                <w:sz w:val="24"/>
                <w:szCs w:val="24"/>
              </w:rPr>
              <w:t>2960</w:t>
            </w:r>
          </w:p>
        </w:tc>
        <w:tc>
          <w:tcPr>
            <w:tcW w:w="1365" w:type="dxa"/>
            <w:vAlign w:val="center"/>
          </w:tcPr>
          <w:p w14:paraId="5A03F6EC" w14:textId="77777777" w:rsidR="007B20BA" w:rsidRDefault="00000000">
            <w:pPr>
              <w:jc w:val="center"/>
              <w:rPr>
                <w:sz w:val="24"/>
                <w:szCs w:val="24"/>
              </w:rPr>
            </w:pPr>
            <w:r>
              <w:rPr>
                <w:sz w:val="24"/>
                <w:szCs w:val="24"/>
              </w:rPr>
              <w:t>0.53</w:t>
            </w:r>
          </w:p>
        </w:tc>
      </w:tr>
      <w:tr w:rsidR="007B20BA" w14:paraId="4511C6CD" w14:textId="77777777">
        <w:trPr>
          <w:trHeight w:val="303"/>
          <w:jc w:val="center"/>
        </w:trPr>
        <w:tc>
          <w:tcPr>
            <w:tcW w:w="1417" w:type="dxa"/>
            <w:vAlign w:val="center"/>
          </w:tcPr>
          <w:p w14:paraId="472C1E58" w14:textId="77777777" w:rsidR="007B20BA" w:rsidRDefault="00000000">
            <w:pPr>
              <w:jc w:val="center"/>
              <w:rPr>
                <w:sz w:val="24"/>
                <w:szCs w:val="24"/>
              </w:rPr>
            </w:pPr>
            <w:r>
              <w:rPr>
                <w:sz w:val="24"/>
                <w:szCs w:val="24"/>
              </w:rPr>
              <w:t>2021 e 2022</w:t>
            </w:r>
          </w:p>
        </w:tc>
        <w:tc>
          <w:tcPr>
            <w:tcW w:w="1421" w:type="dxa"/>
            <w:vAlign w:val="center"/>
          </w:tcPr>
          <w:p w14:paraId="0294DDE7" w14:textId="77777777" w:rsidR="007B20BA" w:rsidRDefault="00000000">
            <w:pPr>
              <w:jc w:val="center"/>
              <w:rPr>
                <w:sz w:val="24"/>
                <w:szCs w:val="24"/>
              </w:rPr>
            </w:pPr>
            <w:r>
              <w:rPr>
                <w:sz w:val="24"/>
                <w:szCs w:val="24"/>
              </w:rPr>
              <w:t>Abril</w:t>
            </w:r>
          </w:p>
        </w:tc>
        <w:tc>
          <w:tcPr>
            <w:tcW w:w="1480" w:type="dxa"/>
            <w:vAlign w:val="center"/>
          </w:tcPr>
          <w:p w14:paraId="2411A8C8" w14:textId="77777777" w:rsidR="007B20BA" w:rsidRDefault="00000000">
            <w:pPr>
              <w:jc w:val="center"/>
              <w:rPr>
                <w:sz w:val="24"/>
                <w:szCs w:val="24"/>
              </w:rPr>
            </w:pPr>
            <w:r>
              <w:rPr>
                <w:sz w:val="24"/>
                <w:szCs w:val="24"/>
              </w:rPr>
              <w:t>2880</w:t>
            </w:r>
          </w:p>
        </w:tc>
        <w:tc>
          <w:tcPr>
            <w:tcW w:w="1455" w:type="dxa"/>
            <w:vAlign w:val="center"/>
          </w:tcPr>
          <w:p w14:paraId="5484CD89" w14:textId="77777777" w:rsidR="007B20BA" w:rsidRDefault="00000000">
            <w:pPr>
              <w:jc w:val="center"/>
              <w:rPr>
                <w:sz w:val="24"/>
                <w:szCs w:val="24"/>
              </w:rPr>
            </w:pPr>
            <w:r>
              <w:rPr>
                <w:sz w:val="24"/>
                <w:szCs w:val="24"/>
              </w:rPr>
              <w:t>2842</w:t>
            </w:r>
          </w:p>
        </w:tc>
        <w:tc>
          <w:tcPr>
            <w:tcW w:w="1365" w:type="dxa"/>
            <w:vAlign w:val="center"/>
          </w:tcPr>
          <w:p w14:paraId="05CDD930" w14:textId="77777777" w:rsidR="007B20BA" w:rsidRDefault="00000000">
            <w:pPr>
              <w:jc w:val="center"/>
              <w:rPr>
                <w:sz w:val="24"/>
                <w:szCs w:val="24"/>
              </w:rPr>
            </w:pPr>
            <w:r>
              <w:rPr>
                <w:sz w:val="24"/>
                <w:szCs w:val="24"/>
              </w:rPr>
              <w:t>1.32</w:t>
            </w:r>
          </w:p>
        </w:tc>
      </w:tr>
      <w:tr w:rsidR="007B20BA" w14:paraId="12224A8A" w14:textId="77777777">
        <w:trPr>
          <w:trHeight w:val="187"/>
          <w:jc w:val="center"/>
        </w:trPr>
        <w:tc>
          <w:tcPr>
            <w:tcW w:w="1417" w:type="dxa"/>
            <w:vAlign w:val="center"/>
          </w:tcPr>
          <w:p w14:paraId="5604816F" w14:textId="77777777" w:rsidR="007B20BA" w:rsidRDefault="00000000">
            <w:pPr>
              <w:jc w:val="center"/>
              <w:rPr>
                <w:sz w:val="24"/>
                <w:szCs w:val="24"/>
              </w:rPr>
            </w:pPr>
            <w:r>
              <w:rPr>
                <w:sz w:val="24"/>
                <w:szCs w:val="24"/>
              </w:rPr>
              <w:t>2021 e 2022</w:t>
            </w:r>
          </w:p>
        </w:tc>
        <w:tc>
          <w:tcPr>
            <w:tcW w:w="1421" w:type="dxa"/>
            <w:vAlign w:val="center"/>
          </w:tcPr>
          <w:p w14:paraId="05E66CCC" w14:textId="77777777" w:rsidR="007B20BA" w:rsidRDefault="00000000">
            <w:pPr>
              <w:jc w:val="center"/>
              <w:rPr>
                <w:sz w:val="24"/>
                <w:szCs w:val="24"/>
              </w:rPr>
            </w:pPr>
            <w:r>
              <w:rPr>
                <w:sz w:val="24"/>
                <w:szCs w:val="24"/>
              </w:rPr>
              <w:t>Maio</w:t>
            </w:r>
          </w:p>
        </w:tc>
        <w:tc>
          <w:tcPr>
            <w:tcW w:w="1480" w:type="dxa"/>
            <w:vAlign w:val="center"/>
          </w:tcPr>
          <w:p w14:paraId="73E8900B" w14:textId="77777777" w:rsidR="007B20BA" w:rsidRDefault="00000000">
            <w:pPr>
              <w:jc w:val="center"/>
              <w:rPr>
                <w:sz w:val="24"/>
                <w:szCs w:val="24"/>
              </w:rPr>
            </w:pPr>
            <w:r>
              <w:rPr>
                <w:sz w:val="24"/>
                <w:szCs w:val="24"/>
              </w:rPr>
              <w:t>2976</w:t>
            </w:r>
          </w:p>
        </w:tc>
        <w:tc>
          <w:tcPr>
            <w:tcW w:w="1455" w:type="dxa"/>
            <w:vAlign w:val="center"/>
          </w:tcPr>
          <w:p w14:paraId="3BEAF034" w14:textId="77777777" w:rsidR="007B20BA" w:rsidRDefault="00000000">
            <w:pPr>
              <w:jc w:val="center"/>
              <w:rPr>
                <w:sz w:val="24"/>
                <w:szCs w:val="24"/>
              </w:rPr>
            </w:pPr>
            <w:r>
              <w:rPr>
                <w:sz w:val="24"/>
                <w:szCs w:val="24"/>
              </w:rPr>
              <w:t>2974</w:t>
            </w:r>
          </w:p>
        </w:tc>
        <w:tc>
          <w:tcPr>
            <w:tcW w:w="1365" w:type="dxa"/>
            <w:vAlign w:val="center"/>
          </w:tcPr>
          <w:p w14:paraId="3F0DDE9F" w14:textId="77777777" w:rsidR="007B20BA" w:rsidRDefault="00000000">
            <w:pPr>
              <w:jc w:val="center"/>
              <w:rPr>
                <w:sz w:val="24"/>
                <w:szCs w:val="24"/>
              </w:rPr>
            </w:pPr>
            <w:r>
              <w:rPr>
                <w:sz w:val="24"/>
                <w:szCs w:val="24"/>
              </w:rPr>
              <w:t>0.07</w:t>
            </w:r>
          </w:p>
        </w:tc>
      </w:tr>
      <w:tr w:rsidR="007B20BA" w14:paraId="4F4D7F98" w14:textId="77777777">
        <w:trPr>
          <w:trHeight w:val="70"/>
          <w:jc w:val="center"/>
        </w:trPr>
        <w:tc>
          <w:tcPr>
            <w:tcW w:w="1417" w:type="dxa"/>
            <w:vAlign w:val="center"/>
          </w:tcPr>
          <w:p w14:paraId="48923C44" w14:textId="77777777" w:rsidR="007B20BA" w:rsidRDefault="00000000">
            <w:pPr>
              <w:jc w:val="center"/>
              <w:rPr>
                <w:sz w:val="24"/>
                <w:szCs w:val="24"/>
              </w:rPr>
            </w:pPr>
            <w:r>
              <w:rPr>
                <w:sz w:val="24"/>
                <w:szCs w:val="24"/>
              </w:rPr>
              <w:t>2021 e 2022</w:t>
            </w:r>
          </w:p>
        </w:tc>
        <w:tc>
          <w:tcPr>
            <w:tcW w:w="1421" w:type="dxa"/>
            <w:vAlign w:val="center"/>
          </w:tcPr>
          <w:p w14:paraId="2D1ED605" w14:textId="77777777" w:rsidR="007B20BA" w:rsidRDefault="00000000">
            <w:pPr>
              <w:jc w:val="center"/>
              <w:rPr>
                <w:sz w:val="24"/>
                <w:szCs w:val="24"/>
              </w:rPr>
            </w:pPr>
            <w:r>
              <w:rPr>
                <w:sz w:val="24"/>
                <w:szCs w:val="24"/>
              </w:rPr>
              <w:t>Junho</w:t>
            </w:r>
          </w:p>
        </w:tc>
        <w:tc>
          <w:tcPr>
            <w:tcW w:w="1480" w:type="dxa"/>
            <w:vAlign w:val="center"/>
          </w:tcPr>
          <w:p w14:paraId="13054514" w14:textId="77777777" w:rsidR="007B20BA" w:rsidRDefault="00000000">
            <w:pPr>
              <w:jc w:val="center"/>
              <w:rPr>
                <w:sz w:val="24"/>
                <w:szCs w:val="24"/>
              </w:rPr>
            </w:pPr>
            <w:r>
              <w:rPr>
                <w:sz w:val="24"/>
                <w:szCs w:val="24"/>
              </w:rPr>
              <w:t>2880</w:t>
            </w:r>
          </w:p>
        </w:tc>
        <w:tc>
          <w:tcPr>
            <w:tcW w:w="1455" w:type="dxa"/>
            <w:vAlign w:val="center"/>
          </w:tcPr>
          <w:p w14:paraId="4C37B9C7" w14:textId="77777777" w:rsidR="007B20BA" w:rsidRDefault="00000000">
            <w:pPr>
              <w:jc w:val="center"/>
              <w:rPr>
                <w:sz w:val="24"/>
                <w:szCs w:val="24"/>
              </w:rPr>
            </w:pPr>
            <w:r>
              <w:rPr>
                <w:sz w:val="24"/>
                <w:szCs w:val="24"/>
              </w:rPr>
              <w:t>2698</w:t>
            </w:r>
          </w:p>
        </w:tc>
        <w:tc>
          <w:tcPr>
            <w:tcW w:w="1365" w:type="dxa"/>
            <w:vAlign w:val="center"/>
          </w:tcPr>
          <w:p w14:paraId="10DED2E6" w14:textId="77777777" w:rsidR="007B20BA" w:rsidRDefault="00000000">
            <w:pPr>
              <w:jc w:val="center"/>
              <w:rPr>
                <w:sz w:val="24"/>
                <w:szCs w:val="24"/>
              </w:rPr>
            </w:pPr>
            <w:r>
              <w:rPr>
                <w:sz w:val="24"/>
                <w:szCs w:val="24"/>
              </w:rPr>
              <w:t>6.32</w:t>
            </w:r>
          </w:p>
        </w:tc>
      </w:tr>
      <w:tr w:rsidR="007B20BA" w14:paraId="45EED61A" w14:textId="77777777">
        <w:trPr>
          <w:trHeight w:val="111"/>
          <w:jc w:val="center"/>
        </w:trPr>
        <w:tc>
          <w:tcPr>
            <w:tcW w:w="1417" w:type="dxa"/>
            <w:vAlign w:val="center"/>
          </w:tcPr>
          <w:p w14:paraId="6B24D357" w14:textId="77777777" w:rsidR="007B20BA" w:rsidRDefault="00000000">
            <w:pPr>
              <w:jc w:val="center"/>
              <w:rPr>
                <w:sz w:val="24"/>
                <w:szCs w:val="24"/>
              </w:rPr>
            </w:pPr>
            <w:r>
              <w:rPr>
                <w:sz w:val="24"/>
                <w:szCs w:val="24"/>
              </w:rPr>
              <w:t>2021 e 2022</w:t>
            </w:r>
          </w:p>
        </w:tc>
        <w:tc>
          <w:tcPr>
            <w:tcW w:w="1421" w:type="dxa"/>
            <w:vAlign w:val="center"/>
          </w:tcPr>
          <w:p w14:paraId="7ECCAABC" w14:textId="77777777" w:rsidR="007B20BA" w:rsidRDefault="00000000">
            <w:pPr>
              <w:jc w:val="center"/>
              <w:rPr>
                <w:sz w:val="24"/>
                <w:szCs w:val="24"/>
              </w:rPr>
            </w:pPr>
            <w:r>
              <w:rPr>
                <w:sz w:val="24"/>
                <w:szCs w:val="24"/>
              </w:rPr>
              <w:t>Julho</w:t>
            </w:r>
          </w:p>
        </w:tc>
        <w:tc>
          <w:tcPr>
            <w:tcW w:w="1480" w:type="dxa"/>
            <w:vAlign w:val="center"/>
          </w:tcPr>
          <w:p w14:paraId="0CBEF180" w14:textId="77777777" w:rsidR="007B20BA" w:rsidRDefault="00000000">
            <w:pPr>
              <w:jc w:val="center"/>
              <w:rPr>
                <w:sz w:val="24"/>
                <w:szCs w:val="24"/>
              </w:rPr>
            </w:pPr>
            <w:r>
              <w:rPr>
                <w:sz w:val="24"/>
                <w:szCs w:val="24"/>
              </w:rPr>
              <w:t>2976</w:t>
            </w:r>
          </w:p>
        </w:tc>
        <w:tc>
          <w:tcPr>
            <w:tcW w:w="1455" w:type="dxa"/>
            <w:vAlign w:val="center"/>
          </w:tcPr>
          <w:p w14:paraId="14437114" w14:textId="77777777" w:rsidR="007B20BA" w:rsidRDefault="00000000">
            <w:pPr>
              <w:jc w:val="center"/>
              <w:rPr>
                <w:sz w:val="24"/>
                <w:szCs w:val="24"/>
              </w:rPr>
            </w:pPr>
            <w:r>
              <w:rPr>
                <w:sz w:val="24"/>
                <w:szCs w:val="24"/>
              </w:rPr>
              <w:t>2972</w:t>
            </w:r>
          </w:p>
        </w:tc>
        <w:tc>
          <w:tcPr>
            <w:tcW w:w="1365" w:type="dxa"/>
            <w:vAlign w:val="center"/>
          </w:tcPr>
          <w:p w14:paraId="7A55BADE" w14:textId="77777777" w:rsidR="007B20BA" w:rsidRDefault="00000000">
            <w:pPr>
              <w:jc w:val="center"/>
              <w:rPr>
                <w:sz w:val="24"/>
                <w:szCs w:val="24"/>
              </w:rPr>
            </w:pPr>
            <w:r>
              <w:rPr>
                <w:sz w:val="24"/>
                <w:szCs w:val="24"/>
              </w:rPr>
              <w:t>0.07</w:t>
            </w:r>
          </w:p>
        </w:tc>
      </w:tr>
      <w:tr w:rsidR="007B20BA" w14:paraId="5F8FE4E5" w14:textId="77777777">
        <w:trPr>
          <w:trHeight w:val="137"/>
          <w:jc w:val="center"/>
        </w:trPr>
        <w:tc>
          <w:tcPr>
            <w:tcW w:w="1417" w:type="dxa"/>
            <w:vAlign w:val="center"/>
          </w:tcPr>
          <w:p w14:paraId="76987C3B" w14:textId="77777777" w:rsidR="007B20BA" w:rsidRDefault="00000000">
            <w:pPr>
              <w:jc w:val="center"/>
              <w:rPr>
                <w:sz w:val="24"/>
                <w:szCs w:val="24"/>
              </w:rPr>
            </w:pPr>
            <w:r>
              <w:rPr>
                <w:sz w:val="24"/>
                <w:szCs w:val="24"/>
              </w:rPr>
              <w:t>2021 e 2022</w:t>
            </w:r>
          </w:p>
        </w:tc>
        <w:tc>
          <w:tcPr>
            <w:tcW w:w="1421" w:type="dxa"/>
            <w:vAlign w:val="center"/>
          </w:tcPr>
          <w:p w14:paraId="52E2ED00" w14:textId="77777777" w:rsidR="007B20BA" w:rsidRDefault="00000000">
            <w:pPr>
              <w:jc w:val="center"/>
              <w:rPr>
                <w:sz w:val="24"/>
                <w:szCs w:val="24"/>
              </w:rPr>
            </w:pPr>
            <w:r>
              <w:rPr>
                <w:sz w:val="24"/>
                <w:szCs w:val="24"/>
              </w:rPr>
              <w:t>Agosto</w:t>
            </w:r>
          </w:p>
        </w:tc>
        <w:tc>
          <w:tcPr>
            <w:tcW w:w="1480" w:type="dxa"/>
            <w:vAlign w:val="center"/>
          </w:tcPr>
          <w:p w14:paraId="66AB05B8" w14:textId="77777777" w:rsidR="007B20BA" w:rsidRDefault="00000000">
            <w:pPr>
              <w:jc w:val="center"/>
              <w:rPr>
                <w:sz w:val="24"/>
                <w:szCs w:val="24"/>
              </w:rPr>
            </w:pPr>
            <w:r>
              <w:rPr>
                <w:sz w:val="24"/>
                <w:szCs w:val="24"/>
              </w:rPr>
              <w:t>2976</w:t>
            </w:r>
          </w:p>
        </w:tc>
        <w:tc>
          <w:tcPr>
            <w:tcW w:w="1455" w:type="dxa"/>
            <w:vAlign w:val="center"/>
          </w:tcPr>
          <w:p w14:paraId="4A075330" w14:textId="77777777" w:rsidR="007B20BA" w:rsidRDefault="00000000">
            <w:pPr>
              <w:jc w:val="center"/>
              <w:rPr>
                <w:sz w:val="24"/>
                <w:szCs w:val="24"/>
              </w:rPr>
            </w:pPr>
            <w:r>
              <w:rPr>
                <w:sz w:val="24"/>
                <w:szCs w:val="24"/>
              </w:rPr>
              <w:t>2974</w:t>
            </w:r>
          </w:p>
        </w:tc>
        <w:tc>
          <w:tcPr>
            <w:tcW w:w="1365" w:type="dxa"/>
            <w:vAlign w:val="center"/>
          </w:tcPr>
          <w:p w14:paraId="160F2F22" w14:textId="77777777" w:rsidR="007B20BA" w:rsidRDefault="00000000">
            <w:pPr>
              <w:jc w:val="center"/>
              <w:rPr>
                <w:sz w:val="24"/>
                <w:szCs w:val="24"/>
              </w:rPr>
            </w:pPr>
            <w:r>
              <w:rPr>
                <w:sz w:val="24"/>
                <w:szCs w:val="24"/>
              </w:rPr>
              <w:t>0.07</w:t>
            </w:r>
          </w:p>
        </w:tc>
      </w:tr>
      <w:tr w:rsidR="007B20BA" w14:paraId="0BA0D777" w14:textId="77777777">
        <w:trPr>
          <w:trHeight w:val="163"/>
          <w:jc w:val="center"/>
        </w:trPr>
        <w:tc>
          <w:tcPr>
            <w:tcW w:w="1417" w:type="dxa"/>
            <w:vAlign w:val="center"/>
          </w:tcPr>
          <w:p w14:paraId="2E4D1237" w14:textId="77777777" w:rsidR="007B20BA" w:rsidRDefault="00000000">
            <w:pPr>
              <w:jc w:val="center"/>
              <w:rPr>
                <w:sz w:val="24"/>
                <w:szCs w:val="24"/>
              </w:rPr>
            </w:pPr>
            <w:r>
              <w:rPr>
                <w:sz w:val="24"/>
                <w:szCs w:val="24"/>
              </w:rPr>
              <w:t>2021 e 2022</w:t>
            </w:r>
          </w:p>
        </w:tc>
        <w:tc>
          <w:tcPr>
            <w:tcW w:w="1421" w:type="dxa"/>
            <w:vAlign w:val="center"/>
          </w:tcPr>
          <w:p w14:paraId="5DC08678" w14:textId="77777777" w:rsidR="007B20BA" w:rsidRDefault="00000000">
            <w:pPr>
              <w:jc w:val="center"/>
              <w:rPr>
                <w:sz w:val="24"/>
                <w:szCs w:val="24"/>
              </w:rPr>
            </w:pPr>
            <w:r>
              <w:rPr>
                <w:sz w:val="24"/>
                <w:szCs w:val="24"/>
              </w:rPr>
              <w:t>Setembro</w:t>
            </w:r>
          </w:p>
        </w:tc>
        <w:tc>
          <w:tcPr>
            <w:tcW w:w="1480" w:type="dxa"/>
            <w:vAlign w:val="center"/>
          </w:tcPr>
          <w:p w14:paraId="3DF3962A" w14:textId="77777777" w:rsidR="007B20BA" w:rsidRDefault="00000000">
            <w:pPr>
              <w:jc w:val="center"/>
              <w:rPr>
                <w:sz w:val="24"/>
                <w:szCs w:val="24"/>
              </w:rPr>
            </w:pPr>
            <w:r>
              <w:rPr>
                <w:sz w:val="24"/>
                <w:szCs w:val="24"/>
              </w:rPr>
              <w:t>2880</w:t>
            </w:r>
          </w:p>
        </w:tc>
        <w:tc>
          <w:tcPr>
            <w:tcW w:w="1455" w:type="dxa"/>
            <w:vAlign w:val="center"/>
          </w:tcPr>
          <w:p w14:paraId="44D4AAAA" w14:textId="77777777" w:rsidR="007B20BA" w:rsidRDefault="00000000">
            <w:pPr>
              <w:jc w:val="center"/>
              <w:rPr>
                <w:sz w:val="24"/>
                <w:szCs w:val="24"/>
              </w:rPr>
            </w:pPr>
            <w:r>
              <w:rPr>
                <w:sz w:val="24"/>
                <w:szCs w:val="24"/>
              </w:rPr>
              <w:t>1779</w:t>
            </w:r>
          </w:p>
        </w:tc>
        <w:tc>
          <w:tcPr>
            <w:tcW w:w="1365" w:type="dxa"/>
            <w:vAlign w:val="center"/>
          </w:tcPr>
          <w:p w14:paraId="2DA41AB2" w14:textId="77777777" w:rsidR="007B20BA" w:rsidRDefault="00000000">
            <w:pPr>
              <w:jc w:val="center"/>
              <w:rPr>
                <w:sz w:val="24"/>
                <w:szCs w:val="24"/>
              </w:rPr>
            </w:pPr>
            <w:r>
              <w:rPr>
                <w:sz w:val="24"/>
                <w:szCs w:val="24"/>
              </w:rPr>
              <w:t>35.07</w:t>
            </w:r>
          </w:p>
        </w:tc>
      </w:tr>
      <w:tr w:rsidR="007B20BA" w14:paraId="78BA2FBA" w14:textId="77777777">
        <w:trPr>
          <w:trHeight w:val="71"/>
          <w:jc w:val="center"/>
        </w:trPr>
        <w:tc>
          <w:tcPr>
            <w:tcW w:w="1417" w:type="dxa"/>
            <w:vAlign w:val="center"/>
          </w:tcPr>
          <w:p w14:paraId="34769792" w14:textId="77777777" w:rsidR="007B20BA" w:rsidRDefault="00000000">
            <w:pPr>
              <w:jc w:val="center"/>
              <w:rPr>
                <w:sz w:val="24"/>
                <w:szCs w:val="24"/>
              </w:rPr>
            </w:pPr>
            <w:r>
              <w:rPr>
                <w:sz w:val="24"/>
                <w:szCs w:val="24"/>
              </w:rPr>
              <w:t>2021 e 2022</w:t>
            </w:r>
          </w:p>
        </w:tc>
        <w:tc>
          <w:tcPr>
            <w:tcW w:w="1421" w:type="dxa"/>
            <w:vAlign w:val="center"/>
          </w:tcPr>
          <w:p w14:paraId="44A17D60" w14:textId="77777777" w:rsidR="007B20BA" w:rsidRDefault="00000000">
            <w:pPr>
              <w:jc w:val="center"/>
              <w:rPr>
                <w:sz w:val="24"/>
                <w:szCs w:val="24"/>
              </w:rPr>
            </w:pPr>
            <w:r>
              <w:rPr>
                <w:sz w:val="24"/>
                <w:szCs w:val="24"/>
              </w:rPr>
              <w:t>Outubro</w:t>
            </w:r>
          </w:p>
        </w:tc>
        <w:tc>
          <w:tcPr>
            <w:tcW w:w="1480" w:type="dxa"/>
            <w:vAlign w:val="center"/>
          </w:tcPr>
          <w:p w14:paraId="0253B4B4" w14:textId="77777777" w:rsidR="007B20BA" w:rsidRDefault="00000000">
            <w:pPr>
              <w:jc w:val="center"/>
              <w:rPr>
                <w:sz w:val="24"/>
                <w:szCs w:val="24"/>
              </w:rPr>
            </w:pPr>
            <w:r>
              <w:rPr>
                <w:sz w:val="24"/>
                <w:szCs w:val="24"/>
              </w:rPr>
              <w:t>2976</w:t>
            </w:r>
          </w:p>
        </w:tc>
        <w:tc>
          <w:tcPr>
            <w:tcW w:w="1455" w:type="dxa"/>
            <w:vAlign w:val="center"/>
          </w:tcPr>
          <w:p w14:paraId="60481549" w14:textId="77777777" w:rsidR="007B20BA" w:rsidRDefault="00000000">
            <w:pPr>
              <w:jc w:val="center"/>
              <w:rPr>
                <w:sz w:val="24"/>
                <w:szCs w:val="24"/>
              </w:rPr>
            </w:pPr>
            <w:r>
              <w:rPr>
                <w:sz w:val="24"/>
                <w:szCs w:val="24"/>
              </w:rPr>
              <w:t>1422</w:t>
            </w:r>
          </w:p>
        </w:tc>
        <w:tc>
          <w:tcPr>
            <w:tcW w:w="1365" w:type="dxa"/>
            <w:vAlign w:val="center"/>
          </w:tcPr>
          <w:p w14:paraId="48657EB1" w14:textId="77777777" w:rsidR="007B20BA" w:rsidRDefault="00000000">
            <w:pPr>
              <w:jc w:val="center"/>
              <w:rPr>
                <w:sz w:val="24"/>
                <w:szCs w:val="24"/>
              </w:rPr>
            </w:pPr>
            <w:r>
              <w:rPr>
                <w:sz w:val="24"/>
                <w:szCs w:val="24"/>
              </w:rPr>
              <w:t>52.22</w:t>
            </w:r>
          </w:p>
        </w:tc>
      </w:tr>
      <w:tr w:rsidR="007B20BA" w14:paraId="4D53C445" w14:textId="77777777">
        <w:trPr>
          <w:trHeight w:val="70"/>
          <w:jc w:val="center"/>
        </w:trPr>
        <w:tc>
          <w:tcPr>
            <w:tcW w:w="1417" w:type="dxa"/>
            <w:vAlign w:val="center"/>
          </w:tcPr>
          <w:p w14:paraId="19C5F433" w14:textId="77777777" w:rsidR="007B20BA" w:rsidRDefault="00000000">
            <w:pPr>
              <w:jc w:val="center"/>
              <w:rPr>
                <w:sz w:val="24"/>
                <w:szCs w:val="24"/>
              </w:rPr>
            </w:pPr>
            <w:r>
              <w:rPr>
                <w:sz w:val="24"/>
                <w:szCs w:val="24"/>
              </w:rPr>
              <w:t>2021 e 2022</w:t>
            </w:r>
          </w:p>
        </w:tc>
        <w:tc>
          <w:tcPr>
            <w:tcW w:w="1421" w:type="dxa"/>
            <w:vAlign w:val="center"/>
          </w:tcPr>
          <w:p w14:paraId="5A36054B" w14:textId="77777777" w:rsidR="007B20BA" w:rsidRDefault="00000000">
            <w:pPr>
              <w:jc w:val="center"/>
              <w:rPr>
                <w:sz w:val="24"/>
                <w:szCs w:val="24"/>
              </w:rPr>
            </w:pPr>
            <w:r>
              <w:rPr>
                <w:sz w:val="24"/>
                <w:szCs w:val="24"/>
              </w:rPr>
              <w:t>Novembro</w:t>
            </w:r>
          </w:p>
        </w:tc>
        <w:tc>
          <w:tcPr>
            <w:tcW w:w="1480" w:type="dxa"/>
            <w:vAlign w:val="center"/>
          </w:tcPr>
          <w:p w14:paraId="6575F3FF" w14:textId="77777777" w:rsidR="007B20BA" w:rsidRDefault="00000000">
            <w:pPr>
              <w:jc w:val="center"/>
              <w:rPr>
                <w:sz w:val="24"/>
                <w:szCs w:val="24"/>
              </w:rPr>
            </w:pPr>
            <w:r>
              <w:rPr>
                <w:sz w:val="24"/>
                <w:szCs w:val="24"/>
              </w:rPr>
              <w:t>2880</w:t>
            </w:r>
          </w:p>
        </w:tc>
        <w:tc>
          <w:tcPr>
            <w:tcW w:w="1455" w:type="dxa"/>
            <w:vAlign w:val="center"/>
          </w:tcPr>
          <w:p w14:paraId="791E7119" w14:textId="77777777" w:rsidR="007B20BA" w:rsidRDefault="00000000">
            <w:pPr>
              <w:jc w:val="center"/>
              <w:rPr>
                <w:sz w:val="24"/>
                <w:szCs w:val="24"/>
              </w:rPr>
            </w:pPr>
            <w:r>
              <w:rPr>
                <w:sz w:val="24"/>
                <w:szCs w:val="24"/>
              </w:rPr>
              <w:t>1440</w:t>
            </w:r>
          </w:p>
        </w:tc>
        <w:tc>
          <w:tcPr>
            <w:tcW w:w="1365" w:type="dxa"/>
            <w:vAlign w:val="center"/>
          </w:tcPr>
          <w:p w14:paraId="1FE5C8C4" w14:textId="77777777" w:rsidR="007B20BA" w:rsidRDefault="00000000">
            <w:pPr>
              <w:jc w:val="center"/>
              <w:rPr>
                <w:sz w:val="24"/>
                <w:szCs w:val="24"/>
              </w:rPr>
            </w:pPr>
            <w:r>
              <w:rPr>
                <w:sz w:val="24"/>
                <w:szCs w:val="24"/>
              </w:rPr>
              <w:t>50.00</w:t>
            </w:r>
          </w:p>
        </w:tc>
      </w:tr>
      <w:tr w:rsidR="007B20BA" w14:paraId="6F7696E0" w14:textId="77777777">
        <w:trPr>
          <w:trHeight w:val="70"/>
          <w:jc w:val="center"/>
        </w:trPr>
        <w:tc>
          <w:tcPr>
            <w:tcW w:w="1417" w:type="dxa"/>
            <w:vAlign w:val="center"/>
          </w:tcPr>
          <w:p w14:paraId="219D6655" w14:textId="77777777" w:rsidR="007B20BA" w:rsidRDefault="00000000">
            <w:pPr>
              <w:jc w:val="center"/>
              <w:rPr>
                <w:sz w:val="24"/>
                <w:szCs w:val="24"/>
              </w:rPr>
            </w:pPr>
            <w:r>
              <w:rPr>
                <w:sz w:val="24"/>
                <w:szCs w:val="24"/>
              </w:rPr>
              <w:t>2021 e 2022</w:t>
            </w:r>
          </w:p>
        </w:tc>
        <w:tc>
          <w:tcPr>
            <w:tcW w:w="1421" w:type="dxa"/>
            <w:vAlign w:val="center"/>
          </w:tcPr>
          <w:p w14:paraId="2E6B877F" w14:textId="77777777" w:rsidR="007B20BA" w:rsidRDefault="00000000">
            <w:pPr>
              <w:jc w:val="center"/>
              <w:rPr>
                <w:sz w:val="24"/>
                <w:szCs w:val="24"/>
              </w:rPr>
            </w:pPr>
            <w:r>
              <w:rPr>
                <w:sz w:val="24"/>
                <w:szCs w:val="24"/>
              </w:rPr>
              <w:t>Dezembro</w:t>
            </w:r>
          </w:p>
        </w:tc>
        <w:tc>
          <w:tcPr>
            <w:tcW w:w="1480" w:type="dxa"/>
            <w:vAlign w:val="center"/>
          </w:tcPr>
          <w:p w14:paraId="6E39EAF3" w14:textId="77777777" w:rsidR="007B20BA" w:rsidRDefault="00000000">
            <w:pPr>
              <w:jc w:val="center"/>
              <w:rPr>
                <w:sz w:val="24"/>
                <w:szCs w:val="24"/>
              </w:rPr>
            </w:pPr>
            <w:r>
              <w:rPr>
                <w:sz w:val="24"/>
                <w:szCs w:val="24"/>
              </w:rPr>
              <w:t>2976</w:t>
            </w:r>
          </w:p>
        </w:tc>
        <w:tc>
          <w:tcPr>
            <w:tcW w:w="1455" w:type="dxa"/>
            <w:vAlign w:val="center"/>
          </w:tcPr>
          <w:p w14:paraId="3EF767FC" w14:textId="77777777" w:rsidR="007B20BA" w:rsidRDefault="00000000">
            <w:pPr>
              <w:jc w:val="center"/>
              <w:rPr>
                <w:sz w:val="24"/>
                <w:szCs w:val="24"/>
              </w:rPr>
            </w:pPr>
            <w:r>
              <w:rPr>
                <w:sz w:val="24"/>
                <w:szCs w:val="24"/>
              </w:rPr>
              <w:t>1470</w:t>
            </w:r>
          </w:p>
        </w:tc>
        <w:tc>
          <w:tcPr>
            <w:tcW w:w="1365" w:type="dxa"/>
            <w:vAlign w:val="center"/>
          </w:tcPr>
          <w:p w14:paraId="345D0431" w14:textId="77777777" w:rsidR="007B20BA" w:rsidRDefault="00000000">
            <w:pPr>
              <w:jc w:val="center"/>
              <w:rPr>
                <w:sz w:val="24"/>
                <w:szCs w:val="24"/>
              </w:rPr>
            </w:pPr>
            <w:r>
              <w:rPr>
                <w:sz w:val="24"/>
                <w:szCs w:val="24"/>
              </w:rPr>
              <w:t>50.06</w:t>
            </w:r>
          </w:p>
        </w:tc>
      </w:tr>
    </w:tbl>
    <w:p w14:paraId="33870FBA" w14:textId="77777777" w:rsidR="007B20BA" w:rsidRDefault="007B20BA">
      <w:pPr>
        <w:rPr>
          <w:color w:val="000000" w:themeColor="text1"/>
        </w:rPr>
      </w:pPr>
    </w:p>
    <w:p w14:paraId="5F733241" w14:textId="77777777" w:rsidR="007B20BA" w:rsidRDefault="007B20BA">
      <w:pPr>
        <w:rPr>
          <w:color w:val="000000" w:themeColor="text1"/>
        </w:rPr>
      </w:pPr>
    </w:p>
    <w:p w14:paraId="615BBFBA" w14:textId="77777777" w:rsidR="007B20BA" w:rsidRDefault="007B20BA">
      <w:pPr>
        <w:rPr>
          <w:color w:val="000000" w:themeColor="text1"/>
        </w:rPr>
      </w:pPr>
    </w:p>
    <w:p w14:paraId="17D733CA" w14:textId="77777777" w:rsidR="007B20BA" w:rsidRDefault="007B20BA">
      <w:pPr>
        <w:rPr>
          <w:color w:val="000000" w:themeColor="text1"/>
        </w:rPr>
      </w:pPr>
    </w:p>
    <w:p w14:paraId="35EA9178" w14:textId="77777777" w:rsidR="007B20BA" w:rsidRDefault="007B20BA">
      <w:pPr>
        <w:rPr>
          <w:color w:val="000000" w:themeColor="text1"/>
        </w:rPr>
      </w:pPr>
    </w:p>
    <w:p w14:paraId="02DB6E35" w14:textId="77777777" w:rsidR="007B20BA" w:rsidRDefault="007B20BA">
      <w:pPr>
        <w:rPr>
          <w:color w:val="000000" w:themeColor="text1"/>
        </w:rPr>
      </w:pPr>
    </w:p>
    <w:p w14:paraId="371F90EA" w14:textId="77777777" w:rsidR="007B20BA" w:rsidRDefault="007B20BA">
      <w:pPr>
        <w:rPr>
          <w:color w:val="000000" w:themeColor="text1"/>
        </w:rPr>
      </w:pPr>
    </w:p>
    <w:p w14:paraId="51073A8C" w14:textId="77777777" w:rsidR="007B20BA" w:rsidRDefault="007B20BA">
      <w:pPr>
        <w:rPr>
          <w:color w:val="000000" w:themeColor="text1"/>
        </w:rPr>
      </w:pPr>
    </w:p>
    <w:p w14:paraId="3A33C6FD" w14:textId="77777777" w:rsidR="007B20BA" w:rsidRDefault="007B20BA">
      <w:pPr>
        <w:rPr>
          <w:color w:val="000000" w:themeColor="text1"/>
        </w:rPr>
      </w:pPr>
    </w:p>
    <w:p w14:paraId="76DA2654" w14:textId="77777777" w:rsidR="00F90FEB" w:rsidRDefault="00F90FEB">
      <w:pPr>
        <w:rPr>
          <w:color w:val="000000" w:themeColor="text1"/>
        </w:rPr>
      </w:pPr>
    </w:p>
    <w:p w14:paraId="35D6D8AA" w14:textId="77777777" w:rsidR="00DB04AC" w:rsidRDefault="003A3985" w:rsidP="00DB04AC">
      <w:pPr>
        <w:keepNext/>
      </w:pPr>
      <w:r>
        <w:rPr>
          <w:noProof/>
        </w:rPr>
        <w:lastRenderedPageBreak/>
        <w:drawing>
          <wp:inline distT="0" distB="0" distL="0" distR="0" wp14:anchorId="79AC6DBA" wp14:editId="58614490">
            <wp:extent cx="5400040" cy="3554095"/>
            <wp:effectExtent l="0" t="0" r="0" b="0"/>
            <wp:docPr id="7" name="Imagem 7" descr="Uma imagem com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gráfico&#10;&#10;Descrição gerada automa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3554095"/>
                    </a:xfrm>
                    <a:prstGeom prst="rect">
                      <a:avLst/>
                    </a:prstGeom>
                    <a:noFill/>
                    <a:ln>
                      <a:noFill/>
                    </a:ln>
                  </pic:spPr>
                </pic:pic>
              </a:graphicData>
            </a:graphic>
          </wp:inline>
        </w:drawing>
      </w:r>
    </w:p>
    <w:p w14:paraId="298979A2" w14:textId="6643E909" w:rsidR="007B20BA" w:rsidRPr="00DB04AC" w:rsidRDefault="00DB04AC" w:rsidP="00DB04AC">
      <w:pPr>
        <w:pStyle w:val="Legenda"/>
      </w:pPr>
      <w:r>
        <w:t xml:space="preserve">Figura </w:t>
      </w:r>
      <w:fldSimple w:instr=" SEQ Figura \* ARABIC ">
        <w:r w:rsidR="00736F33">
          <w:rPr>
            <w:noProof/>
          </w:rPr>
          <w:t>5</w:t>
        </w:r>
      </w:fldSimple>
      <w:r>
        <w:t xml:space="preserve"> - </w:t>
      </w:r>
      <w:r w:rsidRPr="00DF6467">
        <w:t>Registos Validados vs. Esperados por mês Conjunto 3</w:t>
      </w:r>
    </w:p>
    <w:p w14:paraId="49141DEA" w14:textId="77777777" w:rsidR="006D5D09" w:rsidRDefault="006D5D09">
      <w:pPr>
        <w:rPr>
          <w:color w:val="000000" w:themeColor="text1"/>
        </w:rPr>
      </w:pPr>
    </w:p>
    <w:p w14:paraId="52858C58" w14:textId="2F61B3E2" w:rsidR="006D5D09" w:rsidRPr="00FE659E" w:rsidRDefault="006D5D09" w:rsidP="006D5D09">
      <w:pPr>
        <w:pStyle w:val="Ttulo1"/>
        <w:numPr>
          <w:ilvl w:val="0"/>
          <w:numId w:val="4"/>
        </w:numPr>
        <w:ind w:left="432"/>
        <w:rPr>
          <w:color w:val="000000" w:themeColor="text1"/>
        </w:rPr>
      </w:pPr>
      <w:bookmarkStart w:id="83" w:name="_Toc138324021"/>
      <w:r w:rsidRPr="00FE659E">
        <w:rPr>
          <w:color w:val="000000" w:themeColor="text1"/>
        </w:rPr>
        <w:t>Análise Exploratória</w:t>
      </w:r>
      <w:bookmarkEnd w:id="83"/>
    </w:p>
    <w:p w14:paraId="75FDD812" w14:textId="076FD33B" w:rsidR="006D5D09" w:rsidRDefault="00522980" w:rsidP="006D5D09">
      <w:r>
        <w:t xml:space="preserve">De acordo com o desafio proposto pelo </w:t>
      </w:r>
      <w:r w:rsidRPr="00522980">
        <w:t>Lisbon Urban Data Lab (LxDataLab)</w:t>
      </w:r>
      <w:r>
        <w:t>,</w:t>
      </w:r>
      <w:r w:rsidRPr="00522980">
        <w:t xml:space="preserve"> </w:t>
      </w:r>
      <w:r>
        <w:t>e</w:t>
      </w:r>
      <w:r w:rsidRPr="00522980">
        <w:t>sta iniciativa entre o ISEC e a Câmara Municipal de Lisboa (CML)</w:t>
      </w:r>
      <w:r>
        <w:t xml:space="preserve"> </w:t>
      </w:r>
      <w:r w:rsidRPr="00522980">
        <w:t>visa utilizar ferramentas</w:t>
      </w:r>
      <w:r>
        <w:t xml:space="preserve"> </w:t>
      </w:r>
      <w:r w:rsidRPr="00522980">
        <w:t>de análise de dados</w:t>
      </w:r>
      <w:r>
        <w:t xml:space="preserve"> </w:t>
      </w:r>
      <w:r w:rsidRPr="00522980">
        <w:t>para extrair conhecimento</w:t>
      </w:r>
      <w:r>
        <w:t xml:space="preserve"> especializado sobre o tráfego movel a</w:t>
      </w:r>
      <w:r w:rsidRPr="00522980">
        <w:t>o município</w:t>
      </w:r>
      <w:r>
        <w:t xml:space="preserve"> de Lisboa</w:t>
      </w:r>
      <w:r w:rsidRPr="00522980">
        <w:t xml:space="preserve">. </w:t>
      </w:r>
      <w:r>
        <w:t>Deste modo, o objetivo</w:t>
      </w:r>
      <w:r w:rsidRPr="00522980">
        <w:t xml:space="preserve"> é desenvolver soluções analíticas que possam melhorar vários aspetos da cidade, tais como o planeamento, a segurança, a mobilidade, a gestão operacional e de emergência. </w:t>
      </w:r>
    </w:p>
    <w:p w14:paraId="760D2F6D" w14:textId="77777777" w:rsidR="006D5D09" w:rsidRDefault="006D5D09" w:rsidP="006D5D09"/>
    <w:p w14:paraId="095AD733" w14:textId="21CE1411" w:rsidR="00522980" w:rsidRDefault="00522980" w:rsidP="000650E4">
      <w:pPr>
        <w:pStyle w:val="Ttulo2"/>
        <w:numPr>
          <w:ilvl w:val="1"/>
          <w:numId w:val="11"/>
        </w:numPr>
      </w:pPr>
      <w:bookmarkStart w:id="84" w:name="_Toc138324022"/>
      <w:r>
        <w:t>Caraterizar o volume total de entradas e saídas da cidade durante o perío</w:t>
      </w:r>
      <w:r w:rsidR="00B62D02">
        <w:t>do das horas de ponta</w:t>
      </w:r>
      <w:bookmarkEnd w:id="84"/>
    </w:p>
    <w:p w14:paraId="4507752F" w14:textId="77777777" w:rsidR="00F9797D" w:rsidRDefault="00B62D02" w:rsidP="00F9797D">
      <w:pPr>
        <w:jc w:val="center"/>
      </w:pPr>
      <w:r w:rsidRPr="00F9797D">
        <w:t>A - Para a períodos de ponta da manhã (7:30h-10:00h)</w:t>
      </w:r>
      <w:r w:rsidR="00F9797D" w:rsidRPr="00F9797D">
        <w:t xml:space="preserve"> </w:t>
      </w:r>
    </w:p>
    <w:p w14:paraId="38FF21EF" w14:textId="77777777" w:rsidR="00DB04AC" w:rsidRDefault="00F9797D" w:rsidP="00DB04AC">
      <w:pPr>
        <w:keepNext/>
        <w:jc w:val="center"/>
      </w:pPr>
      <w:r>
        <w:rPr>
          <w:noProof/>
        </w:rPr>
        <w:lastRenderedPageBreak/>
        <w:drawing>
          <wp:inline distT="0" distB="0" distL="0" distR="0" wp14:anchorId="61F17DE5" wp14:editId="0E463334">
            <wp:extent cx="4762500" cy="2990004"/>
            <wp:effectExtent l="0" t="0" r="0" b="0"/>
            <wp:docPr id="30" name="Imagem 30" descr="Uma imagem com texto, captura de ecrã,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texto, captura de ecrã, Gráfico, diagrama&#10;&#10;Descrição gerad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82738" cy="3002710"/>
                    </a:xfrm>
                    <a:prstGeom prst="rect">
                      <a:avLst/>
                    </a:prstGeom>
                    <a:noFill/>
                    <a:ln>
                      <a:noFill/>
                    </a:ln>
                  </pic:spPr>
                </pic:pic>
              </a:graphicData>
            </a:graphic>
          </wp:inline>
        </w:drawing>
      </w:r>
    </w:p>
    <w:p w14:paraId="6FC63FC6" w14:textId="0CEC3707" w:rsidR="00B62D02" w:rsidRDefault="00DB04AC" w:rsidP="00DB04AC">
      <w:pPr>
        <w:pStyle w:val="Legenda"/>
      </w:pPr>
      <w:r>
        <w:t xml:space="preserve">Figura </w:t>
      </w:r>
      <w:fldSimple w:instr=" SEQ Figura \* ARABIC ">
        <w:r w:rsidR="00736F33">
          <w:rPr>
            <w:noProof/>
          </w:rPr>
          <w:t>6</w:t>
        </w:r>
      </w:fldSimple>
      <w:r>
        <w:t xml:space="preserve"> - </w:t>
      </w:r>
      <w:r w:rsidRPr="003A22EA">
        <w:t>Caraterização entradas e saídas nas horas de ponta da manhã (7:30h-10:00h)</w:t>
      </w:r>
    </w:p>
    <w:p w14:paraId="10FD44B9" w14:textId="6767DF24" w:rsidR="00F9797D" w:rsidRDefault="00F9797D" w:rsidP="00F9797D">
      <w:pPr>
        <w:jc w:val="center"/>
      </w:pPr>
      <w:r>
        <w:t>B - Para a períodos de ponta da tarde (17:00h-19:30h)</w:t>
      </w:r>
    </w:p>
    <w:p w14:paraId="6F9408DB" w14:textId="77777777" w:rsidR="00F9797D" w:rsidRDefault="00F9797D" w:rsidP="00F9797D"/>
    <w:p w14:paraId="286F423F" w14:textId="77777777" w:rsidR="00DB04AC" w:rsidRDefault="00F9797D" w:rsidP="00DB04AC">
      <w:pPr>
        <w:keepNext/>
        <w:jc w:val="center"/>
      </w:pPr>
      <w:r>
        <w:rPr>
          <w:noProof/>
        </w:rPr>
        <w:drawing>
          <wp:inline distT="0" distB="0" distL="0" distR="0" wp14:anchorId="01E97AB9" wp14:editId="2868EB65">
            <wp:extent cx="4759200" cy="2988000"/>
            <wp:effectExtent l="0" t="0" r="0" b="0"/>
            <wp:docPr id="32" name="Imagem 32" descr="Uma imagem com texto, captura de ecrã,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Uma imagem com texto, captura de ecrã, Gráfico, diagrama&#10;&#10;Descrição gerada automa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59200" cy="2988000"/>
                    </a:xfrm>
                    <a:prstGeom prst="rect">
                      <a:avLst/>
                    </a:prstGeom>
                    <a:noFill/>
                    <a:ln>
                      <a:noFill/>
                    </a:ln>
                  </pic:spPr>
                </pic:pic>
              </a:graphicData>
            </a:graphic>
          </wp:inline>
        </w:drawing>
      </w:r>
    </w:p>
    <w:p w14:paraId="3BF04D42" w14:textId="0AB5BA7B" w:rsidR="00F9797D" w:rsidRDefault="00DB04AC" w:rsidP="00DB04AC">
      <w:pPr>
        <w:pStyle w:val="Legenda"/>
      </w:pPr>
      <w:r>
        <w:t xml:space="preserve">Figura </w:t>
      </w:r>
      <w:fldSimple w:instr=" SEQ Figura \* ARABIC ">
        <w:r w:rsidR="00736F33">
          <w:rPr>
            <w:noProof/>
          </w:rPr>
          <w:t>7</w:t>
        </w:r>
      </w:fldSimple>
      <w:r>
        <w:t xml:space="preserve"> - </w:t>
      </w:r>
      <w:r w:rsidRPr="0078262E">
        <w:t>Caraterização entradas e saídas nas horas de ponta da tarde (17:00h-19:30h)</w:t>
      </w:r>
    </w:p>
    <w:p w14:paraId="515C704B" w14:textId="55AC68E8" w:rsidR="00841680" w:rsidRPr="00841680" w:rsidRDefault="00841680" w:rsidP="00841680">
      <w:r w:rsidRPr="00841680">
        <w:t xml:space="preserve">De acordo com os dados mostrados nos gráficos, houve uma quantidade semelhante de tráfego durante o horário de pico da manhã e da tarde entre setembro e novembro de 2021 e 2022. No entanto, em dezembro de 2022, houve um aumento notável no horário de pico da manhã tráfego em relação a dezembro de 2021. Existem vários fatores que podem ter contribuído para esse aumento. Por exemplo, </w:t>
      </w:r>
      <w:r w:rsidR="00EC40BC">
        <w:t xml:space="preserve">é possível que </w:t>
      </w:r>
      <w:r w:rsidRPr="00841680">
        <w:t xml:space="preserve">as mudanças </w:t>
      </w:r>
      <w:r>
        <w:lastRenderedPageBreak/>
        <w:t xml:space="preserve">climáticas </w:t>
      </w:r>
      <w:r w:rsidR="00EC40BC">
        <w:t>tenham sido</w:t>
      </w:r>
      <w:r>
        <w:t xml:space="preserve"> mais favoráveis e apropriadas para as pessoas dirigirem </w:t>
      </w:r>
      <w:r w:rsidRPr="00841680">
        <w:t>para o trabalho,</w:t>
      </w:r>
      <w:r w:rsidR="00204286">
        <w:t xml:space="preserve"> bem como</w:t>
      </w:r>
      <w:r w:rsidRPr="00841680">
        <w:t xml:space="preserve"> as restrições do COVID-19 podem ter sido </w:t>
      </w:r>
      <w:r>
        <w:t>menos restritas</w:t>
      </w:r>
      <w:r w:rsidRPr="00841680">
        <w:t xml:space="preserve"> em dezembro de 2022</w:t>
      </w:r>
      <w:r>
        <w:t xml:space="preserve"> </w:t>
      </w:r>
      <w:r w:rsidRPr="00841680">
        <w:t>ou mais pessoas podem ter retornado ao escritório, levando a mais tráfego.</w:t>
      </w:r>
    </w:p>
    <w:p w14:paraId="1EB691A6" w14:textId="77777777" w:rsidR="00841680" w:rsidRPr="00841680" w:rsidRDefault="00841680" w:rsidP="00F9797D">
      <w:pPr>
        <w:jc w:val="left"/>
      </w:pPr>
    </w:p>
    <w:p w14:paraId="5DF584C5" w14:textId="0F6510A2" w:rsidR="00437809" w:rsidRDefault="00437809" w:rsidP="000650E4">
      <w:pPr>
        <w:pStyle w:val="Ttulo2"/>
        <w:numPr>
          <w:ilvl w:val="1"/>
          <w:numId w:val="11"/>
        </w:numPr>
      </w:pPr>
      <w:bookmarkStart w:id="85" w:name="_Toc138324023"/>
      <w:r>
        <w:t>Caraterizar o volume total de entradas e saídas da cidade durante o período das horas de ponta para cada um dos 11 pontos de entrada e saída</w:t>
      </w:r>
      <w:bookmarkEnd w:id="85"/>
    </w:p>
    <w:p w14:paraId="3B4279D3" w14:textId="77777777" w:rsidR="00437809" w:rsidRPr="00437809" w:rsidRDefault="00437809" w:rsidP="00437809"/>
    <w:p w14:paraId="4E111E02" w14:textId="77777777" w:rsidR="00DB04AC" w:rsidRDefault="00437809" w:rsidP="00DB04AC">
      <w:pPr>
        <w:keepNext/>
        <w:jc w:val="center"/>
      </w:pPr>
      <w:r>
        <w:rPr>
          <w:noProof/>
        </w:rPr>
        <w:drawing>
          <wp:inline distT="0" distB="0" distL="0" distR="0" wp14:anchorId="2BAC15A8" wp14:editId="03C7A3D4">
            <wp:extent cx="5202371" cy="2590800"/>
            <wp:effectExtent l="0" t="0" r="0" b="0"/>
            <wp:docPr id="29" name="Imagem 29" descr="Uma imagem com captura de ecrã, texto, diagrama, Saturação de core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Uma imagem com captura de ecrã, texto, diagrama, Saturação de cores&#10;&#10;Descrição gerad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23429" cy="2601287"/>
                    </a:xfrm>
                    <a:prstGeom prst="rect">
                      <a:avLst/>
                    </a:prstGeom>
                    <a:noFill/>
                    <a:ln>
                      <a:noFill/>
                    </a:ln>
                  </pic:spPr>
                </pic:pic>
              </a:graphicData>
            </a:graphic>
          </wp:inline>
        </w:drawing>
      </w:r>
    </w:p>
    <w:p w14:paraId="73EBEB49" w14:textId="38E8C5C9" w:rsidR="00437809" w:rsidRDefault="00DB04AC" w:rsidP="00DB04AC">
      <w:pPr>
        <w:pStyle w:val="Legenda"/>
        <w:rPr>
          <w:noProof/>
        </w:rPr>
      </w:pPr>
      <w:r>
        <w:t xml:space="preserve">Figura </w:t>
      </w:r>
      <w:fldSimple w:instr=" SEQ Figura \* ARABIC ">
        <w:r w:rsidR="00736F33">
          <w:rPr>
            <w:noProof/>
          </w:rPr>
          <w:t>8</w:t>
        </w:r>
      </w:fldSimple>
      <w:r>
        <w:t xml:space="preserve"> - </w:t>
      </w:r>
      <w:r w:rsidRPr="007F4A70">
        <w:t>Caraterização entradas nas horas de ponta por eixo</w:t>
      </w:r>
    </w:p>
    <w:p w14:paraId="3CAE33A0" w14:textId="77777777" w:rsidR="00437809" w:rsidRDefault="00437809" w:rsidP="00437809">
      <w:pPr>
        <w:jc w:val="left"/>
      </w:pPr>
      <w:r>
        <w:rPr>
          <w:noProof/>
        </w:rPr>
        <w:tab/>
      </w:r>
      <w:r w:rsidRPr="004C2CE1">
        <w:t xml:space="preserve">Com base na análise do gráfico, pode-se concluir que </w:t>
      </w:r>
      <w:r>
        <w:t>existe uma</w:t>
      </w:r>
      <w:r w:rsidRPr="004C2CE1">
        <w:t xml:space="preserve"> tendência </w:t>
      </w:r>
      <w:r>
        <w:t>significante</w:t>
      </w:r>
      <w:r w:rsidRPr="004C2CE1">
        <w:t xml:space="preserve"> em relação às entradas na cidade</w:t>
      </w:r>
      <w:r>
        <w:t xml:space="preserve">, nomeadamente </w:t>
      </w:r>
      <w:r w:rsidRPr="004C2CE1">
        <w:t xml:space="preserve"> </w:t>
      </w:r>
      <w:r>
        <w:t>na</w:t>
      </w:r>
      <w:r w:rsidRPr="004C2CE1">
        <w:t xml:space="preserve"> Ponte Vasco da Gama e </w:t>
      </w:r>
      <w:r>
        <w:t>n</w:t>
      </w:r>
      <w:r w:rsidRPr="004C2CE1">
        <w:t>a Ponte 25 de Abril</w:t>
      </w:r>
      <w:r>
        <w:t xml:space="preserve">, sendo estes os </w:t>
      </w:r>
      <w:r w:rsidRPr="004C2CE1">
        <w:t>pontos de entrada mais utilizados, especialmente durante as horas de pico das 8h às 9h e das 19h às 20h. Além disso, a análise do gráfico revel</w:t>
      </w:r>
      <w:r>
        <w:t xml:space="preserve">a que o pico da manhã apresenta o maior número com </w:t>
      </w:r>
      <w:r w:rsidRPr="004C2CE1">
        <w:t>1</w:t>
      </w:r>
      <w:r>
        <w:t> </w:t>
      </w:r>
      <w:r w:rsidRPr="004C2CE1">
        <w:t>100</w:t>
      </w:r>
      <w:r>
        <w:t xml:space="preserve"> </w:t>
      </w:r>
      <w:r w:rsidRPr="004C2CE1">
        <w:t xml:space="preserve">000 entradas, enquanto </w:t>
      </w:r>
      <w:r>
        <w:t>o pico da</w:t>
      </w:r>
      <w:r w:rsidRPr="004C2CE1">
        <w:t xml:space="preserve"> tarde regista uma queda significativa para 80</w:t>
      </w:r>
      <w:r>
        <w:t xml:space="preserve"> </w:t>
      </w:r>
      <w:r w:rsidRPr="004C2CE1">
        <w:t xml:space="preserve">000 entradas, </w:t>
      </w:r>
      <w:r>
        <w:t xml:space="preserve">resultando numa </w:t>
      </w:r>
      <w:r w:rsidRPr="004C2CE1">
        <w:t>redução de 33% em relação ao pico da manhã.</w:t>
      </w:r>
    </w:p>
    <w:p w14:paraId="01FF4E61" w14:textId="77777777" w:rsidR="00437809" w:rsidRDefault="00437809" w:rsidP="00437809">
      <w:pPr>
        <w:jc w:val="left"/>
      </w:pPr>
    </w:p>
    <w:p w14:paraId="4631738F" w14:textId="77777777" w:rsidR="00DB04AC" w:rsidRDefault="00437809" w:rsidP="00DB04AC">
      <w:pPr>
        <w:keepNext/>
        <w:jc w:val="center"/>
      </w:pPr>
      <w:r>
        <w:rPr>
          <w:noProof/>
        </w:rPr>
        <w:lastRenderedPageBreak/>
        <w:drawing>
          <wp:inline distT="0" distB="0" distL="0" distR="0" wp14:anchorId="1CE4AEAB" wp14:editId="0C0DA7DF">
            <wp:extent cx="5205600" cy="2592000"/>
            <wp:effectExtent l="0" t="0" r="0" b="0"/>
            <wp:docPr id="31" name="Imagem 31" descr="Uma imagem com captura de ecrã, texto, diagrama, Saturação de core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Uma imagem com captura de ecrã, texto, diagrama, Saturação de cores&#10;&#10;Descrição gerada automa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05600" cy="2592000"/>
                    </a:xfrm>
                    <a:prstGeom prst="rect">
                      <a:avLst/>
                    </a:prstGeom>
                    <a:noFill/>
                    <a:ln>
                      <a:noFill/>
                    </a:ln>
                  </pic:spPr>
                </pic:pic>
              </a:graphicData>
            </a:graphic>
          </wp:inline>
        </w:drawing>
      </w:r>
    </w:p>
    <w:p w14:paraId="3A6E9D21" w14:textId="2273DDE0" w:rsidR="00437809" w:rsidRDefault="00DB04AC" w:rsidP="00DB04AC">
      <w:pPr>
        <w:pStyle w:val="Legenda"/>
      </w:pPr>
      <w:r>
        <w:t xml:space="preserve">Figura </w:t>
      </w:r>
      <w:fldSimple w:instr=" SEQ Figura \* ARABIC ">
        <w:r w:rsidR="00736F33">
          <w:rPr>
            <w:noProof/>
          </w:rPr>
          <w:t>9</w:t>
        </w:r>
      </w:fldSimple>
      <w:r>
        <w:t xml:space="preserve"> - </w:t>
      </w:r>
      <w:r w:rsidRPr="00C45B02">
        <w:t>Caraterização saídas nas horas de ponta por eixo</w:t>
      </w:r>
    </w:p>
    <w:p w14:paraId="408ED62E" w14:textId="77777777" w:rsidR="00437809" w:rsidRDefault="00437809" w:rsidP="00437809">
      <w:pPr>
        <w:jc w:val="center"/>
      </w:pPr>
    </w:p>
    <w:p w14:paraId="42BB6F5D" w14:textId="77777777" w:rsidR="00437809" w:rsidRDefault="00437809" w:rsidP="00437809">
      <w:pPr>
        <w:ind w:firstLine="709"/>
        <w:jc w:val="left"/>
        <w:rPr>
          <w:noProof/>
        </w:rPr>
      </w:pPr>
      <w:r>
        <w:t>Efetivamente,</w:t>
      </w:r>
      <w:r w:rsidRPr="004C2CE1">
        <w:t xml:space="preserve"> </w:t>
      </w:r>
      <w:r>
        <w:t xml:space="preserve">relativamente a </w:t>
      </w:r>
      <w:r w:rsidRPr="004C2CE1">
        <w:t>análise do gráfico</w:t>
      </w:r>
      <w:r>
        <w:t xml:space="preserve"> das saídas</w:t>
      </w:r>
      <w:r w:rsidRPr="004C2CE1">
        <w:t xml:space="preserve">, pode-se concluir que </w:t>
      </w:r>
      <w:r>
        <w:t>o Eixo</w:t>
      </w:r>
      <w:r w:rsidRPr="004C2CE1">
        <w:t xml:space="preserve"> </w:t>
      </w:r>
      <w:r>
        <w:t>N117 (Cabos de Avila)</w:t>
      </w:r>
      <w:r w:rsidRPr="004C2CE1">
        <w:t xml:space="preserve"> </w:t>
      </w:r>
      <w:r>
        <w:t>é o ponto</w:t>
      </w:r>
      <w:r w:rsidRPr="004C2CE1">
        <w:t xml:space="preserve"> de </w:t>
      </w:r>
      <w:r>
        <w:t>saída</w:t>
      </w:r>
      <w:r w:rsidRPr="004C2CE1">
        <w:t xml:space="preserve"> mais utilizado</w:t>
      </w:r>
      <w:r>
        <w:t xml:space="preserve"> </w:t>
      </w:r>
      <w:r w:rsidRPr="004C2CE1">
        <w:t>durante as horas de pico das 8h às 9h</w:t>
      </w:r>
      <w:r>
        <w:t xml:space="preserve"> e as Pontes Vasco da Gama e 25 de Abril durante as horas de pico das 19h às 20h</w:t>
      </w:r>
      <w:r w:rsidRPr="004C2CE1">
        <w:t xml:space="preserve">. </w:t>
      </w:r>
      <w:r>
        <w:t>Para além disto</w:t>
      </w:r>
      <w:r w:rsidRPr="004C2CE1">
        <w:t xml:space="preserve">, o período de maior volume de </w:t>
      </w:r>
      <w:r>
        <w:t>saídas ocorre na parte da manhã</w:t>
      </w:r>
      <w:r w:rsidRPr="004C2CE1">
        <w:t>, com cerca de 1</w:t>
      </w:r>
      <w:r>
        <w:t> </w:t>
      </w:r>
      <w:r w:rsidRPr="004C2CE1">
        <w:t>100</w:t>
      </w:r>
      <w:r>
        <w:t xml:space="preserve"> </w:t>
      </w:r>
      <w:r w:rsidRPr="004C2CE1">
        <w:t xml:space="preserve">000 </w:t>
      </w:r>
      <w:r>
        <w:t>saídas e a tarde</w:t>
      </w:r>
      <w:r w:rsidRPr="004C2CE1">
        <w:t xml:space="preserve"> 80</w:t>
      </w:r>
      <w:r>
        <w:t xml:space="preserve"> </w:t>
      </w:r>
      <w:r w:rsidRPr="004C2CE1">
        <w:t xml:space="preserve">000 </w:t>
      </w:r>
      <w:r>
        <w:t>saídas</w:t>
      </w:r>
      <w:r w:rsidRPr="004C2CE1">
        <w:t xml:space="preserve">, </w:t>
      </w:r>
      <w:r>
        <w:t>o que representa</w:t>
      </w:r>
      <w:r w:rsidRPr="004C2CE1">
        <w:t xml:space="preserve"> uma </w:t>
      </w:r>
      <w:r>
        <w:t>quebra</w:t>
      </w:r>
      <w:r w:rsidRPr="004C2CE1">
        <w:t xml:space="preserve"> de 33% em relação ao pico da manhã</w:t>
      </w:r>
      <w:r>
        <w:t>, como na análise do gráfico de entradas.</w:t>
      </w:r>
    </w:p>
    <w:p w14:paraId="4B4BC67E" w14:textId="77777777" w:rsidR="00437809" w:rsidRDefault="00437809" w:rsidP="00437809"/>
    <w:p w14:paraId="46400123" w14:textId="69FB39DC" w:rsidR="00437809" w:rsidRDefault="00437809" w:rsidP="000650E4">
      <w:pPr>
        <w:pStyle w:val="Ttulo2"/>
        <w:numPr>
          <w:ilvl w:val="1"/>
          <w:numId w:val="11"/>
        </w:numPr>
      </w:pPr>
      <w:bookmarkStart w:id="86" w:name="_Toc138324024"/>
      <w:r>
        <w:t>Comparar com outros períodos do dia</w:t>
      </w:r>
      <w:bookmarkEnd w:id="86"/>
    </w:p>
    <w:p w14:paraId="5E13157E" w14:textId="706A5FDD" w:rsidR="00EC40BC" w:rsidRDefault="002E22E7" w:rsidP="004354A7">
      <w:pPr>
        <w:ind w:left="283" w:firstLine="426"/>
        <w:jc w:val="left"/>
      </w:pPr>
      <w:r>
        <w:t xml:space="preserve">Em comparação com os outros períodos do dia, os resultados mostram que, durante </w:t>
      </w:r>
      <w:r w:rsidR="004354A7">
        <w:t>as horas de ponta, existe uma diferença cerca de 30% no número de entradas e saídas pelos 11 eixos com as horas da tarde. Em contrapartida, durante as horas noturnas, a diferença foi muito mais significativa, com uma variação de 75% a 65% no número de entradas e saídas, respetivamente.</w:t>
      </w:r>
    </w:p>
    <w:p w14:paraId="4C56A8C6" w14:textId="77777777" w:rsidR="00EC40BC" w:rsidRDefault="00EC40BC" w:rsidP="00EC40BC"/>
    <w:p w14:paraId="506AC22C" w14:textId="77777777" w:rsidR="004354A7" w:rsidRDefault="004354A7" w:rsidP="00EC40BC"/>
    <w:p w14:paraId="0A6D2888" w14:textId="77777777" w:rsidR="004354A7" w:rsidRDefault="004354A7" w:rsidP="00EC40BC"/>
    <w:p w14:paraId="7C08AB8C" w14:textId="77777777" w:rsidR="004354A7" w:rsidRDefault="004354A7" w:rsidP="00EC40BC"/>
    <w:p w14:paraId="6040A35A" w14:textId="77777777" w:rsidR="004354A7" w:rsidRPr="00EC40BC" w:rsidRDefault="004354A7" w:rsidP="00EC40BC"/>
    <w:p w14:paraId="0A305E78" w14:textId="02E4FCA1" w:rsidR="00EC40BC" w:rsidRDefault="00DB04AC" w:rsidP="00EC40BC">
      <w:pPr>
        <w:pStyle w:val="Ttulo2"/>
        <w:numPr>
          <w:ilvl w:val="1"/>
          <w:numId w:val="11"/>
        </w:numPr>
      </w:pPr>
      <w:bookmarkStart w:id="87" w:name="_Toc138324025"/>
      <w:r>
        <w:rPr>
          <w:noProof/>
        </w:rPr>
        <w:lastRenderedPageBreak/>
        <w:pict w14:anchorId="631487DF">
          <v:shape id="_x0000_s2054" type="#_x0000_t202" style="position:absolute;left:0;text-align:left;margin-left:-.3pt;margin-top:282.8pt;width:425.2pt;height:.05pt;z-index:251675648;mso-position-horizontal-relative:text;mso-position-vertical-relative:text" wrapcoords="-38 0 -38 21273 21600 21273 21600 0 -38 0" stroked="f">
            <v:textbox style="mso-fit-shape-to-text:t" inset="0,0,0,0">
              <w:txbxContent>
                <w:p w14:paraId="25AD5F37" w14:textId="52800738" w:rsidR="00DB04AC" w:rsidRPr="009756A5" w:rsidRDefault="00DB04AC" w:rsidP="00DB04AC">
                  <w:pPr>
                    <w:pStyle w:val="Legenda"/>
                    <w:rPr>
                      <w:b/>
                      <w:noProof/>
                      <w:sz w:val="28"/>
                      <w:szCs w:val="28"/>
                    </w:rPr>
                  </w:pPr>
                  <w:r>
                    <w:t xml:space="preserve">Figura </w:t>
                  </w:r>
                  <w:fldSimple w:instr=" SEQ Figura \* ARABIC ">
                    <w:r w:rsidR="00736F33">
                      <w:rPr>
                        <w:noProof/>
                      </w:rPr>
                      <w:t>10</w:t>
                    </w:r>
                  </w:fldSimple>
                  <w:r>
                    <w:t xml:space="preserve"> - </w:t>
                  </w:r>
                  <w:r w:rsidRPr="002D3C24">
                    <w:t>Períodos de aulas ou férias vs. existência de pluviosidade</w:t>
                  </w:r>
                </w:p>
              </w:txbxContent>
            </v:textbox>
            <w10:wrap type="through"/>
          </v:shape>
        </w:pict>
      </w:r>
      <w:r w:rsidR="004354A7">
        <w:rPr>
          <w:noProof/>
        </w:rPr>
        <w:drawing>
          <wp:anchor distT="0" distB="0" distL="114300" distR="114300" simplePos="0" relativeHeight="251644928" behindDoc="0" locked="0" layoutInCell="1" allowOverlap="1" wp14:anchorId="251E656A" wp14:editId="4ABF6721">
            <wp:simplePos x="0" y="0"/>
            <wp:positionH relativeFrom="column">
              <wp:posOffset>-3810</wp:posOffset>
            </wp:positionH>
            <wp:positionV relativeFrom="paragraph">
              <wp:posOffset>601980</wp:posOffset>
            </wp:positionV>
            <wp:extent cx="5400040" cy="2932430"/>
            <wp:effectExtent l="0" t="0" r="0" b="0"/>
            <wp:wrapThrough wrapText="bothSides">
              <wp:wrapPolygon edited="0">
                <wp:start x="0" y="0"/>
                <wp:lineTo x="0" y="21469"/>
                <wp:lineTo x="21488" y="21469"/>
                <wp:lineTo x="21488" y="0"/>
                <wp:lineTo x="0" y="0"/>
              </wp:wrapPolygon>
            </wp:wrapThrough>
            <wp:docPr id="1693480381" name="Imagem 1" descr="Uma imagem com texto, captura de ecrã,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80381" name="Imagem 1" descr="Uma imagem com texto, captura de ecrã, diagrama, Gráfico&#10;&#10;Descrição gerada automa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2932430"/>
                    </a:xfrm>
                    <a:prstGeom prst="rect">
                      <a:avLst/>
                    </a:prstGeom>
                    <a:noFill/>
                    <a:ln>
                      <a:noFill/>
                    </a:ln>
                  </pic:spPr>
                </pic:pic>
              </a:graphicData>
            </a:graphic>
            <wp14:sizeRelH relativeFrom="page">
              <wp14:pctWidth>0</wp14:pctWidth>
            </wp14:sizeRelH>
            <wp14:sizeRelV relativeFrom="page">
              <wp14:pctHeight>0</wp14:pctHeight>
            </wp14:sizeRelV>
          </wp:anchor>
        </w:drawing>
      </w:r>
      <w:r w:rsidR="00EC40BC">
        <w:t>Relacionar variáveis como os períodos de aulas ou férias e a existência de pluviosidade</w:t>
      </w:r>
      <w:bookmarkEnd w:id="87"/>
    </w:p>
    <w:p w14:paraId="0D6D2687" w14:textId="503E28A9" w:rsidR="004354A7" w:rsidRDefault="004354A7" w:rsidP="00522980">
      <w:r>
        <w:t>Na verdade, existem 2100 registos nos dias de escola divididos pelos 11 eixos, em relação aos 160 registos de chuva, sendo esta caraterizada entre chuva fraca entre 0 a 5 mm e chuva moderada entre 5 a 25mm.</w:t>
      </w:r>
    </w:p>
    <w:p w14:paraId="61F9EDCF" w14:textId="4216510F" w:rsidR="004354A7" w:rsidRDefault="004354A7" w:rsidP="00522980">
      <w:r>
        <w:t>Observando o gráfico, verifica-se que média de entradas/saídas em relação aos dias de chuva é cerca de metade, no entanto é difícil fazer uma qualificação objetiva, porque os dados são insuficientes para a questão do problema.</w:t>
      </w:r>
    </w:p>
    <w:p w14:paraId="2F97D21F" w14:textId="08C0FFF3" w:rsidR="00522980" w:rsidRPr="00522980" w:rsidRDefault="00522980" w:rsidP="00522980"/>
    <w:p w14:paraId="172D950B" w14:textId="710E18BF" w:rsidR="00F14C14" w:rsidRDefault="00F14C14" w:rsidP="000650E4">
      <w:pPr>
        <w:pStyle w:val="Ttulo2"/>
        <w:numPr>
          <w:ilvl w:val="1"/>
          <w:numId w:val="11"/>
        </w:numPr>
      </w:pPr>
      <w:bookmarkStart w:id="88" w:name="_Toc138324026"/>
      <w:r>
        <w:t xml:space="preserve">Análise </w:t>
      </w:r>
      <w:r w:rsidR="005D3CA0">
        <w:t>das zonas destino e origem da cidade</w:t>
      </w:r>
      <w:bookmarkEnd w:id="88"/>
      <w:r>
        <w:t xml:space="preserve"> </w:t>
      </w:r>
    </w:p>
    <w:p w14:paraId="0D16A99A" w14:textId="5CC347A5" w:rsidR="00E05EC1" w:rsidRPr="00E05EC1" w:rsidRDefault="00A36EF3" w:rsidP="00E05EC1">
      <w:pPr>
        <w:jc w:val="left"/>
      </w:pPr>
      <w:r>
        <w:t>Relativamente à análise</w:t>
      </w:r>
      <w:r w:rsidR="00841680">
        <w:t xml:space="preserve"> das zonas destino e origem da cidade</w:t>
      </w:r>
      <w:r>
        <w:t xml:space="preserve">, foi estabelecido a comparação </w:t>
      </w:r>
      <w:r w:rsidR="00813F7C">
        <w:t>n</w:t>
      </w:r>
      <w:r>
        <w:t xml:space="preserve">a quantidade de tráfego (entradas e saídas) entre dias uteis como sexta e </w:t>
      </w:r>
      <w:r w:rsidR="00813F7C">
        <w:t>domingo, horas</w:t>
      </w:r>
      <w:r>
        <w:t xml:space="preserve"> de ponta</w:t>
      </w:r>
      <w:r w:rsidR="00813F7C">
        <w:t xml:space="preserve"> das </w:t>
      </w:r>
      <w:r>
        <w:t>7</w:t>
      </w:r>
      <w:r w:rsidR="00813F7C">
        <w:t xml:space="preserve"> às </w:t>
      </w:r>
      <w:r>
        <w:t xml:space="preserve">10 da manhã e </w:t>
      </w:r>
      <w:r w:rsidR="00813F7C">
        <w:t xml:space="preserve">das </w:t>
      </w:r>
      <w:r>
        <w:t>17</w:t>
      </w:r>
      <w:r w:rsidR="00813F7C">
        <w:t xml:space="preserve"> às</w:t>
      </w:r>
      <w:r>
        <w:t xml:space="preserve">19 da tarde e períodos escolares </w:t>
      </w:r>
      <w:r w:rsidR="00813F7C">
        <w:t>de</w:t>
      </w:r>
      <w:r>
        <w:t xml:space="preserve"> janeiro</w:t>
      </w:r>
      <w:r w:rsidR="00813F7C">
        <w:t xml:space="preserve"> até </w:t>
      </w:r>
      <w:r>
        <w:t>ju</w:t>
      </w:r>
      <w:r w:rsidR="00813F7C">
        <w:t>nho e setembro até dezembro.</w:t>
      </w:r>
    </w:p>
    <w:p w14:paraId="35C65F73" w14:textId="4B66053D" w:rsidR="009F3B92" w:rsidRDefault="00DE0D26" w:rsidP="009F3B92">
      <w:pPr>
        <w:pStyle w:val="Ttulo2"/>
        <w:numPr>
          <w:ilvl w:val="0"/>
          <w:numId w:val="0"/>
        </w:numPr>
        <w:ind w:left="823"/>
        <w:rPr>
          <w:sz w:val="24"/>
          <w:szCs w:val="24"/>
        </w:rPr>
      </w:pPr>
      <w:bookmarkStart w:id="89" w:name="_Toc138324027"/>
      <w:r>
        <w:rPr>
          <w:sz w:val="24"/>
          <w:szCs w:val="24"/>
        </w:rPr>
        <w:t>5</w:t>
      </w:r>
      <w:r w:rsidR="009F3B92">
        <w:rPr>
          <w:sz w:val="24"/>
          <w:szCs w:val="24"/>
        </w:rPr>
        <w:t>.</w:t>
      </w:r>
      <w:r>
        <w:rPr>
          <w:sz w:val="24"/>
          <w:szCs w:val="24"/>
        </w:rPr>
        <w:t>5</w:t>
      </w:r>
      <w:r w:rsidR="009F3B92">
        <w:rPr>
          <w:sz w:val="24"/>
          <w:szCs w:val="24"/>
        </w:rPr>
        <w:t>.1. Dias Uteis vs. Outros Dias</w:t>
      </w:r>
      <w:bookmarkEnd w:id="89"/>
    </w:p>
    <w:p w14:paraId="7AAC8399" w14:textId="5B4C7DB6" w:rsidR="007B20BA" w:rsidRDefault="00EC40BC" w:rsidP="00EC40BC">
      <w:pPr>
        <w:jc w:val="left"/>
        <w:rPr>
          <w:color w:val="000000" w:themeColor="text1"/>
        </w:rPr>
      </w:pPr>
      <w:r>
        <w:rPr>
          <w:noProof/>
        </w:rPr>
        <w:drawing>
          <wp:anchor distT="0" distB="0" distL="114300" distR="114300" simplePos="0" relativeHeight="251622400" behindDoc="0" locked="0" layoutInCell="1" allowOverlap="1" wp14:anchorId="2561C8B0" wp14:editId="3751AB53">
            <wp:simplePos x="0" y="0"/>
            <wp:positionH relativeFrom="column">
              <wp:posOffset>-914400</wp:posOffset>
            </wp:positionH>
            <wp:positionV relativeFrom="paragraph">
              <wp:posOffset>2749550</wp:posOffset>
            </wp:positionV>
            <wp:extent cx="3582000" cy="2268000"/>
            <wp:effectExtent l="0" t="0" r="0" b="0"/>
            <wp:wrapNone/>
            <wp:docPr id="27" name="Imagem 27" descr="Uma imagem com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Uma imagem com gráfico&#10;&#10;Descrição gerada automa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82000" cy="2268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29568" behindDoc="0" locked="0" layoutInCell="1" allowOverlap="1" wp14:anchorId="0262EBF0" wp14:editId="53265429">
            <wp:simplePos x="0" y="0"/>
            <wp:positionH relativeFrom="column">
              <wp:posOffset>2738755</wp:posOffset>
            </wp:positionH>
            <wp:positionV relativeFrom="paragraph">
              <wp:posOffset>2749550</wp:posOffset>
            </wp:positionV>
            <wp:extent cx="3582000" cy="2268000"/>
            <wp:effectExtent l="0" t="0" r="0" b="0"/>
            <wp:wrapNone/>
            <wp:docPr id="28" name="Imagem 28" descr="Uma imagem com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Uma imagem com gráfico&#10;&#10;Descrição gerada automa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82000" cy="226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615EE">
        <w:rPr>
          <w:color w:val="000000" w:themeColor="text1"/>
        </w:rPr>
        <w:t>Através da observação dos gráficos</w:t>
      </w:r>
      <w:r w:rsidR="009F3B92">
        <w:rPr>
          <w:color w:val="000000" w:themeColor="text1"/>
        </w:rPr>
        <w:t xml:space="preserve">, </w:t>
      </w:r>
      <w:r w:rsidR="003615EE">
        <w:rPr>
          <w:color w:val="000000" w:themeColor="text1"/>
        </w:rPr>
        <w:t>verifica</w:t>
      </w:r>
      <w:r w:rsidR="009F3B92">
        <w:rPr>
          <w:color w:val="000000" w:themeColor="text1"/>
        </w:rPr>
        <w:t xml:space="preserve">-se que a quantidade de tráfego é aproximadamente metade </w:t>
      </w:r>
      <w:r w:rsidR="006A05BF">
        <w:rPr>
          <w:color w:val="000000" w:themeColor="text1"/>
        </w:rPr>
        <w:t>nas sextas e domingos</w:t>
      </w:r>
      <w:r w:rsidR="003615EE">
        <w:rPr>
          <w:color w:val="000000" w:themeColor="text1"/>
        </w:rPr>
        <w:t xml:space="preserve">, </w:t>
      </w:r>
      <w:r w:rsidR="00C7382E">
        <w:rPr>
          <w:color w:val="000000" w:themeColor="text1"/>
        </w:rPr>
        <w:t>de modo que</w:t>
      </w:r>
      <w:r w:rsidR="006A05BF">
        <w:rPr>
          <w:color w:val="000000" w:themeColor="text1"/>
        </w:rPr>
        <w:t xml:space="preserve"> </w:t>
      </w:r>
      <w:r w:rsidR="00FC0B4A">
        <w:rPr>
          <w:color w:val="000000" w:themeColor="text1"/>
        </w:rPr>
        <w:t xml:space="preserve">é </w:t>
      </w:r>
      <w:r w:rsidR="00C7382E">
        <w:rPr>
          <w:color w:val="000000" w:themeColor="text1"/>
        </w:rPr>
        <w:t>importante</w:t>
      </w:r>
      <w:r w:rsidR="00FC0B4A">
        <w:rPr>
          <w:color w:val="000000" w:themeColor="text1"/>
        </w:rPr>
        <w:t xml:space="preserve"> apontar algumas</w:t>
      </w:r>
      <w:r w:rsidR="006A05BF">
        <w:rPr>
          <w:color w:val="000000" w:themeColor="text1"/>
        </w:rPr>
        <w:t xml:space="preserve"> razões</w:t>
      </w:r>
      <w:r w:rsidR="009F3B92">
        <w:rPr>
          <w:color w:val="000000" w:themeColor="text1"/>
        </w:rPr>
        <w:t xml:space="preserve"> </w:t>
      </w:r>
      <w:r w:rsidR="006A05BF">
        <w:rPr>
          <w:color w:val="000000" w:themeColor="text1"/>
        </w:rPr>
        <w:t>para</w:t>
      </w:r>
      <w:r w:rsidR="00FC0B4A">
        <w:rPr>
          <w:color w:val="000000" w:themeColor="text1"/>
        </w:rPr>
        <w:t xml:space="preserve"> o</w:t>
      </w:r>
      <w:r w:rsidR="006A05BF">
        <w:rPr>
          <w:color w:val="000000" w:themeColor="text1"/>
        </w:rPr>
        <w:t xml:space="preserve"> </w:t>
      </w:r>
      <w:r w:rsidR="006A05BF" w:rsidRPr="006A05BF">
        <w:rPr>
          <w:color w:val="000000" w:themeColor="text1"/>
        </w:rPr>
        <w:t>elevado fluxo de tráfego</w:t>
      </w:r>
      <w:r w:rsidR="006A05BF">
        <w:rPr>
          <w:color w:val="000000" w:themeColor="text1"/>
        </w:rPr>
        <w:t xml:space="preserve"> nest</w:t>
      </w:r>
      <w:r w:rsidR="00C7382E">
        <w:rPr>
          <w:color w:val="000000" w:themeColor="text1"/>
        </w:rPr>
        <w:t>es eixos</w:t>
      </w:r>
      <w:r w:rsidR="00FC0B4A">
        <w:rPr>
          <w:color w:val="000000" w:themeColor="text1"/>
        </w:rPr>
        <w:t xml:space="preserve">, nomeadamente através de </w:t>
      </w:r>
      <w:r w:rsidR="00FC0B4A">
        <w:rPr>
          <w:color w:val="000000" w:themeColor="text1"/>
        </w:rPr>
        <w:lastRenderedPageBreak/>
        <w:t xml:space="preserve">padrões de deslocação, </w:t>
      </w:r>
      <w:r w:rsidR="00FC0B4A" w:rsidRPr="006A05BF">
        <w:rPr>
          <w:color w:val="000000" w:themeColor="text1"/>
        </w:rPr>
        <w:t>turísticos</w:t>
      </w:r>
      <w:r w:rsidR="00FC0B4A">
        <w:rPr>
          <w:color w:val="000000" w:themeColor="text1"/>
        </w:rPr>
        <w:t xml:space="preserve"> e de eventos. </w:t>
      </w:r>
      <w:r w:rsidR="00BC2A8B" w:rsidRPr="006A05BF">
        <w:rPr>
          <w:color w:val="000000" w:themeColor="text1"/>
        </w:rPr>
        <w:t>Os padrões de deslocação podem surg</w:t>
      </w:r>
      <w:r w:rsidR="00BC2A8B">
        <w:rPr>
          <w:color w:val="000000" w:themeColor="text1"/>
        </w:rPr>
        <w:t>ir do facto de ser a capital, pois engloba uma grande rede comercial e residencial, o</w:t>
      </w:r>
      <w:r w:rsidR="00BC2A8B" w:rsidRPr="006A05BF">
        <w:rPr>
          <w:color w:val="000000" w:themeColor="text1"/>
        </w:rPr>
        <w:t xml:space="preserve">s padrões turísticos </w:t>
      </w:r>
      <w:r w:rsidR="00BC2A8B">
        <w:rPr>
          <w:color w:val="000000" w:themeColor="text1"/>
        </w:rPr>
        <w:t>indicam</w:t>
      </w:r>
      <w:r w:rsidR="00BC2A8B" w:rsidRPr="006A05BF">
        <w:rPr>
          <w:color w:val="000000" w:themeColor="text1"/>
        </w:rPr>
        <w:t xml:space="preserve"> ao facto de </w:t>
      </w:r>
      <w:r w:rsidR="00BC2A8B">
        <w:rPr>
          <w:color w:val="000000" w:themeColor="text1"/>
        </w:rPr>
        <w:t>ser a área mais popular de Portugal e</w:t>
      </w:r>
      <w:r w:rsidR="00BC2A8B" w:rsidRPr="006A05BF">
        <w:rPr>
          <w:color w:val="000000" w:themeColor="text1"/>
        </w:rPr>
        <w:t xml:space="preserve"> </w:t>
      </w:r>
      <w:r w:rsidR="00BC2A8B">
        <w:rPr>
          <w:color w:val="000000" w:themeColor="text1"/>
        </w:rPr>
        <w:t>o</w:t>
      </w:r>
      <w:r w:rsidR="00BC2A8B" w:rsidRPr="006A05BF">
        <w:rPr>
          <w:color w:val="000000" w:themeColor="text1"/>
        </w:rPr>
        <w:t>s padrões de eventos</w:t>
      </w:r>
      <w:r w:rsidR="00BC2A8B">
        <w:rPr>
          <w:color w:val="000000" w:themeColor="text1"/>
        </w:rPr>
        <w:t xml:space="preserve"> revelam</w:t>
      </w:r>
      <w:r w:rsidR="00BC2A8B" w:rsidRPr="006A05BF">
        <w:rPr>
          <w:color w:val="000000" w:themeColor="text1"/>
        </w:rPr>
        <w:t xml:space="preserve"> </w:t>
      </w:r>
      <w:r w:rsidR="00BC2A8B">
        <w:rPr>
          <w:color w:val="000000" w:themeColor="text1"/>
        </w:rPr>
        <w:t>a realização de</w:t>
      </w:r>
      <w:r w:rsidR="00BC2A8B" w:rsidRPr="006A05BF">
        <w:rPr>
          <w:color w:val="000000" w:themeColor="text1"/>
        </w:rPr>
        <w:t xml:space="preserve"> concertos</w:t>
      </w:r>
      <w:r w:rsidR="00BC2A8B">
        <w:rPr>
          <w:color w:val="000000" w:themeColor="text1"/>
        </w:rPr>
        <w:t xml:space="preserve">, </w:t>
      </w:r>
      <w:r w:rsidR="00BC2A8B" w:rsidRPr="006A05BF">
        <w:rPr>
          <w:color w:val="000000" w:themeColor="text1"/>
        </w:rPr>
        <w:t>festivais</w:t>
      </w:r>
      <w:r w:rsidR="005D47DE">
        <w:rPr>
          <w:color w:val="000000" w:themeColor="text1"/>
        </w:rPr>
        <w:t xml:space="preserve">, </w:t>
      </w:r>
      <w:r w:rsidR="00BC2A8B">
        <w:rPr>
          <w:color w:val="000000" w:themeColor="text1"/>
        </w:rPr>
        <w:t>atividades desportivas</w:t>
      </w:r>
      <w:r w:rsidR="005D47DE">
        <w:rPr>
          <w:color w:val="000000" w:themeColor="text1"/>
        </w:rPr>
        <w:t xml:space="preserve">, entre </w:t>
      </w:r>
      <w:r w:rsidR="00DB04AC">
        <w:rPr>
          <w:noProof/>
        </w:rPr>
        <w:drawing>
          <wp:anchor distT="0" distB="0" distL="114300" distR="114300" simplePos="0" relativeHeight="251654144" behindDoc="1" locked="0" layoutInCell="1" allowOverlap="1" wp14:anchorId="1FC5970C" wp14:editId="160599BA">
            <wp:simplePos x="0" y="0"/>
            <wp:positionH relativeFrom="column">
              <wp:posOffset>-881601</wp:posOffset>
            </wp:positionH>
            <wp:positionV relativeFrom="paragraph">
              <wp:posOffset>1173066</wp:posOffset>
            </wp:positionV>
            <wp:extent cx="3578225" cy="2267585"/>
            <wp:effectExtent l="0" t="0" r="0" b="0"/>
            <wp:wrapNone/>
            <wp:docPr id="901628425" name="Imagem 2" descr="Uma imagem com texto, captura de ecrã,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28425" name="Imagem 2" descr="Uma imagem com texto, captura de ecrã, Gráfico, diagrama&#10;&#10;Descrição gerada automa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78225" cy="2267585"/>
                    </a:xfrm>
                    <a:prstGeom prst="rect">
                      <a:avLst/>
                    </a:prstGeom>
                    <a:noFill/>
                    <a:ln>
                      <a:noFill/>
                    </a:ln>
                  </pic:spPr>
                </pic:pic>
              </a:graphicData>
            </a:graphic>
            <wp14:sizeRelH relativeFrom="page">
              <wp14:pctWidth>0</wp14:pctWidth>
            </wp14:sizeRelH>
            <wp14:sizeRelV relativeFrom="page">
              <wp14:pctHeight>0</wp14:pctHeight>
            </wp14:sizeRelV>
          </wp:anchor>
        </w:drawing>
      </w:r>
      <w:r w:rsidR="005D47DE">
        <w:rPr>
          <w:color w:val="000000" w:themeColor="text1"/>
        </w:rPr>
        <w:t>outros.</w:t>
      </w:r>
    </w:p>
    <w:p w14:paraId="5C651252" w14:textId="28786A8D" w:rsidR="00463F4D" w:rsidRDefault="00463F4D" w:rsidP="00EC40BC">
      <w:pPr>
        <w:jc w:val="left"/>
        <w:rPr>
          <w:color w:val="000000" w:themeColor="text1"/>
        </w:rPr>
      </w:pPr>
      <w:r>
        <w:rPr>
          <w:noProof/>
        </w:rPr>
        <w:drawing>
          <wp:anchor distT="0" distB="0" distL="114300" distR="114300" simplePos="0" relativeHeight="251662336" behindDoc="1" locked="0" layoutInCell="1" allowOverlap="1" wp14:anchorId="51CFB6B4" wp14:editId="525D94C2">
            <wp:simplePos x="0" y="0"/>
            <wp:positionH relativeFrom="column">
              <wp:posOffset>2712389</wp:posOffset>
            </wp:positionH>
            <wp:positionV relativeFrom="paragraph">
              <wp:posOffset>10961</wp:posOffset>
            </wp:positionV>
            <wp:extent cx="3578400" cy="2268000"/>
            <wp:effectExtent l="0" t="0" r="0" b="0"/>
            <wp:wrapNone/>
            <wp:docPr id="1926717968" name="Imagem 3" descr="Uma imagem com texto, captura de ecrã,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17968" name="Imagem 3" descr="Uma imagem com texto, captura de ecrã, Gráfico, diagrama&#10;&#10;Descrição gerada automa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78400" cy="2268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3CE735" w14:textId="20C33473" w:rsidR="00463F4D" w:rsidRDefault="00463F4D" w:rsidP="00EC40BC">
      <w:pPr>
        <w:jc w:val="left"/>
        <w:rPr>
          <w:color w:val="000000" w:themeColor="text1"/>
        </w:rPr>
      </w:pPr>
    </w:p>
    <w:p w14:paraId="733D8FA3" w14:textId="6FA0B747" w:rsidR="00463F4D" w:rsidRPr="00463F4D" w:rsidRDefault="00463F4D" w:rsidP="00463F4D"/>
    <w:p w14:paraId="23B2074B" w14:textId="31448B37" w:rsidR="00463F4D" w:rsidRPr="00463F4D" w:rsidRDefault="00463F4D" w:rsidP="00463F4D"/>
    <w:p w14:paraId="336F6BB6" w14:textId="77777777" w:rsidR="00463F4D" w:rsidRPr="00463F4D" w:rsidRDefault="00463F4D" w:rsidP="00463F4D"/>
    <w:p w14:paraId="64C7E678" w14:textId="5A1AF5A6" w:rsidR="00463F4D" w:rsidRPr="00463F4D" w:rsidRDefault="00463F4D" w:rsidP="00463F4D"/>
    <w:p w14:paraId="5D05F913" w14:textId="7FDB7F76" w:rsidR="00463F4D" w:rsidRPr="00463F4D" w:rsidRDefault="00463F4D" w:rsidP="00463F4D"/>
    <w:p w14:paraId="00D0D30A" w14:textId="22B5CBC7" w:rsidR="00463F4D" w:rsidRPr="00463F4D" w:rsidRDefault="00DB04AC" w:rsidP="00463F4D">
      <w:r>
        <w:rPr>
          <w:noProof/>
        </w:rPr>
        <w:pict w14:anchorId="4E15A42D">
          <v:shape id="_x0000_s2055" type="#_x0000_t202" style="position:absolute;left:0;text-align:left;margin-left:18.25pt;margin-top:6pt;width:406.95pt;height:38pt;z-index:251677696;mso-position-horizontal-relative:text;mso-position-vertical-relative:text" stroked="f">
            <v:textbox style="mso-fit-shape-to-text:t" inset="0,0,0,0">
              <w:txbxContent>
                <w:p w14:paraId="2F482059" w14:textId="33907A9B" w:rsidR="00DB04AC" w:rsidRPr="00650E0B" w:rsidRDefault="00DB04AC" w:rsidP="00DB04AC">
                  <w:pPr>
                    <w:pStyle w:val="Legenda"/>
                    <w:rPr>
                      <w:noProof/>
                      <w:sz w:val="24"/>
                      <w:szCs w:val="24"/>
                    </w:rPr>
                  </w:pPr>
                  <w:r>
                    <w:t xml:space="preserve">Figura </w:t>
                  </w:r>
                  <w:fldSimple w:instr=" SEQ Figura \* ARABIC ">
                    <w:r w:rsidR="00736F33">
                      <w:rPr>
                        <w:noProof/>
                      </w:rPr>
                      <w:t>11</w:t>
                    </w:r>
                  </w:fldSimple>
                  <w:r>
                    <w:t xml:space="preserve"> - </w:t>
                  </w:r>
                  <w:r w:rsidRPr="00E85A63">
                    <w:t>Tráfego nos dias uteis para as pontes</w:t>
                  </w:r>
                  <w:r>
                    <w:t xml:space="preserve"> 25 de Abril e Vasco da Gama</w:t>
                  </w:r>
                </w:p>
              </w:txbxContent>
            </v:textbox>
          </v:shape>
        </w:pict>
      </w:r>
    </w:p>
    <w:p w14:paraId="48AD68A7" w14:textId="77777777" w:rsidR="00463F4D" w:rsidRPr="00463F4D" w:rsidRDefault="00463F4D" w:rsidP="00463F4D"/>
    <w:p w14:paraId="46F71F0B" w14:textId="56754426" w:rsidR="00463F4D" w:rsidRPr="00463F4D" w:rsidRDefault="00463F4D" w:rsidP="00463F4D"/>
    <w:p w14:paraId="60410868" w14:textId="77777777" w:rsidR="00463F4D" w:rsidRPr="00463F4D" w:rsidRDefault="00463F4D" w:rsidP="00463F4D"/>
    <w:p w14:paraId="3B99988C" w14:textId="77777777" w:rsidR="00463F4D" w:rsidRPr="00463F4D" w:rsidRDefault="00463F4D" w:rsidP="00463F4D"/>
    <w:p w14:paraId="117B4614" w14:textId="77777777" w:rsidR="00463F4D" w:rsidRPr="00463F4D" w:rsidRDefault="00463F4D" w:rsidP="00463F4D"/>
    <w:p w14:paraId="3AF1C87F" w14:textId="77777777" w:rsidR="00463F4D" w:rsidRPr="00463F4D" w:rsidRDefault="00463F4D" w:rsidP="00463F4D"/>
    <w:p w14:paraId="3299A2C2" w14:textId="77777777" w:rsidR="00463F4D" w:rsidRPr="00463F4D" w:rsidRDefault="00463F4D" w:rsidP="00463F4D"/>
    <w:p w14:paraId="38003E50" w14:textId="77777777" w:rsidR="00463F4D" w:rsidRPr="00463F4D" w:rsidRDefault="00463F4D" w:rsidP="00463F4D"/>
    <w:p w14:paraId="0B03FAB0" w14:textId="77777777" w:rsidR="00463F4D" w:rsidRPr="00463F4D" w:rsidRDefault="00463F4D" w:rsidP="00463F4D"/>
    <w:p w14:paraId="62309566" w14:textId="77777777" w:rsidR="00463F4D" w:rsidRPr="00463F4D" w:rsidRDefault="00463F4D" w:rsidP="00463F4D"/>
    <w:p w14:paraId="121A1F68" w14:textId="38C40921" w:rsidR="00463F4D" w:rsidRDefault="00463F4D" w:rsidP="00463F4D">
      <w:pPr>
        <w:tabs>
          <w:tab w:val="left" w:pos="1380"/>
        </w:tabs>
        <w:rPr>
          <w:color w:val="000000" w:themeColor="text1"/>
        </w:rPr>
      </w:pPr>
    </w:p>
    <w:p w14:paraId="7B79441B" w14:textId="539F140D" w:rsidR="00463F4D" w:rsidRPr="00463F4D" w:rsidRDefault="00463F4D" w:rsidP="00463F4D">
      <w:pPr>
        <w:tabs>
          <w:tab w:val="left" w:pos="1380"/>
        </w:tabs>
        <w:sectPr w:rsidR="00463F4D" w:rsidRPr="00463F4D">
          <w:headerReference w:type="even" r:id="rId61"/>
          <w:headerReference w:type="default" r:id="rId62"/>
          <w:footerReference w:type="even" r:id="rId63"/>
          <w:footerReference w:type="default" r:id="rId64"/>
          <w:type w:val="oddPage"/>
          <w:pgSz w:w="11906" w:h="16838"/>
          <w:pgMar w:top="1731" w:right="1701" w:bottom="1731" w:left="1701" w:header="709" w:footer="709" w:gutter="0"/>
          <w:cols w:space="720"/>
          <w:formProt w:val="0"/>
          <w:docGrid w:linePitch="360"/>
        </w:sectPr>
      </w:pPr>
    </w:p>
    <w:p w14:paraId="3939A1DA" w14:textId="73F4D808" w:rsidR="00BE447F" w:rsidRDefault="00DE0D26" w:rsidP="00463F4D">
      <w:pPr>
        <w:pStyle w:val="Ttulo2"/>
        <w:numPr>
          <w:ilvl w:val="0"/>
          <w:numId w:val="0"/>
        </w:numPr>
        <w:rPr>
          <w:sz w:val="24"/>
          <w:szCs w:val="24"/>
        </w:rPr>
      </w:pPr>
      <w:bookmarkStart w:id="90" w:name="_Toc476831694"/>
      <w:bookmarkStart w:id="91" w:name="_Toc474921711"/>
      <w:bookmarkStart w:id="92" w:name="_Toc477106221"/>
      <w:bookmarkStart w:id="93" w:name="_Toc138324028"/>
      <w:bookmarkEnd w:id="90"/>
      <w:bookmarkEnd w:id="91"/>
      <w:bookmarkEnd w:id="92"/>
      <w:r>
        <w:rPr>
          <w:sz w:val="24"/>
          <w:szCs w:val="24"/>
        </w:rPr>
        <w:lastRenderedPageBreak/>
        <w:t>5</w:t>
      </w:r>
      <w:r w:rsidR="00BE447F">
        <w:rPr>
          <w:sz w:val="24"/>
          <w:szCs w:val="24"/>
        </w:rPr>
        <w:t>.</w:t>
      </w:r>
      <w:r>
        <w:rPr>
          <w:sz w:val="24"/>
          <w:szCs w:val="24"/>
        </w:rPr>
        <w:t>5</w:t>
      </w:r>
      <w:r w:rsidR="00BE447F">
        <w:rPr>
          <w:sz w:val="24"/>
          <w:szCs w:val="24"/>
        </w:rPr>
        <w:t>.2. Horas de Ponta vs. Outras Horas</w:t>
      </w:r>
      <w:bookmarkEnd w:id="93"/>
    </w:p>
    <w:p w14:paraId="74595A29" w14:textId="00E475DE" w:rsidR="00BF13EE" w:rsidRDefault="00871654" w:rsidP="00E05EC1">
      <w:r>
        <w:t>Estudos mostram que entender horas de ponta, pode ser útil para encontrar soluções</w:t>
      </w:r>
      <w:r w:rsidR="005D47DE" w:rsidRPr="005D47DE">
        <w:t xml:space="preserve"> para o</w:t>
      </w:r>
      <w:r>
        <w:t xml:space="preserve"> </w:t>
      </w:r>
      <w:r w:rsidR="005D47DE" w:rsidRPr="005D47DE">
        <w:t>problema de mobilidade</w:t>
      </w:r>
      <w:r>
        <w:t xml:space="preserve"> nas grandes cidades do mundo.</w:t>
      </w:r>
      <w:r w:rsidR="005D47DE" w:rsidRPr="005D47DE">
        <w:t xml:space="preserve"> </w:t>
      </w:r>
      <w:r>
        <w:t xml:space="preserve">Em Lisboa, </w:t>
      </w:r>
      <w:r w:rsidR="005D47DE" w:rsidRPr="005D47DE">
        <w:t>o facto de muitas pessoas quererem deslocar-se todos os dias à mesma hora</w:t>
      </w:r>
      <w:r w:rsidR="00D71163">
        <w:t xml:space="preserve">, pode vir de duas razões. Uma é conveniência, de modo a escolher livremente o percurso pretendido. A segunda é a flexibilidade </w:t>
      </w:r>
      <w:r w:rsidR="008429AE">
        <w:t xml:space="preserve">para garantir a deslocação </w:t>
      </w:r>
      <w:r w:rsidR="001E5E86">
        <w:t>devido a</w:t>
      </w:r>
      <w:r w:rsidR="008429AE">
        <w:t xml:space="preserve"> horários de trabalho variáveis.</w:t>
      </w:r>
    </w:p>
    <w:p w14:paraId="3E42782C" w14:textId="0088A6BF" w:rsidR="00BF13EE" w:rsidRDefault="005D3CA0" w:rsidP="00E05EC1">
      <w:r>
        <w:rPr>
          <w:noProof/>
        </w:rPr>
        <w:drawing>
          <wp:anchor distT="0" distB="0" distL="114300" distR="114300" simplePos="0" relativeHeight="251592704" behindDoc="0" locked="0" layoutInCell="1" allowOverlap="1" wp14:anchorId="451EF1DA" wp14:editId="7DA4A9AE">
            <wp:simplePos x="0" y="0"/>
            <wp:positionH relativeFrom="column">
              <wp:posOffset>-1014730</wp:posOffset>
            </wp:positionH>
            <wp:positionV relativeFrom="paragraph">
              <wp:posOffset>337185</wp:posOffset>
            </wp:positionV>
            <wp:extent cx="3578400" cy="2268000"/>
            <wp:effectExtent l="0" t="0" r="0" b="0"/>
            <wp:wrapNone/>
            <wp:docPr id="15" name="Imagem 15" descr="Uma imagem com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gráfico&#10;&#10;Descrição gerada automaticament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78400" cy="226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D3ABF5" w14:textId="34A721F9" w:rsidR="00BF13EE" w:rsidRDefault="005D3CA0" w:rsidP="00E05EC1">
      <w:r>
        <w:rPr>
          <w:noProof/>
        </w:rPr>
        <w:drawing>
          <wp:anchor distT="0" distB="0" distL="114300" distR="114300" simplePos="0" relativeHeight="251600896" behindDoc="0" locked="0" layoutInCell="1" allowOverlap="1" wp14:anchorId="5C9355A7" wp14:editId="120079E9">
            <wp:simplePos x="0" y="0"/>
            <wp:positionH relativeFrom="column">
              <wp:posOffset>2776855</wp:posOffset>
            </wp:positionH>
            <wp:positionV relativeFrom="page">
              <wp:posOffset>3080385</wp:posOffset>
            </wp:positionV>
            <wp:extent cx="3578225" cy="2267585"/>
            <wp:effectExtent l="0" t="0" r="0" b="0"/>
            <wp:wrapNone/>
            <wp:docPr id="16" name="Imagem 16" descr="Uma imagem com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gráfico&#10;&#10;Descrição gerada automaticament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78225" cy="2267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C5713D" w14:textId="3663FB29" w:rsidR="00BF13EE" w:rsidRDefault="00BF13EE" w:rsidP="00E05EC1"/>
    <w:p w14:paraId="167344B8" w14:textId="77777777" w:rsidR="00BF13EE" w:rsidRDefault="00BF13EE" w:rsidP="00E05EC1"/>
    <w:p w14:paraId="6C81C30A" w14:textId="16844A93" w:rsidR="00BF13EE" w:rsidRDefault="00BF13EE" w:rsidP="00E05EC1"/>
    <w:p w14:paraId="7FCF0BA1" w14:textId="3677E14F" w:rsidR="001E5E86" w:rsidRDefault="001E5E86" w:rsidP="00E05EC1"/>
    <w:p w14:paraId="415A05DB" w14:textId="3E7BC885" w:rsidR="001E5E86" w:rsidRDefault="001E5E86" w:rsidP="00E05EC1"/>
    <w:p w14:paraId="10B9F1CA" w14:textId="43B98C46" w:rsidR="00BF13EE" w:rsidRDefault="00BF13EE" w:rsidP="00E05EC1"/>
    <w:p w14:paraId="10D30E20" w14:textId="15718E82" w:rsidR="00BF13EE" w:rsidRDefault="003413A0" w:rsidP="003413A0">
      <w:pPr>
        <w:jc w:val="center"/>
      </w:pPr>
      <w:r>
        <w:rPr>
          <w:noProof/>
        </w:rPr>
        <w:pict w14:anchorId="7BCF6AB6">
          <v:shape id="_x0000_s2056" type="#_x0000_t202" style="position:absolute;left:0;text-align:left;margin-left:44.7pt;margin-top:10.15pt;width:349.3pt;height:26.5pt;z-index:251679744;mso-position-horizontal-relative:text;mso-position-vertical-relative:text" stroked="f">
            <v:textbox style="mso-fit-shape-to-text:t" inset="0,0,0,0">
              <w:txbxContent>
                <w:p w14:paraId="5F3DB729" w14:textId="74DFDAF3" w:rsidR="003413A0" w:rsidRPr="00D9628D" w:rsidRDefault="003413A0" w:rsidP="003413A0">
                  <w:pPr>
                    <w:pStyle w:val="Legenda"/>
                    <w:rPr>
                      <w:noProof/>
                      <w:sz w:val="24"/>
                      <w:szCs w:val="24"/>
                    </w:rPr>
                  </w:pPr>
                  <w:r>
                    <w:t xml:space="preserve">Figura </w:t>
                  </w:r>
                  <w:fldSimple w:instr=" SEQ Figura \* ARABIC ">
                    <w:r w:rsidR="00736F33">
                      <w:rPr>
                        <w:noProof/>
                      </w:rPr>
                      <w:t>12</w:t>
                    </w:r>
                  </w:fldSimple>
                  <w:r>
                    <w:t xml:space="preserve"> - </w:t>
                  </w:r>
                  <w:r w:rsidRPr="00D53A3F">
                    <w:t>Tráfego nas horas de ponta para as pontes</w:t>
                  </w:r>
                  <w:r>
                    <w:t xml:space="preserve"> 25 de Abril e Vasco da Gama</w:t>
                  </w:r>
                </w:p>
              </w:txbxContent>
            </v:textbox>
          </v:shape>
        </w:pict>
      </w:r>
    </w:p>
    <w:p w14:paraId="394772EB" w14:textId="77777777" w:rsidR="00BF13EE" w:rsidRDefault="00BF13EE" w:rsidP="00E05EC1"/>
    <w:p w14:paraId="1452295A" w14:textId="367D09C8" w:rsidR="00E05EC1" w:rsidRDefault="00E05EC1" w:rsidP="00E05EC1"/>
    <w:p w14:paraId="237A489C" w14:textId="20CEAD8B" w:rsidR="00924B58" w:rsidRDefault="007E64EC" w:rsidP="00E05EC1">
      <w:r>
        <w:t>Através da análise dos gráficos</w:t>
      </w:r>
      <w:r w:rsidR="001E5E86">
        <w:t xml:space="preserve">, </w:t>
      </w:r>
      <w:r w:rsidR="003539A5">
        <w:t xml:space="preserve">verifica-se que a quantidade de tráfego nas horas de ponta ronda 75% do tráfego na maioria dos eixos, exceto na Ponte 25 de Abril e na Ponte Vasco da Gama. </w:t>
      </w:r>
      <w:r>
        <w:t xml:space="preserve">De facto, estas pontes fazem a ligação para a área da grande Lisboa </w:t>
      </w:r>
      <w:r w:rsidR="00EC14C9">
        <w:t>e desempenham um papel vital no suporte das atividades diárias da cidade. No entanto, é possível observar que existe uma distribuição desigual de tráfego, onde existem mais entradas na Ponte 25 de Abril e mais saídas na Ponte Vasco da Gama</w:t>
      </w:r>
      <w:r w:rsidR="00B608BB">
        <w:t xml:space="preserve">. Uma possibilidade para isto acontecer é que </w:t>
      </w:r>
      <w:r w:rsidR="0069761B">
        <w:t xml:space="preserve">do outro lado da ponte existe uma grande área residencial e industrial para as pessoas chegarem ao trabalho ou para casa, entre outros fatores </w:t>
      </w:r>
    </w:p>
    <w:p w14:paraId="50B0AACF" w14:textId="6411A817" w:rsidR="001E5E86" w:rsidRDefault="001E5E86" w:rsidP="00E05EC1"/>
    <w:p w14:paraId="59D50F8E" w14:textId="77777777" w:rsidR="00C84FA8" w:rsidRDefault="00C84FA8" w:rsidP="00E05EC1"/>
    <w:p w14:paraId="0C23F284" w14:textId="77777777" w:rsidR="00C84FA8" w:rsidRDefault="00C84FA8" w:rsidP="00E05EC1"/>
    <w:p w14:paraId="6814BE5F" w14:textId="77777777" w:rsidR="00C84FA8" w:rsidRDefault="00C84FA8" w:rsidP="00E05EC1"/>
    <w:p w14:paraId="4836C727" w14:textId="77777777" w:rsidR="00C84FA8" w:rsidRDefault="00C84FA8" w:rsidP="00E05EC1"/>
    <w:p w14:paraId="7BF15416" w14:textId="2DBB3596" w:rsidR="00C84FA8" w:rsidRDefault="00CB3DB6" w:rsidP="00C84FA8">
      <w:pPr>
        <w:pStyle w:val="Ttulo2"/>
        <w:numPr>
          <w:ilvl w:val="1"/>
          <w:numId w:val="11"/>
        </w:numPr>
      </w:pPr>
      <w:bookmarkStart w:id="94" w:name="_Toc138324029"/>
      <w:r>
        <w:lastRenderedPageBreak/>
        <w:t>Série Temporal dos dados</w:t>
      </w:r>
      <w:bookmarkEnd w:id="94"/>
    </w:p>
    <w:p w14:paraId="06D0C644" w14:textId="59520E6D" w:rsidR="00CB3DB6" w:rsidRDefault="003413A0" w:rsidP="00CB3DB6">
      <w:pPr>
        <w:ind w:firstLine="283"/>
      </w:pPr>
      <w:r>
        <w:rPr>
          <w:noProof/>
        </w:rPr>
        <w:pict w14:anchorId="3680ADFB">
          <v:shape id="_x0000_s2057" type="#_x0000_t202" style="position:absolute;left:0;text-align:left;margin-left:-1in;margin-top:393.5pt;width:595.5pt;height:26.5pt;z-index:251681792;mso-position-horizontal-relative:text;mso-position-vertical-relative:text" wrapcoords="-27 0 -27 20965 21600 20965 21600 0 -27 0" stroked="f">
            <v:textbox style="mso-fit-shape-to-text:t" inset="0,0,0,0">
              <w:txbxContent>
                <w:p w14:paraId="019F4E14" w14:textId="5BA62339" w:rsidR="003413A0" w:rsidRPr="00E26538" w:rsidRDefault="003413A0" w:rsidP="003413A0">
                  <w:pPr>
                    <w:pStyle w:val="Legenda"/>
                    <w:rPr>
                      <w:noProof/>
                      <w:sz w:val="24"/>
                      <w:szCs w:val="24"/>
                    </w:rPr>
                  </w:pPr>
                  <w:r>
                    <w:t xml:space="preserve">Figura </w:t>
                  </w:r>
                  <w:fldSimple w:instr=" SEQ Figura \* ARABIC ">
                    <w:r w:rsidR="00736F33">
                      <w:rPr>
                        <w:noProof/>
                      </w:rPr>
                      <w:t>13</w:t>
                    </w:r>
                  </w:fldSimple>
                  <w:r>
                    <w:t xml:space="preserve"> - </w:t>
                  </w:r>
                  <w:r w:rsidRPr="00B47AA0">
                    <w:t>Série temporal do conjunto de dados</w:t>
                  </w:r>
                </w:p>
              </w:txbxContent>
            </v:textbox>
            <w10:wrap type="through"/>
          </v:shape>
        </w:pict>
      </w:r>
      <w:r w:rsidR="00497F5B">
        <w:rPr>
          <w:noProof/>
        </w:rPr>
        <w:drawing>
          <wp:anchor distT="0" distB="0" distL="114300" distR="114300" simplePos="0" relativeHeight="251615232" behindDoc="0" locked="0" layoutInCell="1" allowOverlap="1" wp14:anchorId="6AE9A5A4" wp14:editId="1705D5C0">
            <wp:simplePos x="0" y="0"/>
            <wp:positionH relativeFrom="column">
              <wp:posOffset>-914400</wp:posOffset>
            </wp:positionH>
            <wp:positionV relativeFrom="paragraph">
              <wp:posOffset>1178560</wp:posOffset>
            </wp:positionV>
            <wp:extent cx="7562850" cy="3856990"/>
            <wp:effectExtent l="0" t="0" r="0" b="0"/>
            <wp:wrapThrough wrapText="bothSides">
              <wp:wrapPolygon edited="0">
                <wp:start x="0" y="0"/>
                <wp:lineTo x="0" y="21444"/>
                <wp:lineTo x="21546" y="21444"/>
                <wp:lineTo x="21546" y="0"/>
                <wp:lineTo x="0" y="0"/>
              </wp:wrapPolygon>
            </wp:wrapThrough>
            <wp:docPr id="896576923" name="Imagem 4" descr="Uma imagem com diagrama, captura de ecrã, Gráfico,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76923" name="Imagem 4" descr="Uma imagem com diagrama, captura de ecrã, Gráfico, design&#10;&#10;Descrição gerada automaticamente"/>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7562850" cy="3856990"/>
                    </a:xfrm>
                    <a:prstGeom prst="rect">
                      <a:avLst/>
                    </a:prstGeom>
                    <a:noFill/>
                    <a:ln>
                      <a:noFill/>
                    </a:ln>
                  </pic:spPr>
                </pic:pic>
              </a:graphicData>
            </a:graphic>
            <wp14:sizeRelH relativeFrom="page">
              <wp14:pctWidth>0</wp14:pctWidth>
            </wp14:sizeRelH>
            <wp14:sizeRelV relativeFrom="page">
              <wp14:pctHeight>0</wp14:pctHeight>
            </wp14:sizeRelV>
          </wp:anchor>
        </w:drawing>
      </w:r>
      <w:r w:rsidR="00CB3DB6">
        <w:t>Fazer a série temporal dos dados dá uma noção mais clara dos dados que vão ser trabalhados</w:t>
      </w:r>
      <w:r w:rsidR="00D27C17">
        <w:t xml:space="preserve">, </w:t>
      </w:r>
      <w:r w:rsidR="00DE378A">
        <w:t>neste caso</w:t>
      </w:r>
      <w:r w:rsidR="00D27C17">
        <w:t xml:space="preserve"> </w:t>
      </w:r>
      <w:r w:rsidR="00DE378A">
        <w:t>d</w:t>
      </w:r>
      <w:r w:rsidR="00D27C17">
        <w:t>as variáveis C12 e C13</w:t>
      </w:r>
      <w:r w:rsidR="00CB3DB6">
        <w:t xml:space="preserve">. Desta forma, observar os vários padrões e tendências que os dados apresentam é fundamental para desenvolver com mais detalhe e precisão modelos preditivos, como é o caso do modelo usado no projeto, GRU, que foi desenhado para lidar com dados sequencias. </w:t>
      </w:r>
    </w:p>
    <w:p w14:paraId="0CEBE92A" w14:textId="2E011344" w:rsidR="00497F5B" w:rsidRDefault="00497F5B" w:rsidP="00CB3DB6">
      <w:pPr>
        <w:ind w:firstLine="283"/>
      </w:pPr>
    </w:p>
    <w:p w14:paraId="5AAE0199" w14:textId="76874D0D" w:rsidR="00CB3DB6" w:rsidRDefault="00CB3DB6" w:rsidP="00CB3DB6">
      <w:pPr>
        <w:pStyle w:val="Ttulo2"/>
        <w:numPr>
          <w:ilvl w:val="1"/>
          <w:numId w:val="11"/>
        </w:numPr>
      </w:pPr>
      <w:bookmarkStart w:id="95" w:name="_Toc138324030"/>
      <w:r>
        <w:t>Autocorrelação</w:t>
      </w:r>
      <w:bookmarkEnd w:id="95"/>
    </w:p>
    <w:p w14:paraId="0B461B63" w14:textId="77777777" w:rsidR="00CB3DB6" w:rsidRPr="00CB3DB6" w:rsidRDefault="00CB3DB6" w:rsidP="00CB3DB6"/>
    <w:p w14:paraId="0145E26F" w14:textId="77777777" w:rsidR="00CB3DB6" w:rsidRDefault="00CB3DB6" w:rsidP="00CB3DB6">
      <w:pPr>
        <w:ind w:firstLine="283"/>
      </w:pPr>
      <w:r>
        <w:t>Depois de observar a série temporal, é importante fazer a a</w:t>
      </w:r>
      <w:r w:rsidRPr="00777DF3">
        <w:t>utocorrelação</w:t>
      </w:r>
      <w:r>
        <w:t xml:space="preserve"> para medir a relação da variável que se pretende analisar e os seus valores anteriores em diferentes momentos. Por outras palavras, quantificar a similaridade entre observações nos diversos períodos.</w:t>
      </w:r>
    </w:p>
    <w:p w14:paraId="1D65C985" w14:textId="77777777" w:rsidR="00CB3DB6" w:rsidRDefault="00CB3DB6" w:rsidP="00E05EC1"/>
    <w:p w14:paraId="56CBE965" w14:textId="165206DB" w:rsidR="00C84FA8" w:rsidRDefault="003413A0" w:rsidP="00E05EC1">
      <w:r>
        <w:rPr>
          <w:noProof/>
        </w:rPr>
        <w:lastRenderedPageBreak/>
        <w:pict w14:anchorId="773E2702">
          <v:shape id="_x0000_s2058" type="#_x0000_t202" style="position:absolute;left:0;text-align:left;margin-left:23.85pt;margin-top:268.65pt;width:377.5pt;height:.05pt;z-index:251683840;mso-position-horizontal-relative:text;mso-position-vertical-relative:text" wrapcoords="-43 0 -43 20965 21600 20965 21600 0 -43 0" stroked="f">
            <v:textbox style="mso-next-textbox:#_x0000_s2058;mso-fit-shape-to-text:t" inset="0,0,0,0">
              <w:txbxContent>
                <w:p w14:paraId="266B65F3" w14:textId="7C57EBD7" w:rsidR="003413A0" w:rsidRPr="00AA3038" w:rsidRDefault="003413A0" w:rsidP="003413A0">
                  <w:pPr>
                    <w:pStyle w:val="Legenda"/>
                    <w:rPr>
                      <w:noProof/>
                      <w:sz w:val="24"/>
                      <w:szCs w:val="24"/>
                    </w:rPr>
                  </w:pPr>
                  <w:r>
                    <w:t xml:space="preserve">Figura </w:t>
                  </w:r>
                  <w:fldSimple w:instr=" SEQ Figura \* ARABIC ">
                    <w:r w:rsidR="00736F33">
                      <w:rPr>
                        <w:noProof/>
                      </w:rPr>
                      <w:t>14</w:t>
                    </w:r>
                  </w:fldSimple>
                  <w:r>
                    <w:t xml:space="preserve"> - </w:t>
                  </w:r>
                  <w:r w:rsidRPr="00C25073">
                    <w:t>Autocorrelação para a variável C12 (entradas)</w:t>
                  </w:r>
                </w:p>
              </w:txbxContent>
            </v:textbox>
            <w10:wrap type="tight"/>
          </v:shape>
        </w:pict>
      </w:r>
      <w:r w:rsidR="00115033">
        <w:rPr>
          <w:noProof/>
        </w:rPr>
        <w:drawing>
          <wp:anchor distT="0" distB="0" distL="114300" distR="114300" simplePos="0" relativeHeight="251636736" behindDoc="1" locked="0" layoutInCell="1" allowOverlap="1" wp14:anchorId="5DD2AF81" wp14:editId="69275F6A">
            <wp:simplePos x="0" y="0"/>
            <wp:positionH relativeFrom="column">
              <wp:posOffset>303171</wp:posOffset>
            </wp:positionH>
            <wp:positionV relativeFrom="paragraph">
              <wp:posOffset>5715</wp:posOffset>
            </wp:positionV>
            <wp:extent cx="4794250" cy="3348990"/>
            <wp:effectExtent l="0" t="0" r="0" b="0"/>
            <wp:wrapTight wrapText="bothSides">
              <wp:wrapPolygon edited="0">
                <wp:start x="0" y="0"/>
                <wp:lineTo x="0" y="21502"/>
                <wp:lineTo x="21543" y="21502"/>
                <wp:lineTo x="21543" y="0"/>
                <wp:lineTo x="0" y="0"/>
              </wp:wrapPolygon>
            </wp:wrapTight>
            <wp:docPr id="1304778971" name="Imagem 2" descr="Uma imagem com texto, file, captura de ecrã,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78971" name="Imagem 2" descr="Uma imagem com texto, file, captura de ecrã, Gráfico&#10;&#10;Descrição gerada automaticament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94250" cy="3348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24625" w14:textId="77777777" w:rsidR="003413A0" w:rsidRDefault="003413A0" w:rsidP="00115033"/>
    <w:p w14:paraId="76904A20" w14:textId="77777777" w:rsidR="003413A0" w:rsidRDefault="003413A0" w:rsidP="00115033"/>
    <w:p w14:paraId="3FA55C61" w14:textId="2BD5BDB8" w:rsidR="00115033" w:rsidRDefault="00115033" w:rsidP="00115033">
      <w:r>
        <w:t>Acima, apresenta-se o gráfico da autocorrelação da variável C12 e o resultado, como seria de esperar, verifica uma elevada correlação com o período de 24 horas antes.</w:t>
      </w:r>
    </w:p>
    <w:p w14:paraId="243A2B6D" w14:textId="24CE81B8" w:rsidR="00C84FA8" w:rsidRDefault="00C84FA8" w:rsidP="00E05EC1"/>
    <w:p w14:paraId="3D0EEA8E" w14:textId="77777777" w:rsidR="00C84FA8" w:rsidRDefault="00C84FA8" w:rsidP="00E05EC1"/>
    <w:p w14:paraId="12C3C88C" w14:textId="77777777" w:rsidR="00C84FA8" w:rsidRDefault="00C84FA8" w:rsidP="00E05EC1"/>
    <w:p w14:paraId="5919E034" w14:textId="16DBFDFB" w:rsidR="00EC40BC" w:rsidRDefault="00DE0D26" w:rsidP="00C84FA8">
      <w:pPr>
        <w:pStyle w:val="Ttulo1"/>
        <w:numPr>
          <w:ilvl w:val="0"/>
          <w:numId w:val="11"/>
        </w:numPr>
        <w:ind w:left="432"/>
        <w:rPr>
          <w:color w:val="000000" w:themeColor="text1"/>
        </w:rPr>
      </w:pPr>
      <w:bookmarkStart w:id="96" w:name="_Toc138324031"/>
      <w:r>
        <w:rPr>
          <w:color w:val="000000" w:themeColor="text1"/>
        </w:rPr>
        <w:t>Gated Recurrent Unit (GRU)</w:t>
      </w:r>
      <w:bookmarkEnd w:id="96"/>
    </w:p>
    <w:p w14:paraId="0C8A2145" w14:textId="3DC9A931" w:rsidR="00DE0D26" w:rsidRDefault="001C37DC" w:rsidP="001C37DC">
      <w:r w:rsidRPr="001C37DC">
        <w:t>Gated Recurrent Unit (GRU), uma versão mais recente das Redes Neurais Recorrentes (RNN)</w:t>
      </w:r>
      <w:r w:rsidR="002E22E7">
        <w:t>,</w:t>
      </w:r>
      <w:r w:rsidRPr="001C37DC">
        <w:t xml:space="preserve"> que foi </w:t>
      </w:r>
      <w:r w:rsidR="002E22E7">
        <w:t>criada</w:t>
      </w:r>
      <w:r w:rsidRPr="001C37DC">
        <w:t xml:space="preserve"> </w:t>
      </w:r>
      <w:r>
        <w:t xml:space="preserve">pelo professor </w:t>
      </w:r>
      <w:hyperlink r:id="rId69" w:history="1">
        <w:r w:rsidRPr="00646B64">
          <w:t>Kyunghyun Cho</w:t>
        </w:r>
      </w:hyperlink>
      <w:r w:rsidR="001F5912">
        <w:t xml:space="preserve"> e os seus colegas na </w:t>
      </w:r>
      <w:r w:rsidR="002E22E7">
        <w:t xml:space="preserve">universidade de Nova York </w:t>
      </w:r>
      <w:r w:rsidRPr="001C37DC">
        <w:t>em 2014</w:t>
      </w:r>
      <w:r>
        <w:t xml:space="preserve"> e que</w:t>
      </w:r>
      <w:r w:rsidRPr="001C37DC">
        <w:t xml:space="preserve"> </w:t>
      </w:r>
      <w:r w:rsidR="002E22E7">
        <w:t>tem vindo</w:t>
      </w:r>
      <w:r w:rsidRPr="001C37DC">
        <w:t xml:space="preserve"> </w:t>
      </w:r>
      <w:r>
        <w:t>a ganhar</w:t>
      </w:r>
      <w:r w:rsidRPr="001C37DC">
        <w:t xml:space="preserve"> muita popularidade. </w:t>
      </w:r>
    </w:p>
    <w:p w14:paraId="0958353B" w14:textId="00C13948" w:rsidR="00DE0D26" w:rsidRDefault="00DE0D26" w:rsidP="00C84FA8">
      <w:pPr>
        <w:pStyle w:val="Ttulo2"/>
        <w:numPr>
          <w:ilvl w:val="1"/>
          <w:numId w:val="11"/>
        </w:numPr>
      </w:pPr>
      <w:bookmarkStart w:id="97" w:name="_Toc138324032"/>
      <w:r>
        <w:t>GRU vs LSTM</w:t>
      </w:r>
      <w:bookmarkEnd w:id="97"/>
    </w:p>
    <w:p w14:paraId="43602E7F" w14:textId="74CBB432" w:rsidR="00DA3305" w:rsidRDefault="001C37DC" w:rsidP="001C37DC">
      <w:r>
        <w:t xml:space="preserve">As GRUs são semelhantes às redes Long Short-Term Memory (LSTM) no sentido de que são capazes de lidar com dependências de longo prazo em dados sequenciais, mas usam menos parâmetros e são computacionalmente mais </w:t>
      </w:r>
      <w:r w:rsidR="00DA3305">
        <w:t xml:space="preserve">flexíveis. </w:t>
      </w:r>
      <w:r w:rsidR="00DA3305" w:rsidRPr="00DA3305">
        <w:t>Por exemplo, se o input na rede for a frase “A minha comida favorita é”, o G</w:t>
      </w:r>
      <w:r w:rsidR="00DE0D26">
        <w:t>RU</w:t>
      </w:r>
      <w:r w:rsidR="00DA3305" w:rsidRPr="00DA3305">
        <w:t xml:space="preserve"> não</w:t>
      </w:r>
      <w:r w:rsidR="00DA3305">
        <w:t xml:space="preserve"> será</w:t>
      </w:r>
      <w:r w:rsidR="00DA3305" w:rsidRPr="00DA3305">
        <w:t xml:space="preserve"> </w:t>
      </w:r>
      <w:r w:rsidR="00DA3305">
        <w:t>capaz de entender o significado total da frase, se fizer parte de um contexto mais extenso</w:t>
      </w:r>
      <w:r w:rsidR="00C13E93">
        <w:t xml:space="preserve">, porque LSTM usa </w:t>
      </w:r>
      <w:r w:rsidR="00C13E93">
        <w:lastRenderedPageBreak/>
        <w:t>porta adicional que armazena mais informação</w:t>
      </w:r>
      <w:r w:rsidR="00DA3305">
        <w:t>. Por outras palavras, o</w:t>
      </w:r>
      <w:r w:rsidRPr="001C37DC">
        <w:t xml:space="preserve"> GRU é uma versão leve do LSTM que combina memória de longo e curto prazo </w:t>
      </w:r>
      <w:r w:rsidR="00DA3305">
        <w:t>no</w:t>
      </w:r>
      <w:r w:rsidRPr="001C37DC">
        <w:t xml:space="preserve"> seu estado oculto. </w:t>
      </w:r>
    </w:p>
    <w:p w14:paraId="60515F1A" w14:textId="0D632399" w:rsidR="00C13E93" w:rsidRDefault="000F7C42" w:rsidP="00C84FA8">
      <w:pPr>
        <w:pStyle w:val="Ttulo2"/>
        <w:numPr>
          <w:ilvl w:val="1"/>
          <w:numId w:val="11"/>
        </w:numPr>
      </w:pPr>
      <w:bookmarkStart w:id="98" w:name="_Toc138324033"/>
      <w:r>
        <w:t>Mecanismo</w:t>
      </w:r>
      <w:bookmarkEnd w:id="98"/>
    </w:p>
    <w:p w14:paraId="0B9BD282" w14:textId="2A698B1D" w:rsidR="00646B64" w:rsidRDefault="00DA3305" w:rsidP="00646B64">
      <w:r>
        <w:t>Efetivamente, o Gru compõe duas</w:t>
      </w:r>
      <w:r w:rsidR="001C37DC" w:rsidRPr="001C37DC">
        <w:t xml:space="preserve"> port</w:t>
      </w:r>
      <w:r>
        <w:t>as</w:t>
      </w:r>
      <w:r w:rsidR="001C37DC" w:rsidRPr="001C37DC">
        <w:t xml:space="preserve">, </w:t>
      </w:r>
      <w:r>
        <w:t>a porta de atualização</w:t>
      </w:r>
      <w:r w:rsidR="001C37DC" w:rsidRPr="001C37DC">
        <w:t xml:space="preserve"> e </w:t>
      </w:r>
      <w:r>
        <w:t xml:space="preserve">a porta </w:t>
      </w:r>
      <w:r w:rsidR="001C37DC" w:rsidRPr="001C37DC">
        <w:t xml:space="preserve">de </w:t>
      </w:r>
      <w:r w:rsidR="000A0BC6">
        <w:t>reposição</w:t>
      </w:r>
      <w:r w:rsidR="000F7C42">
        <w:t>.</w:t>
      </w:r>
      <w:r w:rsidR="001C37DC" w:rsidRPr="001C37DC">
        <w:t xml:space="preserve"> </w:t>
      </w:r>
      <w:r w:rsidR="000F7C42">
        <w:t>A</w:t>
      </w:r>
      <w:r>
        <w:t xml:space="preserve"> porta </w:t>
      </w:r>
      <w:r w:rsidR="001C37DC" w:rsidRPr="001C37DC">
        <w:t xml:space="preserve">de atualização lembra </w:t>
      </w:r>
      <w:r>
        <w:t xml:space="preserve">o </w:t>
      </w:r>
      <w:r w:rsidR="001C37DC" w:rsidRPr="001C37DC">
        <w:t xml:space="preserve">quanto da memória passada deve ser </w:t>
      </w:r>
      <w:r w:rsidR="00DE0D26">
        <w:t>“</w:t>
      </w:r>
      <w:r w:rsidR="001C37DC" w:rsidRPr="001C37DC">
        <w:t>retid</w:t>
      </w:r>
      <w:r>
        <w:t>a</w:t>
      </w:r>
      <w:r w:rsidR="00DE0D26">
        <w:t>”</w:t>
      </w:r>
      <w:r w:rsidR="001C37DC" w:rsidRPr="001C37DC">
        <w:t xml:space="preserve">, enquanto </w:t>
      </w:r>
      <w:r>
        <w:t>a porta</w:t>
      </w:r>
      <w:r w:rsidR="001C37DC" w:rsidRPr="001C37DC">
        <w:t xml:space="preserve"> de </w:t>
      </w:r>
      <w:r w:rsidR="000A0BC6">
        <w:t>reposição</w:t>
      </w:r>
      <w:r w:rsidR="001C37DC" w:rsidRPr="001C37DC">
        <w:t xml:space="preserve"> sabe</w:t>
      </w:r>
      <w:r>
        <w:t xml:space="preserve"> o</w:t>
      </w:r>
      <w:r w:rsidR="001C37DC" w:rsidRPr="001C37DC">
        <w:t xml:space="preserve"> quanto da memória passada deve ser </w:t>
      </w:r>
      <w:r>
        <w:t>“</w:t>
      </w:r>
      <w:r w:rsidR="001C37DC" w:rsidRPr="001C37DC">
        <w:t>esquecida</w:t>
      </w:r>
      <w:r>
        <w:t>”</w:t>
      </w:r>
      <w:r w:rsidR="001C37DC" w:rsidRPr="001C37DC">
        <w:t xml:space="preserve">. </w:t>
      </w:r>
    </w:p>
    <w:p w14:paraId="621F6E9A" w14:textId="2AF3C51E" w:rsidR="00DE0D26" w:rsidRPr="000F7C42" w:rsidRDefault="000F7C42" w:rsidP="00646B64">
      <w:r w:rsidRPr="000F7C42">
        <w:t>Para cada elemento da sequência de input, cada camada calcula as seguintes funções</w:t>
      </w:r>
      <w:r>
        <w:t>:</w:t>
      </w:r>
    </w:p>
    <w:p w14:paraId="48894276" w14:textId="37F834D9" w:rsidR="000F7C42" w:rsidRPr="00463F4D" w:rsidRDefault="002E22E7" w:rsidP="000F7C42">
      <w:pPr>
        <w:shd w:val="clear" w:color="auto" w:fill="FFFFFF"/>
        <w:suppressAutoHyphens w:val="0"/>
        <w:spacing w:after="0" w:line="240" w:lineRule="auto"/>
        <w:rPr>
          <w:color w:val="262626"/>
          <w:sz w:val="29"/>
          <w:szCs w:val="29"/>
          <w:lang w:val="en-US"/>
        </w:rPr>
      </w:pPr>
      <m:oMathPara>
        <m:oMath>
          <m:r>
            <w:rPr>
              <w:rFonts w:ascii="Cambria Math" w:hAnsi="Cambria Math"/>
              <w:color w:val="262626"/>
              <w:sz w:val="29"/>
              <w:szCs w:val="29"/>
              <w:lang w:val="en-US"/>
            </w:rPr>
            <m:t>r</m:t>
          </m:r>
          <m:r>
            <w:rPr>
              <w:rFonts w:ascii="Cambria Math" w:hAnsi="Cambria Math"/>
              <w:color w:val="262626"/>
              <w:sz w:val="20"/>
              <w:szCs w:val="20"/>
              <w:lang w:val="en-US"/>
            </w:rPr>
            <m:t>t</m:t>
          </m:r>
          <m:r>
            <w:rPr>
              <w:rFonts w:ascii="Cambria Math" w:hAnsi="Cambria Math"/>
              <w:color w:val="262626"/>
              <w:sz w:val="2"/>
              <w:szCs w:val="2"/>
              <w:lang w:val="en-US"/>
            </w:rPr>
            <m:t>​</m:t>
          </m:r>
          <m:r>
            <w:rPr>
              <w:rFonts w:ascii="Cambria Math" w:hAnsi="Cambria Math"/>
              <w:color w:val="262626"/>
              <w:sz w:val="29"/>
              <w:szCs w:val="29"/>
              <w:lang w:val="en-US"/>
            </w:rPr>
            <m:t>=</m:t>
          </m:r>
          <m:r>
            <w:rPr>
              <w:rFonts w:ascii="Cambria Math" w:hAnsi="Cambria Math"/>
              <w:color w:val="262626"/>
              <w:sz w:val="29"/>
              <w:szCs w:val="29"/>
            </w:rPr>
            <m:t>σ</m:t>
          </m:r>
          <m:r>
            <w:rPr>
              <w:rFonts w:ascii="Cambria Math" w:hAnsi="Cambria Math"/>
              <w:color w:val="262626"/>
              <w:sz w:val="29"/>
              <w:szCs w:val="29"/>
              <w:lang w:val="en-US"/>
            </w:rPr>
            <m:t>(W</m:t>
          </m:r>
          <m:r>
            <w:rPr>
              <w:rFonts w:ascii="Cambria Math" w:hAnsi="Cambria Math"/>
              <w:color w:val="262626"/>
              <w:sz w:val="20"/>
              <w:szCs w:val="20"/>
              <w:lang w:val="en-US"/>
            </w:rPr>
            <m:t>ir</m:t>
          </m:r>
          <m:r>
            <w:rPr>
              <w:rFonts w:ascii="Cambria Math" w:hAnsi="Cambria Math"/>
              <w:color w:val="262626"/>
              <w:sz w:val="2"/>
              <w:szCs w:val="2"/>
              <w:lang w:val="en-US"/>
            </w:rPr>
            <m:t>​</m:t>
          </m:r>
          <m:r>
            <w:rPr>
              <w:rFonts w:ascii="Cambria Math" w:hAnsi="Cambria Math"/>
              <w:color w:val="262626"/>
              <w:sz w:val="29"/>
              <w:szCs w:val="29"/>
              <w:lang w:val="en-US"/>
            </w:rPr>
            <m:t>x</m:t>
          </m:r>
          <m:r>
            <w:rPr>
              <w:rFonts w:ascii="Cambria Math" w:hAnsi="Cambria Math"/>
              <w:color w:val="262626"/>
              <w:sz w:val="20"/>
              <w:szCs w:val="20"/>
              <w:lang w:val="en-US"/>
            </w:rPr>
            <m:t>t</m:t>
          </m:r>
          <m:r>
            <w:rPr>
              <w:rFonts w:ascii="Cambria Math" w:hAnsi="Cambria Math"/>
              <w:color w:val="262626"/>
              <w:sz w:val="2"/>
              <w:szCs w:val="2"/>
              <w:lang w:val="en-US"/>
            </w:rPr>
            <m:t>​</m:t>
          </m:r>
          <m:r>
            <w:rPr>
              <w:rFonts w:ascii="Cambria Math" w:hAnsi="Cambria Math"/>
              <w:color w:val="262626"/>
              <w:sz w:val="29"/>
              <w:szCs w:val="29"/>
              <w:lang w:val="en-US"/>
            </w:rPr>
            <m:t>+b</m:t>
          </m:r>
          <m:r>
            <w:rPr>
              <w:rFonts w:ascii="Cambria Math" w:hAnsi="Cambria Math"/>
              <w:color w:val="262626"/>
              <w:sz w:val="20"/>
              <w:szCs w:val="20"/>
              <w:lang w:val="en-US"/>
            </w:rPr>
            <m:t>ir</m:t>
          </m:r>
          <m:r>
            <w:rPr>
              <w:rFonts w:ascii="Cambria Math" w:hAnsi="Cambria Math"/>
              <w:color w:val="262626"/>
              <w:sz w:val="2"/>
              <w:szCs w:val="2"/>
              <w:lang w:val="en-US"/>
            </w:rPr>
            <m:t>​</m:t>
          </m:r>
          <m:r>
            <w:rPr>
              <w:rFonts w:ascii="Cambria Math" w:hAnsi="Cambria Math"/>
              <w:color w:val="262626"/>
              <w:sz w:val="29"/>
              <w:szCs w:val="29"/>
              <w:lang w:val="en-US"/>
            </w:rPr>
            <m:t>+W</m:t>
          </m:r>
          <m:r>
            <w:rPr>
              <w:rFonts w:ascii="Cambria Math" w:hAnsi="Cambria Math"/>
              <w:color w:val="262626"/>
              <w:sz w:val="20"/>
              <w:szCs w:val="20"/>
              <w:lang w:val="en-US"/>
            </w:rPr>
            <m:t>hr</m:t>
          </m:r>
          <m:r>
            <w:rPr>
              <w:rFonts w:ascii="Cambria Math" w:hAnsi="Cambria Math"/>
              <w:color w:val="262626"/>
              <w:sz w:val="2"/>
              <w:szCs w:val="2"/>
              <w:lang w:val="en-US"/>
            </w:rPr>
            <m:t>​</m:t>
          </m:r>
          <m:r>
            <w:rPr>
              <w:rFonts w:ascii="Cambria Math" w:hAnsi="Cambria Math"/>
              <w:color w:val="262626"/>
              <w:sz w:val="29"/>
              <w:szCs w:val="29"/>
              <w:lang w:val="en-US"/>
            </w:rPr>
            <m:t>h</m:t>
          </m:r>
          <m:r>
            <w:rPr>
              <w:rFonts w:ascii="Cambria Math" w:hAnsi="Cambria Math"/>
              <w:color w:val="262626"/>
              <w:sz w:val="20"/>
              <w:szCs w:val="20"/>
              <w:lang w:val="en-US"/>
            </w:rPr>
            <m:t>(t-1)</m:t>
          </m:r>
          <m:r>
            <w:rPr>
              <w:rFonts w:ascii="Cambria Math" w:hAnsi="Cambria Math"/>
              <w:color w:val="262626"/>
              <w:sz w:val="2"/>
              <w:szCs w:val="2"/>
              <w:lang w:val="en-US"/>
            </w:rPr>
            <m:t>​</m:t>
          </m:r>
          <m:r>
            <w:rPr>
              <w:rFonts w:ascii="Cambria Math" w:hAnsi="Cambria Math"/>
              <w:color w:val="262626"/>
              <w:sz w:val="29"/>
              <w:szCs w:val="29"/>
              <w:lang w:val="en-US"/>
            </w:rPr>
            <m:t>+b</m:t>
          </m:r>
          <m:r>
            <w:rPr>
              <w:rFonts w:ascii="Cambria Math" w:hAnsi="Cambria Math"/>
              <w:color w:val="262626"/>
              <w:sz w:val="20"/>
              <w:szCs w:val="20"/>
              <w:lang w:val="en-US"/>
            </w:rPr>
            <m:t>hr</m:t>
          </m:r>
          <m:r>
            <w:rPr>
              <w:rFonts w:ascii="Cambria Math" w:hAnsi="Cambria Math"/>
              <w:color w:val="262626"/>
              <w:sz w:val="2"/>
              <w:szCs w:val="2"/>
              <w:lang w:val="en-US"/>
            </w:rPr>
            <m:t>​</m:t>
          </m:r>
          <m:r>
            <w:rPr>
              <w:rFonts w:ascii="Cambria Math" w:hAnsi="Cambria Math"/>
              <w:color w:val="262626"/>
              <w:sz w:val="29"/>
              <w:szCs w:val="29"/>
              <w:lang w:val="en-US"/>
            </w:rPr>
            <m:t>)</m:t>
          </m:r>
        </m:oMath>
      </m:oMathPara>
    </w:p>
    <w:p w14:paraId="03E5B754" w14:textId="0B027EB6" w:rsidR="000F7C42" w:rsidRPr="00463F4D" w:rsidRDefault="002E22E7" w:rsidP="000F7C42">
      <w:pPr>
        <w:shd w:val="clear" w:color="auto" w:fill="FFFFFF"/>
        <w:suppressAutoHyphens w:val="0"/>
        <w:spacing w:after="0" w:line="240" w:lineRule="auto"/>
        <w:rPr>
          <w:rFonts w:ascii="Cambria Math" w:hAnsi="Cambria Math"/>
          <w:color w:val="262626"/>
          <w:sz w:val="29"/>
          <w:szCs w:val="29"/>
          <w:lang w:val="en-US"/>
          <w:oMath/>
        </w:rPr>
      </w:pPr>
      <m:oMathPara>
        <m:oMath>
          <m:r>
            <w:rPr>
              <w:rFonts w:ascii="Cambria Math" w:hAnsi="Cambria Math"/>
              <w:color w:val="262626"/>
              <w:sz w:val="29"/>
              <w:szCs w:val="29"/>
              <w:lang w:val="en-US"/>
            </w:rPr>
            <m:t>z</m:t>
          </m:r>
          <m:r>
            <w:rPr>
              <w:rFonts w:ascii="Cambria Math" w:hAnsi="Cambria Math"/>
              <w:color w:val="262626"/>
              <w:sz w:val="20"/>
              <w:szCs w:val="20"/>
              <w:lang w:val="en-US"/>
            </w:rPr>
            <m:t>t</m:t>
          </m:r>
          <m:r>
            <w:rPr>
              <w:rFonts w:ascii="Cambria Math" w:hAnsi="Cambria Math"/>
              <w:color w:val="262626"/>
              <w:sz w:val="2"/>
              <w:szCs w:val="2"/>
              <w:lang w:val="en-US"/>
            </w:rPr>
            <m:t>​</m:t>
          </m:r>
          <m:r>
            <w:rPr>
              <w:rFonts w:ascii="Cambria Math" w:hAnsi="Cambria Math"/>
              <w:color w:val="262626"/>
              <w:sz w:val="29"/>
              <w:szCs w:val="29"/>
              <w:lang w:val="en-US"/>
            </w:rPr>
            <m:t>=</m:t>
          </m:r>
          <m:r>
            <w:rPr>
              <w:rFonts w:ascii="Cambria Math" w:hAnsi="Cambria Math"/>
              <w:color w:val="262626"/>
              <w:sz w:val="29"/>
              <w:szCs w:val="29"/>
            </w:rPr>
            <m:t>σ</m:t>
          </m:r>
          <m:r>
            <w:rPr>
              <w:rFonts w:ascii="Cambria Math" w:hAnsi="Cambria Math"/>
              <w:color w:val="262626"/>
              <w:sz w:val="29"/>
              <w:szCs w:val="29"/>
              <w:lang w:val="en-US"/>
            </w:rPr>
            <m:t>(W</m:t>
          </m:r>
          <m:r>
            <w:rPr>
              <w:rFonts w:ascii="Cambria Math" w:hAnsi="Cambria Math"/>
              <w:color w:val="262626"/>
              <w:sz w:val="20"/>
              <w:szCs w:val="20"/>
              <w:lang w:val="en-US"/>
            </w:rPr>
            <m:t>iz</m:t>
          </m:r>
          <m:r>
            <w:rPr>
              <w:rFonts w:ascii="Cambria Math" w:hAnsi="Cambria Math"/>
              <w:color w:val="262626"/>
              <w:sz w:val="2"/>
              <w:szCs w:val="2"/>
              <w:lang w:val="en-US"/>
            </w:rPr>
            <m:t>​</m:t>
          </m:r>
          <m:r>
            <w:rPr>
              <w:rFonts w:ascii="Cambria Math" w:hAnsi="Cambria Math"/>
              <w:color w:val="262626"/>
              <w:sz w:val="29"/>
              <w:szCs w:val="29"/>
              <w:lang w:val="en-US"/>
            </w:rPr>
            <m:t>x</m:t>
          </m:r>
          <m:r>
            <w:rPr>
              <w:rFonts w:ascii="Cambria Math" w:hAnsi="Cambria Math"/>
              <w:color w:val="262626"/>
              <w:sz w:val="20"/>
              <w:szCs w:val="20"/>
              <w:lang w:val="en-US"/>
            </w:rPr>
            <m:t>t</m:t>
          </m:r>
          <m:r>
            <w:rPr>
              <w:rFonts w:ascii="Cambria Math" w:hAnsi="Cambria Math"/>
              <w:color w:val="262626"/>
              <w:sz w:val="2"/>
              <w:szCs w:val="2"/>
              <w:lang w:val="en-US"/>
            </w:rPr>
            <m:t>​</m:t>
          </m:r>
          <m:r>
            <w:rPr>
              <w:rFonts w:ascii="Cambria Math" w:hAnsi="Cambria Math"/>
              <w:color w:val="262626"/>
              <w:sz w:val="29"/>
              <w:szCs w:val="29"/>
              <w:lang w:val="en-US"/>
            </w:rPr>
            <m:t>+b</m:t>
          </m:r>
          <m:r>
            <w:rPr>
              <w:rFonts w:ascii="Cambria Math" w:hAnsi="Cambria Math"/>
              <w:color w:val="262626"/>
              <w:sz w:val="20"/>
              <w:szCs w:val="20"/>
              <w:lang w:val="en-US"/>
            </w:rPr>
            <m:t>iz</m:t>
          </m:r>
          <m:r>
            <w:rPr>
              <w:rFonts w:ascii="Cambria Math" w:hAnsi="Cambria Math"/>
              <w:color w:val="262626"/>
              <w:sz w:val="2"/>
              <w:szCs w:val="2"/>
              <w:lang w:val="en-US"/>
            </w:rPr>
            <m:t>​</m:t>
          </m:r>
          <m:r>
            <w:rPr>
              <w:rFonts w:ascii="Cambria Math" w:hAnsi="Cambria Math"/>
              <w:color w:val="262626"/>
              <w:sz w:val="29"/>
              <w:szCs w:val="29"/>
              <w:lang w:val="en-US"/>
            </w:rPr>
            <m:t>+W</m:t>
          </m:r>
          <m:r>
            <w:rPr>
              <w:rFonts w:ascii="Cambria Math" w:hAnsi="Cambria Math"/>
              <w:color w:val="262626"/>
              <w:sz w:val="20"/>
              <w:szCs w:val="20"/>
              <w:lang w:val="en-US"/>
            </w:rPr>
            <m:t>hz</m:t>
          </m:r>
          <m:r>
            <w:rPr>
              <w:rFonts w:ascii="Cambria Math" w:hAnsi="Cambria Math"/>
              <w:color w:val="262626"/>
              <w:sz w:val="2"/>
              <w:szCs w:val="2"/>
              <w:lang w:val="en-US"/>
            </w:rPr>
            <m:t>​</m:t>
          </m:r>
          <m:r>
            <w:rPr>
              <w:rFonts w:ascii="Cambria Math" w:hAnsi="Cambria Math"/>
              <w:color w:val="262626"/>
              <w:sz w:val="29"/>
              <w:szCs w:val="29"/>
              <w:lang w:val="en-US"/>
            </w:rPr>
            <m:t>h</m:t>
          </m:r>
          <m:r>
            <w:rPr>
              <w:rFonts w:ascii="Cambria Math" w:hAnsi="Cambria Math"/>
              <w:color w:val="262626"/>
              <w:sz w:val="20"/>
              <w:szCs w:val="20"/>
              <w:lang w:val="en-US"/>
            </w:rPr>
            <m:t>(t-1)</m:t>
          </m:r>
          <m:r>
            <w:rPr>
              <w:rFonts w:ascii="Cambria Math" w:hAnsi="Cambria Math"/>
              <w:color w:val="262626"/>
              <w:sz w:val="2"/>
              <w:szCs w:val="2"/>
              <w:lang w:val="en-US"/>
            </w:rPr>
            <m:t>​</m:t>
          </m:r>
          <m:r>
            <w:rPr>
              <w:rFonts w:ascii="Cambria Math" w:hAnsi="Cambria Math"/>
              <w:color w:val="262626"/>
              <w:sz w:val="29"/>
              <w:szCs w:val="29"/>
              <w:lang w:val="en-US"/>
            </w:rPr>
            <m:t>+b</m:t>
          </m:r>
          <m:r>
            <w:rPr>
              <w:rFonts w:ascii="Cambria Math" w:hAnsi="Cambria Math"/>
              <w:color w:val="262626"/>
              <w:sz w:val="20"/>
              <w:szCs w:val="20"/>
              <w:lang w:val="en-US"/>
            </w:rPr>
            <m:t>hz</m:t>
          </m:r>
          <m:r>
            <w:rPr>
              <w:rFonts w:ascii="Cambria Math" w:hAnsi="Cambria Math"/>
              <w:color w:val="262626"/>
              <w:sz w:val="2"/>
              <w:szCs w:val="2"/>
              <w:lang w:val="en-US"/>
            </w:rPr>
            <m:t>​</m:t>
          </m:r>
          <m:r>
            <w:rPr>
              <w:rFonts w:ascii="Cambria Math" w:hAnsi="Cambria Math"/>
              <w:color w:val="262626"/>
              <w:sz w:val="29"/>
              <w:szCs w:val="29"/>
              <w:lang w:val="en-US"/>
            </w:rPr>
            <m:t>)</m:t>
          </m:r>
        </m:oMath>
      </m:oMathPara>
    </w:p>
    <w:p w14:paraId="63F25E7B" w14:textId="10C5408F" w:rsidR="000F7C42" w:rsidRPr="00463F4D" w:rsidRDefault="002E22E7" w:rsidP="000F7C42">
      <w:pPr>
        <w:shd w:val="clear" w:color="auto" w:fill="FFFFFF"/>
        <w:suppressAutoHyphens w:val="0"/>
        <w:spacing w:after="0" w:line="240" w:lineRule="auto"/>
        <w:rPr>
          <w:rFonts w:ascii="Cambria Math" w:hAnsi="Cambria Math"/>
          <w:color w:val="262626"/>
          <w:sz w:val="29"/>
          <w:szCs w:val="29"/>
          <w:lang w:val="en-US"/>
          <w:oMath/>
        </w:rPr>
      </w:pPr>
      <m:oMathPara>
        <m:oMath>
          <m:r>
            <w:rPr>
              <w:rFonts w:ascii="Cambria Math" w:hAnsi="Cambria Math"/>
              <w:color w:val="262626"/>
              <w:sz w:val="29"/>
              <w:szCs w:val="29"/>
              <w:lang w:val="en-US"/>
            </w:rPr>
            <m:t>nt​=tanh (Win​xt​+bin​+rt​*(Whn​h(t-1)​+bhn​))</m:t>
          </m:r>
        </m:oMath>
      </m:oMathPara>
    </w:p>
    <w:p w14:paraId="0097C574" w14:textId="768DA4B9" w:rsidR="000F7C42" w:rsidRPr="00463F4D" w:rsidRDefault="002E22E7" w:rsidP="000F7C42">
      <w:pPr>
        <w:shd w:val="clear" w:color="auto" w:fill="FFFFFF"/>
        <w:suppressAutoHyphens w:val="0"/>
        <w:spacing w:after="0" w:line="240" w:lineRule="auto"/>
        <w:rPr>
          <w:rFonts w:ascii="Cambria Math" w:hAnsi="Cambria Math"/>
          <w:color w:val="262626"/>
          <w:sz w:val="29"/>
          <w:szCs w:val="29"/>
          <w:lang w:val="en-US"/>
          <w:oMath/>
        </w:rPr>
      </w:pPr>
      <m:oMathPara>
        <m:oMath>
          <m:r>
            <w:rPr>
              <w:rFonts w:ascii="Cambria Math" w:hAnsi="Cambria Math"/>
              <w:color w:val="262626"/>
              <w:sz w:val="29"/>
              <w:szCs w:val="29"/>
              <w:lang w:val="en-US"/>
            </w:rPr>
            <m:t>ht​=(1-zt​) *nt​+zt​*h(t-1)​​</m:t>
          </m:r>
        </m:oMath>
      </m:oMathPara>
    </w:p>
    <w:p w14:paraId="767ADEC9" w14:textId="77777777" w:rsidR="000E1226" w:rsidRPr="002E22E7" w:rsidRDefault="000E1226" w:rsidP="000F7C42">
      <w:pPr>
        <w:shd w:val="clear" w:color="auto" w:fill="FFFFFF"/>
        <w:suppressAutoHyphens w:val="0"/>
        <w:spacing w:after="0" w:line="240" w:lineRule="auto"/>
        <w:rPr>
          <w:i/>
          <w:iCs/>
          <w:color w:val="262626"/>
          <w:sz w:val="29"/>
          <w:szCs w:val="29"/>
          <w:lang w:val="en-US"/>
        </w:rPr>
      </w:pPr>
    </w:p>
    <w:p w14:paraId="736C1C61" w14:textId="4DB21208" w:rsidR="000F7C42" w:rsidRPr="00C37103" w:rsidRDefault="000E1226" w:rsidP="00646B64">
      <w:pPr>
        <w:rPr>
          <w:b/>
          <w:bCs/>
        </w:rPr>
      </w:pPr>
      <w:r w:rsidRPr="00C37103">
        <w:rPr>
          <w:b/>
          <w:bCs/>
        </w:rPr>
        <w:t xml:space="preserve">//Inserir nova equação (word) para poder fazer </w:t>
      </w:r>
      <w:r w:rsidR="002E22E7" w:rsidRPr="00C37103">
        <w:rPr>
          <w:b/>
          <w:bCs/>
        </w:rPr>
        <w:t>referência</w:t>
      </w:r>
    </w:p>
    <w:p w14:paraId="21B17184" w14:textId="5D04FF94" w:rsidR="00DD325A" w:rsidRDefault="000F7C42" w:rsidP="00646B64">
      <w:pPr>
        <w:rPr>
          <w:color w:val="262626"/>
          <w:shd w:val="clear" w:color="auto" w:fill="FFFFFF"/>
        </w:rPr>
      </w:pPr>
      <w:r w:rsidRPr="00463F4D">
        <w:t>Onde</w:t>
      </w:r>
      <w:r w:rsidRPr="000F7C42">
        <w:rPr>
          <w:rFonts w:ascii="Helvetica" w:hAnsi="Helvetica"/>
          <w:color w:val="262626"/>
          <w:shd w:val="clear" w:color="auto" w:fill="FFFFFF"/>
        </w:rPr>
        <w:t xml:space="preserve"> </w:t>
      </w:r>
      <w:r w:rsidRPr="00463F4D">
        <w:rPr>
          <w:rStyle w:val="mord"/>
          <w:b/>
          <w:bCs/>
          <w:i/>
          <w:iCs/>
          <w:color w:val="262626"/>
          <w:sz w:val="29"/>
          <w:szCs w:val="29"/>
          <w:shd w:val="clear" w:color="auto" w:fill="FFFFFF"/>
        </w:rPr>
        <w:t>h</w:t>
      </w:r>
      <w:r w:rsidRPr="00463F4D">
        <w:rPr>
          <w:rStyle w:val="mord"/>
          <w:b/>
          <w:bCs/>
          <w:i/>
          <w:iCs/>
          <w:color w:val="262626"/>
          <w:sz w:val="20"/>
          <w:szCs w:val="20"/>
          <w:shd w:val="clear" w:color="auto" w:fill="FFFFFF"/>
        </w:rPr>
        <w:t>t</w:t>
      </w:r>
      <w:r w:rsidRPr="000F7C42">
        <w:rPr>
          <w:rStyle w:val="vlist-s"/>
          <w:color w:val="262626"/>
          <w:sz w:val="2"/>
          <w:szCs w:val="2"/>
          <w:shd w:val="clear" w:color="auto" w:fill="FFFFFF"/>
        </w:rPr>
        <w:t>​</w:t>
      </w:r>
      <w:r w:rsidRPr="000F7C42">
        <w:rPr>
          <w:rFonts w:ascii="Helvetica" w:hAnsi="Helvetica"/>
          <w:color w:val="262626"/>
          <w:shd w:val="clear" w:color="auto" w:fill="FFFFFF"/>
        </w:rPr>
        <w:t xml:space="preserve"> </w:t>
      </w:r>
      <w:r w:rsidRPr="00463F4D">
        <w:t>é o estado oculto no tempo t,</w:t>
      </w:r>
      <w:r w:rsidRPr="000F7C42">
        <w:rPr>
          <w:rFonts w:ascii="Helvetica" w:hAnsi="Helvetica"/>
          <w:color w:val="262626"/>
          <w:shd w:val="clear" w:color="auto" w:fill="FFFFFF"/>
        </w:rPr>
        <w:t> </w:t>
      </w:r>
      <w:r w:rsidRPr="00463F4D">
        <w:rPr>
          <w:rStyle w:val="mord"/>
          <w:b/>
          <w:bCs/>
          <w:i/>
          <w:iCs/>
          <w:color w:val="262626"/>
          <w:sz w:val="29"/>
          <w:szCs w:val="29"/>
          <w:shd w:val="clear" w:color="auto" w:fill="FFFFFF"/>
        </w:rPr>
        <w:t>x</w:t>
      </w:r>
      <w:r w:rsidRPr="00463F4D">
        <w:rPr>
          <w:rStyle w:val="mord"/>
          <w:b/>
          <w:bCs/>
          <w:i/>
          <w:iCs/>
          <w:color w:val="262626"/>
          <w:sz w:val="20"/>
          <w:szCs w:val="20"/>
          <w:shd w:val="clear" w:color="auto" w:fill="FFFFFF"/>
        </w:rPr>
        <w:t>t</w:t>
      </w:r>
      <w:r w:rsidRPr="000F7C42">
        <w:rPr>
          <w:rStyle w:val="vlist-s"/>
          <w:color w:val="262626"/>
          <w:sz w:val="2"/>
          <w:szCs w:val="2"/>
          <w:shd w:val="clear" w:color="auto" w:fill="FFFFFF"/>
        </w:rPr>
        <w:t>​</w:t>
      </w:r>
      <w:r w:rsidRPr="000F7C42">
        <w:rPr>
          <w:rFonts w:ascii="Helvetica" w:hAnsi="Helvetica"/>
          <w:color w:val="262626"/>
          <w:shd w:val="clear" w:color="auto" w:fill="FFFFFF"/>
        </w:rPr>
        <w:t> </w:t>
      </w:r>
      <w:r w:rsidRPr="00E90F85">
        <w:rPr>
          <w:color w:val="262626"/>
          <w:shd w:val="clear" w:color="auto" w:fill="FFFFFF"/>
        </w:rPr>
        <w:t>é o input no tempo t</w:t>
      </w:r>
      <w:r w:rsidRPr="000F7C42">
        <w:rPr>
          <w:rFonts w:ascii="Helvetica" w:hAnsi="Helvetica"/>
          <w:color w:val="262626"/>
          <w:shd w:val="clear" w:color="auto" w:fill="FFFFFF"/>
        </w:rPr>
        <w:t>, </w:t>
      </w:r>
      <w:r w:rsidRPr="00463F4D">
        <w:rPr>
          <w:b/>
          <w:bCs/>
          <w:color w:val="262626"/>
          <w:sz w:val="29"/>
          <w:szCs w:val="29"/>
        </w:rPr>
        <w:t>W</w:t>
      </w:r>
      <w:r w:rsidRPr="00463F4D">
        <w:rPr>
          <w:b/>
          <w:bCs/>
          <w:color w:val="262626"/>
          <w:sz w:val="20"/>
          <w:szCs w:val="20"/>
        </w:rPr>
        <w:t>hz</w:t>
      </w:r>
      <w:r w:rsidRPr="00463F4D">
        <w:rPr>
          <w:b/>
          <w:bCs/>
          <w:color w:val="262626"/>
          <w:sz w:val="2"/>
          <w:szCs w:val="2"/>
        </w:rPr>
        <w:t>​</w:t>
      </w:r>
      <w:r w:rsidRPr="00463F4D">
        <w:rPr>
          <w:b/>
          <w:bCs/>
          <w:color w:val="262626"/>
          <w:sz w:val="29"/>
          <w:szCs w:val="29"/>
        </w:rPr>
        <w:t>h</w:t>
      </w:r>
      <w:r w:rsidRPr="00463F4D">
        <w:rPr>
          <w:b/>
          <w:bCs/>
          <w:color w:val="262626"/>
          <w:sz w:val="20"/>
          <w:szCs w:val="20"/>
        </w:rPr>
        <w:t>(t−1)</w:t>
      </w:r>
      <w:r w:rsidRPr="000F7C42">
        <w:rPr>
          <w:color w:val="262626"/>
          <w:sz w:val="20"/>
          <w:szCs w:val="20"/>
        </w:rPr>
        <w:t xml:space="preserve"> </w:t>
      </w:r>
      <w:r w:rsidRPr="00E90F85">
        <w:rPr>
          <w:color w:val="262626"/>
          <w:shd w:val="clear" w:color="auto" w:fill="FFFFFF"/>
        </w:rPr>
        <w:t>é o estado oculto da camada no tempo t-1 ou no tempo </w:t>
      </w:r>
      <w:r w:rsidRPr="00E90F85">
        <w:rPr>
          <w:rStyle w:val="CitaoHTML"/>
          <w:color w:val="262626"/>
          <w:shd w:val="clear" w:color="auto" w:fill="FFFFFF"/>
        </w:rPr>
        <w:t>0</w:t>
      </w:r>
      <w:r w:rsidRPr="00E90F85">
        <w:rPr>
          <w:color w:val="262626"/>
          <w:shd w:val="clear" w:color="auto" w:fill="FFFFFF"/>
        </w:rPr>
        <w:t xml:space="preserve"> e</w:t>
      </w:r>
      <w:r w:rsidRPr="000F7C42">
        <w:rPr>
          <w:rFonts w:ascii="Helvetica" w:hAnsi="Helvetica"/>
          <w:color w:val="262626"/>
          <w:shd w:val="clear" w:color="auto" w:fill="FFFFFF"/>
        </w:rPr>
        <w:t> </w:t>
      </w:r>
      <w:r w:rsidRPr="00463F4D">
        <w:rPr>
          <w:rStyle w:val="mord"/>
          <w:b/>
          <w:bCs/>
          <w:color w:val="262626"/>
          <w:sz w:val="29"/>
          <w:szCs w:val="29"/>
          <w:shd w:val="clear" w:color="auto" w:fill="FFFFFF"/>
        </w:rPr>
        <w:t>r</w:t>
      </w:r>
      <w:r w:rsidRPr="00463F4D">
        <w:rPr>
          <w:rStyle w:val="mord"/>
          <w:b/>
          <w:bCs/>
          <w:color w:val="262626"/>
          <w:sz w:val="20"/>
          <w:szCs w:val="20"/>
          <w:shd w:val="clear" w:color="auto" w:fill="FFFFFF"/>
        </w:rPr>
        <w:t>t</w:t>
      </w:r>
      <w:r w:rsidRPr="00463F4D">
        <w:rPr>
          <w:rStyle w:val="vlist-s"/>
          <w:b/>
          <w:bCs/>
          <w:color w:val="262626"/>
          <w:sz w:val="2"/>
          <w:szCs w:val="2"/>
          <w:shd w:val="clear" w:color="auto" w:fill="FFFFFF"/>
        </w:rPr>
        <w:t>​</w:t>
      </w:r>
      <w:r w:rsidRPr="00463F4D">
        <w:rPr>
          <w:b/>
          <w:bCs/>
          <w:color w:val="262626"/>
          <w:shd w:val="clear" w:color="auto" w:fill="FFFFFF"/>
        </w:rPr>
        <w:t>, </w:t>
      </w:r>
      <w:r w:rsidRPr="00463F4D">
        <w:rPr>
          <w:rStyle w:val="mord"/>
          <w:b/>
          <w:bCs/>
          <w:color w:val="262626"/>
          <w:sz w:val="29"/>
          <w:szCs w:val="29"/>
          <w:shd w:val="clear" w:color="auto" w:fill="FFFFFF"/>
        </w:rPr>
        <w:t>z</w:t>
      </w:r>
      <w:r w:rsidRPr="00463F4D">
        <w:rPr>
          <w:rStyle w:val="mord"/>
          <w:b/>
          <w:bCs/>
          <w:color w:val="262626"/>
          <w:sz w:val="20"/>
          <w:szCs w:val="20"/>
          <w:shd w:val="clear" w:color="auto" w:fill="FFFFFF"/>
        </w:rPr>
        <w:t>t</w:t>
      </w:r>
      <w:r w:rsidRPr="00463F4D">
        <w:rPr>
          <w:rStyle w:val="vlist-s"/>
          <w:b/>
          <w:bCs/>
          <w:color w:val="262626"/>
          <w:sz w:val="2"/>
          <w:szCs w:val="2"/>
          <w:shd w:val="clear" w:color="auto" w:fill="FFFFFF"/>
        </w:rPr>
        <w:t>​</w:t>
      </w:r>
      <w:r w:rsidR="00E90F85">
        <w:rPr>
          <w:rFonts w:ascii="Helvetica" w:hAnsi="Helvetica"/>
          <w:color w:val="262626"/>
          <w:shd w:val="clear" w:color="auto" w:fill="FFFFFF"/>
        </w:rPr>
        <w:t xml:space="preserve"> </w:t>
      </w:r>
      <w:r w:rsidRPr="00E90F85">
        <w:rPr>
          <w:color w:val="262626"/>
          <w:shd w:val="clear" w:color="auto" w:fill="FFFFFF"/>
        </w:rPr>
        <w:t>s</w:t>
      </w:r>
      <w:r w:rsidR="00E90F85" w:rsidRPr="00E90F85">
        <w:rPr>
          <w:color w:val="262626"/>
          <w:shd w:val="clear" w:color="auto" w:fill="FFFFFF"/>
        </w:rPr>
        <w:t>ão as portas de reinicialização e atualização respetivamente</w:t>
      </w:r>
      <w:r w:rsidRPr="000F7C42">
        <w:rPr>
          <w:rFonts w:ascii="Helvetica" w:hAnsi="Helvetica"/>
          <w:color w:val="262626"/>
          <w:shd w:val="clear" w:color="auto" w:fill="FFFFFF"/>
        </w:rPr>
        <w:t>. </w:t>
      </w:r>
      <w:r w:rsidRPr="00463F4D">
        <w:rPr>
          <w:rStyle w:val="mord"/>
          <w:b/>
          <w:bCs/>
          <w:i/>
          <w:iCs/>
          <w:color w:val="262626"/>
          <w:sz w:val="29"/>
          <w:szCs w:val="29"/>
          <w:shd w:val="clear" w:color="auto" w:fill="FFFFFF"/>
        </w:rPr>
        <w:t>σ</w:t>
      </w:r>
      <w:r w:rsidRPr="000F7C42">
        <w:rPr>
          <w:rFonts w:ascii="Helvetica" w:hAnsi="Helvetica"/>
          <w:color w:val="262626"/>
          <w:shd w:val="clear" w:color="auto" w:fill="FFFFFF"/>
        </w:rPr>
        <w:t> </w:t>
      </w:r>
      <w:r w:rsidR="00E90F85" w:rsidRPr="00E90F85">
        <w:rPr>
          <w:color w:val="262626"/>
          <w:shd w:val="clear" w:color="auto" w:fill="FFFFFF"/>
        </w:rPr>
        <w:t xml:space="preserve">é a função </w:t>
      </w:r>
      <w:r w:rsidR="00E90F85" w:rsidRPr="00463F4D">
        <w:rPr>
          <w:b/>
          <w:bCs/>
          <w:i/>
          <w:iCs/>
          <w:color w:val="262626"/>
          <w:shd w:val="clear" w:color="auto" w:fill="FFFFFF"/>
        </w:rPr>
        <w:t>sigmoid</w:t>
      </w:r>
      <w:r w:rsidR="00E90F85" w:rsidRPr="00E90F85">
        <w:rPr>
          <w:color w:val="262626"/>
          <w:shd w:val="clear" w:color="auto" w:fill="FFFFFF"/>
        </w:rPr>
        <w:t xml:space="preserve"> e * é o símbolo da multiplicação.</w:t>
      </w:r>
    </w:p>
    <w:p w14:paraId="0FD028C3" w14:textId="77777777" w:rsidR="00DD325A" w:rsidRDefault="00DD325A" w:rsidP="00646B64">
      <w:pPr>
        <w:rPr>
          <w:color w:val="262626"/>
          <w:shd w:val="clear" w:color="auto" w:fill="FFFFFF"/>
        </w:rPr>
      </w:pPr>
    </w:p>
    <w:p w14:paraId="139FF4F4" w14:textId="59797C25" w:rsidR="00DD325A" w:rsidRPr="00DD325A" w:rsidRDefault="00DD325A" w:rsidP="00C84FA8">
      <w:pPr>
        <w:pStyle w:val="Ttulo2"/>
        <w:numPr>
          <w:ilvl w:val="1"/>
          <w:numId w:val="11"/>
        </w:numPr>
      </w:pPr>
      <w:bookmarkStart w:id="99" w:name="_Toc138324034"/>
      <w:r>
        <w:t>Implementação</w:t>
      </w:r>
      <w:bookmarkEnd w:id="99"/>
    </w:p>
    <w:p w14:paraId="73B46989" w14:textId="77777777" w:rsidR="00DD325A" w:rsidRPr="00D40BAD" w:rsidRDefault="00DD325A" w:rsidP="00DD325A">
      <w:pPr>
        <w:suppressAutoHyphens w:val="0"/>
        <w:spacing w:after="0" w:line="240" w:lineRule="auto"/>
        <w:jc w:val="left"/>
        <w:rPr>
          <w:i/>
          <w:iCs/>
          <w:color w:val="262626"/>
        </w:rPr>
      </w:pPr>
      <w:r w:rsidRPr="00D40BAD">
        <w:rPr>
          <w:i/>
          <w:iCs/>
          <w:color w:val="262626"/>
        </w:rPr>
        <w:t>import numpy as np</w:t>
      </w:r>
    </w:p>
    <w:p w14:paraId="6B4198D0" w14:textId="77777777" w:rsidR="00DD325A" w:rsidRPr="00D40BAD" w:rsidRDefault="00DD325A" w:rsidP="00DD325A">
      <w:pPr>
        <w:suppressAutoHyphens w:val="0"/>
        <w:spacing w:after="0" w:line="240" w:lineRule="auto"/>
        <w:jc w:val="left"/>
        <w:rPr>
          <w:i/>
          <w:iCs/>
          <w:color w:val="262626"/>
        </w:rPr>
      </w:pPr>
    </w:p>
    <w:p w14:paraId="584DD29F" w14:textId="0AEB3F9E" w:rsidR="00DD325A" w:rsidRPr="00D40BAD" w:rsidRDefault="00DD325A" w:rsidP="00DD325A">
      <w:pPr>
        <w:suppressAutoHyphens w:val="0"/>
        <w:spacing w:after="0" w:line="240" w:lineRule="auto"/>
        <w:jc w:val="left"/>
        <w:rPr>
          <w:b/>
          <w:bCs/>
          <w:i/>
          <w:iCs/>
          <w:color w:val="262626"/>
        </w:rPr>
      </w:pPr>
      <w:r w:rsidRPr="00D40BAD">
        <w:rPr>
          <w:b/>
          <w:bCs/>
          <w:i/>
          <w:iCs/>
          <w:color w:val="262626"/>
        </w:rPr>
        <w:t>//Função de Ativação do GRU</w:t>
      </w:r>
    </w:p>
    <w:p w14:paraId="4E906111" w14:textId="77777777" w:rsidR="00DD325A" w:rsidRPr="00D40BAD" w:rsidRDefault="00DD325A" w:rsidP="00DD325A">
      <w:pPr>
        <w:suppressAutoHyphens w:val="0"/>
        <w:spacing w:after="0" w:line="240" w:lineRule="auto"/>
        <w:jc w:val="left"/>
        <w:rPr>
          <w:i/>
          <w:iCs/>
          <w:color w:val="262626"/>
        </w:rPr>
      </w:pPr>
      <w:r w:rsidRPr="00D40BAD">
        <w:rPr>
          <w:i/>
          <w:iCs/>
          <w:color w:val="262626"/>
        </w:rPr>
        <w:t>def sigmoid(x):</w:t>
      </w:r>
    </w:p>
    <w:p w14:paraId="13E8AC9C" w14:textId="6E8DF2BF" w:rsidR="00DD325A" w:rsidRPr="00D40BAD" w:rsidRDefault="00DD325A" w:rsidP="00DD325A">
      <w:pPr>
        <w:pStyle w:val="PargrafodaLista"/>
        <w:suppressAutoHyphens w:val="0"/>
        <w:spacing w:after="0" w:line="240" w:lineRule="auto"/>
        <w:ind w:left="450"/>
        <w:jc w:val="left"/>
        <w:rPr>
          <w:i/>
          <w:iCs/>
          <w:color w:val="262626"/>
          <w:lang w:val="en-US"/>
        </w:rPr>
      </w:pPr>
      <w:r w:rsidRPr="00D40BAD">
        <w:rPr>
          <w:i/>
          <w:iCs/>
          <w:color w:val="262626"/>
          <w:lang w:val="en-US"/>
        </w:rPr>
        <w:t>"""Sigmoid activation function."""</w:t>
      </w:r>
    </w:p>
    <w:p w14:paraId="0F077106" w14:textId="59C4D0DF" w:rsidR="00DD325A" w:rsidRPr="00D40BAD" w:rsidRDefault="00DD325A" w:rsidP="00DD325A">
      <w:pPr>
        <w:pStyle w:val="PargrafodaLista"/>
        <w:suppressAutoHyphens w:val="0"/>
        <w:spacing w:after="0" w:line="240" w:lineRule="auto"/>
        <w:ind w:left="450"/>
        <w:jc w:val="left"/>
        <w:rPr>
          <w:i/>
          <w:iCs/>
          <w:color w:val="262626"/>
          <w:lang w:val="en-US"/>
        </w:rPr>
      </w:pPr>
      <w:r w:rsidRPr="00D40BAD">
        <w:rPr>
          <w:i/>
          <w:iCs/>
          <w:color w:val="262626"/>
          <w:lang w:val="en-US"/>
        </w:rPr>
        <w:t>return 1 / (1 + np.exp(-x))</w:t>
      </w:r>
    </w:p>
    <w:p w14:paraId="1D10CEBE" w14:textId="77777777" w:rsidR="00DD325A" w:rsidRPr="00D40BAD" w:rsidRDefault="00DD325A" w:rsidP="00DD325A">
      <w:pPr>
        <w:suppressAutoHyphens w:val="0"/>
        <w:spacing w:after="0" w:line="240" w:lineRule="auto"/>
        <w:jc w:val="left"/>
        <w:rPr>
          <w:i/>
          <w:iCs/>
          <w:color w:val="262626"/>
          <w:lang w:val="en-US"/>
        </w:rPr>
      </w:pPr>
    </w:p>
    <w:p w14:paraId="71595163" w14:textId="5688335B" w:rsidR="00DD325A" w:rsidRPr="00D40BAD" w:rsidRDefault="00DD325A" w:rsidP="00DD325A">
      <w:pPr>
        <w:suppressAutoHyphens w:val="0"/>
        <w:spacing w:after="0" w:line="240" w:lineRule="auto"/>
        <w:jc w:val="left"/>
        <w:rPr>
          <w:b/>
          <w:bCs/>
          <w:i/>
          <w:iCs/>
          <w:color w:val="262626"/>
        </w:rPr>
      </w:pPr>
      <w:r w:rsidRPr="00D40BAD">
        <w:rPr>
          <w:b/>
          <w:bCs/>
          <w:i/>
          <w:iCs/>
          <w:color w:val="262626"/>
        </w:rPr>
        <w:t>//Inicializa</w:t>
      </w:r>
      <w:r w:rsidR="00D40BAD" w:rsidRPr="00D40BAD">
        <w:rPr>
          <w:b/>
          <w:bCs/>
          <w:i/>
          <w:iCs/>
          <w:color w:val="262626"/>
        </w:rPr>
        <w:t xml:space="preserve"> pesos e</w:t>
      </w:r>
      <w:r w:rsidRPr="00D40BAD">
        <w:rPr>
          <w:b/>
          <w:bCs/>
          <w:i/>
          <w:iCs/>
          <w:color w:val="262626"/>
        </w:rPr>
        <w:t xml:space="preserve"> </w:t>
      </w:r>
      <w:r w:rsidR="00D40BAD" w:rsidRPr="00D40BAD">
        <w:rPr>
          <w:b/>
          <w:bCs/>
          <w:i/>
          <w:iCs/>
          <w:color w:val="262626"/>
        </w:rPr>
        <w:t>parâmetros</w:t>
      </w:r>
      <w:r w:rsidRPr="00D40BAD">
        <w:rPr>
          <w:b/>
          <w:bCs/>
          <w:i/>
          <w:iCs/>
          <w:color w:val="262626"/>
        </w:rPr>
        <w:t xml:space="preserve"> de aprendizagem  </w:t>
      </w:r>
    </w:p>
    <w:p w14:paraId="2B87A4A2" w14:textId="77777777" w:rsidR="00DD325A" w:rsidRPr="00D40BAD" w:rsidRDefault="00DD325A" w:rsidP="00DD325A">
      <w:pPr>
        <w:suppressAutoHyphens w:val="0"/>
        <w:spacing w:after="0" w:line="240" w:lineRule="auto"/>
        <w:jc w:val="left"/>
        <w:rPr>
          <w:i/>
          <w:iCs/>
          <w:color w:val="262626"/>
        </w:rPr>
      </w:pPr>
      <w:r w:rsidRPr="00D40BAD">
        <w:rPr>
          <w:i/>
          <w:iCs/>
          <w:color w:val="262626"/>
        </w:rPr>
        <w:t>class GRU:</w:t>
      </w:r>
    </w:p>
    <w:p w14:paraId="0DC3B033" w14:textId="71B47851" w:rsidR="00DD325A" w:rsidRPr="00D40BAD" w:rsidRDefault="00DD325A" w:rsidP="00DD325A">
      <w:pPr>
        <w:pStyle w:val="PargrafodaLista"/>
        <w:suppressAutoHyphens w:val="0"/>
        <w:spacing w:after="0" w:line="240" w:lineRule="auto"/>
        <w:ind w:left="450"/>
        <w:jc w:val="left"/>
        <w:rPr>
          <w:i/>
          <w:iCs/>
          <w:color w:val="262626"/>
          <w:lang w:val="en-US"/>
        </w:rPr>
      </w:pPr>
      <w:r w:rsidRPr="00D40BAD">
        <w:rPr>
          <w:i/>
          <w:iCs/>
          <w:color w:val="262626"/>
          <w:lang w:val="en-US"/>
        </w:rPr>
        <w:t>__init__(self, input_dim, hidden_dim):</w:t>
      </w:r>
    </w:p>
    <w:p w14:paraId="274B43BC" w14:textId="0CB40870" w:rsidR="00DD325A" w:rsidRPr="00D40BAD" w:rsidRDefault="00DD325A" w:rsidP="00DD325A">
      <w:pPr>
        <w:pStyle w:val="PargrafodaLista"/>
        <w:suppressAutoHyphens w:val="0"/>
        <w:spacing w:after="0" w:line="240" w:lineRule="auto"/>
        <w:ind w:left="450"/>
        <w:jc w:val="left"/>
        <w:rPr>
          <w:i/>
          <w:iCs/>
          <w:color w:val="262626"/>
          <w:lang w:val="en-US"/>
        </w:rPr>
      </w:pPr>
      <w:r w:rsidRPr="00D40BAD">
        <w:rPr>
          <w:i/>
          <w:iCs/>
          <w:color w:val="262626"/>
          <w:lang w:val="en-US"/>
        </w:rPr>
        <w:t>self.input_dim = input_dim</w:t>
      </w:r>
    </w:p>
    <w:p w14:paraId="0D724769" w14:textId="3FBE9056" w:rsidR="00DD325A" w:rsidRPr="00D40BAD" w:rsidRDefault="00DD325A" w:rsidP="00DD325A">
      <w:pPr>
        <w:pStyle w:val="PargrafodaLista"/>
        <w:suppressAutoHyphens w:val="0"/>
        <w:spacing w:after="0" w:line="240" w:lineRule="auto"/>
        <w:ind w:left="450"/>
        <w:jc w:val="left"/>
        <w:rPr>
          <w:i/>
          <w:iCs/>
          <w:color w:val="262626"/>
          <w:lang w:val="en-US"/>
        </w:rPr>
      </w:pPr>
      <w:r w:rsidRPr="00D40BAD">
        <w:rPr>
          <w:i/>
          <w:iCs/>
          <w:color w:val="262626"/>
          <w:lang w:val="en-US"/>
        </w:rPr>
        <w:t>self.hidden_dim = hidden_dim</w:t>
      </w:r>
    </w:p>
    <w:p w14:paraId="742A3EE3" w14:textId="6CC7957B" w:rsidR="00DD325A" w:rsidRPr="00D40BAD" w:rsidRDefault="00DD325A" w:rsidP="00DD325A">
      <w:pPr>
        <w:pStyle w:val="PargrafodaLista"/>
        <w:suppressAutoHyphens w:val="0"/>
        <w:spacing w:after="0" w:line="240" w:lineRule="auto"/>
        <w:ind w:left="450"/>
        <w:jc w:val="left"/>
        <w:rPr>
          <w:i/>
          <w:iCs/>
          <w:color w:val="262626"/>
          <w:lang w:val="en-US"/>
        </w:rPr>
      </w:pPr>
      <w:r w:rsidRPr="00D40BAD">
        <w:rPr>
          <w:i/>
          <w:iCs/>
          <w:color w:val="262626"/>
          <w:lang w:val="en-US"/>
        </w:rPr>
        <w:t>self.W_z = np.random.randn(input_dim, hidden_dim)</w:t>
      </w:r>
    </w:p>
    <w:p w14:paraId="13BB9011" w14:textId="7F655054" w:rsidR="00DD325A" w:rsidRPr="00D40BAD" w:rsidRDefault="00DD325A" w:rsidP="00DD325A">
      <w:pPr>
        <w:pStyle w:val="PargrafodaLista"/>
        <w:suppressAutoHyphens w:val="0"/>
        <w:spacing w:after="0" w:line="240" w:lineRule="auto"/>
        <w:ind w:left="450"/>
        <w:jc w:val="left"/>
        <w:rPr>
          <w:i/>
          <w:iCs/>
          <w:color w:val="262626"/>
          <w:lang w:val="en-US"/>
        </w:rPr>
      </w:pPr>
      <w:r w:rsidRPr="00D40BAD">
        <w:rPr>
          <w:i/>
          <w:iCs/>
          <w:color w:val="262626"/>
          <w:lang w:val="en-US"/>
        </w:rPr>
        <w:t>self.U_z = np.random.randn(hidden_dim, hidden_dim)</w:t>
      </w:r>
    </w:p>
    <w:p w14:paraId="1D928A8F" w14:textId="46DF4BA2" w:rsidR="00DD325A" w:rsidRPr="00D40BAD" w:rsidRDefault="00DD325A" w:rsidP="00DD325A">
      <w:pPr>
        <w:pStyle w:val="PargrafodaLista"/>
        <w:suppressAutoHyphens w:val="0"/>
        <w:spacing w:after="0" w:line="240" w:lineRule="auto"/>
        <w:ind w:left="450"/>
        <w:jc w:val="left"/>
        <w:rPr>
          <w:i/>
          <w:iCs/>
          <w:color w:val="262626"/>
          <w:lang w:val="en-US"/>
        </w:rPr>
      </w:pPr>
      <w:r w:rsidRPr="00D40BAD">
        <w:rPr>
          <w:i/>
          <w:iCs/>
          <w:color w:val="262626"/>
          <w:lang w:val="en-US"/>
        </w:rPr>
        <w:t>self.b_z = np.zeros((1, hidden_dim))</w:t>
      </w:r>
    </w:p>
    <w:p w14:paraId="19DA5423" w14:textId="4153CCA9" w:rsidR="00DD325A" w:rsidRPr="00D40BAD" w:rsidRDefault="00DD325A" w:rsidP="00DD325A">
      <w:pPr>
        <w:pStyle w:val="PargrafodaLista"/>
        <w:suppressAutoHyphens w:val="0"/>
        <w:spacing w:after="0" w:line="240" w:lineRule="auto"/>
        <w:ind w:left="450"/>
        <w:jc w:val="left"/>
        <w:rPr>
          <w:i/>
          <w:iCs/>
          <w:color w:val="262626"/>
          <w:lang w:val="en-US"/>
        </w:rPr>
      </w:pPr>
      <w:r w:rsidRPr="00D40BAD">
        <w:rPr>
          <w:i/>
          <w:iCs/>
          <w:color w:val="262626"/>
          <w:lang w:val="en-US"/>
        </w:rPr>
        <w:t>self.W_r = np.random.randn(input_dim, hidden_dim)</w:t>
      </w:r>
    </w:p>
    <w:p w14:paraId="67DA816D" w14:textId="4031609A" w:rsidR="00DD325A" w:rsidRPr="00D40BAD" w:rsidRDefault="00DD325A" w:rsidP="00DD325A">
      <w:pPr>
        <w:pStyle w:val="PargrafodaLista"/>
        <w:suppressAutoHyphens w:val="0"/>
        <w:spacing w:after="0" w:line="240" w:lineRule="auto"/>
        <w:ind w:left="450"/>
        <w:jc w:val="left"/>
        <w:rPr>
          <w:i/>
          <w:iCs/>
          <w:color w:val="262626"/>
          <w:lang w:val="en-US"/>
        </w:rPr>
      </w:pPr>
      <w:r w:rsidRPr="00D40BAD">
        <w:rPr>
          <w:i/>
          <w:iCs/>
          <w:color w:val="262626"/>
          <w:lang w:val="en-US"/>
        </w:rPr>
        <w:t>self.U_r = np.random.randn(hidden_dim, hidden_dim)</w:t>
      </w:r>
    </w:p>
    <w:p w14:paraId="44A43413" w14:textId="2814C75F" w:rsidR="00DD325A" w:rsidRPr="00D40BAD" w:rsidRDefault="00DD325A" w:rsidP="00DD325A">
      <w:pPr>
        <w:pStyle w:val="PargrafodaLista"/>
        <w:suppressAutoHyphens w:val="0"/>
        <w:spacing w:after="0" w:line="240" w:lineRule="auto"/>
        <w:ind w:left="450"/>
        <w:jc w:val="left"/>
        <w:rPr>
          <w:i/>
          <w:iCs/>
          <w:color w:val="262626"/>
          <w:lang w:val="en-US"/>
        </w:rPr>
      </w:pPr>
      <w:r w:rsidRPr="00D40BAD">
        <w:rPr>
          <w:i/>
          <w:iCs/>
          <w:color w:val="262626"/>
          <w:lang w:val="en-US"/>
        </w:rPr>
        <w:t>self.b_r = np.zeros((1, hidden_dim))</w:t>
      </w:r>
    </w:p>
    <w:p w14:paraId="6A6E91F2" w14:textId="4664E793" w:rsidR="00DD325A" w:rsidRPr="00D40BAD" w:rsidRDefault="00DD325A" w:rsidP="00DD325A">
      <w:pPr>
        <w:pStyle w:val="PargrafodaLista"/>
        <w:suppressAutoHyphens w:val="0"/>
        <w:spacing w:after="0" w:line="240" w:lineRule="auto"/>
        <w:ind w:left="450"/>
        <w:jc w:val="left"/>
        <w:rPr>
          <w:i/>
          <w:iCs/>
          <w:color w:val="262626"/>
          <w:lang w:val="en-US"/>
        </w:rPr>
      </w:pPr>
      <w:r w:rsidRPr="00D40BAD">
        <w:rPr>
          <w:i/>
          <w:iCs/>
          <w:color w:val="262626"/>
          <w:lang w:val="en-US"/>
        </w:rPr>
        <w:lastRenderedPageBreak/>
        <w:t>self.W = np.random.randn(input_dim, hidden_dim)</w:t>
      </w:r>
    </w:p>
    <w:p w14:paraId="2EE1D0F9" w14:textId="1091DA00" w:rsidR="00DD325A" w:rsidRPr="00D40BAD" w:rsidRDefault="00DD325A" w:rsidP="00DD325A">
      <w:pPr>
        <w:pStyle w:val="PargrafodaLista"/>
        <w:suppressAutoHyphens w:val="0"/>
        <w:spacing w:after="0" w:line="240" w:lineRule="auto"/>
        <w:ind w:left="450"/>
        <w:jc w:val="left"/>
        <w:rPr>
          <w:i/>
          <w:iCs/>
          <w:color w:val="262626"/>
          <w:lang w:val="en-US"/>
        </w:rPr>
      </w:pPr>
      <w:r w:rsidRPr="00D40BAD">
        <w:rPr>
          <w:i/>
          <w:iCs/>
          <w:color w:val="262626"/>
          <w:lang w:val="en-US"/>
        </w:rPr>
        <w:t>self.U = np.random.randn(hidden_dim, hidden_dim)</w:t>
      </w:r>
    </w:p>
    <w:p w14:paraId="23A09056" w14:textId="23E41041" w:rsidR="00DD325A" w:rsidRPr="00D40BAD" w:rsidRDefault="00DD325A" w:rsidP="00D40BAD">
      <w:pPr>
        <w:pStyle w:val="PargrafodaLista"/>
        <w:suppressAutoHyphens w:val="0"/>
        <w:spacing w:after="0" w:line="240" w:lineRule="auto"/>
        <w:ind w:left="450"/>
        <w:jc w:val="left"/>
        <w:rPr>
          <w:i/>
          <w:iCs/>
          <w:color w:val="262626"/>
          <w:lang w:val="en-US"/>
        </w:rPr>
      </w:pPr>
      <w:r w:rsidRPr="00D40BAD">
        <w:rPr>
          <w:i/>
          <w:iCs/>
          <w:color w:val="262626"/>
          <w:lang w:val="en-US"/>
        </w:rPr>
        <w:t>self.b = np.zeros((1, hidden_dim))</w:t>
      </w:r>
    </w:p>
    <w:p w14:paraId="4A08258A" w14:textId="77777777" w:rsidR="00D40BAD" w:rsidRPr="00D40BAD" w:rsidRDefault="00D40BAD" w:rsidP="00D40BAD">
      <w:pPr>
        <w:suppressAutoHyphens w:val="0"/>
        <w:spacing w:after="0" w:line="240" w:lineRule="auto"/>
        <w:jc w:val="left"/>
        <w:rPr>
          <w:i/>
          <w:iCs/>
          <w:color w:val="262626"/>
          <w:lang w:val="en-US"/>
        </w:rPr>
      </w:pPr>
    </w:p>
    <w:p w14:paraId="5D848733" w14:textId="429D0FEB" w:rsidR="00D40BAD" w:rsidRPr="00D40BAD" w:rsidRDefault="00D40BAD" w:rsidP="00D40BAD">
      <w:pPr>
        <w:suppressAutoHyphens w:val="0"/>
        <w:spacing w:after="0" w:line="240" w:lineRule="auto"/>
        <w:jc w:val="left"/>
        <w:rPr>
          <w:b/>
          <w:bCs/>
          <w:i/>
          <w:iCs/>
          <w:color w:val="262626"/>
        </w:rPr>
      </w:pPr>
      <w:r w:rsidRPr="00D40BAD">
        <w:rPr>
          <w:b/>
          <w:bCs/>
          <w:i/>
          <w:iCs/>
          <w:color w:val="262626"/>
        </w:rPr>
        <w:t>//Recebe sequência de entrada de vetores e retorna uma sequência de estados ocultos</w:t>
      </w:r>
    </w:p>
    <w:p w14:paraId="61CDFA33" w14:textId="6D3EF8F8" w:rsidR="00DD325A" w:rsidRPr="00D40BAD" w:rsidRDefault="00DD325A" w:rsidP="00DD325A">
      <w:pPr>
        <w:suppressAutoHyphens w:val="0"/>
        <w:spacing w:after="0" w:line="240" w:lineRule="auto"/>
        <w:jc w:val="left"/>
        <w:rPr>
          <w:i/>
          <w:iCs/>
          <w:color w:val="262626"/>
          <w:lang w:val="en-US"/>
        </w:rPr>
      </w:pPr>
      <w:r w:rsidRPr="00D40BAD">
        <w:rPr>
          <w:i/>
          <w:iCs/>
          <w:color w:val="262626"/>
          <w:lang w:val="en-US"/>
        </w:rPr>
        <w:t>def forward(self, X):</w:t>
      </w:r>
    </w:p>
    <w:p w14:paraId="360450E4" w14:textId="1147095D" w:rsidR="00DD325A" w:rsidRPr="00D40BAD" w:rsidRDefault="00DD325A" w:rsidP="00DD325A">
      <w:pPr>
        <w:pStyle w:val="PargrafodaLista"/>
        <w:suppressAutoHyphens w:val="0"/>
        <w:spacing w:after="0" w:line="240" w:lineRule="auto"/>
        <w:ind w:left="450"/>
        <w:jc w:val="left"/>
        <w:rPr>
          <w:i/>
          <w:iCs/>
          <w:color w:val="262626"/>
          <w:lang w:val="en-US"/>
        </w:rPr>
      </w:pPr>
      <w:r w:rsidRPr="00D40BAD">
        <w:rPr>
          <w:i/>
          <w:iCs/>
          <w:color w:val="262626"/>
          <w:lang w:val="en-US"/>
        </w:rPr>
        <w:t>T = X.shape[0]</w:t>
      </w:r>
    </w:p>
    <w:p w14:paraId="5EA016EA" w14:textId="34969E63" w:rsidR="00DD325A" w:rsidRPr="00D40BAD" w:rsidRDefault="00DD325A" w:rsidP="00DD325A">
      <w:pPr>
        <w:pStyle w:val="PargrafodaLista"/>
        <w:suppressAutoHyphens w:val="0"/>
        <w:spacing w:after="0" w:line="240" w:lineRule="auto"/>
        <w:ind w:left="450"/>
        <w:jc w:val="left"/>
        <w:rPr>
          <w:i/>
          <w:iCs/>
          <w:color w:val="262626"/>
          <w:lang w:val="en-US"/>
        </w:rPr>
      </w:pPr>
      <w:r w:rsidRPr="00D40BAD">
        <w:rPr>
          <w:i/>
          <w:iCs/>
          <w:color w:val="262626"/>
          <w:lang w:val="en-US"/>
        </w:rPr>
        <w:t>H = np.zeros((T + 1, self.hidden_dim))</w:t>
      </w:r>
    </w:p>
    <w:p w14:paraId="3E9BF1EA" w14:textId="02EF6231" w:rsidR="00DD325A" w:rsidRPr="00D40BAD" w:rsidRDefault="00DD325A" w:rsidP="00DD325A">
      <w:pPr>
        <w:pStyle w:val="PargrafodaLista"/>
        <w:suppressAutoHyphens w:val="0"/>
        <w:spacing w:after="0" w:line="240" w:lineRule="auto"/>
        <w:ind w:left="450"/>
        <w:jc w:val="left"/>
        <w:rPr>
          <w:i/>
          <w:iCs/>
          <w:color w:val="262626"/>
          <w:lang w:val="en-US"/>
        </w:rPr>
      </w:pPr>
      <w:r w:rsidRPr="00D40BAD">
        <w:rPr>
          <w:i/>
          <w:iCs/>
          <w:color w:val="262626"/>
          <w:lang w:val="en-US"/>
        </w:rPr>
        <w:t>Z = np.zeros((T, self.hidden_dim))</w:t>
      </w:r>
    </w:p>
    <w:p w14:paraId="7F9C6EDA" w14:textId="0283520D" w:rsidR="00DD325A" w:rsidRPr="00D40BAD" w:rsidRDefault="00DD325A" w:rsidP="00DD325A">
      <w:pPr>
        <w:pStyle w:val="PargrafodaLista"/>
        <w:suppressAutoHyphens w:val="0"/>
        <w:spacing w:after="0" w:line="240" w:lineRule="auto"/>
        <w:ind w:left="450"/>
        <w:jc w:val="left"/>
        <w:rPr>
          <w:i/>
          <w:iCs/>
          <w:color w:val="262626"/>
          <w:lang w:val="en-US"/>
        </w:rPr>
      </w:pPr>
      <w:r w:rsidRPr="00D40BAD">
        <w:rPr>
          <w:i/>
          <w:iCs/>
          <w:color w:val="262626"/>
          <w:lang w:val="en-US"/>
        </w:rPr>
        <w:t>R = np.zeros((T, self.hidden_dim))</w:t>
      </w:r>
    </w:p>
    <w:p w14:paraId="2F55A106" w14:textId="68F462E8" w:rsidR="00DD325A" w:rsidRPr="00D40BAD" w:rsidRDefault="00DD325A" w:rsidP="00DD325A">
      <w:pPr>
        <w:pStyle w:val="PargrafodaLista"/>
        <w:suppressAutoHyphens w:val="0"/>
        <w:spacing w:after="0" w:line="240" w:lineRule="auto"/>
        <w:ind w:left="450"/>
        <w:jc w:val="left"/>
        <w:rPr>
          <w:i/>
          <w:iCs/>
          <w:color w:val="262626"/>
          <w:lang w:val="en-US"/>
        </w:rPr>
      </w:pPr>
      <w:r w:rsidRPr="00D40BAD">
        <w:rPr>
          <w:i/>
          <w:iCs/>
          <w:color w:val="262626"/>
          <w:lang w:val="en-US"/>
        </w:rPr>
        <w:t>H[0] = np.zeros((1, self.hidden_dim))</w:t>
      </w:r>
    </w:p>
    <w:p w14:paraId="030F3887" w14:textId="6A661304" w:rsidR="00DD325A" w:rsidRPr="00D40BAD" w:rsidRDefault="00DD325A" w:rsidP="00DD325A">
      <w:pPr>
        <w:pStyle w:val="PargrafodaLista"/>
        <w:suppressAutoHyphens w:val="0"/>
        <w:spacing w:after="0" w:line="240" w:lineRule="auto"/>
        <w:ind w:left="450"/>
        <w:jc w:val="left"/>
        <w:rPr>
          <w:i/>
          <w:iCs/>
          <w:color w:val="262626"/>
          <w:lang w:val="en-US"/>
        </w:rPr>
      </w:pPr>
      <w:r w:rsidRPr="00D40BAD">
        <w:rPr>
          <w:i/>
          <w:iCs/>
          <w:color w:val="262626"/>
          <w:lang w:val="en-US"/>
        </w:rPr>
        <w:t>for t in range(T):</w:t>
      </w:r>
    </w:p>
    <w:p w14:paraId="79F8423F" w14:textId="12FF622D" w:rsidR="00DD325A" w:rsidRPr="00D40BAD" w:rsidRDefault="00DD325A" w:rsidP="00DD325A">
      <w:pPr>
        <w:pStyle w:val="PargrafodaLista"/>
        <w:suppressAutoHyphens w:val="0"/>
        <w:spacing w:after="0" w:line="240" w:lineRule="auto"/>
        <w:ind w:left="450"/>
        <w:jc w:val="left"/>
        <w:rPr>
          <w:i/>
          <w:iCs/>
          <w:color w:val="262626"/>
          <w:lang w:val="en-US"/>
        </w:rPr>
      </w:pPr>
      <w:r w:rsidRPr="00D40BAD">
        <w:rPr>
          <w:i/>
          <w:iCs/>
          <w:color w:val="262626"/>
          <w:lang w:val="en-US"/>
        </w:rPr>
        <w:t>x_t = X[t]</w:t>
      </w:r>
    </w:p>
    <w:p w14:paraId="4412555D" w14:textId="3518C9B8" w:rsidR="00DD325A" w:rsidRPr="00D40BAD" w:rsidRDefault="00DD325A" w:rsidP="00DD325A">
      <w:pPr>
        <w:pStyle w:val="PargrafodaLista"/>
        <w:suppressAutoHyphens w:val="0"/>
        <w:spacing w:after="0" w:line="240" w:lineRule="auto"/>
        <w:ind w:left="450"/>
        <w:jc w:val="left"/>
        <w:rPr>
          <w:i/>
          <w:iCs/>
          <w:color w:val="262626"/>
          <w:lang w:val="en-US"/>
        </w:rPr>
      </w:pPr>
      <w:r w:rsidRPr="00D40BAD">
        <w:rPr>
          <w:i/>
          <w:iCs/>
          <w:color w:val="262626"/>
          <w:lang w:val="en-US"/>
        </w:rPr>
        <w:t>z_t = sigmoid(x_t @ self.W_z + H[t] @ self.U_z + self.b_z)</w:t>
      </w:r>
    </w:p>
    <w:p w14:paraId="0E619F8A" w14:textId="0D3493DA" w:rsidR="00DD325A" w:rsidRPr="00D40BAD" w:rsidRDefault="00DD325A" w:rsidP="00DD325A">
      <w:pPr>
        <w:pStyle w:val="PargrafodaLista"/>
        <w:suppressAutoHyphens w:val="0"/>
        <w:spacing w:after="0" w:line="240" w:lineRule="auto"/>
        <w:ind w:left="450"/>
        <w:jc w:val="left"/>
        <w:rPr>
          <w:i/>
          <w:iCs/>
          <w:color w:val="262626"/>
        </w:rPr>
      </w:pPr>
      <w:r w:rsidRPr="00D40BAD">
        <w:rPr>
          <w:i/>
          <w:iCs/>
          <w:color w:val="262626"/>
        </w:rPr>
        <w:t>r_t = sigmoid(x_t @ self.W_r + H[t] @ self.U_r + self.b_r)</w:t>
      </w:r>
    </w:p>
    <w:p w14:paraId="523220F0" w14:textId="450CA590" w:rsidR="00DD325A" w:rsidRPr="00C37103" w:rsidRDefault="00DD325A" w:rsidP="00DD325A">
      <w:pPr>
        <w:pStyle w:val="PargrafodaLista"/>
        <w:suppressAutoHyphens w:val="0"/>
        <w:spacing w:after="0" w:line="240" w:lineRule="auto"/>
        <w:ind w:left="450"/>
        <w:jc w:val="left"/>
        <w:rPr>
          <w:i/>
          <w:iCs/>
          <w:color w:val="262626"/>
        </w:rPr>
      </w:pPr>
      <w:r w:rsidRPr="00C37103">
        <w:rPr>
          <w:i/>
          <w:iCs/>
          <w:color w:val="262626"/>
        </w:rPr>
        <w:t>h_tilde_t = np.tanh(x_t @ self.W + (r_t * H[t]) @ self.U + self.b)</w:t>
      </w:r>
    </w:p>
    <w:p w14:paraId="68266CAE" w14:textId="60615538" w:rsidR="00DD325A" w:rsidRPr="00D40BAD" w:rsidRDefault="00DD325A" w:rsidP="00DD325A">
      <w:pPr>
        <w:suppressAutoHyphens w:val="0"/>
        <w:spacing w:after="0" w:line="240" w:lineRule="auto"/>
        <w:ind w:firstLine="450"/>
        <w:jc w:val="left"/>
        <w:rPr>
          <w:i/>
          <w:iCs/>
          <w:color w:val="262626"/>
        </w:rPr>
      </w:pPr>
      <w:r w:rsidRPr="00D40BAD">
        <w:rPr>
          <w:i/>
          <w:iCs/>
          <w:color w:val="262626"/>
        </w:rPr>
        <w:t>H[t+1] = (1 - z_t) * H[t] + z_t * h_tilde_t</w:t>
      </w:r>
    </w:p>
    <w:p w14:paraId="252432B8" w14:textId="478BFC78" w:rsidR="00DD325A" w:rsidRPr="00D40BAD" w:rsidRDefault="00DD325A" w:rsidP="00DD325A">
      <w:pPr>
        <w:pStyle w:val="PargrafodaLista"/>
        <w:suppressAutoHyphens w:val="0"/>
        <w:spacing w:after="0" w:line="240" w:lineRule="auto"/>
        <w:ind w:left="450"/>
        <w:jc w:val="left"/>
        <w:rPr>
          <w:i/>
          <w:iCs/>
          <w:color w:val="262626"/>
          <w:lang w:val="en-US"/>
        </w:rPr>
      </w:pPr>
      <w:r w:rsidRPr="00D40BAD">
        <w:rPr>
          <w:i/>
          <w:iCs/>
          <w:color w:val="262626"/>
          <w:lang w:val="en-US"/>
        </w:rPr>
        <w:t>Z[t] = z_t</w:t>
      </w:r>
    </w:p>
    <w:p w14:paraId="78BA78B5" w14:textId="18C40D72" w:rsidR="00DD325A" w:rsidRPr="00D40BAD" w:rsidRDefault="00DD325A" w:rsidP="00DD325A">
      <w:pPr>
        <w:suppressAutoHyphens w:val="0"/>
        <w:spacing w:after="0" w:line="240" w:lineRule="auto"/>
        <w:ind w:firstLine="450"/>
        <w:jc w:val="left"/>
        <w:rPr>
          <w:i/>
          <w:iCs/>
          <w:color w:val="262626"/>
          <w:lang w:val="en-US"/>
        </w:rPr>
      </w:pPr>
      <w:r w:rsidRPr="00D40BAD">
        <w:rPr>
          <w:i/>
          <w:iCs/>
          <w:color w:val="262626"/>
          <w:lang w:val="en-US"/>
        </w:rPr>
        <w:t>R[t] = r_t</w:t>
      </w:r>
    </w:p>
    <w:p w14:paraId="20AC8C1C" w14:textId="5557DE9C" w:rsidR="00DD325A" w:rsidRPr="00C37103" w:rsidRDefault="00DD325A" w:rsidP="00DD325A">
      <w:pPr>
        <w:ind w:firstLine="450"/>
        <w:rPr>
          <w:i/>
          <w:iCs/>
          <w:color w:val="262626"/>
        </w:rPr>
      </w:pPr>
      <w:r w:rsidRPr="00C37103">
        <w:rPr>
          <w:i/>
          <w:iCs/>
          <w:color w:val="262626"/>
        </w:rPr>
        <w:t>return H[1:], Z, R</w:t>
      </w:r>
    </w:p>
    <w:p w14:paraId="2095AE02" w14:textId="46E40E12" w:rsidR="00DD325A" w:rsidRPr="00DD325A" w:rsidRDefault="002777DE" w:rsidP="00DD325A">
      <w:r>
        <w:rPr>
          <w:noProof/>
        </w:rPr>
        <w:pict w14:anchorId="020C08AA">
          <v:shape id="_x0000_s2059" type="#_x0000_t202" style="position:absolute;left:0;text-align:left;margin-left:34.5pt;margin-top:333.75pt;width:357pt;height:.05pt;z-index:251686912;mso-position-horizontal-relative:text;mso-position-vertical-relative:text" wrapcoords="-45 0 -45 20965 21600 20965 21600 0 -45 0" stroked="f">
            <v:textbox style="mso-fit-shape-to-text:t" inset="0,0,0,0">
              <w:txbxContent>
                <w:p w14:paraId="22B5061A" w14:textId="43157223" w:rsidR="002777DE" w:rsidRPr="00591473" w:rsidRDefault="002777DE" w:rsidP="002777DE">
                  <w:pPr>
                    <w:pStyle w:val="Legenda"/>
                    <w:rPr>
                      <w:noProof/>
                      <w:sz w:val="24"/>
                      <w:szCs w:val="24"/>
                    </w:rPr>
                  </w:pPr>
                  <w:r>
                    <w:t xml:space="preserve">Figura </w:t>
                  </w:r>
                  <w:fldSimple w:instr=" SEQ Figura \* ARABIC ">
                    <w:r w:rsidR="00736F33">
                      <w:rPr>
                        <w:noProof/>
                      </w:rPr>
                      <w:t>15</w:t>
                    </w:r>
                  </w:fldSimple>
                  <w:r>
                    <w:t xml:space="preserve"> - Flow Gates Modelo Gru</w:t>
                  </w:r>
                </w:p>
              </w:txbxContent>
            </v:textbox>
            <w10:wrap type="tight"/>
          </v:shape>
        </w:pict>
      </w:r>
      <w:r w:rsidR="00F85E0E">
        <w:rPr>
          <w:noProof/>
        </w:rPr>
        <w:drawing>
          <wp:anchor distT="0" distB="0" distL="114300" distR="114300" simplePos="0" relativeHeight="251729920" behindDoc="1" locked="0" layoutInCell="1" allowOverlap="1" wp14:anchorId="31B7AEDE" wp14:editId="675A9C6A">
            <wp:simplePos x="0" y="0"/>
            <wp:positionH relativeFrom="column">
              <wp:posOffset>438150</wp:posOffset>
            </wp:positionH>
            <wp:positionV relativeFrom="paragraph">
              <wp:posOffset>311785</wp:posOffset>
            </wp:positionV>
            <wp:extent cx="4533900" cy="3870238"/>
            <wp:effectExtent l="0" t="0" r="0" b="0"/>
            <wp:wrapTight wrapText="bothSides">
              <wp:wrapPolygon edited="0">
                <wp:start x="0" y="0"/>
                <wp:lineTo x="0" y="21479"/>
                <wp:lineTo x="21509" y="21479"/>
                <wp:lineTo x="21509" y="0"/>
                <wp:lineTo x="0" y="0"/>
              </wp:wrapPolygon>
            </wp:wrapTight>
            <wp:docPr id="1590875028" name="Imagem 1" descr="Uma imagem com captura de ecrã, diagrama, file,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75028" name="Imagem 1" descr="Uma imagem com captura de ecrã, diagrama, file, Retângulo&#10;&#10;Descrição gerada automaticamente"/>
                    <pic:cNvPicPr/>
                  </pic:nvPicPr>
                  <pic:blipFill>
                    <a:blip r:embed="rId70">
                      <a:extLst>
                        <a:ext uri="{28A0092B-C50C-407E-A947-70E740481C1C}">
                          <a14:useLocalDpi xmlns:a14="http://schemas.microsoft.com/office/drawing/2010/main" val="0"/>
                        </a:ext>
                      </a:extLst>
                    </a:blip>
                    <a:stretch>
                      <a:fillRect/>
                    </a:stretch>
                  </pic:blipFill>
                  <pic:spPr>
                    <a:xfrm>
                      <a:off x="0" y="0"/>
                      <a:ext cx="4533900" cy="3870238"/>
                    </a:xfrm>
                    <a:prstGeom prst="rect">
                      <a:avLst/>
                    </a:prstGeom>
                  </pic:spPr>
                </pic:pic>
              </a:graphicData>
            </a:graphic>
            <wp14:sizeRelH relativeFrom="page">
              <wp14:pctWidth>0</wp14:pctWidth>
            </wp14:sizeRelH>
            <wp14:sizeRelV relativeFrom="page">
              <wp14:pctHeight>0</wp14:pctHeight>
            </wp14:sizeRelV>
          </wp:anchor>
        </w:drawing>
      </w:r>
    </w:p>
    <w:p w14:paraId="50DAC815" w14:textId="4A8DC5A1" w:rsidR="00DD325A" w:rsidRDefault="00DD325A" w:rsidP="00337A01">
      <w:pPr>
        <w:jc w:val="center"/>
        <w:rPr>
          <w:color w:val="262626"/>
          <w:shd w:val="clear" w:color="auto" w:fill="FFFFFF"/>
        </w:rPr>
      </w:pPr>
    </w:p>
    <w:p w14:paraId="093D4F03" w14:textId="5A27E307" w:rsidR="00DD325A" w:rsidRDefault="00DD325A" w:rsidP="00646B64">
      <w:pPr>
        <w:rPr>
          <w:color w:val="262626"/>
          <w:shd w:val="clear" w:color="auto" w:fill="FFFFFF"/>
        </w:rPr>
      </w:pPr>
    </w:p>
    <w:p w14:paraId="0BEA8718" w14:textId="77777777" w:rsidR="00DD325A" w:rsidRDefault="00DD325A" w:rsidP="00646B64">
      <w:pPr>
        <w:rPr>
          <w:color w:val="262626"/>
          <w:shd w:val="clear" w:color="auto" w:fill="FFFFFF"/>
        </w:rPr>
      </w:pPr>
    </w:p>
    <w:p w14:paraId="208F598C" w14:textId="13504BDA" w:rsidR="00E90F85" w:rsidRPr="00E90F85" w:rsidRDefault="00E90F85" w:rsidP="00646B64">
      <w:pPr>
        <w:rPr>
          <w:color w:val="262626"/>
          <w:shd w:val="clear" w:color="auto" w:fill="FFFFFF"/>
        </w:rPr>
      </w:pPr>
    </w:p>
    <w:p w14:paraId="47555CE7" w14:textId="4B0BEF2A" w:rsidR="00DE0D26" w:rsidRDefault="00DE0D26" w:rsidP="00646B64"/>
    <w:p w14:paraId="021F7B38" w14:textId="77777777" w:rsidR="00F570D7" w:rsidRDefault="00F570D7" w:rsidP="00646B64"/>
    <w:p w14:paraId="689A9742" w14:textId="77777777" w:rsidR="00F570D7" w:rsidRDefault="00F570D7" w:rsidP="00646B64"/>
    <w:p w14:paraId="7C08A032" w14:textId="77777777" w:rsidR="00F570D7" w:rsidRDefault="00F570D7" w:rsidP="00646B64"/>
    <w:p w14:paraId="2FF106B6" w14:textId="77777777" w:rsidR="00F570D7" w:rsidRDefault="00F570D7" w:rsidP="00646B64"/>
    <w:p w14:paraId="6C8F92B6" w14:textId="77777777" w:rsidR="00F570D7" w:rsidRDefault="00F570D7" w:rsidP="00646B64"/>
    <w:p w14:paraId="7FE1776A" w14:textId="77777777" w:rsidR="00F570D7" w:rsidRDefault="00F570D7" w:rsidP="00646B64"/>
    <w:p w14:paraId="53081934" w14:textId="77777777" w:rsidR="00F570D7" w:rsidRDefault="00F570D7" w:rsidP="00646B64"/>
    <w:p w14:paraId="10E3990C" w14:textId="77777777" w:rsidR="00F570D7" w:rsidRDefault="00F570D7" w:rsidP="00646B64"/>
    <w:p w14:paraId="4F88AE95" w14:textId="77777777" w:rsidR="00F570D7" w:rsidRDefault="00F570D7" w:rsidP="00646B64"/>
    <w:p w14:paraId="5C01CD18" w14:textId="77777777" w:rsidR="00F570D7" w:rsidRPr="000F7C42" w:rsidRDefault="00F570D7" w:rsidP="00646B64"/>
    <w:p w14:paraId="1AD83931" w14:textId="148309F9" w:rsidR="0044318A" w:rsidRDefault="00B36482" w:rsidP="00C84FA8">
      <w:pPr>
        <w:pStyle w:val="Ttulo1"/>
        <w:numPr>
          <w:ilvl w:val="0"/>
          <w:numId w:val="11"/>
        </w:numPr>
        <w:rPr>
          <w:i/>
          <w:iCs/>
          <w:color w:val="000000" w:themeColor="text1"/>
        </w:rPr>
      </w:pPr>
      <w:bookmarkStart w:id="100" w:name="_Toc138324035"/>
      <w:r>
        <w:rPr>
          <w:color w:val="000000" w:themeColor="text1"/>
        </w:rPr>
        <w:t xml:space="preserve">Conceitos de </w:t>
      </w:r>
      <w:r w:rsidRPr="00B36482">
        <w:rPr>
          <w:i/>
          <w:iCs/>
          <w:color w:val="000000" w:themeColor="text1"/>
        </w:rPr>
        <w:t>Machine Learning</w:t>
      </w:r>
      <w:bookmarkEnd w:id="100"/>
    </w:p>
    <w:p w14:paraId="3B4B4825" w14:textId="36C609FC" w:rsidR="004E061D" w:rsidRDefault="004E061D" w:rsidP="004E061D">
      <w:pPr>
        <w:pStyle w:val="Ttulo2"/>
        <w:numPr>
          <w:ilvl w:val="1"/>
          <w:numId w:val="11"/>
        </w:numPr>
      </w:pPr>
      <w:bookmarkStart w:id="101" w:name="_Toc138324036"/>
      <w:r>
        <w:t>Pré-processamento dos dados</w:t>
      </w:r>
      <w:bookmarkEnd w:id="101"/>
    </w:p>
    <w:p w14:paraId="0E58A63C" w14:textId="2B2E8060" w:rsidR="000A0BC6" w:rsidRDefault="000A0BC6" w:rsidP="000A0BC6">
      <w:pPr>
        <w:ind w:firstLine="450"/>
      </w:pPr>
      <w:r w:rsidRPr="000A0BC6">
        <w:t xml:space="preserve">Antes de treinar o modelo, os dados são submetidos a etapas essenciais de pré-processamento para garantir </w:t>
      </w:r>
      <w:r>
        <w:t>melhor desempenho</w:t>
      </w:r>
      <w:r w:rsidRPr="000A0BC6">
        <w:t>. Estes passos incluem a normalização ou o escalonamento das características de entrada</w:t>
      </w:r>
      <w:r>
        <w:t>s</w:t>
      </w:r>
      <w:r w:rsidRPr="000A0BC6">
        <w:t>, o que coloca os dados num intervalo normalizado e impede que determinadas características dominem o processo de aprendizagem. Além disso, os dados são divididos em conjuntos de treino e teste separados, o que permite avaliar o desempenho do modelo em dados não vistos. Essa separação ajuda a avaliar a capacidade do modelo de generalizar novas observações.</w:t>
      </w:r>
    </w:p>
    <w:p w14:paraId="5F03BE8F" w14:textId="26A85CEF" w:rsidR="000A0BC6" w:rsidRDefault="000A0BC6" w:rsidP="000A0BC6">
      <w:pPr>
        <w:pStyle w:val="Ttulo2"/>
        <w:numPr>
          <w:ilvl w:val="1"/>
          <w:numId w:val="11"/>
        </w:numPr>
      </w:pPr>
      <w:bookmarkStart w:id="102" w:name="_Toc138324037"/>
      <w:r>
        <w:t>Arquitetura do modelo</w:t>
      </w:r>
      <w:bookmarkEnd w:id="102"/>
    </w:p>
    <w:p w14:paraId="7B6954C0" w14:textId="407FEFF4" w:rsidR="000A0BC6" w:rsidRDefault="000A0BC6" w:rsidP="000A0BC6">
      <w:pPr>
        <w:ind w:firstLine="450"/>
      </w:pPr>
      <w:r w:rsidRPr="000A0BC6">
        <w:t xml:space="preserve">A arquitetura do modelo GRU (Gated Recurrent Unit), utilizada neste </w:t>
      </w:r>
      <w:r>
        <w:t>projeto</w:t>
      </w:r>
      <w:r w:rsidRPr="000A0BC6">
        <w:t xml:space="preserve">, é uma variante das redes neuronais recorrentes (RNNs) que se destaca na captura de dependências de longo prazo em dados sequenciais. Ao contrário das RNNs tradicionais, </w:t>
      </w:r>
      <w:r>
        <w:t>o</w:t>
      </w:r>
      <w:r w:rsidRPr="000A0BC6">
        <w:t xml:space="preserve"> GRU introduz mecanismos de portas que controlam o fluxo de informações dentro da rede. Estas portas, que consistem em portas de reposição e atualização, permitem à GRU reter e atualizar seletivamente a informação, permitindo-lhe captar eficazmente padrões relevantes em sequências mais longas. Isso torna a GRU adequada para tarefas de previsão de séries temporais em que as dependências de longo prazo desempenham um papel crucial.</w:t>
      </w:r>
    </w:p>
    <w:p w14:paraId="4537B975" w14:textId="6BE7A368" w:rsidR="00461A9A" w:rsidRDefault="00461A9A" w:rsidP="00461A9A">
      <w:pPr>
        <w:pStyle w:val="Ttulo2"/>
        <w:numPr>
          <w:ilvl w:val="1"/>
          <w:numId w:val="11"/>
        </w:numPr>
      </w:pPr>
      <w:bookmarkStart w:id="103" w:name="_Toc138324038"/>
      <w:r>
        <w:t>Treinar o modelo</w:t>
      </w:r>
      <w:bookmarkEnd w:id="103"/>
    </w:p>
    <w:p w14:paraId="146A0114" w14:textId="143552CF" w:rsidR="00461A9A" w:rsidRDefault="00461A9A" w:rsidP="000A0BC6">
      <w:pPr>
        <w:ind w:firstLine="450"/>
        <w:rPr>
          <w:b/>
          <w:bCs/>
        </w:rPr>
      </w:pPr>
      <w:r w:rsidRPr="00461A9A">
        <w:rPr>
          <w:b/>
          <w:bCs/>
        </w:rPr>
        <w:t>Conceitos principais:</w:t>
      </w:r>
    </w:p>
    <w:p w14:paraId="73A33339" w14:textId="1C07B486" w:rsidR="00461A9A" w:rsidRPr="00461A9A" w:rsidRDefault="00461A9A" w:rsidP="00461A9A">
      <w:pPr>
        <w:ind w:firstLine="450"/>
      </w:pPr>
      <w:r w:rsidRPr="00461A9A">
        <w:rPr>
          <w:b/>
          <w:bCs/>
          <w:i/>
          <w:iCs/>
        </w:rPr>
        <w:t>Epochs</w:t>
      </w:r>
      <w:r w:rsidRPr="00461A9A">
        <w:t xml:space="preserve">: Uma </w:t>
      </w:r>
      <w:r w:rsidRPr="00461A9A">
        <w:rPr>
          <w:i/>
          <w:iCs/>
        </w:rPr>
        <w:t>epoch</w:t>
      </w:r>
      <w:r w:rsidRPr="00461A9A">
        <w:t xml:space="preserve"> é uma iteração completa através de todo o conjunto de dados de treino. Durante cada </w:t>
      </w:r>
      <w:r w:rsidRPr="00461A9A">
        <w:rPr>
          <w:i/>
          <w:iCs/>
        </w:rPr>
        <w:t>epoch</w:t>
      </w:r>
      <w:r w:rsidRPr="00461A9A">
        <w:t xml:space="preserve">, os pesos do modelo são ajustados com base no algoritmo de otimização e na função de perda definida. O número de </w:t>
      </w:r>
      <w:r w:rsidRPr="00461A9A">
        <w:rPr>
          <w:i/>
          <w:iCs/>
        </w:rPr>
        <w:t>epoch</w:t>
      </w:r>
      <w:r>
        <w:t xml:space="preserve">s </w:t>
      </w:r>
      <w:r w:rsidRPr="00461A9A">
        <w:t>determina quantas vezes o modelo será treinado em todo o conjunto de dados.</w:t>
      </w:r>
    </w:p>
    <w:p w14:paraId="56F0FEA7" w14:textId="0658F28E" w:rsidR="00461A9A" w:rsidRPr="00461A9A" w:rsidRDefault="00461A9A" w:rsidP="00461A9A">
      <w:pPr>
        <w:ind w:firstLine="450"/>
      </w:pPr>
      <w:r w:rsidRPr="00461A9A">
        <w:rPr>
          <w:b/>
          <w:bCs/>
          <w:i/>
          <w:iCs/>
        </w:rPr>
        <w:t>Batch Size</w:t>
      </w:r>
      <w:r w:rsidRPr="00461A9A">
        <w:t xml:space="preserve">: O </w:t>
      </w:r>
      <w:r w:rsidRPr="00461A9A">
        <w:rPr>
          <w:i/>
          <w:iCs/>
        </w:rPr>
        <w:t>batch size</w:t>
      </w:r>
      <w:r w:rsidRPr="00461A9A">
        <w:t xml:space="preserve"> refere-se ao número de exemplos de </w:t>
      </w:r>
      <w:r w:rsidR="00F028E4">
        <w:t>treino</w:t>
      </w:r>
      <w:r w:rsidRPr="00461A9A">
        <w:t xml:space="preserve"> usados </w:t>
      </w:r>
      <w:r w:rsidR="00F028E4">
        <w:t>na</w:t>
      </w:r>
      <w:r w:rsidRPr="00461A9A">
        <w:t xml:space="preserve"> passagem para frente/para trás da rede neural durante cada </w:t>
      </w:r>
      <w:r w:rsidR="00F028E4" w:rsidRPr="00F028E4">
        <w:rPr>
          <w:i/>
          <w:iCs/>
        </w:rPr>
        <w:t>epoch</w:t>
      </w:r>
      <w:r w:rsidR="00F028E4">
        <w:t>, o que pode a</w:t>
      </w:r>
      <w:r>
        <w:t>feta</w:t>
      </w:r>
      <w:r w:rsidR="00F028E4">
        <w:t>r</w:t>
      </w:r>
      <w:r w:rsidRPr="00461A9A">
        <w:t xml:space="preserve"> a velocidade e a estabilidade do processo de treino. </w:t>
      </w:r>
      <w:r>
        <w:rPr>
          <w:i/>
          <w:iCs/>
        </w:rPr>
        <w:t>B</w:t>
      </w:r>
      <w:r w:rsidRPr="00461A9A">
        <w:rPr>
          <w:i/>
          <w:iCs/>
        </w:rPr>
        <w:t>atch size</w:t>
      </w:r>
      <w:r w:rsidRPr="00461A9A">
        <w:t xml:space="preserve"> maiores podem resultar </w:t>
      </w:r>
      <w:r>
        <w:t>num</w:t>
      </w:r>
      <w:r w:rsidRPr="00461A9A">
        <w:t xml:space="preserve"> </w:t>
      </w:r>
      <w:r w:rsidRPr="00461A9A">
        <w:lastRenderedPageBreak/>
        <w:t xml:space="preserve">treino mais rápido, mas exige mais memória. </w:t>
      </w:r>
      <w:r>
        <w:rPr>
          <w:i/>
          <w:iCs/>
        </w:rPr>
        <w:t>B</w:t>
      </w:r>
      <w:r w:rsidRPr="00461A9A">
        <w:rPr>
          <w:i/>
          <w:iCs/>
        </w:rPr>
        <w:t>atch size</w:t>
      </w:r>
      <w:r w:rsidRPr="00461A9A">
        <w:t xml:space="preserve"> menores fornecem atualizações de peso mais frequentes, mas podem tornar o processo de </w:t>
      </w:r>
      <w:r>
        <w:t>treino</w:t>
      </w:r>
      <w:r w:rsidRPr="00461A9A">
        <w:t xml:space="preserve"> mais lento.</w:t>
      </w:r>
    </w:p>
    <w:p w14:paraId="76662AB3" w14:textId="77777777" w:rsidR="00461A9A" w:rsidRPr="00461A9A" w:rsidRDefault="00461A9A" w:rsidP="00461A9A">
      <w:pPr>
        <w:ind w:firstLine="450"/>
      </w:pPr>
    </w:p>
    <w:p w14:paraId="1ADBECF9" w14:textId="7E0B8C06" w:rsidR="00461A9A" w:rsidRPr="00461A9A" w:rsidRDefault="00461A9A" w:rsidP="00461A9A">
      <w:pPr>
        <w:ind w:left="450" w:firstLine="450"/>
      </w:pPr>
      <w:r w:rsidRPr="00461A9A">
        <w:rPr>
          <w:b/>
          <w:bCs/>
          <w:i/>
          <w:iCs/>
        </w:rPr>
        <w:t>Lag</w:t>
      </w:r>
      <w:r w:rsidRPr="00461A9A">
        <w:t xml:space="preserve">: Neste contexto, o </w:t>
      </w:r>
      <w:r w:rsidRPr="00461A9A">
        <w:rPr>
          <w:i/>
          <w:iCs/>
        </w:rPr>
        <w:t>lag</w:t>
      </w:r>
      <w:r w:rsidRPr="00461A9A">
        <w:t xml:space="preserve"> refere-se ao número de passos de tempo anteriores utilizados como entrada para prever o valor futuro. Por exemplo, se </w:t>
      </w:r>
      <w:r w:rsidRPr="00461A9A">
        <w:rPr>
          <w:i/>
          <w:iCs/>
        </w:rPr>
        <w:t>lag</w:t>
      </w:r>
      <w:r w:rsidRPr="00461A9A">
        <w:t xml:space="preserve"> = 24, o modelo usa os dados dos 24 passos de tempo anteriores como entrada para prever o valor </w:t>
      </w:r>
      <w:r>
        <w:t>d</w:t>
      </w:r>
      <w:r w:rsidRPr="00461A9A">
        <w:t>o passo de tempo seguinte.</w:t>
      </w:r>
    </w:p>
    <w:p w14:paraId="7433FD46" w14:textId="595070FD" w:rsidR="00461A9A" w:rsidRPr="00461A9A" w:rsidRDefault="00461A9A" w:rsidP="00461A9A">
      <w:pPr>
        <w:ind w:left="450" w:firstLine="450"/>
      </w:pPr>
      <w:r w:rsidRPr="00461A9A">
        <w:rPr>
          <w:b/>
          <w:bCs/>
          <w:i/>
          <w:iCs/>
        </w:rPr>
        <w:t>Model</w:t>
      </w:r>
      <w:r w:rsidRPr="00461A9A">
        <w:t xml:space="preserve">: O parâmetro </w:t>
      </w:r>
      <w:r w:rsidRPr="00461A9A">
        <w:rPr>
          <w:i/>
          <w:iCs/>
        </w:rPr>
        <w:t>model</w:t>
      </w:r>
      <w:r w:rsidRPr="00461A9A">
        <w:t xml:space="preserve"> representa o objeto do modelo de rede neuronal que será treinado e validado.</w:t>
      </w:r>
    </w:p>
    <w:p w14:paraId="766AF6B6" w14:textId="6B4AF8B6" w:rsidR="00461A9A" w:rsidRDefault="00461A9A" w:rsidP="00461A9A">
      <w:pPr>
        <w:ind w:left="450" w:firstLine="450"/>
      </w:pPr>
      <w:r w:rsidRPr="00461A9A">
        <w:rPr>
          <w:b/>
          <w:bCs/>
        </w:rPr>
        <w:t>Dados de treino e teste</w:t>
      </w:r>
      <w:r w:rsidRPr="00461A9A">
        <w:t xml:space="preserve">: As variáveis </w:t>
      </w:r>
      <w:r w:rsidRPr="00461A9A">
        <w:rPr>
          <w:i/>
          <w:iCs/>
        </w:rPr>
        <w:t>train</w:t>
      </w:r>
      <w:r w:rsidRPr="00461A9A">
        <w:t xml:space="preserve"> e </w:t>
      </w:r>
      <w:r w:rsidRPr="00461A9A">
        <w:rPr>
          <w:i/>
          <w:iCs/>
        </w:rPr>
        <w:t>test</w:t>
      </w:r>
      <w:r w:rsidRPr="00461A9A">
        <w:t xml:space="preserve"> são caminhos que apontam para os conjuntos de dados de </w:t>
      </w:r>
      <w:r>
        <w:t>treino</w:t>
      </w:r>
      <w:r w:rsidRPr="00461A9A">
        <w:t xml:space="preserve"> e teste, respetivamente. Estes conjuntos de dados contêm as características de entrada (X) e os valores-alvo (y) para treinar e avaliar o modelo. </w:t>
      </w:r>
    </w:p>
    <w:p w14:paraId="6B2DE335" w14:textId="5C59237A" w:rsidR="00AE069E" w:rsidRDefault="00AE069E" w:rsidP="00AE069E">
      <w:pPr>
        <w:ind w:left="450" w:firstLine="450"/>
      </w:pPr>
      <w:r w:rsidRPr="00AE069E">
        <w:rPr>
          <w:b/>
          <w:bCs/>
          <w:i/>
          <w:iCs/>
        </w:rPr>
        <w:t>Loss Function</w:t>
      </w:r>
      <w:r>
        <w:t>: Através da função de perda de erro quadrático médio (MSE) é medido a diferença média ao quadrado entre os valores previstos e reais, servindo como uma medida do desempenho do modelo.</w:t>
      </w:r>
    </w:p>
    <w:p w14:paraId="7229A1BB" w14:textId="2D7A3158" w:rsidR="00AE069E" w:rsidRDefault="00AE069E" w:rsidP="00AE069E">
      <w:pPr>
        <w:ind w:left="450" w:firstLine="450"/>
      </w:pPr>
      <w:r w:rsidRPr="00AE069E">
        <w:rPr>
          <w:b/>
          <w:bCs/>
          <w:i/>
          <w:iCs/>
        </w:rPr>
        <w:t>Early Stopping</w:t>
      </w:r>
      <w:r>
        <w:t xml:space="preserve">: </w:t>
      </w:r>
      <w:r w:rsidRPr="00AE069E">
        <w:rPr>
          <w:i/>
          <w:iCs/>
        </w:rPr>
        <w:t>Early Stopping</w:t>
      </w:r>
      <w:r>
        <w:t xml:space="preserve"> é usado no processo de treino, porque ajuda a evitar o ajuste excessivo, interrompendo o treino se a perda de validação parar de melhorar durante um determinado número de </w:t>
      </w:r>
      <w:r w:rsidRPr="00AE069E">
        <w:rPr>
          <w:i/>
          <w:iCs/>
        </w:rPr>
        <w:t>epochs</w:t>
      </w:r>
      <w:r>
        <w:t>.</w:t>
      </w:r>
    </w:p>
    <w:p w14:paraId="0BEB58BE" w14:textId="114444C3" w:rsidR="00AE069E" w:rsidRDefault="00AE069E" w:rsidP="00AE069E">
      <w:pPr>
        <w:ind w:left="450" w:firstLine="450"/>
      </w:pPr>
      <w:r w:rsidRPr="00AE069E">
        <w:rPr>
          <w:b/>
          <w:bCs/>
          <w:i/>
          <w:iCs/>
        </w:rPr>
        <w:t>Save Model</w:t>
      </w:r>
      <w:r>
        <w:t>: O modelo treinado é salvo no disco como um formato de arquivo h5 para uso futuro. Isto permite carregar o modelo e fazer previsões sem ter de o treinar novamente.</w:t>
      </w:r>
    </w:p>
    <w:p w14:paraId="7134FE8B" w14:textId="79DF11D8" w:rsidR="00A476FB" w:rsidRDefault="00A476FB" w:rsidP="00AE069E">
      <w:pPr>
        <w:ind w:left="450" w:firstLine="450"/>
      </w:pPr>
      <w:r>
        <w:rPr>
          <w:b/>
          <w:bCs/>
          <w:i/>
          <w:iCs/>
        </w:rPr>
        <w:t>Learning Rate</w:t>
      </w:r>
      <w:r>
        <w:t>: D</w:t>
      </w:r>
      <w:r w:rsidRPr="00A476FB">
        <w:t xml:space="preserve">etermina o tamanho </w:t>
      </w:r>
      <w:r>
        <w:t>da etapa</w:t>
      </w:r>
      <w:r w:rsidRPr="00A476FB">
        <w:t xml:space="preserve"> em que os parâmetros de um modelo são ajustados durante o treino. Por outras palavras, controla a </w:t>
      </w:r>
      <w:r w:rsidR="008A1279">
        <w:t>velocidade</w:t>
      </w:r>
      <w:r w:rsidRPr="00A476FB">
        <w:t xml:space="preserve"> com que um modelo aprende com os dados.</w:t>
      </w:r>
    </w:p>
    <w:p w14:paraId="01686F2E" w14:textId="51FCFAF9" w:rsidR="00AE069E" w:rsidRPr="00461A9A" w:rsidRDefault="00AE069E" w:rsidP="00AE069E">
      <w:pPr>
        <w:ind w:left="450" w:firstLine="450"/>
      </w:pPr>
      <w:r w:rsidRPr="00AE069E">
        <w:rPr>
          <w:b/>
          <w:bCs/>
        </w:rPr>
        <w:t>Métricas de avaliação</w:t>
      </w:r>
      <w:r>
        <w:t xml:space="preserve">: As métricas de avaliação, como o erro percentual absoluto médio (MAPE), são calculadas durante o treino e podem ser usadas para avaliar o desempenho do modelo. </w:t>
      </w:r>
    </w:p>
    <w:p w14:paraId="63B9B63F" w14:textId="77777777" w:rsidR="00461A9A" w:rsidRPr="000A0BC6" w:rsidRDefault="00461A9A" w:rsidP="000A0BC6">
      <w:pPr>
        <w:ind w:firstLine="450"/>
      </w:pPr>
    </w:p>
    <w:p w14:paraId="36995C76" w14:textId="77777777" w:rsidR="000A0BC6" w:rsidRPr="000A0BC6" w:rsidRDefault="000A0BC6" w:rsidP="000A0BC6">
      <w:pPr>
        <w:ind w:firstLine="450"/>
      </w:pPr>
    </w:p>
    <w:p w14:paraId="35C83261" w14:textId="31D73032" w:rsidR="004E061D" w:rsidRPr="004E061D" w:rsidRDefault="004E061D" w:rsidP="004E061D">
      <w:pPr>
        <w:ind w:left="142"/>
      </w:pPr>
    </w:p>
    <w:p w14:paraId="780A0DDB" w14:textId="77777777" w:rsidR="00B36482" w:rsidRPr="00B36482" w:rsidRDefault="00B36482" w:rsidP="00B36482"/>
    <w:p w14:paraId="7636CCAC" w14:textId="4E7C8A73" w:rsidR="007B20BA" w:rsidRDefault="00C37103" w:rsidP="00C84FA8">
      <w:pPr>
        <w:pStyle w:val="Ttulo1"/>
        <w:numPr>
          <w:ilvl w:val="0"/>
          <w:numId w:val="11"/>
        </w:numPr>
        <w:rPr>
          <w:color w:val="000000" w:themeColor="text1"/>
        </w:rPr>
      </w:pPr>
      <w:bookmarkStart w:id="104" w:name="_Toc138324039"/>
      <w:r>
        <w:rPr>
          <w:color w:val="000000" w:themeColor="text1"/>
        </w:rPr>
        <w:lastRenderedPageBreak/>
        <w:t xml:space="preserve">Testes </w:t>
      </w:r>
      <w:r w:rsidR="00AD63D6">
        <w:rPr>
          <w:color w:val="000000" w:themeColor="text1"/>
        </w:rPr>
        <w:t xml:space="preserve">de Previsão </w:t>
      </w:r>
      <w:r>
        <w:rPr>
          <w:color w:val="000000" w:themeColor="text1"/>
        </w:rPr>
        <w:t>e Resultados</w:t>
      </w:r>
      <w:bookmarkEnd w:id="104"/>
    </w:p>
    <w:p w14:paraId="39FF4898" w14:textId="5707444C" w:rsidR="00AF455B" w:rsidRDefault="00AF455B" w:rsidP="00A476FB">
      <w:pPr>
        <w:ind w:firstLine="709"/>
      </w:pPr>
      <w:r>
        <w:t xml:space="preserve">Nesta secção, através da análise do gráfico de autocorrelação da variável C12, representante dos inputs do conjunto de dados, foi determinado o </w:t>
      </w:r>
      <w:r w:rsidRPr="00AF455B">
        <w:rPr>
          <w:i/>
          <w:iCs/>
        </w:rPr>
        <w:t>lag</w:t>
      </w:r>
      <w:r>
        <w:rPr>
          <w:i/>
          <w:iCs/>
        </w:rPr>
        <w:t xml:space="preserve"> </w:t>
      </w:r>
      <w:r w:rsidRPr="00AF455B">
        <w:t>referência</w:t>
      </w:r>
      <w:r w:rsidR="00AB67B9">
        <w:t xml:space="preserve"> (24)</w:t>
      </w:r>
      <w:r>
        <w:t xml:space="preserve"> para começar a trabalhar o model</w:t>
      </w:r>
      <w:r w:rsidR="00555414">
        <w:t>o</w:t>
      </w:r>
      <w:r>
        <w:t>.</w:t>
      </w:r>
    </w:p>
    <w:p w14:paraId="7C35E255" w14:textId="04BF1C52" w:rsidR="00AF455B" w:rsidRDefault="00AF455B" w:rsidP="00361114">
      <w:pPr>
        <w:ind w:firstLine="709"/>
      </w:pPr>
      <w:r>
        <w:t xml:space="preserve">Uma vez identificado o </w:t>
      </w:r>
      <w:r w:rsidRPr="00AF455B">
        <w:rPr>
          <w:i/>
          <w:iCs/>
        </w:rPr>
        <w:t>lag</w:t>
      </w:r>
      <w:r>
        <w:t>, foi executado o modelo para cada eixo, a fim de determinar qual</w:t>
      </w:r>
      <w:r w:rsidR="00AB67B9">
        <w:t xml:space="preserve"> dos</w:t>
      </w:r>
      <w:r>
        <w:t xml:space="preserve"> eixo</w:t>
      </w:r>
      <w:r w:rsidR="00AB67B9">
        <w:t xml:space="preserve">s </w:t>
      </w:r>
      <w:r>
        <w:t xml:space="preserve">apresentava o menor </w:t>
      </w:r>
      <w:r w:rsidRPr="00AF455B">
        <w:rPr>
          <w:i/>
          <w:iCs/>
        </w:rPr>
        <w:t>mape</w:t>
      </w:r>
      <w:r w:rsidR="00AB67B9">
        <w:rPr>
          <w:i/>
          <w:iCs/>
        </w:rPr>
        <w:t xml:space="preserve"> </w:t>
      </w:r>
      <w:r w:rsidR="00AB67B9" w:rsidRPr="00AB67B9">
        <w:t>para</w:t>
      </w:r>
      <w:r>
        <w:t xml:space="preserve"> </w:t>
      </w:r>
      <w:r w:rsidR="00AB67B9">
        <w:t>prever a próxima hora.</w:t>
      </w:r>
    </w:p>
    <w:p w14:paraId="2F0DD011" w14:textId="682B40D2" w:rsidR="00AF455B" w:rsidRDefault="00AF455B" w:rsidP="00361114">
      <w:pPr>
        <w:ind w:firstLine="709"/>
      </w:pPr>
      <w:r>
        <w:t>Para iniciar os testes, foi usado o código base obtido no repositório GitHub</w:t>
      </w:r>
      <w:r w:rsidR="00361114">
        <w:t xml:space="preserve"> [9]</w:t>
      </w:r>
      <w:r>
        <w:t>. Este código serviu como ponto de partida para</w:t>
      </w:r>
      <w:r w:rsidR="009C33C1">
        <w:t xml:space="preserve"> começar a fazer os testes</w:t>
      </w:r>
      <w:r>
        <w:t xml:space="preserve">. Os parâmetros iniciais que </w:t>
      </w:r>
      <w:r w:rsidR="009C33C1">
        <w:t>utilizados</w:t>
      </w:r>
      <w:r>
        <w:t xml:space="preserve"> para </w:t>
      </w:r>
      <w:r w:rsidRPr="009C33C1">
        <w:rPr>
          <w:i/>
          <w:iCs/>
        </w:rPr>
        <w:t>batch</w:t>
      </w:r>
      <w:r>
        <w:t xml:space="preserve"> e </w:t>
      </w:r>
      <w:r w:rsidR="009C33C1">
        <w:t xml:space="preserve">o número de </w:t>
      </w:r>
      <w:r w:rsidR="009C33C1" w:rsidRPr="009C33C1">
        <w:rPr>
          <w:i/>
          <w:iCs/>
        </w:rPr>
        <w:t>epochs</w:t>
      </w:r>
      <w:r>
        <w:t xml:space="preserve"> foram definidos como 256 e 600, </w:t>
      </w:r>
      <w:r w:rsidR="00361114">
        <w:t>respetivamente</w:t>
      </w:r>
      <w:r>
        <w:t>.</w:t>
      </w:r>
    </w:p>
    <w:p w14:paraId="0D1A6CE7" w14:textId="33599487" w:rsidR="00F570D7" w:rsidRDefault="00AF455B" w:rsidP="00AF455B">
      <w:pPr>
        <w:ind w:firstLine="709"/>
      </w:pPr>
      <w:r>
        <w:t>Além disso, é importante notar que, durante a fase de treino e teste, misturámos os conjuntos de dados para todos os eixos. No entanto, reconhecemos que esta abordagem resultou no facto de o gráfico apresentado não fornecer dados suficientes e coerentes para responder eficazmente às questões do problema.</w:t>
      </w:r>
    </w:p>
    <w:p w14:paraId="11AAC714" w14:textId="0DDEE8F6" w:rsidR="0060772F" w:rsidRDefault="00A15030" w:rsidP="0060772F">
      <w:pPr>
        <w:pStyle w:val="Ttulo2"/>
        <w:numPr>
          <w:ilvl w:val="1"/>
          <w:numId w:val="11"/>
        </w:numPr>
      </w:pPr>
      <w:bookmarkStart w:id="105" w:name="_Toc138324040"/>
      <w:r>
        <w:t>Testes para as entradas de cada eixo</w:t>
      </w:r>
      <w:bookmarkEnd w:id="105"/>
    </w:p>
    <w:p w14:paraId="64452EDD" w14:textId="77777777" w:rsidR="0060772F" w:rsidRPr="0060772F" w:rsidRDefault="0060772F" w:rsidP="0060772F"/>
    <w:p w14:paraId="42B8994B" w14:textId="590C160A" w:rsidR="0060772F" w:rsidRPr="0060772F" w:rsidRDefault="0060772F" w:rsidP="0060772F">
      <w:pPr>
        <w:pStyle w:val="Ttulo2"/>
        <w:numPr>
          <w:ilvl w:val="0"/>
          <w:numId w:val="0"/>
        </w:numPr>
        <w:ind w:left="823"/>
        <w:rPr>
          <w:sz w:val="24"/>
          <w:szCs w:val="24"/>
        </w:rPr>
      </w:pPr>
      <w:bookmarkStart w:id="106" w:name="_Toc138324041"/>
      <w:r>
        <w:rPr>
          <w:sz w:val="24"/>
          <w:szCs w:val="24"/>
        </w:rPr>
        <w:t>8.1.1. Lag 24 vs Lag 12</w:t>
      </w:r>
      <w:bookmarkEnd w:id="106"/>
      <w:r>
        <w:rPr>
          <w:sz w:val="24"/>
          <w:szCs w:val="24"/>
        </w:rPr>
        <w:t xml:space="preserve"> </w:t>
      </w:r>
    </w:p>
    <w:p w14:paraId="313BD458" w14:textId="77777777" w:rsidR="0060772F" w:rsidRPr="0060772F" w:rsidRDefault="0060772F" w:rsidP="0060772F"/>
    <w:p w14:paraId="75330A23" w14:textId="2671089C" w:rsidR="007417B5" w:rsidRDefault="00361114" w:rsidP="00F600ED">
      <w:r w:rsidRPr="00361114">
        <w:t xml:space="preserve">Efetivamente, </w:t>
      </w:r>
      <w:r>
        <w:t xml:space="preserve">a </w:t>
      </w:r>
      <w:r w:rsidRPr="00361114">
        <w:t>estratégia</w:t>
      </w:r>
      <w:r>
        <w:t xml:space="preserve"> foi mudada</w:t>
      </w:r>
      <w:r w:rsidRPr="00361114">
        <w:t xml:space="preserve"> para tratar cada eixo individualmente no conjunto de dados de treino e de teste. Esta alteração</w:t>
      </w:r>
      <w:r>
        <w:t xml:space="preserve"> serviu para</w:t>
      </w:r>
      <w:r w:rsidRPr="00361114">
        <w:t xml:space="preserve"> melhorar a precisão e a fiabilidade do modelo. Além disso, para aumentar a robustez do modelo, foram incorporadas uma camada adicional </w:t>
      </w:r>
      <w:r w:rsidRPr="00361114">
        <w:rPr>
          <w:i/>
          <w:iCs/>
        </w:rPr>
        <w:t>GRU</w:t>
      </w:r>
      <w:r w:rsidRPr="00361114">
        <w:t xml:space="preserve"> e uma camada de </w:t>
      </w:r>
      <w:r w:rsidRPr="00361114">
        <w:rPr>
          <w:i/>
          <w:iCs/>
        </w:rPr>
        <w:t>dropout</w:t>
      </w:r>
      <w:r w:rsidRPr="00361114">
        <w:t xml:space="preserve">. O tamanho do </w:t>
      </w:r>
      <w:r w:rsidR="00555414" w:rsidRPr="00555414">
        <w:rPr>
          <w:i/>
          <w:iCs/>
        </w:rPr>
        <w:t>batch</w:t>
      </w:r>
      <w:r w:rsidRPr="00361114">
        <w:t xml:space="preserve"> foi ajustado para 64 e foi introduzida uma </w:t>
      </w:r>
      <w:r w:rsidR="00555414">
        <w:t>loss function</w:t>
      </w:r>
      <w:r w:rsidRPr="00361114">
        <w:t xml:space="preserve"> para mitigar o problema </w:t>
      </w:r>
      <w:r w:rsidR="00555414">
        <w:t xml:space="preserve">de </w:t>
      </w:r>
      <w:r w:rsidR="00555414" w:rsidRPr="00555414">
        <w:rPr>
          <w:i/>
          <w:iCs/>
        </w:rPr>
        <w:t>overfitting</w:t>
      </w:r>
      <w:r w:rsidRPr="00361114">
        <w:t xml:space="preserve">, particularmente em relação às 600 épocas de treino </w:t>
      </w:r>
      <w:r w:rsidR="00555414" w:rsidRPr="00361114">
        <w:t>projetadas</w:t>
      </w:r>
      <w:r w:rsidRPr="00361114">
        <w:t>. Estas modificações resultaram em melhorias notáveis no desempenho do modelo.</w:t>
      </w:r>
    </w:p>
    <w:p w14:paraId="6117F3DD" w14:textId="3AD0697C" w:rsidR="005A7BB1" w:rsidRDefault="002777DE" w:rsidP="00F600ED">
      <w:r>
        <w:rPr>
          <w:noProof/>
        </w:rPr>
        <w:lastRenderedPageBreak/>
        <w:pict w14:anchorId="2B502259">
          <v:shape id="_x0000_s2061" type="#_x0000_t202" style="position:absolute;left:0;text-align:left;margin-left:7.05pt;margin-top:534.1pt;width:438.25pt;height:.05pt;z-index:251691008;mso-position-horizontal-relative:text;mso-position-vertical-relative:text" wrapcoords="-37 0 -37 20965 21600 20965 21600 0 -37 0" stroked="f">
            <v:textbox style="mso-fit-shape-to-text:t" inset="0,0,0,0">
              <w:txbxContent>
                <w:p w14:paraId="3C428CDE" w14:textId="43251097" w:rsidR="002777DE" w:rsidRPr="00994601" w:rsidRDefault="002777DE" w:rsidP="002777DE">
                  <w:pPr>
                    <w:pStyle w:val="Legenda"/>
                    <w:rPr>
                      <w:noProof/>
                      <w:sz w:val="24"/>
                      <w:szCs w:val="24"/>
                    </w:rPr>
                  </w:pPr>
                  <w:r>
                    <w:t>Figura 17 - M</w:t>
                  </w:r>
                  <w:r w:rsidRPr="005C7889">
                    <w:t>ape para os Eixos da Cidade de Lisboa | Lag: 12</w:t>
                  </w:r>
                </w:p>
              </w:txbxContent>
            </v:textbox>
            <w10:wrap type="through"/>
          </v:shape>
        </w:pict>
      </w:r>
      <w:r w:rsidR="00CD69FC">
        <w:rPr>
          <w:noProof/>
        </w:rPr>
        <w:drawing>
          <wp:anchor distT="0" distB="0" distL="114300" distR="114300" simplePos="0" relativeHeight="251693056" behindDoc="0" locked="0" layoutInCell="1" allowOverlap="1" wp14:anchorId="4AB9D3AD" wp14:editId="1FEB3CD2">
            <wp:simplePos x="0" y="0"/>
            <wp:positionH relativeFrom="column">
              <wp:posOffset>89535</wp:posOffset>
            </wp:positionH>
            <wp:positionV relativeFrom="paragraph">
              <wp:posOffset>3646170</wp:posOffset>
            </wp:positionV>
            <wp:extent cx="5565775" cy="3079750"/>
            <wp:effectExtent l="0" t="0" r="0" b="0"/>
            <wp:wrapThrough wrapText="bothSides">
              <wp:wrapPolygon edited="0">
                <wp:start x="0" y="0"/>
                <wp:lineTo x="0" y="21511"/>
                <wp:lineTo x="21514" y="21511"/>
                <wp:lineTo x="21514" y="0"/>
                <wp:lineTo x="0" y="0"/>
              </wp:wrapPolygon>
            </wp:wrapThrough>
            <wp:docPr id="458747400" name="Imagem 2"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47400" name="Imagem 2" descr="Uma imagem com texto, captura de ecrã, Tipo de letra, file&#10;&#10;Descrição gerada automaticament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65775" cy="3079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w14:anchorId="7E6BB613">
          <v:shape id="_x0000_s2060" type="#_x0000_t202" style="position:absolute;left:0;text-align:left;margin-left:7.05pt;margin-top:254.75pt;width:438.25pt;height:.05pt;z-index:251688960;mso-position-horizontal-relative:text;mso-position-vertical-relative:text" wrapcoords="-37 0 -37 20965 21600 20965 21600 0 -37 0" stroked="f">
            <v:textbox style="mso-fit-shape-to-text:t" inset="0,0,0,0">
              <w:txbxContent>
                <w:p w14:paraId="0534E2CE" w14:textId="61446D07" w:rsidR="002777DE" w:rsidRPr="00DB08CC" w:rsidRDefault="002777DE" w:rsidP="002777DE">
                  <w:pPr>
                    <w:pStyle w:val="Legenda"/>
                    <w:rPr>
                      <w:noProof/>
                      <w:sz w:val="24"/>
                      <w:szCs w:val="24"/>
                    </w:rPr>
                  </w:pPr>
                  <w:r>
                    <w:t>Figura 16 - Mape</w:t>
                  </w:r>
                  <w:r w:rsidRPr="007E29F3">
                    <w:t xml:space="preserve"> para os Eixos da Cidade de Lisboa | Lag: 24</w:t>
                  </w:r>
                </w:p>
              </w:txbxContent>
            </v:textbox>
            <w10:wrap type="tight"/>
          </v:shape>
        </w:pict>
      </w:r>
      <w:r w:rsidR="00CD69FC">
        <w:rPr>
          <w:noProof/>
        </w:rPr>
        <w:drawing>
          <wp:anchor distT="0" distB="0" distL="114300" distR="114300" simplePos="0" relativeHeight="251708416" behindDoc="1" locked="0" layoutInCell="1" allowOverlap="1" wp14:anchorId="17433F48" wp14:editId="310BF4C3">
            <wp:simplePos x="0" y="0"/>
            <wp:positionH relativeFrom="column">
              <wp:posOffset>89535</wp:posOffset>
            </wp:positionH>
            <wp:positionV relativeFrom="paragraph">
              <wp:posOffset>635</wp:posOffset>
            </wp:positionV>
            <wp:extent cx="5565775" cy="3177540"/>
            <wp:effectExtent l="0" t="0" r="0" b="0"/>
            <wp:wrapTight wrapText="bothSides">
              <wp:wrapPolygon edited="0">
                <wp:start x="0" y="0"/>
                <wp:lineTo x="0" y="21496"/>
                <wp:lineTo x="21514" y="21496"/>
                <wp:lineTo x="21514" y="0"/>
                <wp:lineTo x="0" y="0"/>
              </wp:wrapPolygon>
            </wp:wrapTight>
            <wp:docPr id="1481431005" name="Imagem 1"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31005" name="Imagem 1" descr="Uma imagem com texto, captura de ecrã, Tipo de letra, file&#10;&#10;Descrição gerada automaticament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65775" cy="3177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CDB368" w14:textId="117BC862" w:rsidR="00CD69FC" w:rsidRDefault="00CD69FC" w:rsidP="00F600ED"/>
    <w:p w14:paraId="2D05DEA6" w14:textId="4736D872" w:rsidR="00CD69FC" w:rsidRDefault="00CD69FC" w:rsidP="00F600ED"/>
    <w:p w14:paraId="61FB3C14" w14:textId="51ABF413" w:rsidR="00CD69FC" w:rsidRDefault="00CD69FC" w:rsidP="00F600ED"/>
    <w:p w14:paraId="785485F1" w14:textId="7F0C5C62" w:rsidR="00CD69FC" w:rsidRDefault="00CD69FC" w:rsidP="00F600ED"/>
    <w:p w14:paraId="68AB59C9" w14:textId="77777777" w:rsidR="00CD69FC" w:rsidRDefault="00CD69FC" w:rsidP="00555414">
      <w:pPr>
        <w:ind w:firstLine="709"/>
      </w:pPr>
    </w:p>
    <w:p w14:paraId="7507F25A" w14:textId="77777777" w:rsidR="00CD69FC" w:rsidRDefault="00CD69FC" w:rsidP="00555414">
      <w:pPr>
        <w:ind w:firstLine="709"/>
      </w:pPr>
    </w:p>
    <w:p w14:paraId="331F33C7" w14:textId="6467D6C0" w:rsidR="005A7BB1" w:rsidRDefault="00555414" w:rsidP="00CD69FC">
      <w:pPr>
        <w:ind w:firstLine="709"/>
      </w:pPr>
      <w:r w:rsidRPr="00555414">
        <w:t>De facto, foi observada uma diferença</w:t>
      </w:r>
      <w:r w:rsidR="00AB67B9">
        <w:t xml:space="preserve"> de mape na</w:t>
      </w:r>
      <w:r w:rsidRPr="00555414">
        <w:t xml:space="preserve"> média </w:t>
      </w:r>
      <w:r w:rsidR="00AB67B9">
        <w:t>de</w:t>
      </w:r>
      <w:r w:rsidRPr="00555414">
        <w:t xml:space="preserve"> 0,86% entre </w:t>
      </w:r>
      <w:r w:rsidR="00AB67B9">
        <w:t>as previsões à frente</w:t>
      </w:r>
      <w:r w:rsidRPr="00555414">
        <w:t xml:space="preserve"> de </w:t>
      </w:r>
      <w:r w:rsidRPr="00555414">
        <w:rPr>
          <w:i/>
          <w:iCs/>
        </w:rPr>
        <w:t>mape</w:t>
      </w:r>
      <w:r w:rsidRPr="00555414">
        <w:t xml:space="preserve"> com um </w:t>
      </w:r>
      <w:r w:rsidRPr="00555414">
        <w:rPr>
          <w:i/>
          <w:iCs/>
        </w:rPr>
        <w:t>lag</w:t>
      </w:r>
      <w:r w:rsidRPr="00555414">
        <w:t xml:space="preserve"> igual a 24 e um </w:t>
      </w:r>
      <w:r w:rsidRPr="00555414">
        <w:rPr>
          <w:i/>
          <w:iCs/>
        </w:rPr>
        <w:t>lag</w:t>
      </w:r>
      <w:r w:rsidRPr="00555414">
        <w:t xml:space="preserve"> igual a 12. Esta constatação sugere que a escolha do </w:t>
      </w:r>
      <w:r w:rsidRPr="00555414">
        <w:rPr>
          <w:i/>
          <w:iCs/>
        </w:rPr>
        <w:t>lag</w:t>
      </w:r>
      <w:r w:rsidRPr="00555414">
        <w:t xml:space="preserve"> tem um impacto significativo na precisão das previsões do modelo. Além disso, </w:t>
      </w:r>
      <w:r>
        <w:t xml:space="preserve">também se observou que </w:t>
      </w:r>
      <w:r w:rsidRPr="00555414">
        <w:rPr>
          <w:i/>
          <w:iCs/>
        </w:rPr>
        <w:t>mape</w:t>
      </w:r>
      <w:r>
        <w:t xml:space="preserve"> </w:t>
      </w:r>
      <w:r w:rsidRPr="00555414">
        <w:t xml:space="preserve">aumenta gradualmente à medida que o tamanho da </w:t>
      </w:r>
      <w:r w:rsidR="00AB67B9">
        <w:t>previsão também aumenta</w:t>
      </w:r>
      <w:r w:rsidRPr="00555414">
        <w:t xml:space="preserve">. Esta observação está de acordo com o comportamento esperado do modelo e enfatiza ainda mais a importância de selecionar um tamanho de </w:t>
      </w:r>
      <w:r w:rsidR="00AB67B9">
        <w:t>previsão</w:t>
      </w:r>
      <w:r w:rsidRPr="00555414">
        <w:t xml:space="preserve"> adequado para </w:t>
      </w:r>
      <w:r w:rsidR="00FB7113">
        <w:t xml:space="preserve">ter mais </w:t>
      </w:r>
      <w:r w:rsidRPr="00555414">
        <w:t>precis</w:t>
      </w:r>
      <w:r w:rsidR="00FB7113">
        <w:t>ão</w:t>
      </w:r>
      <w:r w:rsidRPr="00555414">
        <w:t>.</w:t>
      </w:r>
    </w:p>
    <w:p w14:paraId="6012842D" w14:textId="48C8EBB8" w:rsidR="0060772F" w:rsidRDefault="0060772F" w:rsidP="0060772F">
      <w:pPr>
        <w:pStyle w:val="Ttulo2"/>
        <w:numPr>
          <w:ilvl w:val="0"/>
          <w:numId w:val="0"/>
        </w:numPr>
        <w:ind w:left="862"/>
      </w:pPr>
    </w:p>
    <w:p w14:paraId="4165A2E4" w14:textId="5575D3F0" w:rsidR="0060772F" w:rsidRPr="0060772F" w:rsidRDefault="0060772F" w:rsidP="0060772F">
      <w:pPr>
        <w:pStyle w:val="Ttulo2"/>
        <w:numPr>
          <w:ilvl w:val="0"/>
          <w:numId w:val="0"/>
        </w:numPr>
        <w:ind w:left="823"/>
        <w:rPr>
          <w:sz w:val="24"/>
          <w:szCs w:val="24"/>
        </w:rPr>
      </w:pPr>
      <w:bookmarkStart w:id="107" w:name="_Toc138324042"/>
      <w:r>
        <w:rPr>
          <w:sz w:val="24"/>
          <w:szCs w:val="24"/>
        </w:rPr>
        <w:t>8.1.</w:t>
      </w:r>
      <w:r w:rsidR="008454B1">
        <w:rPr>
          <w:sz w:val="24"/>
          <w:szCs w:val="24"/>
        </w:rPr>
        <w:t>2</w:t>
      </w:r>
      <w:r>
        <w:rPr>
          <w:sz w:val="24"/>
          <w:szCs w:val="24"/>
        </w:rPr>
        <w:t xml:space="preserve">. Lag 24x7 (1 semana) para prever 24h </w:t>
      </w:r>
      <w:r w:rsidR="00C40CF0">
        <w:rPr>
          <w:sz w:val="24"/>
          <w:szCs w:val="24"/>
        </w:rPr>
        <w:t>à</w:t>
      </w:r>
      <w:r>
        <w:rPr>
          <w:sz w:val="24"/>
          <w:szCs w:val="24"/>
        </w:rPr>
        <w:t xml:space="preserve"> frente</w:t>
      </w:r>
      <w:bookmarkEnd w:id="107"/>
    </w:p>
    <w:p w14:paraId="3FF10A31" w14:textId="32A71F0C" w:rsidR="0060772F" w:rsidRDefault="002777DE" w:rsidP="00F50562">
      <w:pPr>
        <w:pStyle w:val="Ttulo2"/>
        <w:numPr>
          <w:ilvl w:val="0"/>
          <w:numId w:val="0"/>
        </w:numPr>
        <w:ind w:left="862"/>
      </w:pPr>
      <w:bookmarkStart w:id="108" w:name="_Toc138324043"/>
      <w:r>
        <w:rPr>
          <w:noProof/>
        </w:rPr>
        <w:pict w14:anchorId="37648F5C">
          <v:shape id="_x0000_s2062" type="#_x0000_t202" style="position:absolute;left:0;text-align:left;margin-left:-13.05pt;margin-top:236.2pt;width:464.25pt;height:.05pt;z-index:251693056;mso-position-horizontal-relative:text;mso-position-vertical-relative:text" wrapcoords="-35 0 -35 21273 21600 21273 21600 0 -35 0" stroked="f">
            <v:textbox style="mso-fit-shape-to-text:t" inset="0,0,0,0">
              <w:txbxContent>
                <w:p w14:paraId="27DC9B5C" w14:textId="4F663894" w:rsidR="002777DE" w:rsidRPr="00426D9F" w:rsidRDefault="002777DE" w:rsidP="002777DE">
                  <w:pPr>
                    <w:pStyle w:val="Legenda"/>
                    <w:rPr>
                      <w:b/>
                      <w:noProof/>
                      <w:sz w:val="28"/>
                      <w:szCs w:val="28"/>
                    </w:rPr>
                  </w:pPr>
                  <w:r>
                    <w:t>Figura 18 - M</w:t>
                  </w:r>
                  <w:r w:rsidRPr="006F1B7C">
                    <w:t>ape para os Eixos da Cidade de Lisboa | Lag: 1 semana</w:t>
                  </w:r>
                </w:p>
              </w:txbxContent>
            </v:textbox>
            <w10:wrap type="tight"/>
          </v:shape>
        </w:pict>
      </w:r>
      <w:r w:rsidR="0060772F">
        <w:rPr>
          <w:noProof/>
        </w:rPr>
        <w:drawing>
          <wp:anchor distT="0" distB="0" distL="114300" distR="114300" simplePos="0" relativeHeight="251685888" behindDoc="1" locked="0" layoutInCell="1" allowOverlap="1" wp14:anchorId="4AE604B5" wp14:editId="6156FC6C">
            <wp:simplePos x="0" y="0"/>
            <wp:positionH relativeFrom="column">
              <wp:posOffset>-165735</wp:posOffset>
            </wp:positionH>
            <wp:positionV relativeFrom="paragraph">
              <wp:posOffset>405765</wp:posOffset>
            </wp:positionV>
            <wp:extent cx="5895975" cy="2536825"/>
            <wp:effectExtent l="0" t="0" r="0" b="0"/>
            <wp:wrapTight wrapText="bothSides">
              <wp:wrapPolygon edited="0">
                <wp:start x="0" y="0"/>
                <wp:lineTo x="0" y="21411"/>
                <wp:lineTo x="21565" y="21411"/>
                <wp:lineTo x="21565" y="0"/>
                <wp:lineTo x="0" y="0"/>
              </wp:wrapPolygon>
            </wp:wrapTight>
            <wp:docPr id="1917849138" name="Imagem 1" descr="Uma imagem com texto, captura de ecrã, diagram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49138" name="Imagem 1" descr="Uma imagem com texto, captura de ecrã, diagrama, file&#10;&#10;Descrição gerada automaticamente"/>
                    <pic:cNvPicPr/>
                  </pic:nvPicPr>
                  <pic:blipFill>
                    <a:blip r:embed="rId73">
                      <a:extLst>
                        <a:ext uri="{28A0092B-C50C-407E-A947-70E740481C1C}">
                          <a14:useLocalDpi xmlns:a14="http://schemas.microsoft.com/office/drawing/2010/main" val="0"/>
                        </a:ext>
                      </a:extLst>
                    </a:blip>
                    <a:stretch>
                      <a:fillRect/>
                    </a:stretch>
                  </pic:blipFill>
                  <pic:spPr>
                    <a:xfrm>
                      <a:off x="0" y="0"/>
                      <a:ext cx="5895975" cy="2536825"/>
                    </a:xfrm>
                    <a:prstGeom prst="rect">
                      <a:avLst/>
                    </a:prstGeom>
                  </pic:spPr>
                </pic:pic>
              </a:graphicData>
            </a:graphic>
            <wp14:sizeRelH relativeFrom="page">
              <wp14:pctWidth>0</wp14:pctWidth>
            </wp14:sizeRelH>
            <wp14:sizeRelV relativeFrom="page">
              <wp14:pctHeight>0</wp14:pctHeight>
            </wp14:sizeRelV>
          </wp:anchor>
        </w:drawing>
      </w:r>
      <w:bookmarkEnd w:id="108"/>
    </w:p>
    <w:p w14:paraId="095EE77E" w14:textId="616B84FF" w:rsidR="008454B1" w:rsidRDefault="008454B1" w:rsidP="0060772F"/>
    <w:p w14:paraId="4F09886E" w14:textId="6790A1AE" w:rsidR="00CD69FC" w:rsidRDefault="00CD69FC" w:rsidP="0060772F"/>
    <w:p w14:paraId="368F575F" w14:textId="0C043009" w:rsidR="00CD69FC" w:rsidRDefault="00E77B0B" w:rsidP="0060772F">
      <w:r>
        <w:t xml:space="preserve">A experimentação de 1 semana de </w:t>
      </w:r>
      <w:r w:rsidRPr="00E77B0B">
        <w:rPr>
          <w:i/>
          <w:iCs/>
        </w:rPr>
        <w:t>inputs</w:t>
      </w:r>
      <w:r>
        <w:t xml:space="preserve"> para trás para prever 1 dia </w:t>
      </w:r>
      <w:r w:rsidR="00C40CF0">
        <w:t>à</w:t>
      </w:r>
      <w:r>
        <w:t xml:space="preserve"> frente revela mais erro nas áreas de entrada da zona de Lisboa, como a A1, N117 e a ponte Vasco da Gama</w:t>
      </w:r>
      <w:r w:rsidR="00487B40">
        <w:t>. Na verdade, como existe mais congestionamento nessas áreas, porque são pontos chave para movimentar a economia na cidade de Lisboa, o modelo apresenta dificuldades em apresentar resultados mais precisos.</w:t>
      </w:r>
    </w:p>
    <w:p w14:paraId="07152B60" w14:textId="66FD9AFE" w:rsidR="008454B1" w:rsidRPr="0060772F" w:rsidRDefault="002777DE" w:rsidP="008454B1">
      <w:pPr>
        <w:pStyle w:val="Ttulo2"/>
        <w:numPr>
          <w:ilvl w:val="0"/>
          <w:numId w:val="0"/>
        </w:numPr>
        <w:ind w:left="823"/>
        <w:rPr>
          <w:sz w:val="24"/>
          <w:szCs w:val="24"/>
        </w:rPr>
      </w:pPr>
      <w:bookmarkStart w:id="109" w:name="_Toc138324044"/>
      <w:r>
        <w:rPr>
          <w:noProof/>
        </w:rPr>
        <w:lastRenderedPageBreak/>
        <w:pict w14:anchorId="7BA6E924">
          <v:shape id="_x0000_s2063" type="#_x0000_t202" style="position:absolute;left:0;text-align:left;margin-left:-3.3pt;margin-top:330.8pt;width:6in;height:.05pt;z-index:251695104;mso-position-horizontal-relative:text;mso-position-vertical-relative:text" wrapcoords="-38 0 -38 21273 21600 21273 21600 0 -38 0" stroked="f">
            <v:textbox style="mso-fit-shape-to-text:t" inset="0,0,0,0">
              <w:txbxContent>
                <w:p w14:paraId="4D4AF5D3" w14:textId="7DC1B855" w:rsidR="002777DE" w:rsidRPr="00D41ED6" w:rsidRDefault="002777DE" w:rsidP="002777DE">
                  <w:pPr>
                    <w:pStyle w:val="Legenda"/>
                    <w:rPr>
                      <w:b/>
                      <w:noProof/>
                      <w:sz w:val="28"/>
                      <w:szCs w:val="28"/>
                    </w:rPr>
                  </w:pPr>
                  <w:r>
                    <w:t xml:space="preserve">Figura 19 - </w:t>
                  </w:r>
                  <w:r w:rsidRPr="00652854">
                    <w:t>Mape para os Eixos da Cidade de Lisboa nos feriados e fins de semana | Lag: 24</w:t>
                  </w:r>
                </w:p>
              </w:txbxContent>
            </v:textbox>
            <w10:wrap type="tight"/>
          </v:shape>
        </w:pict>
      </w:r>
      <w:r w:rsidR="00F50562">
        <w:rPr>
          <w:noProof/>
        </w:rPr>
        <w:drawing>
          <wp:anchor distT="0" distB="0" distL="114300" distR="114300" simplePos="0" relativeHeight="251700224" behindDoc="1" locked="0" layoutInCell="1" allowOverlap="1" wp14:anchorId="0A44E76D" wp14:editId="13F69940">
            <wp:simplePos x="0" y="0"/>
            <wp:positionH relativeFrom="column">
              <wp:posOffset>-41910</wp:posOffset>
            </wp:positionH>
            <wp:positionV relativeFrom="paragraph">
              <wp:posOffset>638810</wp:posOffset>
            </wp:positionV>
            <wp:extent cx="5486400" cy="3505200"/>
            <wp:effectExtent l="0" t="0" r="0" b="0"/>
            <wp:wrapTight wrapText="bothSides">
              <wp:wrapPolygon edited="0">
                <wp:start x="0" y="0"/>
                <wp:lineTo x="0" y="21483"/>
                <wp:lineTo x="21525" y="21483"/>
                <wp:lineTo x="21525" y="0"/>
                <wp:lineTo x="0" y="0"/>
              </wp:wrapPolygon>
            </wp:wrapTight>
            <wp:docPr id="389465606"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65606" name="Imagem 1" descr="Uma imagem com texto, captura de ecrã, Tipo de letra, número&#10;&#10;Descrição gerada automaticamente"/>
                    <pic:cNvPicPr/>
                  </pic:nvPicPr>
                  <pic:blipFill>
                    <a:blip r:embed="rId74">
                      <a:extLst>
                        <a:ext uri="{28A0092B-C50C-407E-A947-70E740481C1C}">
                          <a14:useLocalDpi xmlns:a14="http://schemas.microsoft.com/office/drawing/2010/main" val="0"/>
                        </a:ext>
                      </a:extLst>
                    </a:blip>
                    <a:stretch>
                      <a:fillRect/>
                    </a:stretch>
                  </pic:blipFill>
                  <pic:spPr>
                    <a:xfrm>
                      <a:off x="0" y="0"/>
                      <a:ext cx="5486400" cy="3505200"/>
                    </a:xfrm>
                    <a:prstGeom prst="rect">
                      <a:avLst/>
                    </a:prstGeom>
                  </pic:spPr>
                </pic:pic>
              </a:graphicData>
            </a:graphic>
            <wp14:sizeRelH relativeFrom="page">
              <wp14:pctWidth>0</wp14:pctWidth>
            </wp14:sizeRelH>
            <wp14:sizeRelV relativeFrom="page">
              <wp14:pctHeight>0</wp14:pctHeight>
            </wp14:sizeRelV>
          </wp:anchor>
        </w:drawing>
      </w:r>
      <w:r w:rsidR="008454B1">
        <w:rPr>
          <w:sz w:val="24"/>
          <w:szCs w:val="24"/>
        </w:rPr>
        <w:t xml:space="preserve">8.1.3. </w:t>
      </w:r>
      <w:r w:rsidR="00F50562">
        <w:rPr>
          <w:sz w:val="24"/>
          <w:szCs w:val="24"/>
        </w:rPr>
        <w:t>Testes para Feriados e Fins de Semana</w:t>
      </w:r>
      <w:bookmarkEnd w:id="109"/>
    </w:p>
    <w:p w14:paraId="6979F767" w14:textId="58CE273A" w:rsidR="008454B1" w:rsidRDefault="00F50562" w:rsidP="0060772F">
      <w:r>
        <w:tab/>
      </w:r>
      <w:r>
        <w:tab/>
      </w:r>
    </w:p>
    <w:p w14:paraId="7375D720" w14:textId="2BA8758B" w:rsidR="0060772F" w:rsidRDefault="0060772F" w:rsidP="0060772F"/>
    <w:p w14:paraId="2109B29A" w14:textId="54CAAFE4" w:rsidR="0060772F" w:rsidRDefault="00A238DA" w:rsidP="0060772F">
      <w:r w:rsidRPr="00A238DA">
        <w:t>É interessente observar</w:t>
      </w:r>
      <w:r>
        <w:t xml:space="preserve"> a</w:t>
      </w:r>
      <w:r w:rsidRPr="00A238DA">
        <w:t xml:space="preserve"> imprevisibilidade do tráfego nas pontes durante os fins-de-semana e feriados. De facto, a análise dos padrões de tráfego das pontes revela uma correlação entre fins-de-semana</w:t>
      </w:r>
      <w:r>
        <w:t xml:space="preserve"> e </w:t>
      </w:r>
      <w:r w:rsidRPr="00A238DA">
        <w:t xml:space="preserve">feriados </w:t>
      </w:r>
      <w:r>
        <w:t>e a existência de congestionamento</w:t>
      </w:r>
      <w:r w:rsidRPr="00A238DA">
        <w:t>.</w:t>
      </w:r>
      <w:r>
        <w:t xml:space="preserve"> Por outro lado,</w:t>
      </w:r>
      <w:r w:rsidRPr="00A238DA">
        <w:t xml:space="preserve"> </w:t>
      </w:r>
      <w:r>
        <w:t>a</w:t>
      </w:r>
      <w:r w:rsidRPr="00A238DA">
        <w:t xml:space="preserve"> disponibilidade de tempo </w:t>
      </w:r>
      <w:r>
        <w:t>para</w:t>
      </w:r>
      <w:r w:rsidRPr="00A238DA">
        <w:t xml:space="preserve"> lazer</w:t>
      </w:r>
      <w:r>
        <w:t xml:space="preserve">, </w:t>
      </w:r>
      <w:r w:rsidRPr="00A238DA">
        <w:t>ocorrência de vários eventos e</w:t>
      </w:r>
      <w:r>
        <w:t xml:space="preserve"> outras</w:t>
      </w:r>
      <w:r w:rsidRPr="00A238DA">
        <w:t xml:space="preserve"> atividades surgem como fatores-chave que contribuem para este fenómeno. De mod</w:t>
      </w:r>
      <w:r>
        <w:t>o</w:t>
      </w:r>
      <w:r w:rsidRPr="00A238DA">
        <w:t xml:space="preserve"> que,</w:t>
      </w:r>
      <w:r w:rsidR="00391CFD">
        <w:t xml:space="preserve"> fazer melhor uso de </w:t>
      </w:r>
      <w:r w:rsidRPr="00A238DA">
        <w:rPr>
          <w:i/>
          <w:iCs/>
        </w:rPr>
        <w:t>feature engineering</w:t>
      </w:r>
      <w:r>
        <w:t xml:space="preserve"> </w:t>
      </w:r>
      <w:r w:rsidR="00391CFD">
        <w:t>seria possível obter melhores resultados.</w:t>
      </w:r>
    </w:p>
    <w:p w14:paraId="70679781" w14:textId="69247A77" w:rsidR="0060772F" w:rsidRPr="0060772F" w:rsidRDefault="0060772F" w:rsidP="0060772F"/>
    <w:p w14:paraId="46EC4520" w14:textId="1A1C6A6E" w:rsidR="0060772F" w:rsidRDefault="0060772F" w:rsidP="0060772F">
      <w:pPr>
        <w:pStyle w:val="Ttulo2"/>
        <w:numPr>
          <w:ilvl w:val="0"/>
          <w:numId w:val="0"/>
        </w:numPr>
        <w:ind w:left="862"/>
      </w:pPr>
    </w:p>
    <w:p w14:paraId="088EEC73" w14:textId="4D8E06E2" w:rsidR="00A15030" w:rsidRDefault="00A15030" w:rsidP="00A15030">
      <w:pPr>
        <w:pStyle w:val="Ttulo2"/>
        <w:numPr>
          <w:ilvl w:val="1"/>
          <w:numId w:val="11"/>
        </w:numPr>
      </w:pPr>
      <w:bookmarkStart w:id="110" w:name="_Toc138324045"/>
      <w:r>
        <w:t>Testes para a soma das entradas de cada eixo</w:t>
      </w:r>
      <w:bookmarkEnd w:id="110"/>
    </w:p>
    <w:p w14:paraId="7205183E" w14:textId="416DFA9F" w:rsidR="00A476FB" w:rsidRDefault="00A476FB" w:rsidP="00A476FB"/>
    <w:p w14:paraId="53958DB1" w14:textId="2EE9E297" w:rsidR="008454B1" w:rsidRPr="00487B40" w:rsidRDefault="008454B1" w:rsidP="00487B40">
      <w:pPr>
        <w:pStyle w:val="Ttulo2"/>
        <w:numPr>
          <w:ilvl w:val="2"/>
          <w:numId w:val="11"/>
        </w:numPr>
        <w:rPr>
          <w:sz w:val="24"/>
          <w:szCs w:val="24"/>
        </w:rPr>
      </w:pPr>
      <w:bookmarkStart w:id="111" w:name="_Toc138324046"/>
      <w:r>
        <w:rPr>
          <w:sz w:val="24"/>
          <w:szCs w:val="24"/>
        </w:rPr>
        <w:lastRenderedPageBreak/>
        <w:t>Lag 24 vs Lag 12</w:t>
      </w:r>
      <w:bookmarkEnd w:id="111"/>
      <w:r>
        <w:rPr>
          <w:sz w:val="24"/>
          <w:szCs w:val="24"/>
        </w:rPr>
        <w:t xml:space="preserve"> </w:t>
      </w:r>
    </w:p>
    <w:p w14:paraId="7EA2B916" w14:textId="47D1F37E" w:rsidR="00A476FB" w:rsidRDefault="00A476FB" w:rsidP="00A476FB">
      <w:pPr>
        <w:ind w:firstLine="709"/>
        <w:jc w:val="left"/>
      </w:pPr>
      <w:r w:rsidRPr="00555414">
        <w:t xml:space="preserve">No que diz respeito à soma das entradas, foi selecionado um período específico entre outubro e novembro para análise. Ao analisar o gráfico, torna-se evidente que, à medida que o tamanho da </w:t>
      </w:r>
      <w:r w:rsidR="00AB67B9">
        <w:t>previsão</w:t>
      </w:r>
      <w:r w:rsidRPr="00555414">
        <w:t xml:space="preserve"> aumenta, o modelo encontra maiores dificuldades em captar e prever com precisão os picos dos dados. De acordo com a tabela de </w:t>
      </w:r>
      <w:r w:rsidRPr="00A476FB">
        <w:rPr>
          <w:i/>
          <w:iCs/>
        </w:rPr>
        <w:t>mape</w:t>
      </w:r>
      <w:r w:rsidRPr="00555414">
        <w:t xml:space="preserve">, faz sentido que à medida que a </w:t>
      </w:r>
      <w:r w:rsidR="00AB67B9">
        <w:t>previsão</w:t>
      </w:r>
      <w:r w:rsidRPr="00555414">
        <w:t xml:space="preserve"> aument</w:t>
      </w:r>
      <w:r w:rsidR="00AB67B9">
        <w:t>e</w:t>
      </w:r>
      <w:r w:rsidRPr="00555414">
        <w:t>,</w:t>
      </w:r>
      <w:r w:rsidR="00AB67B9">
        <w:t xml:space="preserve"> pois</w:t>
      </w:r>
      <w:r w:rsidRPr="00555414">
        <w:t xml:space="preserve"> o </w:t>
      </w:r>
      <w:r w:rsidRPr="00A476FB">
        <w:rPr>
          <w:i/>
          <w:iCs/>
        </w:rPr>
        <w:t>mape</w:t>
      </w:r>
      <w:r w:rsidRPr="00555414">
        <w:t xml:space="preserve"> também aument</w:t>
      </w:r>
      <w:r w:rsidR="00AB67B9">
        <w:t>a</w:t>
      </w:r>
      <w:r w:rsidRPr="00555414">
        <w:t xml:space="preserve">. Esse resultado é coerente com as expectativas, pois quanto maior </w:t>
      </w:r>
      <w:r w:rsidR="00AB67B9">
        <w:t xml:space="preserve">for o tamanho </w:t>
      </w:r>
      <w:r w:rsidRPr="00555414">
        <w:t>de previsão</w:t>
      </w:r>
      <w:r w:rsidR="00AB67B9">
        <w:t xml:space="preserve"> à frente</w:t>
      </w:r>
      <w:r w:rsidRPr="00555414">
        <w:t>, maior a incerteza e a dificuldade de obter estimativas precisas.</w:t>
      </w:r>
    </w:p>
    <w:p w14:paraId="19792F2A" w14:textId="4A753181" w:rsidR="00AF0382" w:rsidRDefault="002777DE" w:rsidP="00A476FB">
      <w:r>
        <w:rPr>
          <w:noProof/>
        </w:rPr>
        <w:pict w14:anchorId="6F435592">
          <v:shape id="_x0000_s2064" type="#_x0000_t202" style="position:absolute;left:0;text-align:left;margin-left:-62.25pt;margin-top:315.35pt;width:8in;height:.05pt;z-index:251697152;mso-position-horizontal-relative:text;mso-position-vertical-relative:text" wrapcoords="-28 0 -28 20965 21600 20965 21600 0 -28 0" stroked="f">
            <v:textbox style="mso-fit-shape-to-text:t" inset="0,0,0,0">
              <w:txbxContent>
                <w:p w14:paraId="0536BB6D" w14:textId="26D03C13" w:rsidR="002777DE" w:rsidRPr="00482D6C" w:rsidRDefault="002777DE" w:rsidP="002777DE">
                  <w:pPr>
                    <w:pStyle w:val="Legenda"/>
                    <w:rPr>
                      <w:noProof/>
                      <w:sz w:val="24"/>
                      <w:szCs w:val="24"/>
                    </w:rPr>
                  </w:pPr>
                  <w:r>
                    <w:t xml:space="preserve">Figura 20 - </w:t>
                  </w:r>
                  <w:r w:rsidRPr="00560AD4">
                    <w:t>Gráficos soma das entradas teste vs</w:t>
                  </w:r>
                  <w:r>
                    <w:t>.</w:t>
                  </w:r>
                  <w:r w:rsidRPr="00560AD4">
                    <w:t xml:space="preserve"> modelo para as janelas de previsão de 1, 2, 4, 8 horas com lag 24</w:t>
                  </w:r>
                </w:p>
              </w:txbxContent>
            </v:textbox>
            <w10:wrap type="through"/>
          </v:shape>
        </w:pict>
      </w:r>
      <w:r>
        <w:rPr>
          <w:noProof/>
        </w:rPr>
        <w:drawing>
          <wp:anchor distT="0" distB="0" distL="114300" distR="114300" simplePos="0" relativeHeight="251670528" behindDoc="1" locked="0" layoutInCell="1" allowOverlap="1" wp14:anchorId="61C81EA9" wp14:editId="1CED99F7">
            <wp:simplePos x="0" y="0"/>
            <wp:positionH relativeFrom="column">
              <wp:posOffset>-790575</wp:posOffset>
            </wp:positionH>
            <wp:positionV relativeFrom="paragraph">
              <wp:posOffset>269240</wp:posOffset>
            </wp:positionV>
            <wp:extent cx="7315200" cy="3678555"/>
            <wp:effectExtent l="0" t="0" r="0" b="0"/>
            <wp:wrapThrough wrapText="bothSides">
              <wp:wrapPolygon edited="0">
                <wp:start x="0" y="0"/>
                <wp:lineTo x="0" y="21477"/>
                <wp:lineTo x="21544" y="21477"/>
                <wp:lineTo x="21544" y="0"/>
                <wp:lineTo x="0" y="0"/>
              </wp:wrapPolygon>
            </wp:wrapThrough>
            <wp:docPr id="130144121" name="Imagem 1" descr="Uma imagem com texto, diagrama,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4121" name="Imagem 1" descr="Uma imagem com texto, diagrama, captura de ecrã, Tipo de letra&#10;&#10;Descrição gerada automaticament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7315200" cy="3678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DE1C7C" w14:textId="0227783E" w:rsidR="00AF0382" w:rsidRDefault="00AF0382" w:rsidP="00A476FB"/>
    <w:p w14:paraId="3D0D4E11" w14:textId="782F3A65" w:rsidR="00A476FB" w:rsidRPr="00A476FB" w:rsidRDefault="00A476FB" w:rsidP="00A476FB"/>
    <w:p w14:paraId="1034B02E" w14:textId="032CB4CF" w:rsidR="00F570D7" w:rsidRDefault="00F570D7" w:rsidP="00F600ED"/>
    <w:p w14:paraId="6BB96D55" w14:textId="77777777" w:rsidR="002777DE" w:rsidRDefault="002777DE" w:rsidP="00DB04AC">
      <w:pPr>
        <w:pStyle w:val="Legenda"/>
      </w:pPr>
    </w:p>
    <w:p w14:paraId="1125A536" w14:textId="77777777" w:rsidR="002777DE" w:rsidRDefault="002777DE" w:rsidP="00DB04AC">
      <w:pPr>
        <w:pStyle w:val="Legenda"/>
      </w:pPr>
    </w:p>
    <w:p w14:paraId="0C429A69" w14:textId="77777777" w:rsidR="002777DE" w:rsidRPr="002777DE" w:rsidRDefault="002777DE" w:rsidP="002777DE"/>
    <w:p w14:paraId="512F27E4" w14:textId="31B47516" w:rsidR="00AF0382" w:rsidRDefault="00AF0382" w:rsidP="00DB04AC">
      <w:pPr>
        <w:pStyle w:val="Legenda"/>
      </w:pPr>
      <w:r>
        <w:lastRenderedPageBreak/>
        <w:t xml:space="preserve">Tabela </w:t>
      </w:r>
      <w:fldSimple w:instr=" SEQ Tabela \* ARABIC ">
        <w:r w:rsidR="00736F33">
          <w:rPr>
            <w:noProof/>
          </w:rPr>
          <w:t>7</w:t>
        </w:r>
      </w:fldSimple>
      <w:r>
        <w:t xml:space="preserve"> - Mape Soma das Entradas com Lag: 24</w:t>
      </w:r>
    </w:p>
    <w:tbl>
      <w:tblPr>
        <w:tblStyle w:val="TabelacomGrelha"/>
        <w:tblpPr w:leftFromText="141" w:rightFromText="141" w:vertAnchor="text" w:horzAnchor="margin" w:tblpXSpec="center" w:tblpY="160"/>
        <w:tblW w:w="0" w:type="auto"/>
        <w:jc w:val="center"/>
        <w:tblLook w:val="04A0" w:firstRow="1" w:lastRow="0" w:firstColumn="1" w:lastColumn="0" w:noHBand="0" w:noVBand="1"/>
      </w:tblPr>
      <w:tblGrid>
        <w:gridCol w:w="2226"/>
        <w:gridCol w:w="2226"/>
        <w:gridCol w:w="2226"/>
        <w:gridCol w:w="2227"/>
      </w:tblGrid>
      <w:tr w:rsidR="00AF0382" w14:paraId="06C7B42C" w14:textId="77777777" w:rsidTr="00252356">
        <w:trPr>
          <w:jc w:val="center"/>
        </w:trPr>
        <w:tc>
          <w:tcPr>
            <w:tcW w:w="2226" w:type="dxa"/>
            <w:vAlign w:val="center"/>
          </w:tcPr>
          <w:p w14:paraId="7AB5A20C" w14:textId="51452D88" w:rsidR="00AF0382" w:rsidRDefault="00AF0382" w:rsidP="00252356">
            <w:pPr>
              <w:jc w:val="center"/>
            </w:pPr>
            <w:r>
              <w:t>Prever à frente: 1h</w:t>
            </w:r>
          </w:p>
        </w:tc>
        <w:tc>
          <w:tcPr>
            <w:tcW w:w="2226" w:type="dxa"/>
            <w:vAlign w:val="center"/>
          </w:tcPr>
          <w:p w14:paraId="251693FB" w14:textId="43445A1F" w:rsidR="00AF0382" w:rsidRDefault="00AF0382" w:rsidP="00252356">
            <w:pPr>
              <w:jc w:val="center"/>
            </w:pPr>
            <w:r>
              <w:t>Prever à frente: 2h</w:t>
            </w:r>
          </w:p>
        </w:tc>
        <w:tc>
          <w:tcPr>
            <w:tcW w:w="2226" w:type="dxa"/>
            <w:vAlign w:val="center"/>
          </w:tcPr>
          <w:p w14:paraId="6E37D421" w14:textId="4A238CED" w:rsidR="00AF0382" w:rsidRDefault="00AF0382" w:rsidP="00252356">
            <w:pPr>
              <w:jc w:val="center"/>
            </w:pPr>
            <w:r>
              <w:t>Prever à frente: 4h</w:t>
            </w:r>
          </w:p>
        </w:tc>
        <w:tc>
          <w:tcPr>
            <w:tcW w:w="2227" w:type="dxa"/>
            <w:vAlign w:val="center"/>
          </w:tcPr>
          <w:p w14:paraId="6ED1EEEC" w14:textId="7FA64FBE" w:rsidR="00AF0382" w:rsidRDefault="00AF0382" w:rsidP="00252356">
            <w:pPr>
              <w:jc w:val="center"/>
            </w:pPr>
            <w:r>
              <w:t>Prever à frente: 8h</w:t>
            </w:r>
          </w:p>
        </w:tc>
      </w:tr>
      <w:tr w:rsidR="00AF0382" w14:paraId="7E61713A" w14:textId="77777777" w:rsidTr="00252356">
        <w:trPr>
          <w:jc w:val="center"/>
        </w:trPr>
        <w:tc>
          <w:tcPr>
            <w:tcW w:w="2226" w:type="dxa"/>
            <w:vAlign w:val="center"/>
          </w:tcPr>
          <w:p w14:paraId="3657A6C5" w14:textId="77777777" w:rsidR="00AF0382" w:rsidRDefault="00AF0382" w:rsidP="00252356">
            <w:pPr>
              <w:jc w:val="center"/>
            </w:pPr>
            <w:r w:rsidRPr="003E6CD4">
              <w:t>8.42</w:t>
            </w:r>
          </w:p>
        </w:tc>
        <w:tc>
          <w:tcPr>
            <w:tcW w:w="2226" w:type="dxa"/>
            <w:vAlign w:val="center"/>
          </w:tcPr>
          <w:p w14:paraId="5BA5A28A" w14:textId="71DECF9F" w:rsidR="00AF0382" w:rsidRDefault="00AF0382" w:rsidP="00252356">
            <w:pPr>
              <w:jc w:val="center"/>
            </w:pPr>
            <w:r>
              <w:t>10.13</w:t>
            </w:r>
          </w:p>
        </w:tc>
        <w:tc>
          <w:tcPr>
            <w:tcW w:w="2226" w:type="dxa"/>
            <w:vAlign w:val="center"/>
          </w:tcPr>
          <w:p w14:paraId="7C597334" w14:textId="77777777" w:rsidR="00AF0382" w:rsidRDefault="00AF0382" w:rsidP="00252356">
            <w:pPr>
              <w:jc w:val="center"/>
            </w:pPr>
            <w:r w:rsidRPr="003E6CD4">
              <w:t>10.</w:t>
            </w:r>
            <w:r>
              <w:t>34</w:t>
            </w:r>
          </w:p>
        </w:tc>
        <w:tc>
          <w:tcPr>
            <w:tcW w:w="2227" w:type="dxa"/>
            <w:vAlign w:val="center"/>
          </w:tcPr>
          <w:p w14:paraId="0EA58163" w14:textId="77777777" w:rsidR="00AF0382" w:rsidRDefault="00AF0382" w:rsidP="00252356">
            <w:pPr>
              <w:jc w:val="center"/>
            </w:pPr>
            <w:r>
              <w:t>11.04</w:t>
            </w:r>
          </w:p>
        </w:tc>
      </w:tr>
    </w:tbl>
    <w:p w14:paraId="563E34C7" w14:textId="76DE38B9" w:rsidR="00F570D7" w:rsidRDefault="00F570D7" w:rsidP="00F600ED"/>
    <w:p w14:paraId="5AE1901E" w14:textId="1C9A7134" w:rsidR="00F570D7" w:rsidRDefault="00F570D7" w:rsidP="00F600ED"/>
    <w:p w14:paraId="00EEA635" w14:textId="20D0159C" w:rsidR="00AF0382" w:rsidRDefault="00AF0382" w:rsidP="00F600ED"/>
    <w:p w14:paraId="31CD1811" w14:textId="0FE7DA13" w:rsidR="00AF0382" w:rsidRDefault="002777DE" w:rsidP="00F600ED">
      <w:r>
        <w:rPr>
          <w:noProof/>
        </w:rPr>
        <w:pict w14:anchorId="31F6CC44">
          <v:shape id="_x0000_s2065" type="#_x0000_t202" style="position:absolute;left:0;text-align:left;margin-left:-79.5pt;margin-top:318.3pt;width:584.75pt;height:.05pt;z-index:251699200;mso-position-horizontal-relative:text;mso-position-vertical-relative:text" wrapcoords="-28 0 -28 20965 21600 20965 21600 0 -28 0" stroked="f">
            <v:textbox style="mso-fit-shape-to-text:t" inset="0,0,0,0">
              <w:txbxContent>
                <w:p w14:paraId="64072471" w14:textId="1D9D7A9F" w:rsidR="002777DE" w:rsidRPr="001331E1" w:rsidRDefault="002777DE" w:rsidP="002777DE">
                  <w:pPr>
                    <w:pStyle w:val="Legenda"/>
                    <w:rPr>
                      <w:noProof/>
                      <w:sz w:val="24"/>
                      <w:szCs w:val="24"/>
                    </w:rPr>
                  </w:pPr>
                  <w:r>
                    <w:t xml:space="preserve">Figura 21 - </w:t>
                  </w:r>
                  <w:r w:rsidRPr="00A350B0">
                    <w:t>Gráficos soma das entradas teste vs</w:t>
                  </w:r>
                  <w:r>
                    <w:t>.</w:t>
                  </w:r>
                  <w:r w:rsidRPr="00A350B0">
                    <w:t xml:space="preserve"> modelo para as janelas de previsão de 1, 2, 4, 8 horas com lag </w:t>
                  </w:r>
                  <w:r>
                    <w:t>12</w:t>
                  </w:r>
                </w:p>
              </w:txbxContent>
            </v:textbox>
            <w10:wrap type="through"/>
          </v:shape>
        </w:pict>
      </w:r>
      <w:r w:rsidR="008454B1">
        <w:rPr>
          <w:noProof/>
        </w:rPr>
        <w:drawing>
          <wp:anchor distT="0" distB="0" distL="114300" distR="114300" simplePos="0" relativeHeight="251677696" behindDoc="0" locked="0" layoutInCell="1" allowOverlap="1" wp14:anchorId="5950798B" wp14:editId="470499CB">
            <wp:simplePos x="0" y="0"/>
            <wp:positionH relativeFrom="column">
              <wp:posOffset>-1009650</wp:posOffset>
            </wp:positionH>
            <wp:positionV relativeFrom="paragraph">
              <wp:posOffset>205740</wp:posOffset>
            </wp:positionV>
            <wp:extent cx="7426800" cy="3780000"/>
            <wp:effectExtent l="0" t="0" r="0" b="0"/>
            <wp:wrapThrough wrapText="bothSides">
              <wp:wrapPolygon edited="0">
                <wp:start x="0" y="0"/>
                <wp:lineTo x="0" y="21448"/>
                <wp:lineTo x="21554" y="21448"/>
                <wp:lineTo x="21554" y="0"/>
                <wp:lineTo x="0" y="0"/>
              </wp:wrapPolygon>
            </wp:wrapThrough>
            <wp:docPr id="1562601607" name="Imagem 2" descr="Uma imagem com texto, diagrama,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01607" name="Imagem 2" descr="Uma imagem com texto, diagrama, Tipo de letra, captura de ecrã&#10;&#10;Descrição gerada automaticamente"/>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7426800" cy="378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DFD13C" w14:textId="0212BC3E" w:rsidR="00AF0382" w:rsidRDefault="00AF0382" w:rsidP="00F600ED"/>
    <w:p w14:paraId="4EEB7E2A" w14:textId="1AEAE99D" w:rsidR="00AF0382" w:rsidRDefault="00AF0382" w:rsidP="00F600ED"/>
    <w:p w14:paraId="7F8F277B" w14:textId="77777777" w:rsidR="002A3A66" w:rsidRDefault="002A3A66" w:rsidP="00F600ED"/>
    <w:p w14:paraId="71B09610" w14:textId="77777777" w:rsidR="002777DE" w:rsidRDefault="002777DE" w:rsidP="00F600ED"/>
    <w:p w14:paraId="3D55A676" w14:textId="361D1598" w:rsidR="00AF0382" w:rsidRDefault="00AF0382" w:rsidP="00F600ED"/>
    <w:p w14:paraId="27CC5D68" w14:textId="72AC3ECA" w:rsidR="00AF0382" w:rsidRDefault="00AF0382" w:rsidP="00DB04AC">
      <w:pPr>
        <w:pStyle w:val="Legenda"/>
      </w:pPr>
      <w:r>
        <w:lastRenderedPageBreak/>
        <w:t xml:space="preserve">Tabela </w:t>
      </w:r>
      <w:fldSimple w:instr=" SEQ Tabela \* ARABIC ">
        <w:r w:rsidR="00736F33">
          <w:rPr>
            <w:noProof/>
          </w:rPr>
          <w:t>8</w:t>
        </w:r>
      </w:fldSimple>
      <w:r>
        <w:t xml:space="preserve"> - Mape Soma das Entradas com Lag: 12</w:t>
      </w:r>
    </w:p>
    <w:tbl>
      <w:tblPr>
        <w:tblStyle w:val="TabelacomGrelha"/>
        <w:tblpPr w:leftFromText="141" w:rightFromText="141" w:vertAnchor="text" w:horzAnchor="margin" w:tblpXSpec="center" w:tblpY="160"/>
        <w:tblW w:w="0" w:type="auto"/>
        <w:jc w:val="center"/>
        <w:tblLook w:val="04A0" w:firstRow="1" w:lastRow="0" w:firstColumn="1" w:lastColumn="0" w:noHBand="0" w:noVBand="1"/>
      </w:tblPr>
      <w:tblGrid>
        <w:gridCol w:w="2226"/>
        <w:gridCol w:w="2226"/>
        <w:gridCol w:w="2226"/>
        <w:gridCol w:w="2227"/>
      </w:tblGrid>
      <w:tr w:rsidR="00AF0382" w14:paraId="6D92C49E" w14:textId="77777777" w:rsidTr="00252356">
        <w:trPr>
          <w:jc w:val="center"/>
        </w:trPr>
        <w:tc>
          <w:tcPr>
            <w:tcW w:w="2226" w:type="dxa"/>
            <w:vAlign w:val="center"/>
          </w:tcPr>
          <w:p w14:paraId="6B0126F3" w14:textId="77777777" w:rsidR="00AF0382" w:rsidRDefault="00AF0382" w:rsidP="00252356">
            <w:pPr>
              <w:jc w:val="center"/>
            </w:pPr>
            <w:r>
              <w:t>Prever à frente: 1h</w:t>
            </w:r>
          </w:p>
        </w:tc>
        <w:tc>
          <w:tcPr>
            <w:tcW w:w="2226" w:type="dxa"/>
            <w:vAlign w:val="center"/>
          </w:tcPr>
          <w:p w14:paraId="26402347" w14:textId="77777777" w:rsidR="00AF0382" w:rsidRDefault="00AF0382" w:rsidP="00252356">
            <w:pPr>
              <w:jc w:val="center"/>
            </w:pPr>
            <w:r>
              <w:t>Prever à frente: 2h</w:t>
            </w:r>
          </w:p>
        </w:tc>
        <w:tc>
          <w:tcPr>
            <w:tcW w:w="2226" w:type="dxa"/>
            <w:vAlign w:val="center"/>
          </w:tcPr>
          <w:p w14:paraId="05961CF5" w14:textId="77777777" w:rsidR="00AF0382" w:rsidRDefault="00AF0382" w:rsidP="00252356">
            <w:pPr>
              <w:jc w:val="center"/>
            </w:pPr>
            <w:r>
              <w:t>Prever à frente: 4h</w:t>
            </w:r>
          </w:p>
        </w:tc>
        <w:tc>
          <w:tcPr>
            <w:tcW w:w="2227" w:type="dxa"/>
            <w:vAlign w:val="center"/>
          </w:tcPr>
          <w:p w14:paraId="6AE1A563" w14:textId="77777777" w:rsidR="00AF0382" w:rsidRDefault="00AF0382" w:rsidP="00252356">
            <w:pPr>
              <w:jc w:val="center"/>
            </w:pPr>
            <w:r>
              <w:t>Prever à frente: 8h</w:t>
            </w:r>
          </w:p>
        </w:tc>
      </w:tr>
      <w:tr w:rsidR="00AF0382" w14:paraId="4F143091" w14:textId="77777777" w:rsidTr="00252356">
        <w:trPr>
          <w:jc w:val="center"/>
        </w:trPr>
        <w:tc>
          <w:tcPr>
            <w:tcW w:w="2226" w:type="dxa"/>
            <w:vAlign w:val="center"/>
          </w:tcPr>
          <w:p w14:paraId="328DD2C4" w14:textId="26D3AC8A" w:rsidR="00AF0382" w:rsidRDefault="00AF0382" w:rsidP="00252356">
            <w:pPr>
              <w:jc w:val="center"/>
            </w:pPr>
            <w:r w:rsidRPr="00AF0382">
              <w:t>8.2</w:t>
            </w:r>
            <w:r>
              <w:t>7</w:t>
            </w:r>
          </w:p>
        </w:tc>
        <w:tc>
          <w:tcPr>
            <w:tcW w:w="2226" w:type="dxa"/>
            <w:vAlign w:val="center"/>
          </w:tcPr>
          <w:p w14:paraId="05DB7C4D" w14:textId="2DF69ED4" w:rsidR="00AF0382" w:rsidRDefault="00AF0382" w:rsidP="00252356">
            <w:pPr>
              <w:jc w:val="center"/>
            </w:pPr>
            <w:r>
              <w:t>12.5</w:t>
            </w:r>
          </w:p>
        </w:tc>
        <w:tc>
          <w:tcPr>
            <w:tcW w:w="2226" w:type="dxa"/>
            <w:vAlign w:val="center"/>
          </w:tcPr>
          <w:p w14:paraId="503C5A4E" w14:textId="5D67FFD9" w:rsidR="00AF0382" w:rsidRDefault="00AF0382" w:rsidP="00252356">
            <w:pPr>
              <w:jc w:val="center"/>
            </w:pPr>
            <w:r>
              <w:t>12.54</w:t>
            </w:r>
          </w:p>
        </w:tc>
        <w:tc>
          <w:tcPr>
            <w:tcW w:w="2227" w:type="dxa"/>
            <w:vAlign w:val="center"/>
          </w:tcPr>
          <w:p w14:paraId="3661555A" w14:textId="6F2672A4" w:rsidR="00AF0382" w:rsidRDefault="00AF0382" w:rsidP="00252356">
            <w:pPr>
              <w:jc w:val="center"/>
            </w:pPr>
            <w:r>
              <w:t>13.1</w:t>
            </w:r>
          </w:p>
        </w:tc>
      </w:tr>
    </w:tbl>
    <w:p w14:paraId="0B2D6844" w14:textId="5EFADAD5" w:rsidR="00AF0382" w:rsidRDefault="00AF0382" w:rsidP="00F600ED"/>
    <w:p w14:paraId="6F60522C" w14:textId="77777777" w:rsidR="00AF0382" w:rsidRDefault="00AF0382" w:rsidP="00F600ED"/>
    <w:p w14:paraId="5568987D" w14:textId="40AC7765" w:rsidR="008454B1" w:rsidRPr="0060772F" w:rsidRDefault="002777DE" w:rsidP="008454B1">
      <w:pPr>
        <w:pStyle w:val="Ttulo2"/>
        <w:numPr>
          <w:ilvl w:val="0"/>
          <w:numId w:val="0"/>
        </w:numPr>
        <w:ind w:left="823"/>
        <w:rPr>
          <w:sz w:val="24"/>
          <w:szCs w:val="24"/>
        </w:rPr>
      </w:pPr>
      <w:bookmarkStart w:id="112" w:name="_Toc138324047"/>
      <w:r>
        <w:rPr>
          <w:noProof/>
        </w:rPr>
        <w:pict w14:anchorId="31786485">
          <v:shape id="_x0000_s2066" type="#_x0000_t202" style="position:absolute;left:0;text-align:left;margin-left:-42pt;margin-top:317.6pt;width:521.2pt;height:.05pt;z-index:251701248;mso-position-horizontal-relative:text;mso-position-vertical-relative:text" wrapcoords="-31 0 -31 21273 21600 21273 21600 0 -31 0" stroked="f">
            <v:textbox style="mso-fit-shape-to-text:t" inset="0,0,0,0">
              <w:txbxContent>
                <w:p w14:paraId="72B50AFE" w14:textId="34355E74" w:rsidR="002777DE" w:rsidRPr="00CB2634" w:rsidRDefault="002777DE" w:rsidP="002777DE">
                  <w:pPr>
                    <w:pStyle w:val="Legenda"/>
                    <w:rPr>
                      <w:b/>
                      <w:noProof/>
                      <w:sz w:val="28"/>
                      <w:szCs w:val="28"/>
                    </w:rPr>
                  </w:pPr>
                  <w:r>
                    <w:t xml:space="preserve">Figura 22 - </w:t>
                  </w:r>
                  <w:r w:rsidRPr="006F2934">
                    <w:t>Gráficos soma das entradas teste vs</w:t>
                  </w:r>
                  <w:r>
                    <w:t>.</w:t>
                  </w:r>
                  <w:r w:rsidRPr="006F2934">
                    <w:t xml:space="preserve"> modelo para </w:t>
                  </w:r>
                  <w:r>
                    <w:t xml:space="preserve">prever 24 à frente </w:t>
                  </w:r>
                  <w:r w:rsidRPr="006F2934">
                    <w:t xml:space="preserve">com </w:t>
                  </w:r>
                  <w:r>
                    <w:t>1 semana de lag</w:t>
                  </w:r>
                </w:p>
              </w:txbxContent>
            </v:textbox>
            <w10:wrap type="tight"/>
          </v:shape>
        </w:pict>
      </w:r>
      <w:r w:rsidR="008454B1">
        <w:rPr>
          <w:noProof/>
        </w:rPr>
        <w:drawing>
          <wp:anchor distT="0" distB="0" distL="114300" distR="114300" simplePos="0" relativeHeight="251715584" behindDoc="1" locked="0" layoutInCell="1" allowOverlap="1" wp14:anchorId="4748C05B" wp14:editId="602815D7">
            <wp:simplePos x="0" y="0"/>
            <wp:positionH relativeFrom="column">
              <wp:posOffset>-533400</wp:posOffset>
            </wp:positionH>
            <wp:positionV relativeFrom="paragraph">
              <wp:posOffset>585470</wp:posOffset>
            </wp:positionV>
            <wp:extent cx="6619430" cy="3390900"/>
            <wp:effectExtent l="0" t="0" r="0" b="0"/>
            <wp:wrapTight wrapText="bothSides">
              <wp:wrapPolygon edited="0">
                <wp:start x="0" y="0"/>
                <wp:lineTo x="0" y="21479"/>
                <wp:lineTo x="21509" y="21479"/>
                <wp:lineTo x="21509" y="0"/>
                <wp:lineTo x="0" y="0"/>
              </wp:wrapPolygon>
            </wp:wrapTight>
            <wp:docPr id="1731866250" name="Imagem 1" descr="Uma imagem com texto, file,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66250" name="Imagem 1" descr="Uma imagem com texto, file, Gráfico, diagrama&#10;&#10;Descrição gerada automaticamente"/>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6619430" cy="3390900"/>
                    </a:xfrm>
                    <a:prstGeom prst="rect">
                      <a:avLst/>
                    </a:prstGeom>
                    <a:noFill/>
                    <a:ln>
                      <a:noFill/>
                    </a:ln>
                  </pic:spPr>
                </pic:pic>
              </a:graphicData>
            </a:graphic>
            <wp14:sizeRelH relativeFrom="page">
              <wp14:pctWidth>0</wp14:pctWidth>
            </wp14:sizeRelH>
            <wp14:sizeRelV relativeFrom="page">
              <wp14:pctHeight>0</wp14:pctHeight>
            </wp14:sizeRelV>
          </wp:anchor>
        </w:drawing>
      </w:r>
      <w:r w:rsidR="008454B1">
        <w:rPr>
          <w:sz w:val="24"/>
          <w:szCs w:val="24"/>
        </w:rPr>
        <w:t xml:space="preserve">8.2.2. Lag 24x7 (1 semana) para prever 24h </w:t>
      </w:r>
      <w:r w:rsidR="00C40CF0">
        <w:rPr>
          <w:sz w:val="24"/>
          <w:szCs w:val="24"/>
        </w:rPr>
        <w:t>à</w:t>
      </w:r>
      <w:r w:rsidR="008454B1">
        <w:rPr>
          <w:sz w:val="24"/>
          <w:szCs w:val="24"/>
        </w:rPr>
        <w:t xml:space="preserve"> frente</w:t>
      </w:r>
      <w:bookmarkEnd w:id="112"/>
    </w:p>
    <w:p w14:paraId="25351236" w14:textId="77777777" w:rsidR="00F50562" w:rsidRDefault="00F50562" w:rsidP="00F600ED"/>
    <w:p w14:paraId="5EA37521" w14:textId="24DCF9FA" w:rsidR="00F50562" w:rsidRDefault="00110233" w:rsidP="00F600ED">
      <w:r>
        <w:t>Apesar do</w:t>
      </w:r>
      <w:r w:rsidR="00CD69FC">
        <w:t xml:space="preserve"> gráfico apresentar um</w:t>
      </w:r>
      <w:r>
        <w:t xml:space="preserve"> </w:t>
      </w:r>
      <w:r w:rsidRPr="00110233">
        <w:rPr>
          <w:i/>
          <w:iCs/>
        </w:rPr>
        <w:t>mape</w:t>
      </w:r>
      <w:r>
        <w:t xml:space="preserve"> 12.40%</w:t>
      </w:r>
      <w:r w:rsidR="00CD69FC">
        <w:t>, observa-se que o modelo acompanha relativamente bem o padrão da amostra de teste para a soma das entradas de todos os eixos.</w:t>
      </w:r>
    </w:p>
    <w:p w14:paraId="75376EA4" w14:textId="77777777" w:rsidR="002777DE" w:rsidRDefault="002777DE" w:rsidP="00F600ED"/>
    <w:p w14:paraId="11B7D6E8" w14:textId="77777777" w:rsidR="002777DE" w:rsidRDefault="002777DE" w:rsidP="00F600ED"/>
    <w:p w14:paraId="5288F18C" w14:textId="317159B7" w:rsidR="00F50562" w:rsidRDefault="00F50562" w:rsidP="00384D5C">
      <w:pPr>
        <w:pStyle w:val="Ttulo2"/>
        <w:numPr>
          <w:ilvl w:val="2"/>
          <w:numId w:val="11"/>
        </w:numPr>
        <w:rPr>
          <w:sz w:val="24"/>
          <w:szCs w:val="24"/>
        </w:rPr>
      </w:pPr>
      <w:bookmarkStart w:id="113" w:name="_Toc138324048"/>
      <w:r>
        <w:rPr>
          <w:sz w:val="24"/>
          <w:szCs w:val="24"/>
        </w:rPr>
        <w:lastRenderedPageBreak/>
        <w:t>Testes para Feriados e Fins de Semana</w:t>
      </w:r>
      <w:bookmarkEnd w:id="113"/>
    </w:p>
    <w:p w14:paraId="1646167C" w14:textId="04449A0B" w:rsidR="002110E4" w:rsidRPr="002110E4" w:rsidRDefault="00736F33" w:rsidP="002110E4">
      <w:r>
        <w:rPr>
          <w:noProof/>
        </w:rPr>
        <w:pict w14:anchorId="251A0218">
          <v:shape id="_x0000_s2067" type="#_x0000_t202" style="position:absolute;left:0;text-align:left;margin-left:0;margin-top:311pt;width:422.05pt;height:38pt;z-index:251703296;mso-position-horizontal-relative:text;mso-position-vertical-relative:text" wrapcoords="-28 0 -28 20965 21600 20965 21600 0 -28 0" stroked="f">
            <v:textbox style="mso-fit-shape-to-text:t" inset="0,0,0,0">
              <w:txbxContent>
                <w:p w14:paraId="4D3168EF" w14:textId="2C22C3B0" w:rsidR="00736F33" w:rsidRPr="00736F33" w:rsidRDefault="00736F33" w:rsidP="00736F33">
                  <w:pPr>
                    <w:pStyle w:val="Legenda"/>
                  </w:pPr>
                  <w:r>
                    <w:t xml:space="preserve">Figura 23 - </w:t>
                  </w:r>
                  <w:r w:rsidRPr="00275859">
                    <w:t>Gráficos soma das entradas teste vs modelo para as janelas de previsão de 1, 2, 4, 8 horas com lag 2</w:t>
                  </w:r>
                  <w:r>
                    <w:t>4 para os feriados e fins de semana</w:t>
                  </w:r>
                </w:p>
              </w:txbxContent>
            </v:textbox>
            <w10:wrap type="tight"/>
          </v:shape>
        </w:pict>
      </w:r>
      <w:r>
        <w:rPr>
          <w:noProof/>
        </w:rPr>
        <w:drawing>
          <wp:anchor distT="0" distB="0" distL="114300" distR="114300" simplePos="0" relativeHeight="251725824" behindDoc="1" locked="0" layoutInCell="1" allowOverlap="1" wp14:anchorId="637630F7" wp14:editId="4B364815">
            <wp:simplePos x="0" y="0"/>
            <wp:positionH relativeFrom="column">
              <wp:posOffset>-914400</wp:posOffset>
            </wp:positionH>
            <wp:positionV relativeFrom="paragraph">
              <wp:posOffset>215900</wp:posOffset>
            </wp:positionV>
            <wp:extent cx="7226935" cy="3752850"/>
            <wp:effectExtent l="0" t="0" r="0" b="0"/>
            <wp:wrapTight wrapText="bothSides">
              <wp:wrapPolygon edited="0">
                <wp:start x="0" y="0"/>
                <wp:lineTo x="0" y="21490"/>
                <wp:lineTo x="21522" y="21490"/>
                <wp:lineTo x="21522" y="0"/>
                <wp:lineTo x="0" y="0"/>
              </wp:wrapPolygon>
            </wp:wrapTight>
            <wp:docPr id="1721620601" name="Imagem 2" descr="Uma imagem com texto, diagrama,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20601" name="Imagem 2" descr="Uma imagem com texto, diagrama, Tipo de letra, captura de ecrã&#10;&#10;Descrição gerada automaticamente"/>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7226935" cy="3752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F8C261" w14:textId="1C0F7225" w:rsidR="00384D5C" w:rsidRDefault="00384D5C" w:rsidP="00C40CF0">
      <w:pPr>
        <w:ind w:left="709" w:hanging="709"/>
      </w:pPr>
    </w:p>
    <w:p w14:paraId="364D56A8" w14:textId="4E198C17" w:rsidR="00736F33" w:rsidRDefault="00736F33" w:rsidP="00736F33">
      <w:pPr>
        <w:pStyle w:val="Legenda"/>
      </w:pPr>
      <w:r>
        <w:t xml:space="preserve">Tabela </w:t>
      </w:r>
      <w:fldSimple w:instr=" SEQ Tabela \* ARABIC ">
        <w:r>
          <w:rPr>
            <w:noProof/>
          </w:rPr>
          <w:t>9</w:t>
        </w:r>
      </w:fldSimple>
      <w:r>
        <w:t xml:space="preserve"> - </w:t>
      </w:r>
      <w:r w:rsidRPr="00EB4BD2">
        <w:t xml:space="preserve">Mape Soma das Entradas com Lag: </w:t>
      </w:r>
      <w:r>
        <w:t>24 nos feriados e fins de semana</w:t>
      </w:r>
    </w:p>
    <w:tbl>
      <w:tblPr>
        <w:tblStyle w:val="TabelacomGrelha"/>
        <w:tblpPr w:leftFromText="141" w:rightFromText="141" w:vertAnchor="text" w:horzAnchor="margin" w:tblpXSpec="center" w:tblpY="160"/>
        <w:tblW w:w="0" w:type="auto"/>
        <w:jc w:val="center"/>
        <w:tblLook w:val="04A0" w:firstRow="1" w:lastRow="0" w:firstColumn="1" w:lastColumn="0" w:noHBand="0" w:noVBand="1"/>
      </w:tblPr>
      <w:tblGrid>
        <w:gridCol w:w="2226"/>
        <w:gridCol w:w="2226"/>
        <w:gridCol w:w="2226"/>
        <w:gridCol w:w="2227"/>
      </w:tblGrid>
      <w:tr w:rsidR="002A3A66" w14:paraId="424754BF" w14:textId="77777777" w:rsidTr="00BF1786">
        <w:trPr>
          <w:jc w:val="center"/>
        </w:trPr>
        <w:tc>
          <w:tcPr>
            <w:tcW w:w="2226" w:type="dxa"/>
            <w:vAlign w:val="center"/>
          </w:tcPr>
          <w:p w14:paraId="464F0403" w14:textId="77777777" w:rsidR="002A3A66" w:rsidRDefault="002A3A66" w:rsidP="00BF1786">
            <w:pPr>
              <w:jc w:val="center"/>
            </w:pPr>
            <w:r>
              <w:t>Prever à frente: 1h</w:t>
            </w:r>
          </w:p>
        </w:tc>
        <w:tc>
          <w:tcPr>
            <w:tcW w:w="2226" w:type="dxa"/>
            <w:vAlign w:val="center"/>
          </w:tcPr>
          <w:p w14:paraId="6059B6BD" w14:textId="77777777" w:rsidR="002A3A66" w:rsidRDefault="002A3A66" w:rsidP="00BF1786">
            <w:pPr>
              <w:jc w:val="center"/>
            </w:pPr>
            <w:r>
              <w:t>Prever à frente: 2h</w:t>
            </w:r>
          </w:p>
        </w:tc>
        <w:tc>
          <w:tcPr>
            <w:tcW w:w="2226" w:type="dxa"/>
            <w:vAlign w:val="center"/>
          </w:tcPr>
          <w:p w14:paraId="6CC44DB8" w14:textId="77777777" w:rsidR="002A3A66" w:rsidRDefault="002A3A66" w:rsidP="00BF1786">
            <w:pPr>
              <w:jc w:val="center"/>
            </w:pPr>
            <w:r>
              <w:t>Prever à frente: 4h</w:t>
            </w:r>
          </w:p>
        </w:tc>
        <w:tc>
          <w:tcPr>
            <w:tcW w:w="2227" w:type="dxa"/>
            <w:vAlign w:val="center"/>
          </w:tcPr>
          <w:p w14:paraId="41E67C9C" w14:textId="77777777" w:rsidR="002A3A66" w:rsidRDefault="002A3A66" w:rsidP="00BF1786">
            <w:pPr>
              <w:jc w:val="center"/>
            </w:pPr>
            <w:r>
              <w:t>Prever à frente: 8h</w:t>
            </w:r>
          </w:p>
        </w:tc>
      </w:tr>
      <w:tr w:rsidR="002A3A66" w14:paraId="7D102F7F" w14:textId="77777777" w:rsidTr="00BF1786">
        <w:trPr>
          <w:jc w:val="center"/>
        </w:trPr>
        <w:tc>
          <w:tcPr>
            <w:tcW w:w="2226" w:type="dxa"/>
            <w:vAlign w:val="center"/>
          </w:tcPr>
          <w:p w14:paraId="458B08B1" w14:textId="2C9C8201" w:rsidR="002A3A66" w:rsidRDefault="002A3A66" w:rsidP="00BF1786">
            <w:pPr>
              <w:jc w:val="center"/>
            </w:pPr>
            <w:r>
              <w:t>1.18</w:t>
            </w:r>
          </w:p>
        </w:tc>
        <w:tc>
          <w:tcPr>
            <w:tcW w:w="2226" w:type="dxa"/>
            <w:vAlign w:val="center"/>
          </w:tcPr>
          <w:p w14:paraId="01D937F6" w14:textId="1B4755BE" w:rsidR="002A3A66" w:rsidRDefault="002A3A66" w:rsidP="00BF1786">
            <w:pPr>
              <w:jc w:val="center"/>
            </w:pPr>
            <w:r>
              <w:t>1.74</w:t>
            </w:r>
          </w:p>
        </w:tc>
        <w:tc>
          <w:tcPr>
            <w:tcW w:w="2226" w:type="dxa"/>
            <w:vAlign w:val="center"/>
          </w:tcPr>
          <w:p w14:paraId="05447AB0" w14:textId="54959F1B" w:rsidR="002A3A66" w:rsidRDefault="002A3A66" w:rsidP="00BF1786">
            <w:pPr>
              <w:jc w:val="center"/>
            </w:pPr>
            <w:r>
              <w:t>1.91</w:t>
            </w:r>
          </w:p>
        </w:tc>
        <w:tc>
          <w:tcPr>
            <w:tcW w:w="2227" w:type="dxa"/>
            <w:vAlign w:val="center"/>
          </w:tcPr>
          <w:p w14:paraId="2F236CC3" w14:textId="0B57532B" w:rsidR="002A3A66" w:rsidRPr="002A3A66" w:rsidRDefault="002A3A66" w:rsidP="00BF1786">
            <w:pPr>
              <w:jc w:val="center"/>
              <w:rPr>
                <w:u w:val="single"/>
              </w:rPr>
            </w:pPr>
            <w:r>
              <w:t>2.26</w:t>
            </w:r>
          </w:p>
        </w:tc>
      </w:tr>
    </w:tbl>
    <w:p w14:paraId="23F9EEE8" w14:textId="77777777" w:rsidR="002A3A66" w:rsidRDefault="002A3A66" w:rsidP="00384D5C"/>
    <w:p w14:paraId="7262F15B" w14:textId="2B4E37CF" w:rsidR="002110E4" w:rsidRDefault="00736F33" w:rsidP="00384D5C">
      <w:r>
        <w:t xml:space="preserve">Para demonstrar as diferenças de cada janela de previsão, foi usado o intervalo de tempo que </w:t>
      </w:r>
      <w:r w:rsidR="005B3D63">
        <w:t>inclui os 6 feriados entre 21 de novembro (1º jogo de Portugal no mundial de 2022</w:t>
      </w:r>
      <w:r w:rsidR="00C40CF0">
        <w:t>)</w:t>
      </w:r>
      <w:r w:rsidR="005B3D63">
        <w:t xml:space="preserve"> e 31 de dezembro (final do ano), que são representados pelo tracejado </w:t>
      </w:r>
      <w:r w:rsidR="00C40CF0">
        <w:t>verde na vertical.</w:t>
      </w:r>
    </w:p>
    <w:p w14:paraId="46A163DC" w14:textId="66842E3B" w:rsidR="00F50562" w:rsidRPr="00F600ED" w:rsidRDefault="00736F33" w:rsidP="00F600ED">
      <w:r>
        <w:t>É possível observar que o</w:t>
      </w:r>
      <w:r w:rsidR="009171D6" w:rsidRPr="009171D6">
        <w:t xml:space="preserve"> </w:t>
      </w:r>
      <w:r w:rsidR="009171D6" w:rsidRPr="009171D6">
        <w:rPr>
          <w:i/>
          <w:iCs/>
        </w:rPr>
        <w:t>mape</w:t>
      </w:r>
      <w:r w:rsidR="009171D6" w:rsidRPr="009171D6">
        <w:t xml:space="preserve"> mostr</w:t>
      </w:r>
      <w:r>
        <w:t>a</w:t>
      </w:r>
      <w:r w:rsidR="009171D6" w:rsidRPr="009171D6">
        <w:t xml:space="preserve"> resultados baixos </w:t>
      </w:r>
      <w:r>
        <w:t xml:space="preserve">na tabela </w:t>
      </w:r>
      <w:r w:rsidR="009171D6" w:rsidRPr="009171D6">
        <w:t>para os testes realizados durante os feriados e fins-de-semana,</w:t>
      </w:r>
      <w:r>
        <w:t xml:space="preserve"> no entanto</w:t>
      </w:r>
      <w:r w:rsidR="009171D6" w:rsidRPr="009171D6">
        <w:t xml:space="preserve"> o modelo </w:t>
      </w:r>
      <w:r w:rsidR="005209D3">
        <w:t>encontra desafios</w:t>
      </w:r>
      <w:r w:rsidR="009171D6" w:rsidRPr="009171D6">
        <w:t xml:space="preserve"> em </w:t>
      </w:r>
      <w:r w:rsidR="005209D3">
        <w:t>acompanhar a amostra teste</w:t>
      </w:r>
      <w:r w:rsidR="009171D6" w:rsidRPr="009171D6">
        <w:t xml:space="preserve"> à medida que </w:t>
      </w:r>
      <w:r w:rsidR="005209D3">
        <w:t>a janela de</w:t>
      </w:r>
      <w:r w:rsidR="009171D6" w:rsidRPr="009171D6">
        <w:t xml:space="preserve"> previsão aumenta</w:t>
      </w:r>
      <w:r>
        <w:t>, como demonstra os gráficos</w:t>
      </w:r>
      <w:r w:rsidR="009171D6" w:rsidRPr="009171D6">
        <w:t>.</w:t>
      </w:r>
    </w:p>
    <w:p w14:paraId="304C6DD4" w14:textId="02778A76" w:rsidR="007B20BA" w:rsidRDefault="00000000" w:rsidP="00A15030">
      <w:pPr>
        <w:pStyle w:val="Ttulo2"/>
        <w:numPr>
          <w:ilvl w:val="1"/>
          <w:numId w:val="11"/>
        </w:numPr>
        <w:rPr>
          <w:color w:val="000000" w:themeColor="text1"/>
        </w:rPr>
      </w:pPr>
      <w:bookmarkStart w:id="114" w:name="_Toc477106226"/>
      <w:bookmarkStart w:id="115" w:name="_Toc476831699"/>
      <w:bookmarkStart w:id="116" w:name="_Ref475625406"/>
      <w:bookmarkStart w:id="117" w:name="_Toc474921716"/>
      <w:bookmarkStart w:id="118" w:name="_Toc138324049"/>
      <w:r>
        <w:rPr>
          <w:color w:val="000000" w:themeColor="text1"/>
        </w:rPr>
        <w:lastRenderedPageBreak/>
        <w:t>Requisitos</w:t>
      </w:r>
      <w:bookmarkEnd w:id="114"/>
      <w:bookmarkEnd w:id="115"/>
      <w:bookmarkEnd w:id="116"/>
      <w:bookmarkEnd w:id="117"/>
      <w:bookmarkEnd w:id="118"/>
    </w:p>
    <w:p w14:paraId="7F1E25CB" w14:textId="36C73CB5" w:rsidR="007B20BA" w:rsidRDefault="00000000">
      <w:pPr>
        <w:rPr>
          <w:color w:val="000000" w:themeColor="text1"/>
        </w:rPr>
      </w:pPr>
      <w:r>
        <w:rPr>
          <w:color w:val="000000" w:themeColor="text1"/>
        </w:rPr>
        <w:t>…</w:t>
      </w:r>
    </w:p>
    <w:p w14:paraId="429CDD66" w14:textId="03BE8B46" w:rsidR="007B20BA" w:rsidRDefault="00000000" w:rsidP="00A15030">
      <w:pPr>
        <w:pStyle w:val="Ttulo2"/>
        <w:numPr>
          <w:ilvl w:val="1"/>
          <w:numId w:val="11"/>
        </w:numPr>
        <w:rPr>
          <w:color w:val="000000" w:themeColor="text1"/>
        </w:rPr>
      </w:pPr>
      <w:bookmarkStart w:id="119" w:name="_Toc138324050"/>
      <w:r>
        <w:rPr>
          <w:color w:val="000000" w:themeColor="text1"/>
        </w:rPr>
        <w:t>Arquitetura</w:t>
      </w:r>
      <w:bookmarkEnd w:id="119"/>
    </w:p>
    <w:p w14:paraId="16E66740" w14:textId="7E81A32E" w:rsidR="007B20BA" w:rsidRDefault="00000000">
      <w:pPr>
        <w:rPr>
          <w:color w:val="000000" w:themeColor="text1"/>
        </w:rPr>
      </w:pPr>
      <w:r>
        <w:rPr>
          <w:color w:val="000000" w:themeColor="text1"/>
        </w:rPr>
        <w:t>…</w:t>
      </w:r>
    </w:p>
    <w:p w14:paraId="2013C9E2" w14:textId="239B5239" w:rsidR="007B20BA" w:rsidRDefault="00000000" w:rsidP="00A15030">
      <w:pPr>
        <w:pStyle w:val="Ttulo2"/>
        <w:numPr>
          <w:ilvl w:val="1"/>
          <w:numId w:val="11"/>
        </w:numPr>
        <w:rPr>
          <w:color w:val="000000" w:themeColor="text1"/>
        </w:rPr>
      </w:pPr>
      <w:bookmarkStart w:id="120" w:name="_Toc138324051"/>
      <w:r>
        <w:rPr>
          <w:color w:val="000000" w:themeColor="text1"/>
        </w:rPr>
        <w:t>Tecnologias e ferramentas usadas</w:t>
      </w:r>
      <w:bookmarkEnd w:id="120"/>
    </w:p>
    <w:p w14:paraId="3234AF74" w14:textId="52E1D82E" w:rsidR="007B20BA" w:rsidRDefault="00000000">
      <w:pPr>
        <w:rPr>
          <w:color w:val="000000" w:themeColor="text1"/>
        </w:rPr>
      </w:pPr>
      <w:r>
        <w:rPr>
          <w:color w:val="000000" w:themeColor="text1"/>
        </w:rPr>
        <w:t xml:space="preserve">… que se encontram descritas na </w:t>
      </w:r>
      <w:r>
        <w:rPr>
          <w:color w:val="000000" w:themeColor="text1"/>
        </w:rPr>
        <w:fldChar w:fldCharType="begin"/>
      </w:r>
      <w:r>
        <w:rPr>
          <w:color w:val="000000"/>
        </w:rPr>
        <w:instrText>REF _Ref479771940 \h</w:instrText>
      </w:r>
      <w:r>
        <w:rPr>
          <w:color w:val="000000" w:themeColor="text1"/>
        </w:rPr>
      </w:r>
      <w:r>
        <w:rPr>
          <w:color w:val="000000"/>
        </w:rPr>
        <w:fldChar w:fldCharType="separate"/>
      </w:r>
      <w:r w:rsidR="009C33C1">
        <w:t xml:space="preserve">Tabela </w:t>
      </w:r>
      <w:r w:rsidR="009C33C1">
        <w:rPr>
          <w:noProof/>
        </w:rPr>
        <w:t>8</w:t>
      </w:r>
      <w:r w:rsidR="009C33C1">
        <w:t>.</w:t>
      </w:r>
      <w:r w:rsidR="009C33C1">
        <w:rPr>
          <w:noProof/>
        </w:rPr>
        <w:t>7</w:t>
      </w:r>
      <w:r>
        <w:rPr>
          <w:color w:val="000000"/>
        </w:rPr>
        <w:fldChar w:fldCharType="end"/>
      </w:r>
      <w:r>
        <w:rPr>
          <w:color w:val="000000" w:themeColor="text1"/>
        </w:rPr>
        <w:t>.</w:t>
      </w:r>
    </w:p>
    <w:p w14:paraId="2A3BD281" w14:textId="77777777" w:rsidR="007B20BA" w:rsidRDefault="007B20BA">
      <w:pPr>
        <w:rPr>
          <w:color w:val="000000" w:themeColor="text1"/>
        </w:rPr>
      </w:pPr>
    </w:p>
    <w:p w14:paraId="54075EC7" w14:textId="3C5A2CF3" w:rsidR="007B20BA" w:rsidRDefault="00000000" w:rsidP="00DB04AC">
      <w:pPr>
        <w:pStyle w:val="Tablecaption"/>
        <w:rPr>
          <w:color w:val="000000" w:themeColor="text1"/>
        </w:rPr>
      </w:pPr>
      <w:bookmarkStart w:id="121" w:name="_Ref479771940"/>
      <w:bookmarkStart w:id="122" w:name="_Toc68777812"/>
      <w:r>
        <w:t xml:space="preserve">Tabela </w:t>
      </w:r>
      <w:r>
        <w:fldChar w:fldCharType="begin"/>
      </w:r>
      <w:r>
        <w:instrText>STYLEREF 1 \s</w:instrText>
      </w:r>
      <w:r>
        <w:fldChar w:fldCharType="separate"/>
      </w:r>
      <w:r w:rsidR="00736F33">
        <w:rPr>
          <w:noProof/>
        </w:rPr>
        <w:t>8</w:t>
      </w:r>
      <w:r>
        <w:fldChar w:fldCharType="end"/>
      </w:r>
      <w:r>
        <w:t>.</w:t>
      </w:r>
      <w:r>
        <w:fldChar w:fldCharType="begin"/>
      </w:r>
      <w:r>
        <w:instrText>SEQ Tabela \* ARABIC</w:instrText>
      </w:r>
      <w:r>
        <w:fldChar w:fldCharType="separate"/>
      </w:r>
      <w:r w:rsidR="00736F33">
        <w:rPr>
          <w:noProof/>
        </w:rPr>
        <w:t>10</w:t>
      </w:r>
      <w:r>
        <w:fldChar w:fldCharType="end"/>
      </w:r>
      <w:bookmarkEnd w:id="121"/>
      <w:r>
        <w:t xml:space="preserve"> – Tecnologias e ferramentas usadas</w:t>
      </w:r>
      <w:bookmarkEnd w:id="122"/>
    </w:p>
    <w:tbl>
      <w:tblPr>
        <w:tblStyle w:val="TabelacomGrelha"/>
        <w:tblW w:w="8656" w:type="dxa"/>
        <w:jc w:val="center"/>
        <w:tblLook w:val="04A0" w:firstRow="1" w:lastRow="0" w:firstColumn="1" w:lastColumn="0" w:noHBand="0" w:noVBand="1"/>
      </w:tblPr>
      <w:tblGrid>
        <w:gridCol w:w="2164"/>
        <w:gridCol w:w="3278"/>
        <w:gridCol w:w="3214"/>
      </w:tblGrid>
      <w:tr w:rsidR="007B20BA" w14:paraId="171B2FFB" w14:textId="77777777">
        <w:trPr>
          <w:jc w:val="center"/>
        </w:trPr>
        <w:tc>
          <w:tcPr>
            <w:tcW w:w="2164" w:type="dxa"/>
          </w:tcPr>
          <w:p w14:paraId="39CBCFCF" w14:textId="77777777" w:rsidR="007B20BA" w:rsidRDefault="00000000">
            <w:pPr>
              <w:keepNext/>
              <w:jc w:val="center"/>
              <w:rPr>
                <w:b/>
                <w:color w:val="000000" w:themeColor="text1"/>
              </w:rPr>
            </w:pPr>
            <w:r>
              <w:rPr>
                <w:rFonts w:ascii="Calibri" w:hAnsi="Calibri"/>
                <w:b/>
                <w:color w:val="000000" w:themeColor="text1"/>
              </w:rPr>
              <w:t>Nome</w:t>
            </w:r>
          </w:p>
        </w:tc>
        <w:tc>
          <w:tcPr>
            <w:tcW w:w="3278" w:type="dxa"/>
          </w:tcPr>
          <w:p w14:paraId="5AF01808" w14:textId="217D2A72" w:rsidR="007B20BA" w:rsidRDefault="00000000">
            <w:pPr>
              <w:keepNext/>
              <w:jc w:val="center"/>
              <w:rPr>
                <w:b/>
                <w:color w:val="000000" w:themeColor="text1"/>
              </w:rPr>
            </w:pPr>
            <w:r>
              <w:rPr>
                <w:rFonts w:ascii="Calibri" w:hAnsi="Calibri"/>
                <w:b/>
                <w:color w:val="000000" w:themeColor="text1"/>
              </w:rPr>
              <w:t>Descrição</w:t>
            </w:r>
          </w:p>
        </w:tc>
        <w:tc>
          <w:tcPr>
            <w:tcW w:w="3214" w:type="dxa"/>
          </w:tcPr>
          <w:p w14:paraId="47D6D0F5" w14:textId="77777777" w:rsidR="007B20BA" w:rsidRDefault="00000000">
            <w:pPr>
              <w:keepNext/>
              <w:jc w:val="center"/>
              <w:rPr>
                <w:b/>
                <w:color w:val="000000" w:themeColor="text1"/>
              </w:rPr>
            </w:pPr>
            <w:r>
              <w:rPr>
                <w:rFonts w:ascii="Calibri" w:hAnsi="Calibri"/>
                <w:b/>
                <w:color w:val="000000" w:themeColor="text1"/>
              </w:rPr>
              <w:t>Utilização no projeto</w:t>
            </w:r>
          </w:p>
        </w:tc>
      </w:tr>
      <w:tr w:rsidR="007B20BA" w14:paraId="699AF794" w14:textId="77777777">
        <w:trPr>
          <w:jc w:val="center"/>
        </w:trPr>
        <w:tc>
          <w:tcPr>
            <w:tcW w:w="2164" w:type="dxa"/>
          </w:tcPr>
          <w:p w14:paraId="090C7605" w14:textId="21C5103D" w:rsidR="007B20BA" w:rsidRDefault="00000000">
            <w:pPr>
              <w:keepNext/>
              <w:rPr>
                <w:color w:val="000000" w:themeColor="text1"/>
              </w:rPr>
            </w:pPr>
            <w:r>
              <w:rPr>
                <w:rFonts w:ascii="Calibri" w:hAnsi="Calibri"/>
                <w:color w:val="000000" w:themeColor="text1"/>
              </w:rPr>
              <w:t xml:space="preserve">Picasso </w:t>
            </w:r>
            <w:sdt>
              <w:sdtPr>
                <w:id w:val="1572457030"/>
                <w:citation/>
              </w:sdtPr>
              <w:sdtContent>
                <w:r>
                  <w:rPr>
                    <w:rFonts w:ascii="Calibri" w:hAnsi="Calibri"/>
                  </w:rPr>
                  <w:fldChar w:fldCharType="begin"/>
                </w:r>
                <w:r>
                  <w:rPr>
                    <w:rFonts w:ascii="Calibri" w:hAnsi="Calibri"/>
                  </w:rPr>
                  <w:instrText>CITATION Ise17 \l 1033</w:instrText>
                </w:r>
                <w:r>
                  <w:rPr>
                    <w:rFonts w:ascii="Calibri" w:hAnsi="Calibri"/>
                  </w:rPr>
                  <w:fldChar w:fldCharType="separate"/>
                </w:r>
                <w:r w:rsidR="002777DE" w:rsidRPr="002777DE">
                  <w:rPr>
                    <w:rFonts w:ascii="Calibri" w:hAnsi="Calibri"/>
                    <w:noProof/>
                  </w:rPr>
                  <w:t>[2]</w:t>
                </w:r>
                <w:r>
                  <w:rPr>
                    <w:rFonts w:ascii="Calibri" w:hAnsi="Calibri"/>
                  </w:rPr>
                  <w:fldChar w:fldCharType="end"/>
                </w:r>
              </w:sdtContent>
            </w:sdt>
          </w:p>
        </w:tc>
        <w:tc>
          <w:tcPr>
            <w:tcW w:w="3278" w:type="dxa"/>
          </w:tcPr>
          <w:p w14:paraId="3E185C62" w14:textId="77777777" w:rsidR="007B20BA" w:rsidRDefault="00000000">
            <w:pPr>
              <w:keepNext/>
              <w:rPr>
                <w:color w:val="000000" w:themeColor="text1"/>
              </w:rPr>
            </w:pPr>
            <w:r>
              <w:rPr>
                <w:rFonts w:ascii="Calibri" w:hAnsi="Calibri"/>
                <w:color w:val="000000" w:themeColor="text1"/>
              </w:rPr>
              <w:t xml:space="preserve">Biblioteca </w:t>
            </w:r>
            <w:r>
              <w:rPr>
                <w:rFonts w:ascii="Calibri" w:hAnsi="Calibri"/>
                <w:i/>
                <w:color w:val="000000" w:themeColor="text1"/>
              </w:rPr>
              <w:t xml:space="preserve">open source </w:t>
            </w:r>
            <w:r>
              <w:rPr>
                <w:rFonts w:ascii="Calibri" w:hAnsi="Calibri"/>
                <w:color w:val="000000" w:themeColor="text1"/>
              </w:rPr>
              <w:t xml:space="preserve">que permite fazer </w:t>
            </w:r>
            <w:r>
              <w:rPr>
                <w:rFonts w:ascii="Calibri" w:hAnsi="Calibri"/>
                <w:i/>
                <w:color w:val="000000" w:themeColor="text1"/>
              </w:rPr>
              <w:t>download</w:t>
            </w:r>
            <w:r>
              <w:rPr>
                <w:rFonts w:ascii="Calibri" w:hAnsi="Calibri"/>
                <w:color w:val="000000" w:themeColor="text1"/>
              </w:rPr>
              <w:t xml:space="preserve"> e </w:t>
            </w:r>
            <w:r>
              <w:rPr>
                <w:rFonts w:ascii="Calibri" w:hAnsi="Calibri"/>
                <w:i/>
                <w:color w:val="000000" w:themeColor="text1"/>
              </w:rPr>
              <w:t>caching</w:t>
            </w:r>
            <w:r>
              <w:rPr>
                <w:rFonts w:ascii="Calibri" w:hAnsi="Calibri"/>
                <w:color w:val="000000" w:themeColor="text1"/>
              </w:rPr>
              <w:t xml:space="preserve"> de imagens de forma simples.</w:t>
            </w:r>
          </w:p>
        </w:tc>
        <w:tc>
          <w:tcPr>
            <w:tcW w:w="3214" w:type="dxa"/>
          </w:tcPr>
          <w:p w14:paraId="479CE8C7" w14:textId="77777777" w:rsidR="007B20BA" w:rsidRDefault="00000000">
            <w:pPr>
              <w:keepNext/>
              <w:rPr>
                <w:color w:val="000000" w:themeColor="text1"/>
              </w:rPr>
            </w:pPr>
            <w:r>
              <w:rPr>
                <w:rFonts w:ascii="Calibri" w:hAnsi="Calibri"/>
                <w:color w:val="000000" w:themeColor="text1"/>
              </w:rPr>
              <w:t xml:space="preserve">Utilizada para fazer o </w:t>
            </w:r>
            <w:r>
              <w:rPr>
                <w:rFonts w:ascii="Calibri" w:hAnsi="Calibri"/>
                <w:i/>
                <w:color w:val="000000" w:themeColor="text1"/>
              </w:rPr>
              <w:t>download</w:t>
            </w:r>
            <w:r>
              <w:rPr>
                <w:rFonts w:ascii="Calibri" w:hAnsi="Calibri"/>
                <w:color w:val="000000" w:themeColor="text1"/>
              </w:rPr>
              <w:t xml:space="preserve"> das imagens de perfil do utilizador.</w:t>
            </w:r>
          </w:p>
        </w:tc>
      </w:tr>
      <w:tr w:rsidR="007B20BA" w14:paraId="2638DF4D" w14:textId="77777777">
        <w:trPr>
          <w:jc w:val="center"/>
        </w:trPr>
        <w:tc>
          <w:tcPr>
            <w:tcW w:w="2164" w:type="dxa"/>
          </w:tcPr>
          <w:p w14:paraId="7918C812" w14:textId="77777777" w:rsidR="007B20BA" w:rsidRDefault="007B20BA">
            <w:pPr>
              <w:rPr>
                <w:color w:val="000000" w:themeColor="text1"/>
              </w:rPr>
            </w:pPr>
          </w:p>
        </w:tc>
        <w:tc>
          <w:tcPr>
            <w:tcW w:w="3278" w:type="dxa"/>
          </w:tcPr>
          <w:p w14:paraId="46C05C8A" w14:textId="77777777" w:rsidR="007B20BA" w:rsidRDefault="007B20BA">
            <w:pPr>
              <w:rPr>
                <w:color w:val="000000" w:themeColor="text1"/>
              </w:rPr>
            </w:pPr>
          </w:p>
        </w:tc>
        <w:tc>
          <w:tcPr>
            <w:tcW w:w="3214" w:type="dxa"/>
          </w:tcPr>
          <w:p w14:paraId="5CAAF9AA" w14:textId="77777777" w:rsidR="007B20BA" w:rsidRDefault="007B20BA">
            <w:pPr>
              <w:rPr>
                <w:color w:val="000000" w:themeColor="text1"/>
              </w:rPr>
            </w:pPr>
          </w:p>
        </w:tc>
      </w:tr>
    </w:tbl>
    <w:p w14:paraId="6EDB6011" w14:textId="77777777" w:rsidR="007B20BA" w:rsidRDefault="007B20BA">
      <w:pPr>
        <w:rPr>
          <w:color w:val="000000" w:themeColor="text1"/>
        </w:rPr>
      </w:pPr>
    </w:p>
    <w:p w14:paraId="710156DF" w14:textId="77777777" w:rsidR="007B20BA" w:rsidRDefault="00000000" w:rsidP="00A15030">
      <w:pPr>
        <w:pStyle w:val="Ttulo2"/>
        <w:numPr>
          <w:ilvl w:val="1"/>
          <w:numId w:val="11"/>
        </w:numPr>
        <w:rPr>
          <w:color w:val="000000" w:themeColor="text1"/>
        </w:rPr>
      </w:pPr>
      <w:bookmarkStart w:id="123" w:name="_Toc477106228"/>
      <w:bookmarkStart w:id="124" w:name="_Toc476831701"/>
      <w:bookmarkStart w:id="125" w:name="_Toc474921718"/>
      <w:bookmarkStart w:id="126" w:name="_Toc138324052"/>
      <w:r>
        <w:rPr>
          <w:color w:val="000000" w:themeColor="text1"/>
        </w:rPr>
        <w:t>Implementação</w:t>
      </w:r>
      <w:bookmarkEnd w:id="123"/>
      <w:bookmarkEnd w:id="124"/>
      <w:bookmarkEnd w:id="125"/>
      <w:bookmarkEnd w:id="126"/>
    </w:p>
    <w:p w14:paraId="5B6E9C06" w14:textId="77777777" w:rsidR="007B20BA" w:rsidRDefault="00000000">
      <w:pPr>
        <w:rPr>
          <w:color w:val="000000" w:themeColor="text1"/>
        </w:rPr>
      </w:pPr>
      <w:r>
        <w:rPr>
          <w:color w:val="000000" w:themeColor="text1"/>
        </w:rPr>
        <w:t>…</w:t>
      </w:r>
    </w:p>
    <w:p w14:paraId="3D648B7D" w14:textId="77777777" w:rsidR="007B20BA" w:rsidRDefault="00000000" w:rsidP="00A15030">
      <w:pPr>
        <w:pStyle w:val="Ttulo2"/>
        <w:numPr>
          <w:ilvl w:val="1"/>
          <w:numId w:val="11"/>
        </w:numPr>
        <w:rPr>
          <w:color w:val="000000" w:themeColor="text1"/>
        </w:rPr>
      </w:pPr>
      <w:bookmarkStart w:id="127" w:name="_Toc138324053"/>
      <w:r>
        <w:rPr>
          <w:color w:val="000000" w:themeColor="text1"/>
        </w:rPr>
        <w:t>Testes e validação</w:t>
      </w:r>
      <w:bookmarkEnd w:id="127"/>
    </w:p>
    <w:p w14:paraId="5548172C" w14:textId="77777777" w:rsidR="007B20BA" w:rsidRDefault="00000000">
      <w:pPr>
        <w:rPr>
          <w:color w:val="000000" w:themeColor="text1"/>
        </w:rPr>
        <w:sectPr w:rsidR="007B20BA">
          <w:headerReference w:type="even" r:id="rId79"/>
          <w:headerReference w:type="default" r:id="rId80"/>
          <w:footerReference w:type="even" r:id="rId81"/>
          <w:footerReference w:type="default" r:id="rId82"/>
          <w:type w:val="oddPage"/>
          <w:pgSz w:w="11906" w:h="16838"/>
          <w:pgMar w:top="1731" w:right="1440" w:bottom="1731" w:left="1701" w:header="709" w:footer="709" w:gutter="0"/>
          <w:cols w:space="720"/>
          <w:formProt w:val="0"/>
          <w:docGrid w:linePitch="360"/>
        </w:sectPr>
      </w:pPr>
      <w:r>
        <w:rPr>
          <w:color w:val="000000" w:themeColor="text1"/>
        </w:rPr>
        <w:t>…</w:t>
      </w:r>
    </w:p>
    <w:p w14:paraId="49ADC7E1" w14:textId="77777777" w:rsidR="007B20BA" w:rsidRDefault="00000000" w:rsidP="00A15030">
      <w:pPr>
        <w:pStyle w:val="Ttulo3"/>
        <w:numPr>
          <w:ilvl w:val="2"/>
          <w:numId w:val="11"/>
        </w:numPr>
        <w:rPr>
          <w:color w:val="000000" w:themeColor="text1"/>
        </w:rPr>
      </w:pPr>
      <w:bookmarkStart w:id="128" w:name="_Toc138324054"/>
      <w:r>
        <w:rPr>
          <w:color w:val="000000" w:themeColor="text1"/>
        </w:rPr>
        <w:lastRenderedPageBreak/>
        <w:t>Método A</w:t>
      </w:r>
      <w:bookmarkEnd w:id="128"/>
    </w:p>
    <w:p w14:paraId="2AD9D4DC" w14:textId="77777777" w:rsidR="007B20BA" w:rsidRDefault="00000000">
      <w:pPr>
        <w:rPr>
          <w:color w:val="000000" w:themeColor="text1"/>
        </w:rPr>
      </w:pPr>
      <w:r>
        <w:rPr>
          <w:color w:val="000000" w:themeColor="text1"/>
        </w:rPr>
        <w:t>…</w:t>
      </w:r>
    </w:p>
    <w:p w14:paraId="01C7D8C3" w14:textId="77777777" w:rsidR="007B20BA" w:rsidRDefault="00000000" w:rsidP="00A15030">
      <w:pPr>
        <w:pStyle w:val="Ttulo3"/>
        <w:numPr>
          <w:ilvl w:val="2"/>
          <w:numId w:val="11"/>
        </w:numPr>
        <w:rPr>
          <w:color w:val="000000" w:themeColor="text1"/>
        </w:rPr>
      </w:pPr>
      <w:bookmarkStart w:id="129" w:name="_Toc138324055"/>
      <w:r>
        <w:rPr>
          <w:color w:val="000000" w:themeColor="text1"/>
        </w:rPr>
        <w:t>Método B</w:t>
      </w:r>
      <w:bookmarkEnd w:id="129"/>
    </w:p>
    <w:p w14:paraId="6AD36656" w14:textId="77777777" w:rsidR="007B20BA" w:rsidRDefault="00000000">
      <w:pPr>
        <w:rPr>
          <w:color w:val="000000" w:themeColor="text1"/>
        </w:rPr>
      </w:pPr>
      <w:r>
        <w:rPr>
          <w:color w:val="000000" w:themeColor="text1"/>
        </w:rPr>
        <w:t>…</w:t>
      </w:r>
    </w:p>
    <w:p w14:paraId="4B09E59C" w14:textId="77777777" w:rsidR="007B20BA" w:rsidRDefault="007B20BA">
      <w:pPr>
        <w:rPr>
          <w:color w:val="000000" w:themeColor="text1"/>
        </w:rPr>
      </w:pPr>
    </w:p>
    <w:p w14:paraId="55BA5F85" w14:textId="77777777" w:rsidR="007B20BA" w:rsidRDefault="007B20BA">
      <w:pPr>
        <w:rPr>
          <w:color w:val="000000" w:themeColor="text1"/>
        </w:rPr>
      </w:pPr>
    </w:p>
    <w:p w14:paraId="69EF66F4" w14:textId="77777777" w:rsidR="007B20BA" w:rsidRDefault="007B20BA">
      <w:pPr>
        <w:rPr>
          <w:color w:val="000000" w:themeColor="text1"/>
        </w:rPr>
        <w:sectPr w:rsidR="007B20BA">
          <w:headerReference w:type="even" r:id="rId83"/>
          <w:headerReference w:type="default" r:id="rId84"/>
          <w:footerReference w:type="even" r:id="rId85"/>
          <w:footerReference w:type="default" r:id="rId86"/>
          <w:pgSz w:w="11906" w:h="16838"/>
          <w:pgMar w:top="1440" w:right="1440" w:bottom="1440" w:left="1701" w:header="709" w:footer="709" w:gutter="0"/>
          <w:cols w:space="720"/>
          <w:formProt w:val="0"/>
          <w:docGrid w:linePitch="360"/>
        </w:sectPr>
      </w:pPr>
    </w:p>
    <w:p w14:paraId="204D7F3A" w14:textId="77777777" w:rsidR="007B20BA" w:rsidRDefault="00000000" w:rsidP="00A15030">
      <w:pPr>
        <w:pStyle w:val="Ttulo1"/>
        <w:numPr>
          <w:ilvl w:val="0"/>
          <w:numId w:val="11"/>
        </w:numPr>
        <w:ind w:left="432"/>
        <w:rPr>
          <w:color w:val="000000" w:themeColor="text1"/>
        </w:rPr>
      </w:pPr>
      <w:bookmarkStart w:id="130" w:name="_Toc138324056"/>
      <w:r>
        <w:rPr>
          <w:color w:val="000000" w:themeColor="text1"/>
        </w:rPr>
        <w:lastRenderedPageBreak/>
        <w:t>Mais um capítulo</w:t>
      </w:r>
      <w:bookmarkEnd w:id="130"/>
    </w:p>
    <w:p w14:paraId="58168CB7" w14:textId="77777777" w:rsidR="007B20BA" w:rsidRDefault="00000000">
      <w:pPr>
        <w:rPr>
          <w:color w:val="000000" w:themeColor="text1"/>
        </w:rPr>
      </w:pPr>
      <w:r>
        <w:rPr>
          <w:color w:val="000000" w:themeColor="text1"/>
        </w:rPr>
        <w:t>…</w:t>
      </w:r>
      <w:bookmarkStart w:id="131" w:name="_Toc474923229"/>
      <w:bookmarkStart w:id="132" w:name="_Toc474923185"/>
      <w:bookmarkStart w:id="133" w:name="_Toc474922875"/>
      <w:bookmarkStart w:id="134" w:name="_Toc474922801"/>
      <w:bookmarkStart w:id="135" w:name="_Toc474922595"/>
      <w:bookmarkStart w:id="136" w:name="_Toc474922497"/>
      <w:bookmarkStart w:id="137" w:name="_Toc474922090"/>
      <w:bookmarkStart w:id="138" w:name="_Toc474921726"/>
      <w:bookmarkEnd w:id="131"/>
      <w:bookmarkEnd w:id="132"/>
      <w:bookmarkEnd w:id="133"/>
      <w:bookmarkEnd w:id="134"/>
      <w:bookmarkEnd w:id="135"/>
      <w:bookmarkEnd w:id="136"/>
      <w:bookmarkEnd w:id="137"/>
      <w:bookmarkEnd w:id="138"/>
    </w:p>
    <w:p w14:paraId="74212E9B" w14:textId="77777777" w:rsidR="007B20BA" w:rsidRDefault="007B20BA">
      <w:pPr>
        <w:rPr>
          <w:color w:val="000000" w:themeColor="text1"/>
        </w:rPr>
      </w:pPr>
    </w:p>
    <w:p w14:paraId="3805E041" w14:textId="77777777" w:rsidR="007B20BA" w:rsidRDefault="007B20BA">
      <w:pPr>
        <w:rPr>
          <w:color w:val="000000" w:themeColor="text1"/>
        </w:rPr>
        <w:sectPr w:rsidR="007B20BA">
          <w:headerReference w:type="even" r:id="rId87"/>
          <w:headerReference w:type="default" r:id="rId88"/>
          <w:footerReference w:type="even" r:id="rId89"/>
          <w:footerReference w:type="default" r:id="rId90"/>
          <w:type w:val="oddPage"/>
          <w:pgSz w:w="11906" w:h="16838"/>
          <w:pgMar w:top="1731" w:right="1440" w:bottom="1731" w:left="1701" w:header="709" w:footer="709" w:gutter="0"/>
          <w:cols w:space="720"/>
          <w:formProt w:val="0"/>
          <w:docGrid w:linePitch="360"/>
        </w:sectPr>
      </w:pPr>
    </w:p>
    <w:p w14:paraId="5478DF79" w14:textId="77777777" w:rsidR="007B20BA" w:rsidRDefault="00000000" w:rsidP="00A15030">
      <w:pPr>
        <w:pStyle w:val="Ttulo1"/>
        <w:numPr>
          <w:ilvl w:val="0"/>
          <w:numId w:val="11"/>
        </w:numPr>
        <w:ind w:left="432"/>
        <w:rPr>
          <w:color w:val="000000" w:themeColor="text1"/>
        </w:rPr>
      </w:pPr>
      <w:bookmarkStart w:id="139" w:name="_Toc138324057"/>
      <w:r>
        <w:rPr>
          <w:color w:val="000000" w:themeColor="text1"/>
        </w:rPr>
        <w:lastRenderedPageBreak/>
        <w:t>Conclusões e trabalho futuro</w:t>
      </w:r>
      <w:bookmarkEnd w:id="139"/>
    </w:p>
    <w:p w14:paraId="3C221833" w14:textId="77777777" w:rsidR="007B20BA" w:rsidRDefault="00000000">
      <w:pPr>
        <w:rPr>
          <w:color w:val="000000" w:themeColor="text1"/>
        </w:rPr>
      </w:pPr>
      <w:r>
        <w:rPr>
          <w:color w:val="000000" w:themeColor="text1"/>
        </w:rPr>
        <w:t>...</w:t>
      </w:r>
    </w:p>
    <w:p w14:paraId="03071DF2" w14:textId="77777777" w:rsidR="007B20BA" w:rsidRDefault="00000000" w:rsidP="00A15030">
      <w:pPr>
        <w:pStyle w:val="Ttulo2"/>
        <w:numPr>
          <w:ilvl w:val="1"/>
          <w:numId w:val="11"/>
        </w:numPr>
        <w:rPr>
          <w:color w:val="000000" w:themeColor="text1"/>
        </w:rPr>
      </w:pPr>
      <w:bookmarkStart w:id="140" w:name="_Toc477106243"/>
      <w:bookmarkStart w:id="141" w:name="_Toc476831718"/>
      <w:bookmarkStart w:id="142" w:name="_Toc138324058"/>
      <w:r>
        <w:rPr>
          <w:color w:val="000000" w:themeColor="text1"/>
        </w:rPr>
        <w:t>Conclusões</w:t>
      </w:r>
      <w:bookmarkEnd w:id="140"/>
      <w:bookmarkEnd w:id="141"/>
      <w:bookmarkEnd w:id="142"/>
    </w:p>
    <w:p w14:paraId="43146FFB" w14:textId="77777777" w:rsidR="007B20BA" w:rsidRDefault="00000000">
      <w:pPr>
        <w:rPr>
          <w:color w:val="000000" w:themeColor="text1"/>
        </w:rPr>
      </w:pPr>
      <w:r>
        <w:rPr>
          <w:color w:val="000000" w:themeColor="text1"/>
        </w:rPr>
        <w:t>...</w:t>
      </w:r>
    </w:p>
    <w:p w14:paraId="0218CA54" w14:textId="77777777" w:rsidR="007B20BA" w:rsidRDefault="00000000" w:rsidP="00A15030">
      <w:pPr>
        <w:pStyle w:val="Ttulo2"/>
        <w:numPr>
          <w:ilvl w:val="1"/>
          <w:numId w:val="11"/>
        </w:numPr>
        <w:rPr>
          <w:color w:val="000000" w:themeColor="text1"/>
        </w:rPr>
      </w:pPr>
      <w:bookmarkStart w:id="143" w:name="_Toc477106244"/>
      <w:bookmarkStart w:id="144" w:name="_Toc476831719"/>
      <w:bookmarkStart w:id="145" w:name="_Toc474921736"/>
      <w:bookmarkStart w:id="146" w:name="_Toc138324059"/>
      <w:r>
        <w:rPr>
          <w:color w:val="000000" w:themeColor="text1"/>
        </w:rPr>
        <w:t>Trabalho Futuro</w:t>
      </w:r>
      <w:bookmarkEnd w:id="143"/>
      <w:bookmarkEnd w:id="144"/>
      <w:bookmarkEnd w:id="145"/>
      <w:bookmarkEnd w:id="146"/>
    </w:p>
    <w:p w14:paraId="0C16B057" w14:textId="77777777" w:rsidR="007B20BA" w:rsidRDefault="00000000">
      <w:pPr>
        <w:rPr>
          <w:color w:val="000000" w:themeColor="text1"/>
        </w:rPr>
      </w:pPr>
      <w:r>
        <w:rPr>
          <w:color w:val="000000" w:themeColor="text1"/>
        </w:rPr>
        <w:t>…</w:t>
      </w:r>
    </w:p>
    <w:p w14:paraId="5D77B972" w14:textId="77777777" w:rsidR="007B20BA" w:rsidRDefault="007B20BA">
      <w:pPr>
        <w:rPr>
          <w:color w:val="000000" w:themeColor="text1"/>
        </w:rPr>
      </w:pPr>
    </w:p>
    <w:p w14:paraId="551231F4" w14:textId="77777777" w:rsidR="007B20BA" w:rsidRDefault="007B20BA">
      <w:pPr>
        <w:rPr>
          <w:color w:val="000000" w:themeColor="text1"/>
        </w:rPr>
        <w:sectPr w:rsidR="007B20BA">
          <w:headerReference w:type="even" r:id="rId91"/>
          <w:headerReference w:type="default" r:id="rId92"/>
          <w:footerReference w:type="even" r:id="rId93"/>
          <w:footerReference w:type="default" r:id="rId94"/>
          <w:type w:val="oddPage"/>
          <w:pgSz w:w="11906" w:h="16838"/>
          <w:pgMar w:top="1730" w:right="1701" w:bottom="1730" w:left="1701" w:header="708" w:footer="708" w:gutter="0"/>
          <w:cols w:space="720"/>
          <w:formProt w:val="0"/>
          <w:docGrid w:linePitch="360"/>
        </w:sectPr>
      </w:pPr>
    </w:p>
    <w:p w14:paraId="36134F9C" w14:textId="08781352" w:rsidR="007B20BA" w:rsidRDefault="00000000">
      <w:pPr>
        <w:pStyle w:val="Ttulo1"/>
        <w:numPr>
          <w:ilvl w:val="0"/>
          <w:numId w:val="0"/>
        </w:numPr>
        <w:ind w:left="284" w:hanging="284"/>
        <w:rPr>
          <w:color w:val="000000" w:themeColor="text1"/>
        </w:rPr>
      </w:pPr>
      <w:bookmarkStart w:id="147" w:name="_Toc138324060"/>
      <w:r>
        <w:rPr>
          <w:color w:val="000000" w:themeColor="text1"/>
        </w:rPr>
        <w:lastRenderedPageBreak/>
        <w:t>Referências</w:t>
      </w:r>
      <w:sdt>
        <w:sdtPr>
          <w:id w:val="1172452962"/>
          <w:citation/>
        </w:sdtPr>
        <w:sdtContent>
          <w:r>
            <w:fldChar w:fldCharType="begin"/>
          </w:r>
          <w:r>
            <w:instrText>CITATION Cor21 \l 2070</w:instrText>
          </w:r>
          <w:r>
            <w:fldChar w:fldCharType="separate"/>
          </w:r>
          <w:r w:rsidR="002777DE">
            <w:rPr>
              <w:noProof/>
            </w:rPr>
            <w:t xml:space="preserve"> [3]</w:t>
          </w:r>
          <w:r>
            <w:fldChar w:fldCharType="end"/>
          </w:r>
          <w:bookmarkStart w:id="148" w:name="_Toc476831720"/>
          <w:bookmarkStart w:id="149" w:name="_Toc477106245"/>
          <w:bookmarkEnd w:id="148"/>
          <w:bookmarkEnd w:id="149"/>
        </w:sdtContent>
      </w:sdt>
      <w:bookmarkEnd w:id="147"/>
    </w:p>
    <w:p w14:paraId="02902F98" w14:textId="77777777" w:rsidR="002777DE" w:rsidRDefault="00000000">
      <w:pPr>
        <w:rPr>
          <w:noProof/>
          <w:sz w:val="20"/>
          <w:szCs w:val="20"/>
        </w:rPr>
      </w:pPr>
      <w:r>
        <w:fldChar w:fldCharType="begin"/>
      </w:r>
      <w:r>
        <w:rPr>
          <w:sz w:val="20"/>
          <w:szCs w:val="20"/>
        </w:rPr>
        <w:instrText>BIBLIOGRAPHY</w:instrText>
      </w:r>
      <w:r>
        <w:rPr>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19"/>
      </w:tblGrid>
      <w:tr w:rsidR="002777DE" w14:paraId="6A84FBC5" w14:textId="77777777">
        <w:trPr>
          <w:divId w:val="973173457"/>
          <w:tblCellSpacing w:w="15" w:type="dxa"/>
        </w:trPr>
        <w:tc>
          <w:tcPr>
            <w:tcW w:w="50" w:type="pct"/>
            <w:hideMark/>
          </w:tcPr>
          <w:p w14:paraId="749A40EF" w14:textId="22E69288" w:rsidR="002777DE" w:rsidRDefault="002777DE">
            <w:pPr>
              <w:pStyle w:val="Bibliografia"/>
              <w:rPr>
                <w:noProof/>
              </w:rPr>
            </w:pPr>
            <w:r>
              <w:rPr>
                <w:noProof/>
              </w:rPr>
              <w:t xml:space="preserve">[1] </w:t>
            </w:r>
          </w:p>
        </w:tc>
        <w:tc>
          <w:tcPr>
            <w:tcW w:w="0" w:type="auto"/>
            <w:hideMark/>
          </w:tcPr>
          <w:p w14:paraId="5CBA1A04" w14:textId="77777777" w:rsidR="002777DE" w:rsidRDefault="002777DE">
            <w:pPr>
              <w:pStyle w:val="Bibliografia"/>
              <w:rPr>
                <w:noProof/>
              </w:rPr>
            </w:pPr>
            <w:r>
              <w:rPr>
                <w:noProof/>
              </w:rPr>
              <w:t>“ISEC - Licenciaturas - Engenharia Informática,” [Online]. Available: https://www.isec.pt/PT/estudar/licenciaturas/EngInfor/. [Acedido em 8 4 2021].</w:t>
            </w:r>
          </w:p>
        </w:tc>
      </w:tr>
      <w:tr w:rsidR="002777DE" w14:paraId="1C274AE6" w14:textId="77777777">
        <w:trPr>
          <w:divId w:val="973173457"/>
          <w:tblCellSpacing w:w="15" w:type="dxa"/>
        </w:trPr>
        <w:tc>
          <w:tcPr>
            <w:tcW w:w="50" w:type="pct"/>
            <w:hideMark/>
          </w:tcPr>
          <w:p w14:paraId="0ABB9920" w14:textId="77777777" w:rsidR="002777DE" w:rsidRDefault="002777DE">
            <w:pPr>
              <w:pStyle w:val="Bibliografia"/>
              <w:rPr>
                <w:noProof/>
              </w:rPr>
            </w:pPr>
            <w:r>
              <w:rPr>
                <w:noProof/>
              </w:rPr>
              <w:t xml:space="preserve">[2] </w:t>
            </w:r>
          </w:p>
        </w:tc>
        <w:tc>
          <w:tcPr>
            <w:tcW w:w="0" w:type="auto"/>
            <w:hideMark/>
          </w:tcPr>
          <w:p w14:paraId="59EE0AF5" w14:textId="77777777" w:rsidR="002777DE" w:rsidRDefault="002777DE">
            <w:pPr>
              <w:pStyle w:val="Bibliografia"/>
              <w:rPr>
                <w:noProof/>
              </w:rPr>
            </w:pPr>
            <w:r>
              <w:rPr>
                <w:noProof/>
              </w:rPr>
              <w:t>“ISEC - Instituto Superior de Engenharia de Coimbra | Instituto Politécnico de Coimbra,” [Online]. Available: https://www.isec.pt/PT/Default.aspx. [Acedido em 8 4 2021].</w:t>
            </w:r>
          </w:p>
        </w:tc>
      </w:tr>
      <w:tr w:rsidR="002777DE" w14:paraId="2D628AE9" w14:textId="77777777">
        <w:trPr>
          <w:divId w:val="973173457"/>
          <w:tblCellSpacing w:w="15" w:type="dxa"/>
        </w:trPr>
        <w:tc>
          <w:tcPr>
            <w:tcW w:w="50" w:type="pct"/>
            <w:hideMark/>
          </w:tcPr>
          <w:p w14:paraId="2A7110A1" w14:textId="77777777" w:rsidR="002777DE" w:rsidRDefault="002777DE">
            <w:pPr>
              <w:pStyle w:val="Bibliografia"/>
              <w:rPr>
                <w:noProof/>
              </w:rPr>
            </w:pPr>
            <w:r>
              <w:rPr>
                <w:noProof/>
              </w:rPr>
              <w:t xml:space="preserve">[3] </w:t>
            </w:r>
          </w:p>
        </w:tc>
        <w:tc>
          <w:tcPr>
            <w:tcW w:w="0" w:type="auto"/>
            <w:hideMark/>
          </w:tcPr>
          <w:p w14:paraId="4E97B75F" w14:textId="77777777" w:rsidR="002777DE" w:rsidRDefault="002777DE">
            <w:pPr>
              <w:pStyle w:val="Bibliografia"/>
              <w:rPr>
                <w:noProof/>
              </w:rPr>
            </w:pPr>
            <w:r>
              <w:rPr>
                <w:noProof/>
              </w:rPr>
              <w:t xml:space="preserve">C. Y. Wijaya, “CRISP-DM Methodology For Your First Data Science Project,” 26 Abril 2021. </w:t>
            </w:r>
          </w:p>
        </w:tc>
      </w:tr>
      <w:tr w:rsidR="002777DE" w14:paraId="243370EC" w14:textId="77777777">
        <w:trPr>
          <w:divId w:val="973173457"/>
          <w:tblCellSpacing w:w="15" w:type="dxa"/>
        </w:trPr>
        <w:tc>
          <w:tcPr>
            <w:tcW w:w="50" w:type="pct"/>
            <w:hideMark/>
          </w:tcPr>
          <w:p w14:paraId="3877C67D" w14:textId="77777777" w:rsidR="002777DE" w:rsidRDefault="002777DE">
            <w:pPr>
              <w:pStyle w:val="Bibliografia"/>
              <w:rPr>
                <w:noProof/>
              </w:rPr>
            </w:pPr>
            <w:r>
              <w:rPr>
                <w:noProof/>
              </w:rPr>
              <w:t xml:space="preserve">[4] </w:t>
            </w:r>
          </w:p>
        </w:tc>
        <w:tc>
          <w:tcPr>
            <w:tcW w:w="0" w:type="auto"/>
            <w:hideMark/>
          </w:tcPr>
          <w:p w14:paraId="66068BF0" w14:textId="77777777" w:rsidR="002777DE" w:rsidRDefault="002777DE">
            <w:pPr>
              <w:pStyle w:val="Bibliografia"/>
              <w:rPr>
                <w:noProof/>
              </w:rPr>
            </w:pPr>
            <w:r>
              <w:rPr>
                <w:noProof/>
              </w:rPr>
              <w:t xml:space="preserve">R. Ż. Teresa Pamuła, “Estimation and prediction of the OD matrix in uncongested urban road network based on traffic flows using deep learning,” 4 Novembro 2022. </w:t>
            </w:r>
          </w:p>
        </w:tc>
      </w:tr>
      <w:tr w:rsidR="002777DE" w14:paraId="1355CCC1" w14:textId="77777777">
        <w:trPr>
          <w:divId w:val="973173457"/>
          <w:tblCellSpacing w:w="15" w:type="dxa"/>
        </w:trPr>
        <w:tc>
          <w:tcPr>
            <w:tcW w:w="50" w:type="pct"/>
            <w:hideMark/>
          </w:tcPr>
          <w:p w14:paraId="647FD570" w14:textId="77777777" w:rsidR="002777DE" w:rsidRDefault="002777DE">
            <w:pPr>
              <w:pStyle w:val="Bibliografia"/>
              <w:rPr>
                <w:noProof/>
              </w:rPr>
            </w:pPr>
            <w:r>
              <w:rPr>
                <w:noProof/>
              </w:rPr>
              <w:t xml:space="preserve">[5] </w:t>
            </w:r>
          </w:p>
        </w:tc>
        <w:tc>
          <w:tcPr>
            <w:tcW w:w="0" w:type="auto"/>
            <w:hideMark/>
          </w:tcPr>
          <w:p w14:paraId="172C2360" w14:textId="77777777" w:rsidR="002777DE" w:rsidRDefault="002777DE">
            <w:pPr>
              <w:pStyle w:val="Bibliografia"/>
              <w:rPr>
                <w:noProof/>
              </w:rPr>
            </w:pPr>
            <w:r>
              <w:rPr>
                <w:noProof/>
              </w:rPr>
              <w:t xml:space="preserve">B. M. Eddy Sanchezdela Cruz, “Urban Traffic Flow Identification by Comparing Machine Learning Algorithms,” p. 7, 7 Fevereiro 2023. </w:t>
            </w:r>
          </w:p>
        </w:tc>
      </w:tr>
      <w:tr w:rsidR="002777DE" w14:paraId="1E140CBD" w14:textId="77777777">
        <w:trPr>
          <w:divId w:val="973173457"/>
          <w:tblCellSpacing w:w="15" w:type="dxa"/>
        </w:trPr>
        <w:tc>
          <w:tcPr>
            <w:tcW w:w="50" w:type="pct"/>
            <w:hideMark/>
          </w:tcPr>
          <w:p w14:paraId="5D9CC866" w14:textId="77777777" w:rsidR="002777DE" w:rsidRDefault="002777DE">
            <w:pPr>
              <w:pStyle w:val="Bibliografia"/>
              <w:rPr>
                <w:noProof/>
              </w:rPr>
            </w:pPr>
            <w:r>
              <w:rPr>
                <w:noProof/>
              </w:rPr>
              <w:t xml:space="preserve">[6] </w:t>
            </w:r>
          </w:p>
        </w:tc>
        <w:tc>
          <w:tcPr>
            <w:tcW w:w="0" w:type="auto"/>
            <w:hideMark/>
          </w:tcPr>
          <w:p w14:paraId="62C0EB69" w14:textId="77777777" w:rsidR="002777DE" w:rsidRDefault="002777DE">
            <w:pPr>
              <w:pStyle w:val="Bibliografia"/>
              <w:rPr>
                <w:noProof/>
              </w:rPr>
            </w:pPr>
            <w:r>
              <w:rPr>
                <w:noProof/>
              </w:rPr>
              <w:t xml:space="preserve">A. B. G. S. J. C.-W. L. Youcef Djenouri, “Hybrid graph convolution neural network and branch-and-bound optimization for traffic flow forecasting,” 22 Setembro 2022. </w:t>
            </w:r>
          </w:p>
        </w:tc>
      </w:tr>
      <w:tr w:rsidR="002777DE" w14:paraId="552934CD" w14:textId="77777777">
        <w:trPr>
          <w:divId w:val="973173457"/>
          <w:tblCellSpacing w:w="15" w:type="dxa"/>
        </w:trPr>
        <w:tc>
          <w:tcPr>
            <w:tcW w:w="50" w:type="pct"/>
            <w:hideMark/>
          </w:tcPr>
          <w:p w14:paraId="0239703A" w14:textId="77777777" w:rsidR="002777DE" w:rsidRDefault="002777DE">
            <w:pPr>
              <w:pStyle w:val="Bibliografia"/>
              <w:rPr>
                <w:noProof/>
              </w:rPr>
            </w:pPr>
            <w:r>
              <w:rPr>
                <w:noProof/>
              </w:rPr>
              <w:t xml:space="preserve">[7] </w:t>
            </w:r>
          </w:p>
        </w:tc>
        <w:tc>
          <w:tcPr>
            <w:tcW w:w="0" w:type="auto"/>
            <w:hideMark/>
          </w:tcPr>
          <w:p w14:paraId="70931212" w14:textId="77777777" w:rsidR="002777DE" w:rsidRDefault="002777DE">
            <w:pPr>
              <w:pStyle w:val="Bibliografia"/>
              <w:rPr>
                <w:noProof/>
              </w:rPr>
            </w:pPr>
            <w:r>
              <w:rPr>
                <w:noProof/>
              </w:rPr>
              <w:t xml:space="preserve">W. L. Fazel Haq Ahmadzai, “A mobile traffic load prediction based on recurrent neural network: A case of telecommunication in Afghanistan,” 28 Maio 2022. </w:t>
            </w:r>
          </w:p>
        </w:tc>
      </w:tr>
      <w:tr w:rsidR="002777DE" w14:paraId="10E1A241" w14:textId="77777777">
        <w:trPr>
          <w:divId w:val="973173457"/>
          <w:tblCellSpacing w:w="15" w:type="dxa"/>
        </w:trPr>
        <w:tc>
          <w:tcPr>
            <w:tcW w:w="50" w:type="pct"/>
            <w:hideMark/>
          </w:tcPr>
          <w:p w14:paraId="28DB7B69" w14:textId="77777777" w:rsidR="002777DE" w:rsidRDefault="002777DE">
            <w:pPr>
              <w:pStyle w:val="Bibliografia"/>
              <w:rPr>
                <w:noProof/>
              </w:rPr>
            </w:pPr>
            <w:r>
              <w:rPr>
                <w:noProof/>
              </w:rPr>
              <w:t xml:space="preserve">[8] </w:t>
            </w:r>
          </w:p>
        </w:tc>
        <w:tc>
          <w:tcPr>
            <w:tcW w:w="0" w:type="auto"/>
            <w:hideMark/>
          </w:tcPr>
          <w:p w14:paraId="071A23F2" w14:textId="77777777" w:rsidR="002777DE" w:rsidRDefault="002777DE">
            <w:pPr>
              <w:pStyle w:val="Bibliografia"/>
              <w:rPr>
                <w:noProof/>
              </w:rPr>
            </w:pPr>
            <w:r>
              <w:rPr>
                <w:noProof/>
              </w:rPr>
              <w:t xml:space="preserve">E. J. K. P. L. R. B. Juan Martín, “Traffic Monitoring via Mobile Device Location,” 17 Outubro 2019. </w:t>
            </w:r>
          </w:p>
        </w:tc>
      </w:tr>
      <w:tr w:rsidR="002777DE" w14:paraId="50F502B4" w14:textId="77777777">
        <w:trPr>
          <w:divId w:val="973173457"/>
          <w:tblCellSpacing w:w="15" w:type="dxa"/>
        </w:trPr>
        <w:tc>
          <w:tcPr>
            <w:tcW w:w="50" w:type="pct"/>
            <w:hideMark/>
          </w:tcPr>
          <w:p w14:paraId="3B1A58F4" w14:textId="77777777" w:rsidR="002777DE" w:rsidRDefault="002777DE">
            <w:pPr>
              <w:pStyle w:val="Bibliografia"/>
              <w:rPr>
                <w:noProof/>
              </w:rPr>
            </w:pPr>
            <w:r>
              <w:rPr>
                <w:noProof/>
              </w:rPr>
              <w:t xml:space="preserve">[9] </w:t>
            </w:r>
          </w:p>
        </w:tc>
        <w:tc>
          <w:tcPr>
            <w:tcW w:w="0" w:type="auto"/>
            <w:hideMark/>
          </w:tcPr>
          <w:p w14:paraId="7CD34B19" w14:textId="77777777" w:rsidR="002777DE" w:rsidRDefault="002777DE">
            <w:pPr>
              <w:pStyle w:val="Bibliografia"/>
              <w:rPr>
                <w:noProof/>
              </w:rPr>
            </w:pPr>
            <w:r>
              <w:rPr>
                <w:noProof/>
              </w:rPr>
              <w:t xml:space="preserve">L. "xiaochus", </w:t>
            </w:r>
            <w:r>
              <w:rPr>
                <w:i/>
                <w:iCs/>
                <w:noProof/>
              </w:rPr>
              <w:t>https://github.com/xiaochus/TrafficFlowPrediction.</w:t>
            </w:r>
            <w:r>
              <w:rPr>
                <w:noProof/>
              </w:rPr>
              <w:t xml:space="preserve"> </w:t>
            </w:r>
          </w:p>
        </w:tc>
      </w:tr>
      <w:tr w:rsidR="002777DE" w14:paraId="72ED8AC5" w14:textId="77777777">
        <w:trPr>
          <w:divId w:val="973173457"/>
          <w:tblCellSpacing w:w="15" w:type="dxa"/>
        </w:trPr>
        <w:tc>
          <w:tcPr>
            <w:tcW w:w="50" w:type="pct"/>
            <w:hideMark/>
          </w:tcPr>
          <w:p w14:paraId="6275A0B6" w14:textId="77777777" w:rsidR="002777DE" w:rsidRDefault="002777DE">
            <w:pPr>
              <w:pStyle w:val="Bibliografia"/>
              <w:rPr>
                <w:noProof/>
              </w:rPr>
            </w:pPr>
            <w:r>
              <w:rPr>
                <w:noProof/>
              </w:rPr>
              <w:t xml:space="preserve">[10] </w:t>
            </w:r>
          </w:p>
        </w:tc>
        <w:tc>
          <w:tcPr>
            <w:tcW w:w="0" w:type="auto"/>
            <w:hideMark/>
          </w:tcPr>
          <w:p w14:paraId="55A3407B" w14:textId="77777777" w:rsidR="002777DE" w:rsidRDefault="002777DE">
            <w:pPr>
              <w:pStyle w:val="Bibliografia"/>
              <w:rPr>
                <w:noProof/>
              </w:rPr>
            </w:pPr>
            <w:r>
              <w:rPr>
                <w:noProof/>
              </w:rPr>
              <w:t>M. G. Pytorch. [Online]. Available: https://pytorch.org/docs/stable/generated/torch.nn.GRU.html.</w:t>
            </w:r>
          </w:p>
        </w:tc>
      </w:tr>
      <w:tr w:rsidR="002777DE" w14:paraId="58DCFC4D" w14:textId="77777777">
        <w:trPr>
          <w:divId w:val="973173457"/>
          <w:tblCellSpacing w:w="15" w:type="dxa"/>
        </w:trPr>
        <w:tc>
          <w:tcPr>
            <w:tcW w:w="50" w:type="pct"/>
            <w:hideMark/>
          </w:tcPr>
          <w:p w14:paraId="1DF18A79" w14:textId="77777777" w:rsidR="002777DE" w:rsidRDefault="002777DE">
            <w:pPr>
              <w:pStyle w:val="Bibliografia"/>
              <w:rPr>
                <w:noProof/>
              </w:rPr>
            </w:pPr>
            <w:r>
              <w:rPr>
                <w:noProof/>
              </w:rPr>
              <w:t xml:space="preserve">[11] </w:t>
            </w:r>
          </w:p>
        </w:tc>
        <w:tc>
          <w:tcPr>
            <w:tcW w:w="0" w:type="auto"/>
            <w:hideMark/>
          </w:tcPr>
          <w:p w14:paraId="565A14CE" w14:textId="77777777" w:rsidR="002777DE" w:rsidRDefault="002777DE">
            <w:pPr>
              <w:pStyle w:val="Bibliografia"/>
              <w:rPr>
                <w:noProof/>
              </w:rPr>
            </w:pPr>
            <w:r>
              <w:rPr>
                <w:noProof/>
              </w:rPr>
              <w:t>I. d. m. GRU. [Online]. Available: https://dennybritz.com/posts/wildml/recurrent-neural-networks-tutorial-part-4/.</w:t>
            </w:r>
          </w:p>
        </w:tc>
      </w:tr>
      <w:tr w:rsidR="002777DE" w14:paraId="05FEC1F8" w14:textId="77777777">
        <w:trPr>
          <w:divId w:val="973173457"/>
          <w:tblCellSpacing w:w="15" w:type="dxa"/>
        </w:trPr>
        <w:tc>
          <w:tcPr>
            <w:tcW w:w="50" w:type="pct"/>
            <w:hideMark/>
          </w:tcPr>
          <w:p w14:paraId="30C7EB2B" w14:textId="77777777" w:rsidR="002777DE" w:rsidRDefault="002777DE">
            <w:pPr>
              <w:pStyle w:val="Bibliografia"/>
              <w:rPr>
                <w:noProof/>
              </w:rPr>
            </w:pPr>
            <w:r>
              <w:rPr>
                <w:noProof/>
              </w:rPr>
              <w:t xml:space="preserve">[12] </w:t>
            </w:r>
          </w:p>
        </w:tc>
        <w:tc>
          <w:tcPr>
            <w:tcW w:w="0" w:type="auto"/>
            <w:hideMark/>
          </w:tcPr>
          <w:p w14:paraId="00959842" w14:textId="77777777" w:rsidR="002777DE" w:rsidRDefault="002777DE">
            <w:pPr>
              <w:pStyle w:val="Bibliografia"/>
              <w:rPr>
                <w:noProof/>
              </w:rPr>
            </w:pPr>
            <w:r>
              <w:rPr>
                <w:noProof/>
              </w:rPr>
              <w:t>I. G. f. gates. [Online]. Available: https://www.youtube.com/watch?v=8HyCNIVRbSU&amp;ab_channel=TheA.I.Hacker-MichaelPhi.</w:t>
            </w:r>
          </w:p>
        </w:tc>
      </w:tr>
    </w:tbl>
    <w:p w14:paraId="1963FE18" w14:textId="77777777" w:rsidR="002777DE" w:rsidRDefault="002777DE">
      <w:pPr>
        <w:divId w:val="973173457"/>
        <w:rPr>
          <w:noProof/>
        </w:rPr>
      </w:pPr>
    </w:p>
    <w:p w14:paraId="48271D04" w14:textId="7A573674" w:rsidR="007B20BA" w:rsidRDefault="00000000">
      <w:pPr>
        <w:rPr>
          <w:color w:val="000000" w:themeColor="text1"/>
          <w:lang w:val="en-US"/>
        </w:rPr>
      </w:pPr>
      <w:r>
        <w:rPr>
          <w:color w:val="000000"/>
          <w:lang w:val="en-US"/>
        </w:rPr>
        <w:lastRenderedPageBreak/>
        <w:fldChar w:fldCharType="end"/>
      </w:r>
    </w:p>
    <w:p w14:paraId="1F910775" w14:textId="77777777" w:rsidR="007B20BA" w:rsidRPr="002075CD" w:rsidRDefault="007B20BA">
      <w:pPr>
        <w:rPr>
          <w:lang w:val="en-US"/>
        </w:rPr>
        <w:sectPr w:rsidR="007B20BA" w:rsidRPr="002075CD">
          <w:headerReference w:type="even" r:id="rId95"/>
          <w:headerReference w:type="default" r:id="rId96"/>
          <w:footerReference w:type="even" r:id="rId97"/>
          <w:footerReference w:type="default" r:id="rId98"/>
          <w:type w:val="oddPage"/>
          <w:pgSz w:w="11906" w:h="16838"/>
          <w:pgMar w:top="1730" w:right="1701" w:bottom="1730" w:left="1701" w:header="708" w:footer="708" w:gutter="0"/>
          <w:cols w:space="720"/>
          <w:formProt w:val="0"/>
          <w:docGrid w:linePitch="360"/>
        </w:sectPr>
      </w:pPr>
    </w:p>
    <w:p w14:paraId="19D7E7A7" w14:textId="77777777" w:rsidR="007B20BA" w:rsidRDefault="00000000">
      <w:pPr>
        <w:pStyle w:val="Ttulo1"/>
        <w:numPr>
          <w:ilvl w:val="0"/>
          <w:numId w:val="0"/>
        </w:numPr>
        <w:ind w:left="284" w:hanging="284"/>
        <w:rPr>
          <w:color w:val="000000" w:themeColor="text1"/>
        </w:rPr>
      </w:pPr>
      <w:bookmarkStart w:id="150" w:name="_Toc477106246"/>
      <w:bookmarkStart w:id="151" w:name="_Toc476831721"/>
      <w:bookmarkStart w:id="152" w:name="_Toc138324061"/>
      <w:r>
        <w:rPr>
          <w:color w:val="000000" w:themeColor="text1"/>
        </w:rPr>
        <w:lastRenderedPageBreak/>
        <w:t>A</w:t>
      </w:r>
      <w:bookmarkEnd w:id="150"/>
      <w:bookmarkEnd w:id="151"/>
      <w:r>
        <w:rPr>
          <w:color w:val="000000" w:themeColor="text1"/>
        </w:rPr>
        <w:t>nexos</w:t>
      </w:r>
      <w:bookmarkEnd w:id="152"/>
    </w:p>
    <w:p w14:paraId="0ADEA479" w14:textId="77777777" w:rsidR="007B20BA" w:rsidRDefault="007B20BA">
      <w:pPr>
        <w:rPr>
          <w:color w:val="000000" w:themeColor="text1"/>
        </w:rPr>
      </w:pPr>
    </w:p>
    <w:p w14:paraId="1A586F48" w14:textId="77777777" w:rsidR="007B20BA" w:rsidRDefault="007B20BA">
      <w:pPr>
        <w:rPr>
          <w:color w:val="000000" w:themeColor="text1"/>
        </w:rPr>
      </w:pPr>
    </w:p>
    <w:p w14:paraId="4DB1CEE8" w14:textId="77777777" w:rsidR="007B20BA" w:rsidRDefault="007B20BA">
      <w:pPr>
        <w:rPr>
          <w:color w:val="000000" w:themeColor="text1"/>
        </w:rPr>
      </w:pPr>
    </w:p>
    <w:p w14:paraId="395B8B80" w14:textId="77777777" w:rsidR="007B20BA" w:rsidRDefault="007B20BA">
      <w:pPr>
        <w:rPr>
          <w:color w:val="000000" w:themeColor="text1"/>
        </w:rPr>
      </w:pPr>
    </w:p>
    <w:p w14:paraId="08037296" w14:textId="77777777" w:rsidR="007B20BA" w:rsidRDefault="007B20BA">
      <w:pPr>
        <w:rPr>
          <w:color w:val="000000" w:themeColor="text1"/>
        </w:rPr>
        <w:sectPr w:rsidR="007B20BA">
          <w:headerReference w:type="even" r:id="rId99"/>
          <w:headerReference w:type="default" r:id="rId100"/>
          <w:footerReference w:type="even" r:id="rId101"/>
          <w:footerReference w:type="default" r:id="rId102"/>
          <w:type w:val="oddPage"/>
          <w:pgSz w:w="11906" w:h="16838"/>
          <w:pgMar w:top="1730" w:right="1701" w:bottom="1730" w:left="1701" w:header="708" w:footer="708" w:gutter="0"/>
          <w:cols w:space="720"/>
          <w:formProt w:val="0"/>
          <w:docGrid w:linePitch="360"/>
        </w:sectPr>
      </w:pPr>
    </w:p>
    <w:p w14:paraId="074FAA1B" w14:textId="77777777" w:rsidR="007B20BA" w:rsidRDefault="00000000" w:rsidP="00A15030">
      <w:pPr>
        <w:pStyle w:val="Ttulo9"/>
        <w:numPr>
          <w:ilvl w:val="8"/>
          <w:numId w:val="11"/>
        </w:numPr>
        <w:rPr>
          <w:color w:val="000000" w:themeColor="text1"/>
        </w:rPr>
      </w:pPr>
      <w:bookmarkStart w:id="153" w:name="_Toc138324062"/>
      <w:r>
        <w:rPr>
          <w:color w:val="000000" w:themeColor="text1"/>
        </w:rPr>
        <w:lastRenderedPageBreak/>
        <w:t>Proposta de Estágio</w:t>
      </w:r>
      <w:bookmarkEnd w:id="153"/>
    </w:p>
    <w:p w14:paraId="163D7779" w14:textId="77777777" w:rsidR="007B20BA" w:rsidRDefault="007B20BA">
      <w:pPr>
        <w:rPr>
          <w:color w:val="000000" w:themeColor="text1"/>
        </w:rPr>
      </w:pPr>
    </w:p>
    <w:p w14:paraId="4F1D1022" w14:textId="77777777" w:rsidR="007B20BA" w:rsidRDefault="007B20BA">
      <w:pPr>
        <w:rPr>
          <w:color w:val="000000" w:themeColor="text1"/>
        </w:rPr>
      </w:pPr>
    </w:p>
    <w:p w14:paraId="2900C484" w14:textId="77777777" w:rsidR="007B20BA" w:rsidRDefault="007B20BA">
      <w:pPr>
        <w:rPr>
          <w:color w:val="000000" w:themeColor="text1"/>
        </w:rPr>
      </w:pPr>
    </w:p>
    <w:p w14:paraId="1D7FBF77" w14:textId="77777777" w:rsidR="007B20BA" w:rsidRDefault="007B20BA">
      <w:pPr>
        <w:rPr>
          <w:color w:val="000000" w:themeColor="text1"/>
        </w:rPr>
      </w:pPr>
    </w:p>
    <w:p w14:paraId="48E104F5" w14:textId="77777777" w:rsidR="007B20BA" w:rsidRDefault="007B20BA">
      <w:pPr>
        <w:rPr>
          <w:color w:val="000000" w:themeColor="text1"/>
        </w:rPr>
      </w:pPr>
    </w:p>
    <w:p w14:paraId="7B8804D7" w14:textId="77777777" w:rsidR="007B20BA" w:rsidRDefault="007B20BA">
      <w:pPr>
        <w:rPr>
          <w:color w:val="000000" w:themeColor="text1"/>
        </w:rPr>
      </w:pPr>
    </w:p>
    <w:p w14:paraId="2C2EA424" w14:textId="77777777" w:rsidR="007B20BA" w:rsidRDefault="007B20BA">
      <w:pPr>
        <w:rPr>
          <w:color w:val="000000" w:themeColor="text1"/>
        </w:rPr>
      </w:pPr>
    </w:p>
    <w:p w14:paraId="145BD29F" w14:textId="77777777" w:rsidR="007B20BA" w:rsidRDefault="007B20BA">
      <w:pPr>
        <w:rPr>
          <w:color w:val="000000" w:themeColor="text1"/>
        </w:rPr>
      </w:pPr>
    </w:p>
    <w:p w14:paraId="21ABD390" w14:textId="77777777" w:rsidR="007B20BA" w:rsidRDefault="007B20BA">
      <w:pPr>
        <w:rPr>
          <w:color w:val="000000" w:themeColor="text1"/>
        </w:rPr>
      </w:pPr>
    </w:p>
    <w:p w14:paraId="57DFFED2" w14:textId="77777777" w:rsidR="007B20BA" w:rsidRDefault="007B20BA">
      <w:pPr>
        <w:rPr>
          <w:color w:val="000000" w:themeColor="text1"/>
        </w:rPr>
      </w:pPr>
    </w:p>
    <w:p w14:paraId="473FB161" w14:textId="77777777" w:rsidR="007B20BA" w:rsidRDefault="007B20BA">
      <w:pPr>
        <w:rPr>
          <w:color w:val="000000" w:themeColor="text1"/>
        </w:rPr>
        <w:sectPr w:rsidR="007B20BA">
          <w:headerReference w:type="even" r:id="rId103"/>
          <w:headerReference w:type="default" r:id="rId104"/>
          <w:footerReference w:type="even" r:id="rId105"/>
          <w:footerReference w:type="default" r:id="rId106"/>
          <w:type w:val="oddPage"/>
          <w:pgSz w:w="11906" w:h="16838"/>
          <w:pgMar w:top="1731" w:right="1701" w:bottom="1748" w:left="1701" w:header="709" w:footer="726" w:gutter="0"/>
          <w:pgNumType w:start="1"/>
          <w:cols w:space="720"/>
          <w:formProt w:val="0"/>
          <w:docGrid w:linePitch="360"/>
        </w:sectPr>
      </w:pPr>
    </w:p>
    <w:p w14:paraId="7184B013" w14:textId="77777777" w:rsidR="007B20BA" w:rsidRDefault="00000000">
      <w:pPr>
        <w:rPr>
          <w:color w:val="000000" w:themeColor="text1"/>
        </w:rPr>
        <w:sectPr w:rsidR="007B20BA">
          <w:headerReference w:type="even" r:id="rId107"/>
          <w:headerReference w:type="default" r:id="rId108"/>
          <w:footerReference w:type="even" r:id="rId109"/>
          <w:footerReference w:type="default" r:id="rId110"/>
          <w:type w:val="oddPage"/>
          <w:pgSz w:w="11906" w:h="16838"/>
          <w:pgMar w:top="1731" w:right="1701" w:bottom="1749" w:left="1701" w:header="709" w:footer="727" w:gutter="0"/>
          <w:cols w:space="720"/>
          <w:formProt w:val="0"/>
          <w:docGrid w:linePitch="360"/>
        </w:sectPr>
      </w:pPr>
      <w:r>
        <w:rPr>
          <w:color w:val="000000" w:themeColor="text1"/>
        </w:rPr>
        <w:lastRenderedPageBreak/>
        <w:t>… conteúdo Anexo A</w:t>
      </w:r>
    </w:p>
    <w:p w14:paraId="0A63C0F1" w14:textId="77777777" w:rsidR="007B20BA" w:rsidRDefault="00000000">
      <w:pPr>
        <w:rPr>
          <w:color w:val="000000" w:themeColor="text1"/>
        </w:rPr>
      </w:pPr>
      <w:r>
        <w:rPr>
          <w:color w:val="000000" w:themeColor="text1"/>
        </w:rPr>
        <w:lastRenderedPageBreak/>
        <w:t>… conteúdo Anexo A</w:t>
      </w:r>
    </w:p>
    <w:p w14:paraId="2FED90BA" w14:textId="77777777" w:rsidR="007B20BA" w:rsidRDefault="007B20BA">
      <w:pPr>
        <w:rPr>
          <w:color w:val="000000" w:themeColor="text1"/>
        </w:rPr>
      </w:pPr>
    </w:p>
    <w:p w14:paraId="47D60BBB" w14:textId="77777777" w:rsidR="007B20BA" w:rsidRDefault="007B20BA">
      <w:pPr>
        <w:rPr>
          <w:color w:val="000000" w:themeColor="text1"/>
        </w:rPr>
      </w:pPr>
    </w:p>
    <w:p w14:paraId="798CEECE" w14:textId="77777777" w:rsidR="007B20BA" w:rsidRDefault="007B20BA">
      <w:pPr>
        <w:rPr>
          <w:color w:val="000000" w:themeColor="text1"/>
        </w:rPr>
      </w:pPr>
    </w:p>
    <w:p w14:paraId="2EB247ED" w14:textId="77777777" w:rsidR="007B20BA" w:rsidRDefault="00000000">
      <w:pPr>
        <w:rPr>
          <w:color w:val="000000" w:themeColor="text1"/>
        </w:rPr>
      </w:pPr>
      <w:r>
        <w:br w:type="column"/>
      </w:r>
      <w:r>
        <w:rPr>
          <w:color w:val="000000" w:themeColor="text1"/>
        </w:rPr>
        <w:lastRenderedPageBreak/>
        <w:t>… conteúdo Anexo A</w:t>
      </w:r>
    </w:p>
    <w:p w14:paraId="087E28F1" w14:textId="77777777" w:rsidR="007B20BA" w:rsidRDefault="007B20BA">
      <w:pPr>
        <w:rPr>
          <w:color w:val="000000" w:themeColor="text1"/>
        </w:rPr>
      </w:pPr>
    </w:p>
    <w:p w14:paraId="6AF550DB" w14:textId="77777777" w:rsidR="007B20BA" w:rsidRDefault="007B20BA">
      <w:pPr>
        <w:rPr>
          <w:color w:val="000000" w:themeColor="text1"/>
        </w:rPr>
        <w:sectPr w:rsidR="007B20BA">
          <w:headerReference w:type="even" r:id="rId111"/>
          <w:headerReference w:type="default" r:id="rId112"/>
          <w:footerReference w:type="even" r:id="rId113"/>
          <w:footerReference w:type="default" r:id="rId114"/>
          <w:pgSz w:w="11906" w:h="16838"/>
          <w:pgMar w:top="1418" w:right="1701" w:bottom="1418" w:left="1701" w:header="709" w:footer="727" w:gutter="0"/>
          <w:cols w:space="720"/>
          <w:formProt w:val="0"/>
          <w:docGrid w:linePitch="360"/>
        </w:sectPr>
      </w:pPr>
    </w:p>
    <w:p w14:paraId="602BE14F" w14:textId="77777777" w:rsidR="007B20BA" w:rsidRDefault="00000000" w:rsidP="00A15030">
      <w:pPr>
        <w:pStyle w:val="Ttulo9"/>
        <w:numPr>
          <w:ilvl w:val="8"/>
          <w:numId w:val="11"/>
        </w:numPr>
        <w:rPr>
          <w:color w:val="000000" w:themeColor="text1"/>
        </w:rPr>
      </w:pPr>
      <w:bookmarkStart w:id="154" w:name="_Toc138324063"/>
      <w:r>
        <w:rPr>
          <w:color w:val="000000" w:themeColor="text1"/>
        </w:rPr>
        <w:lastRenderedPageBreak/>
        <w:t>Especificação de Requisitos</w:t>
      </w:r>
      <w:bookmarkEnd w:id="154"/>
    </w:p>
    <w:p w14:paraId="0E6F885E" w14:textId="77777777" w:rsidR="007B20BA" w:rsidRDefault="007B20BA">
      <w:pPr>
        <w:rPr>
          <w:color w:val="000000" w:themeColor="text1"/>
        </w:rPr>
      </w:pPr>
    </w:p>
    <w:p w14:paraId="67CF2A81" w14:textId="77777777" w:rsidR="007B20BA" w:rsidRDefault="007B20BA">
      <w:pPr>
        <w:rPr>
          <w:color w:val="000000" w:themeColor="text1"/>
        </w:rPr>
      </w:pPr>
    </w:p>
    <w:p w14:paraId="119E8516" w14:textId="77777777" w:rsidR="007B20BA" w:rsidRDefault="007B20BA">
      <w:pPr>
        <w:rPr>
          <w:color w:val="000000" w:themeColor="text1"/>
        </w:rPr>
      </w:pPr>
    </w:p>
    <w:p w14:paraId="096457E4" w14:textId="77777777" w:rsidR="007B20BA" w:rsidRDefault="007B20BA">
      <w:pPr>
        <w:rPr>
          <w:color w:val="000000" w:themeColor="text1"/>
        </w:rPr>
        <w:sectPr w:rsidR="007B20BA">
          <w:headerReference w:type="even" r:id="rId115"/>
          <w:headerReference w:type="default" r:id="rId116"/>
          <w:footerReference w:type="even" r:id="rId117"/>
          <w:footerReference w:type="default" r:id="rId118"/>
          <w:type w:val="oddPage"/>
          <w:pgSz w:w="11906" w:h="16838"/>
          <w:pgMar w:top="1731" w:right="1701" w:bottom="1750" w:left="1701" w:header="709" w:footer="217" w:gutter="0"/>
          <w:pgNumType w:start="1"/>
          <w:cols w:space="720"/>
          <w:formProt w:val="0"/>
          <w:docGrid w:linePitch="360"/>
        </w:sectPr>
      </w:pPr>
    </w:p>
    <w:p w14:paraId="698C7076" w14:textId="77777777" w:rsidR="007B20BA" w:rsidRDefault="00000000">
      <w:pPr>
        <w:rPr>
          <w:color w:val="000000" w:themeColor="text1"/>
        </w:rPr>
        <w:sectPr w:rsidR="007B20BA">
          <w:headerReference w:type="even" r:id="rId119"/>
          <w:headerReference w:type="default" r:id="rId120"/>
          <w:footerReference w:type="even" r:id="rId121"/>
          <w:footerReference w:type="default" r:id="rId122"/>
          <w:type w:val="oddPage"/>
          <w:pgSz w:w="11906" w:h="16838"/>
          <w:pgMar w:top="1731" w:right="1701" w:bottom="1756" w:left="1701" w:header="709" w:footer="734" w:gutter="0"/>
          <w:cols w:space="720"/>
          <w:formProt w:val="0"/>
          <w:docGrid w:linePitch="360"/>
        </w:sectPr>
      </w:pPr>
      <w:r>
        <w:rPr>
          <w:color w:val="000000" w:themeColor="text1"/>
        </w:rPr>
        <w:lastRenderedPageBreak/>
        <w:t>… conteúdo Anexo B</w:t>
      </w:r>
    </w:p>
    <w:p w14:paraId="4BC34645" w14:textId="77777777" w:rsidR="007B20BA" w:rsidRDefault="00000000">
      <w:pPr>
        <w:rPr>
          <w:color w:val="000000" w:themeColor="text1"/>
        </w:rPr>
      </w:pPr>
      <w:r>
        <w:rPr>
          <w:color w:val="000000" w:themeColor="text1"/>
        </w:rPr>
        <w:lastRenderedPageBreak/>
        <w:t>… conteúdo Anexo B</w:t>
      </w:r>
    </w:p>
    <w:p w14:paraId="1D6B9205" w14:textId="77777777" w:rsidR="007B20BA" w:rsidRDefault="007B20BA">
      <w:pPr>
        <w:rPr>
          <w:color w:val="000000" w:themeColor="text1"/>
        </w:rPr>
      </w:pPr>
    </w:p>
    <w:p w14:paraId="42CD9233" w14:textId="77777777" w:rsidR="007B20BA" w:rsidRDefault="007B20BA">
      <w:pPr>
        <w:rPr>
          <w:color w:val="000000" w:themeColor="text1"/>
        </w:rPr>
      </w:pPr>
    </w:p>
    <w:p w14:paraId="636E73D6" w14:textId="77777777" w:rsidR="007B20BA" w:rsidRDefault="007B20BA">
      <w:pPr>
        <w:rPr>
          <w:color w:val="000000" w:themeColor="text1"/>
        </w:rPr>
      </w:pPr>
    </w:p>
    <w:p w14:paraId="1F5EB342" w14:textId="77777777" w:rsidR="007B20BA" w:rsidRDefault="007B20BA">
      <w:pPr>
        <w:rPr>
          <w:color w:val="000000" w:themeColor="text1"/>
        </w:rPr>
      </w:pPr>
    </w:p>
    <w:p w14:paraId="0F0FAEA4" w14:textId="77777777" w:rsidR="007B20BA" w:rsidRDefault="007B20BA">
      <w:pPr>
        <w:rPr>
          <w:color w:val="000000" w:themeColor="text1"/>
        </w:rPr>
      </w:pPr>
    </w:p>
    <w:p w14:paraId="67AB7DE0" w14:textId="77777777" w:rsidR="007B20BA" w:rsidRDefault="007B20BA">
      <w:pPr>
        <w:rPr>
          <w:color w:val="000000" w:themeColor="text1"/>
        </w:rPr>
      </w:pPr>
    </w:p>
    <w:p w14:paraId="3908F256" w14:textId="77777777" w:rsidR="007B20BA" w:rsidRDefault="007B20BA">
      <w:pPr>
        <w:rPr>
          <w:color w:val="000000" w:themeColor="text1"/>
        </w:rPr>
      </w:pPr>
    </w:p>
    <w:p w14:paraId="27459FAA" w14:textId="77777777" w:rsidR="007B20BA" w:rsidRDefault="007B20BA">
      <w:pPr>
        <w:rPr>
          <w:color w:val="000000" w:themeColor="text1"/>
        </w:rPr>
      </w:pPr>
    </w:p>
    <w:p w14:paraId="350B0F1B" w14:textId="77777777" w:rsidR="007B20BA" w:rsidRDefault="007B20BA">
      <w:pPr>
        <w:rPr>
          <w:color w:val="000000" w:themeColor="text1"/>
        </w:rPr>
      </w:pPr>
    </w:p>
    <w:p w14:paraId="044F4A31" w14:textId="77777777" w:rsidR="007B20BA" w:rsidRDefault="007B20BA">
      <w:pPr>
        <w:rPr>
          <w:color w:val="000000" w:themeColor="text1"/>
        </w:rPr>
      </w:pPr>
    </w:p>
    <w:p w14:paraId="70DDE2EF" w14:textId="77777777" w:rsidR="007B20BA" w:rsidRDefault="007B20BA">
      <w:pPr>
        <w:rPr>
          <w:color w:val="000000" w:themeColor="text1"/>
        </w:rPr>
      </w:pPr>
    </w:p>
    <w:p w14:paraId="0B57E051" w14:textId="77777777" w:rsidR="007B20BA" w:rsidRDefault="007B20BA">
      <w:pPr>
        <w:rPr>
          <w:color w:val="000000" w:themeColor="text1"/>
        </w:rPr>
      </w:pPr>
    </w:p>
    <w:p w14:paraId="45452FB5" w14:textId="77777777" w:rsidR="007B20BA" w:rsidRDefault="00000000">
      <w:pPr>
        <w:rPr>
          <w:color w:val="000000" w:themeColor="text1"/>
        </w:rPr>
      </w:pPr>
      <w:r>
        <w:rPr>
          <w:color w:val="000000" w:themeColor="text1"/>
        </w:rPr>
        <w:tab/>
      </w:r>
    </w:p>
    <w:p w14:paraId="0A441A02" w14:textId="77777777" w:rsidR="007B20BA" w:rsidRDefault="00000000">
      <w:pPr>
        <w:rPr>
          <w:color w:val="000000" w:themeColor="text1"/>
        </w:rPr>
      </w:pPr>
      <w:r>
        <w:br w:type="column"/>
      </w:r>
      <w:r>
        <w:rPr>
          <w:color w:val="000000" w:themeColor="text1"/>
        </w:rPr>
        <w:lastRenderedPageBreak/>
        <w:t>… conteúdo Anexo B</w:t>
      </w:r>
    </w:p>
    <w:p w14:paraId="71A67DBD" w14:textId="77777777" w:rsidR="007B20BA" w:rsidRDefault="00000000">
      <w:pPr>
        <w:rPr>
          <w:color w:val="000000" w:themeColor="text1"/>
        </w:rPr>
      </w:pPr>
      <w:r>
        <w:br w:type="column"/>
      </w:r>
    </w:p>
    <w:p w14:paraId="1B32B2A6" w14:textId="77777777" w:rsidR="007B20BA" w:rsidRDefault="007B20BA">
      <w:pPr>
        <w:rPr>
          <w:color w:val="000000" w:themeColor="text1"/>
        </w:rPr>
      </w:pPr>
    </w:p>
    <w:p w14:paraId="02FC4EDE" w14:textId="77777777" w:rsidR="007B20BA" w:rsidRDefault="007B20BA">
      <w:pPr>
        <w:rPr>
          <w:color w:val="000000" w:themeColor="text1"/>
        </w:rPr>
      </w:pPr>
    </w:p>
    <w:sectPr w:rsidR="007B20BA">
      <w:headerReference w:type="even" r:id="rId123"/>
      <w:headerReference w:type="default" r:id="rId124"/>
      <w:footerReference w:type="even" r:id="rId125"/>
      <w:footerReference w:type="default" r:id="rId126"/>
      <w:pgSz w:w="11906" w:h="16838"/>
      <w:pgMar w:top="1418" w:right="1701" w:bottom="1418" w:left="1701" w:header="709" w:footer="734"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407EAC" w14:textId="77777777" w:rsidR="00CE3B88" w:rsidRDefault="00CE3B88">
      <w:pPr>
        <w:spacing w:after="0" w:line="240" w:lineRule="auto"/>
      </w:pPr>
      <w:r>
        <w:separator/>
      </w:r>
    </w:p>
  </w:endnote>
  <w:endnote w:type="continuationSeparator" w:id="0">
    <w:p w14:paraId="1C83E21F" w14:textId="77777777" w:rsidR="00CE3B88" w:rsidRDefault="00CE3B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1"/>
    <w:family w:val="swiss"/>
    <w:pitch w:val="variable"/>
    <w:sig w:usb0="E0000AFF" w:usb1="500078FF" w:usb2="00000021" w:usb3="00000000" w:csb0="000001BF" w:csb1="00000000"/>
  </w:font>
  <w:font w:name="Noto Sans CJK SC">
    <w:panose1 w:val="00000000000000000000"/>
    <w:charset w:val="00"/>
    <w:family w:val="roman"/>
    <w:notTrueType/>
    <w:pitch w:val="default"/>
  </w:font>
  <w:font w:name="Noto Sans Devanagari">
    <w:altName w:val="Nirmala UI"/>
    <w:charset w:val="00"/>
    <w:family w:val="swiss"/>
    <w:pitch w:val="variable"/>
    <w:sig w:usb0="80008023" w:usb1="00002046"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C25F5" w14:textId="7913C8F4" w:rsidR="007B20BA" w:rsidRDefault="00000000">
    <w:r>
      <w:rPr>
        <w:noProof/>
      </w:rPr>
      <w:pict w14:anchorId="6F31C6EE">
        <v:line id="_x0000_s1116" style="position:absolute;left:0;text-align:left;z-index:-503316460;visibility:visible;mso-wrap-style:square;mso-wrap-distance-left:9pt;mso-wrap-distance-top:0;mso-wrap-distance-right:9pt;mso-wrap-distance-bottom:0;mso-position-horizontal:absolute;mso-position-horizontal-relative:text;mso-position-vertical:absolute;mso-position-vertical-relative:text" from="0,.05pt" to="305.1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" strokeweight=".18mm"/>
      </w:pict>
    </w:r>
  </w:p>
  <w:p w14:paraId="3E992728" w14:textId="77777777" w:rsidR="007B20BA" w:rsidRDefault="00000000">
    <w:pPr>
      <w:pStyle w:val="Rodap"/>
    </w:pPr>
    <w:r>
      <w:fldChar w:fldCharType="begin"/>
    </w:r>
    <w:r>
      <w:instrText>PAGE</w:instrText>
    </w:r>
    <w:r>
      <w:fldChar w:fldCharType="separate"/>
    </w:r>
    <w:r>
      <w:t>0</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00BBE" w14:textId="462B9B58" w:rsidR="007B20BA" w:rsidRDefault="00000000">
    <w:r>
      <w:rPr>
        <w:noProof/>
      </w:rPr>
      <w:pict w14:anchorId="590F7B50">
        <v:line id="Line 15_5" o:spid="_x0000_s1096" style="position:absolute;left:0;text-align:left;z-index:-503316435;visibility:visible;mso-wrap-style:square;mso-wrap-distance-left:9pt;mso-wrap-distance-top:0;mso-wrap-distance-right:9pt;mso-wrap-distance-bottom:0;mso-position-horizontal:absolute;mso-position-horizontal-relative:text;mso-position-vertical:absolute;mso-position-vertical-relative:text" from="-1.95pt,11pt" to="303.2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" strokeweight=".18mm"/>
      </w:pict>
    </w:r>
  </w:p>
  <w:p w14:paraId="2DCF4739" w14:textId="77777777" w:rsidR="007B20BA" w:rsidRDefault="00000000">
    <w:pPr>
      <w:pStyle w:val="Rodap"/>
    </w:pPr>
    <w:r>
      <w:tab/>
    </w:r>
    <w:r>
      <w:tab/>
    </w:r>
    <w:r>
      <w:fldChar w:fldCharType="begin"/>
    </w:r>
    <w:r>
      <w:instrText>PAGE</w:instrText>
    </w:r>
    <w:r>
      <w:fldChar w:fldCharType="separate"/>
    </w:r>
    <w:r>
      <w:t>9</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D4145" w14:textId="1BCFA2F2" w:rsidR="007B20BA" w:rsidRDefault="00000000">
    <w:r>
      <w:rPr>
        <w:noProof/>
      </w:rPr>
      <w:pict w14:anchorId="4C139D82">
        <v:line id="_x0000_s1093" style="position:absolute;left:0;text-align:left;z-index:-503316422;visibility:visible;mso-wrap-style:square;mso-wrap-distance-left:9pt;mso-wrap-distance-top:0;mso-wrap-distance-right:9pt;mso-wrap-distance-bottom:0;mso-position-horizontal:absolute;mso-position-horizontal-relative:text;mso-position-vertical:absolute;mso-position-vertical-relative:text" from="0,.05pt" to="305.1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" strokeweight=".18mm"/>
      </w:pict>
    </w:r>
  </w:p>
  <w:p w14:paraId="604DD9D1" w14:textId="77777777" w:rsidR="007B20BA" w:rsidRDefault="00000000">
    <w:pPr>
      <w:pStyle w:val="Rodap"/>
    </w:pPr>
    <w:r>
      <w:fldChar w:fldCharType="begin"/>
    </w:r>
    <w:r>
      <w:instrText>PAGE</w:instrText>
    </w:r>
    <w:r>
      <w:fldChar w:fldCharType="separate"/>
    </w:r>
    <w:r>
      <w:t>0</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344A6" w14:textId="50A283AF" w:rsidR="007B20BA" w:rsidRDefault="00000000">
    <w:r>
      <w:rPr>
        <w:noProof/>
      </w:rPr>
      <w:pict w14:anchorId="0B905DC6">
        <v:line id="Line 15_8" o:spid="_x0000_s1092" style="position:absolute;left:0;text-align:left;z-index:-503316423;visibility:visible;mso-wrap-style:square;mso-wrap-distance-left:9pt;mso-wrap-distance-top:0;mso-wrap-distance-right:9pt;mso-wrap-distance-bottom:0;mso-position-horizontal:absolute;mso-position-horizontal-relative:text;mso-position-vertical:absolute;mso-position-vertical-relative:text" from="-1.95pt,11pt" to="303.2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" strokeweight=".18mm"/>
      </w:pict>
    </w:r>
  </w:p>
  <w:p w14:paraId="232D5160" w14:textId="77777777" w:rsidR="007B20BA" w:rsidRDefault="00000000">
    <w:pPr>
      <w:pStyle w:val="Rodap"/>
    </w:pPr>
    <w:r>
      <w:tab/>
    </w:r>
    <w:r>
      <w:tab/>
    </w:r>
    <w:r>
      <w:fldChar w:fldCharType="begin"/>
    </w:r>
    <w:r>
      <w:instrText>PAGE</w:instrText>
    </w:r>
    <w:r>
      <w:fldChar w:fldCharType="separate"/>
    </w:r>
    <w:r>
      <w:t>ix</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042FA" w14:textId="56DF6814" w:rsidR="007B20BA" w:rsidRDefault="00000000">
    <w:r>
      <w:rPr>
        <w:noProof/>
      </w:rPr>
      <w:pict w14:anchorId="3CEEDA8D">
        <v:line id="_x0000_s1089" style="position:absolute;left:0;text-align:left;z-index:-503316414;visibility:visible;mso-wrap-style:square;mso-wrap-distance-left:9pt;mso-wrap-distance-top:0;mso-wrap-distance-right:9pt;mso-wrap-distance-bottom:0;mso-position-horizontal:absolute;mso-position-horizontal-relative:text;mso-position-vertical:absolute;mso-position-vertical-relative:text" from="0,.05pt" to="305.1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" strokeweight=".18mm"/>
      </w:pict>
    </w:r>
  </w:p>
  <w:p w14:paraId="1436687C" w14:textId="77777777" w:rsidR="007B20BA" w:rsidRDefault="00000000">
    <w:pPr>
      <w:pStyle w:val="Rodap"/>
    </w:pPr>
    <w:r>
      <w:fldChar w:fldCharType="begin"/>
    </w:r>
    <w:r>
      <w:instrText>PAGE</w:instrText>
    </w:r>
    <w:r>
      <w:fldChar w:fldCharType="separate"/>
    </w:r>
    <w:r>
      <w:t>0</w:t>
    </w:r>
    <w: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670EC" w14:textId="37DE958D" w:rsidR="007B20BA" w:rsidRDefault="00000000">
    <w:r>
      <w:rPr>
        <w:noProof/>
      </w:rPr>
      <w:pict w14:anchorId="75CFE692">
        <v:line id="Line 15_10" o:spid="_x0000_s1088" style="position:absolute;left:0;text-align:left;z-index:-503316415;visibility:visible;mso-wrap-style:square;mso-wrap-distance-left:9pt;mso-wrap-distance-top:0;mso-wrap-distance-right:9pt;mso-wrap-distance-bottom:0;mso-position-horizontal:absolute;mso-position-horizontal-relative:text;mso-position-vertical:absolute;mso-position-vertical-relative:text" from="-1.95pt,11pt" to="303.2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" strokeweight=".18mm"/>
      </w:pict>
    </w:r>
  </w:p>
  <w:p w14:paraId="29C6D37F" w14:textId="77777777" w:rsidR="007B20BA" w:rsidRDefault="00000000">
    <w:pPr>
      <w:pStyle w:val="Rodap"/>
    </w:pPr>
    <w:r>
      <w:tab/>
    </w:r>
    <w:r>
      <w:tab/>
    </w:r>
    <w:r>
      <w:fldChar w:fldCharType="begin"/>
    </w:r>
    <w:r>
      <w:instrText>PAGE</w:instrText>
    </w:r>
    <w:r>
      <w:fldChar w:fldCharType="separate"/>
    </w:r>
    <w:r>
      <w:t>xi</w:t>
    </w:r>
    <w: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0DE0E" w14:textId="08C58925" w:rsidR="007B20BA" w:rsidRDefault="00000000">
    <w:r>
      <w:rPr>
        <w:noProof/>
      </w:rPr>
      <w:pict w14:anchorId="4988A236">
        <v:line id="_x0000_s1085" style="position:absolute;left:0;text-align:left;z-index:-503316406;visibility:visible;mso-wrap-style:square;mso-wrap-distance-left:9pt;mso-wrap-distance-top:0;mso-wrap-distance-right:9pt;mso-wrap-distance-bottom:0;mso-position-horizontal:absolute;mso-position-horizontal-relative:text;mso-position-vertical:absolute;mso-position-vertical-relative:text" from="0,.05pt" to="305.1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" strokeweight=".18mm"/>
      </w:pict>
    </w:r>
  </w:p>
  <w:p w14:paraId="0033A00C" w14:textId="77777777" w:rsidR="007B20BA" w:rsidRDefault="00000000">
    <w:pPr>
      <w:pStyle w:val="Rodap"/>
    </w:pPr>
    <w:r>
      <w:fldChar w:fldCharType="begin"/>
    </w:r>
    <w:r>
      <w:instrText>PAGE</w:instrText>
    </w:r>
    <w:r>
      <w:fldChar w:fldCharType="separate"/>
    </w:r>
    <w:r>
      <w:t>0</w:t>
    </w:r>
    <w: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2E392" w14:textId="702F6672" w:rsidR="007B20BA" w:rsidRDefault="00000000">
    <w:r>
      <w:rPr>
        <w:noProof/>
      </w:rPr>
      <w:pict w14:anchorId="6B6467BF">
        <v:line id="Line 15_12" o:spid="_x0000_s1084" style="position:absolute;left:0;text-align:left;z-index:-503316407;visibility:visible;mso-wrap-style:square;mso-wrap-distance-left:9pt;mso-wrap-distance-top:0;mso-wrap-distance-right:9pt;mso-wrap-distance-bottom:0;mso-position-horizontal:absolute;mso-position-horizontal-relative:text;mso-position-vertical:absolute;mso-position-vertical-relative:text" from="-1.95pt,11pt" to="303.2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" strokeweight=".18mm"/>
      </w:pict>
    </w:r>
  </w:p>
  <w:p w14:paraId="075131E2" w14:textId="77777777" w:rsidR="007B20BA" w:rsidRDefault="00000000">
    <w:pPr>
      <w:pStyle w:val="Rodap"/>
    </w:pPr>
    <w:r>
      <w:tab/>
    </w:r>
    <w:r>
      <w:tab/>
    </w:r>
    <w:r>
      <w:fldChar w:fldCharType="begin"/>
    </w:r>
    <w:r>
      <w:instrText>PAGE</w:instrText>
    </w:r>
    <w:r>
      <w:fldChar w:fldCharType="separate"/>
    </w:r>
    <w:r>
      <w:t>xiii</w:t>
    </w:r>
    <w: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9FAEE" w14:textId="4BF37F6F" w:rsidR="007B20BA" w:rsidRDefault="00000000">
    <w:r>
      <w:rPr>
        <w:noProof/>
      </w:rPr>
      <w:pict w14:anchorId="1DFA75FF">
        <v:line id="_x0000_s1081"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0,.05pt" to="305.1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" strokeweight=".18mm"/>
      </w:pict>
    </w:r>
  </w:p>
  <w:p w14:paraId="1CCC479E" w14:textId="77777777" w:rsidR="007B20BA" w:rsidRDefault="00000000">
    <w:pPr>
      <w:pStyle w:val="Rodap"/>
    </w:pPr>
    <w:r>
      <w:fldChar w:fldCharType="begin"/>
    </w:r>
    <w:r>
      <w:instrText>PAGE</w:instrText>
    </w:r>
    <w:r>
      <w:fldChar w:fldCharType="separate"/>
    </w:r>
    <w:r>
      <w:t>0</w:t>
    </w:r>
    <w: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515C3" w14:textId="4F70BB97" w:rsidR="007B20BA" w:rsidRDefault="00000000">
    <w:r>
      <w:rPr>
        <w:noProof/>
      </w:rPr>
      <w:pict w14:anchorId="5E14DB3A">
        <v:line id="Line 16_0" o:spid="_x0000_s1080"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1.95pt,11pt" to="303.2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" strokeweight=".18mm"/>
      </w:pict>
    </w:r>
  </w:p>
  <w:p w14:paraId="40A0AB5D" w14:textId="77777777" w:rsidR="007B20BA" w:rsidRDefault="00000000">
    <w:pPr>
      <w:pStyle w:val="Rodap"/>
    </w:pPr>
    <w:r>
      <w:tab/>
    </w:r>
    <w:r>
      <w:tab/>
    </w:r>
    <w:r>
      <w:fldChar w:fldCharType="begin"/>
    </w:r>
    <w:r>
      <w:instrText>PAGE</w:instrText>
    </w:r>
    <w:r>
      <w:fldChar w:fldCharType="separate"/>
    </w:r>
    <w:r>
      <w:t>1</w:t>
    </w:r>
    <w: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7D741" w14:textId="1019CA5A" w:rsidR="007B20BA" w:rsidRDefault="00000000">
    <w:r>
      <w:rPr>
        <w:noProof/>
      </w:rPr>
      <w:pict w14:anchorId="233CCBFF">
        <v:line id="_x0000_s1077" style="position:absolute;left:0;text-align:left;z-index:-251663360;visibility:visible;mso-wrap-style:square;mso-wrap-distance-left:9pt;mso-wrap-distance-top:0;mso-wrap-distance-right:9pt;mso-wrap-distance-bottom:0;mso-position-horizontal:absolute;mso-position-horizontal-relative:text;mso-position-vertical:absolute;mso-position-vertical-relative:text" from="-1.95pt,11pt" to="303.2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" strokeweight=".18mm"/>
      </w:pict>
    </w:r>
  </w:p>
  <w:p w14:paraId="33E9BAB2" w14:textId="77777777" w:rsidR="007B20BA" w:rsidRDefault="00000000">
    <w:pPr>
      <w:pStyle w:val="Rodap"/>
    </w:pPr>
    <w:r>
      <w:fldChar w:fldCharType="begin"/>
    </w:r>
    <w:r>
      <w:instrText>PAGE</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854E4" w14:textId="77777777" w:rsidR="007B20BA" w:rsidRDefault="007B20BA">
    <w:pPr>
      <w:pStyle w:val="Rodap"/>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ECDEC" w14:textId="5EEDE2B6" w:rsidR="007B20BA" w:rsidRDefault="00000000">
    <w:r>
      <w:rPr>
        <w:noProof/>
      </w:rPr>
      <w:pict w14:anchorId="229D8795">
        <v:line id="Line 16" o:spid="_x0000_s1076"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1.95pt,11pt" to="303.2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" strokeweight=".18mm"/>
      </w:pict>
    </w:r>
  </w:p>
  <w:p w14:paraId="5D8ECE2B" w14:textId="77777777" w:rsidR="007B20BA" w:rsidRDefault="00000000">
    <w:pPr>
      <w:pStyle w:val="Rodap"/>
    </w:pPr>
    <w:r>
      <w:tab/>
    </w:r>
    <w:r>
      <w:tab/>
    </w:r>
    <w:r>
      <w:fldChar w:fldCharType="begin"/>
    </w:r>
    <w:r>
      <w:instrText>PAGE</w:instrText>
    </w:r>
    <w:r>
      <w:fldChar w:fldCharType="separate"/>
    </w:r>
    <w:r>
      <w:t>3</w:t>
    </w:r>
    <w: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4C4DE" w14:textId="7EFDC33A" w:rsidR="007B20BA" w:rsidRDefault="00000000">
    <w:r>
      <w:rPr>
        <w:noProof/>
      </w:rPr>
      <w:pict w14:anchorId="47A9B5E1">
        <v:line id="_x0000_s1073" style="position:absolute;left:0;text-align:left;z-index:-251652096;visibility:visible;mso-wrap-style:square;mso-wrap-distance-left:9pt;mso-wrap-distance-top:0;mso-wrap-distance-right:9pt;mso-wrap-distance-bottom:0;mso-position-horizontal:absolute;mso-position-horizontal-relative:text;mso-position-vertical:absolute;mso-position-vertical-relative:text" from="0,.05pt" to="305.1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" strokeweight=".18mm"/>
      </w:pict>
    </w:r>
  </w:p>
  <w:p w14:paraId="5A111FD6" w14:textId="77777777" w:rsidR="007B20BA" w:rsidRDefault="00000000">
    <w:pPr>
      <w:pStyle w:val="Rodap"/>
    </w:pPr>
    <w:r>
      <w:fldChar w:fldCharType="begin"/>
    </w:r>
    <w:r>
      <w:instrText>PAGE</w:instrText>
    </w:r>
    <w:r>
      <w:fldChar w:fldCharType="separate"/>
    </w:r>
    <w:r>
      <w:t>0</w:t>
    </w:r>
    <w: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7FBEF" w14:textId="27D15082" w:rsidR="007B20BA" w:rsidRDefault="00000000">
    <w:r>
      <w:rPr>
        <w:noProof/>
      </w:rPr>
      <w:pict w14:anchorId="39D4D2B7">
        <v:line id="Line 16_2" o:spid="_x0000_s1072" style="position:absolute;left:0;text-align:left;z-index:-251654144;visibility:visible;mso-wrap-style:square;mso-wrap-distance-left:9pt;mso-wrap-distance-top:0;mso-wrap-distance-right:9pt;mso-wrap-distance-bottom:0;mso-position-horizontal:absolute;mso-position-horizontal-relative:text;mso-position-vertical:absolute;mso-position-vertical-relative:text" from="-1.95pt,11pt" to="303.2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" strokeweight=".18mm"/>
      </w:pict>
    </w:r>
  </w:p>
  <w:p w14:paraId="4478B6F9" w14:textId="77777777" w:rsidR="007B20BA" w:rsidRDefault="00000000">
    <w:pPr>
      <w:pStyle w:val="Rodap"/>
    </w:pPr>
    <w:r>
      <w:tab/>
    </w:r>
    <w:r>
      <w:tab/>
    </w:r>
    <w:r>
      <w:fldChar w:fldCharType="begin"/>
    </w:r>
    <w:r>
      <w:instrText>PAGE</w:instrText>
    </w:r>
    <w:r>
      <w:fldChar w:fldCharType="separate"/>
    </w:r>
    <w:r>
      <w:t>5</w:t>
    </w:r>
    <w: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97C05" w14:textId="216FEA1D" w:rsidR="007B20BA" w:rsidRDefault="00000000">
    <w:r>
      <w:rPr>
        <w:noProof/>
      </w:rPr>
      <w:pict w14:anchorId="1CDC543A">
        <v:line id="_x0000_s1069" style="position:absolute;left:0;text-align:left;z-index:-503316355;visibility:visible;mso-wrap-style:square;mso-wrap-distance-left:9pt;mso-wrap-distance-top:0;mso-wrap-distance-right:9pt;mso-wrap-distance-bottom:0;mso-position-horizontal:absolute;mso-position-horizontal-relative:text;mso-position-vertical:absolute;mso-position-vertical-relative:text" from="0,.05pt" to="305.1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" strokeweight=".18mm"/>
      </w:pict>
    </w:r>
  </w:p>
  <w:p w14:paraId="77A79C70" w14:textId="77777777" w:rsidR="007B20BA" w:rsidRDefault="00000000">
    <w:pPr>
      <w:pStyle w:val="Rodap"/>
    </w:pPr>
    <w:r>
      <w:fldChar w:fldCharType="begin"/>
    </w:r>
    <w:r>
      <w:instrText>PAGE</w:instrText>
    </w:r>
    <w:r>
      <w:fldChar w:fldCharType="separate"/>
    </w:r>
    <w:r>
      <w:t>0</w:t>
    </w:r>
    <w: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5C54D" w14:textId="78080A57" w:rsidR="007B20BA" w:rsidRDefault="00000000">
    <w:r>
      <w:rPr>
        <w:noProof/>
      </w:rPr>
      <w:pict w14:anchorId="2886231E">
        <v:line id="Line 16_4" o:spid="_x0000_s1068" style="position:absolute;left:0;text-align:left;z-index:-503316356;visibility:visible;mso-wrap-style:square;mso-wrap-distance-left:9pt;mso-wrap-distance-top:0;mso-wrap-distance-right:9pt;mso-wrap-distance-bottom:0;mso-position-horizontal:absolute;mso-position-horizontal-relative:text;mso-position-vertical:absolute;mso-position-vertical-relative:text" from="-1.95pt,11pt" to="303.2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" strokeweight=".18mm"/>
      </w:pict>
    </w:r>
  </w:p>
  <w:p w14:paraId="79AF0EE2" w14:textId="77777777" w:rsidR="007B20BA" w:rsidRDefault="00000000">
    <w:pPr>
      <w:pStyle w:val="Rodap"/>
    </w:pPr>
    <w:r>
      <w:tab/>
    </w:r>
    <w:r>
      <w:tab/>
    </w:r>
    <w:r>
      <w:fldChar w:fldCharType="begin"/>
    </w:r>
    <w:r>
      <w:instrText>PAGE</w:instrText>
    </w:r>
    <w:r>
      <w:fldChar w:fldCharType="separate"/>
    </w:r>
    <w:r>
      <w:t>21</w:t>
    </w:r>
    <w: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F09F5" w14:textId="7EBD87EA" w:rsidR="007B20BA" w:rsidRDefault="00000000">
    <w:r>
      <w:rPr>
        <w:noProof/>
      </w:rPr>
      <w:pict w14:anchorId="1EE32869">
        <v:line id="_x0000_s1065" style="position:absolute;left:0;text-align:left;z-index:-503316359;visibility:visible;mso-wrap-style:square;mso-wrap-distance-left:9pt;mso-wrap-distance-top:0;mso-wrap-distance-right:9pt;mso-wrap-distance-bottom:0;mso-position-horizontal:absolute;mso-position-horizontal-relative:text;mso-position-vertical:absolute;mso-position-vertical-relative:text" from="-1.95pt,11pt" to="303.2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" strokeweight=".18mm"/>
      </w:pict>
    </w:r>
  </w:p>
  <w:p w14:paraId="0D0DE668" w14:textId="77777777" w:rsidR="007B20BA" w:rsidRDefault="00000000">
    <w:pPr>
      <w:pStyle w:val="Rodap"/>
    </w:pPr>
    <w:r>
      <w:fldChar w:fldCharType="begin"/>
    </w:r>
    <w:r>
      <w:instrText>PAGE</w:instrText>
    </w:r>
    <w:r>
      <w:fldChar w:fldCharType="separate"/>
    </w:r>
    <w:r>
      <w:t>22</w:t>
    </w:r>
    <w: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3554E" w14:textId="54495F2E" w:rsidR="007B20BA" w:rsidRDefault="00000000">
    <w:r>
      <w:rPr>
        <w:noProof/>
      </w:rPr>
      <w:pict w14:anchorId="41820D3C">
        <v:line id="Line 16_3" o:spid="_x0000_s1064" style="position:absolute;left:0;text-align:left;z-index:-503316360;visibility:visible;mso-wrap-style:square;mso-wrap-distance-left:9pt;mso-wrap-distance-top:0;mso-wrap-distance-right:9pt;mso-wrap-distance-bottom:0;mso-position-horizontal:absolute;mso-position-horizontal-relative:text;mso-position-vertical:absolute;mso-position-vertical-relative:text" from="0,.05pt" to="305.1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" strokeweight=".18mm"/>
      </w:pict>
    </w:r>
  </w:p>
  <w:p w14:paraId="206C65A2" w14:textId="77777777" w:rsidR="007B20BA" w:rsidRDefault="00000000">
    <w:pPr>
      <w:pStyle w:val="Rodap"/>
    </w:pPr>
    <w:r>
      <w:tab/>
    </w:r>
    <w:r>
      <w:tab/>
    </w:r>
    <w:r>
      <w:fldChar w:fldCharType="begin"/>
    </w:r>
    <w:r>
      <w:instrText>PAGE</w:instrText>
    </w:r>
    <w:r>
      <w:fldChar w:fldCharType="separate"/>
    </w:r>
    <w:r>
      <w:t>0</w:t>
    </w:r>
    <w: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0C5CE" w14:textId="755A8021" w:rsidR="007B20BA" w:rsidRDefault="00000000">
    <w:r>
      <w:rPr>
        <w:noProof/>
      </w:rPr>
      <w:pict w14:anchorId="11D2561F">
        <v:line id="_x0000_s1061" style="position:absolute;left:0;text-align:left;z-index:-503316347;visibility:visible;mso-wrap-style:square;mso-wrap-distance-left:9pt;mso-wrap-distance-top:0;mso-wrap-distance-right:9pt;mso-wrap-distance-bottom:0;mso-position-horizontal:absolute;mso-position-horizontal-relative:text;mso-position-vertical:absolute;mso-position-vertical-relative:text" from="0,.05pt" to="305.1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" strokeweight=".18mm"/>
      </w:pict>
    </w:r>
  </w:p>
  <w:p w14:paraId="6A014FE4" w14:textId="77777777" w:rsidR="007B20BA" w:rsidRDefault="00000000">
    <w:pPr>
      <w:pStyle w:val="Rodap"/>
    </w:pPr>
    <w:r>
      <w:fldChar w:fldCharType="begin"/>
    </w:r>
    <w:r>
      <w:instrText>PAGE</w:instrText>
    </w:r>
    <w:r>
      <w:fldChar w:fldCharType="separate"/>
    </w:r>
    <w:r>
      <w:t>0</w:t>
    </w:r>
    <w:r>
      <w:fldChar w:fldCharType="end"/>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373A2" w14:textId="1616B5FE" w:rsidR="007B20BA" w:rsidRDefault="00000000">
    <w:r>
      <w:rPr>
        <w:noProof/>
      </w:rPr>
      <w:pict w14:anchorId="12B93966">
        <v:line id="Line 16_6" o:spid="_x0000_s1060" style="position:absolute;left:0;text-align:left;z-index:-503316348;visibility:visible;mso-wrap-style:square;mso-wrap-distance-left:9pt;mso-wrap-distance-top:0;mso-wrap-distance-right:9pt;mso-wrap-distance-bottom:0;mso-position-horizontal:absolute;mso-position-horizontal-relative:text;mso-position-vertical:absolute;mso-position-vertical-relative:text" from="-1.95pt,11pt" to="303.2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" strokeweight=".18mm"/>
      </w:pict>
    </w:r>
  </w:p>
  <w:p w14:paraId="5117D4CF" w14:textId="77777777" w:rsidR="007B20BA" w:rsidRDefault="00000000">
    <w:pPr>
      <w:pStyle w:val="Rodap"/>
    </w:pPr>
    <w:r>
      <w:tab/>
    </w:r>
    <w:r>
      <w:tab/>
    </w:r>
    <w:r>
      <w:fldChar w:fldCharType="begin"/>
    </w:r>
    <w:r>
      <w:instrText>PAGE</w:instrText>
    </w:r>
    <w:r>
      <w:fldChar w:fldCharType="separate"/>
    </w:r>
    <w:r>
      <w:t>23</w:t>
    </w:r>
    <w: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79DB1" w14:textId="259B9FA7" w:rsidR="007B20BA" w:rsidRDefault="00000000">
    <w:r>
      <w:rPr>
        <w:noProof/>
      </w:rPr>
      <w:pict w14:anchorId="2C490755">
        <v:line id="_x0000_s1057" style="position:absolute;left:0;text-align:left;z-index:-503316339;visibility:visible;mso-wrap-style:square;mso-wrap-distance-left:9pt;mso-wrap-distance-top:0;mso-wrap-distance-right:9pt;mso-wrap-distance-bottom:0;mso-position-horizontal:absolute;mso-position-horizontal-relative:text;mso-position-vertical:absolute;mso-position-vertical-relative:text" from="0,.05pt" to="305.1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" strokeweight=".18mm"/>
      </w:pict>
    </w:r>
  </w:p>
  <w:p w14:paraId="4E59464C" w14:textId="77777777" w:rsidR="007B20BA" w:rsidRDefault="00000000">
    <w:pPr>
      <w:pStyle w:val="Rodap"/>
    </w:pPr>
    <w:r>
      <w:fldChar w:fldCharType="begin"/>
    </w:r>
    <w:r>
      <w:instrText>PAGE</w:instrText>
    </w:r>
    <w:r>
      <w:fldChar w:fldCharType="separate"/>
    </w:r>
    <w:r>
      <w:t>0</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405F7" w14:textId="34A60F99" w:rsidR="007B20BA" w:rsidRDefault="00000000">
    <w:r>
      <w:rPr>
        <w:noProof/>
      </w:rPr>
      <w:pict w14:anchorId="24E11DCC">
        <v:line id="_x0000_s1113" style="position:absolute;left:0;text-align:left;z-index:-503316454;visibility:visible;mso-wrap-style:square;mso-wrap-distance-left:9pt;mso-wrap-distance-top:0;mso-wrap-distance-right:9pt;mso-wrap-distance-bottom:0;mso-position-horizontal:absolute;mso-position-horizontal-relative:text;mso-position-vertical:absolute;mso-position-vertical-relative:text" from="0,.05pt" to="305.1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" strokeweight=".18mm"/>
      </w:pict>
    </w:r>
  </w:p>
  <w:p w14:paraId="7D05A893" w14:textId="77777777" w:rsidR="007B20BA" w:rsidRDefault="00000000">
    <w:pPr>
      <w:pStyle w:val="Rodap"/>
    </w:pPr>
    <w:r>
      <w:fldChar w:fldCharType="begin"/>
    </w:r>
    <w:r>
      <w:instrText>PAGE</w:instrText>
    </w:r>
    <w:r>
      <w:fldChar w:fldCharType="separate"/>
    </w:r>
    <w:r>
      <w:t>0</w:t>
    </w:r>
    <w:r>
      <w:fldChar w:fldCharType="end"/>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D56FB" w14:textId="277FC7EA" w:rsidR="007B20BA" w:rsidRDefault="00000000">
    <w:r>
      <w:rPr>
        <w:noProof/>
      </w:rPr>
      <w:pict w14:anchorId="4AB5D04D">
        <v:line id="Line 16_8" o:spid="_x0000_s1056" style="position:absolute;left:0;text-align:left;z-index:-503316340;visibility:visible;mso-wrap-style:square;mso-wrap-distance-left:9pt;mso-wrap-distance-top:0;mso-wrap-distance-right:9pt;mso-wrap-distance-bottom:0;mso-position-horizontal:absolute;mso-position-horizontal-relative:text;mso-position-vertical:absolute;mso-position-vertical-relative:text" from="-1.95pt,11pt" to="303.2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" strokeweight=".18mm"/>
      </w:pict>
    </w:r>
  </w:p>
  <w:p w14:paraId="131EBB05" w14:textId="77777777" w:rsidR="007B20BA" w:rsidRDefault="00000000">
    <w:pPr>
      <w:pStyle w:val="Rodap"/>
    </w:pPr>
    <w:r>
      <w:tab/>
    </w:r>
    <w:r>
      <w:tab/>
    </w:r>
    <w:r>
      <w:fldChar w:fldCharType="begin"/>
    </w:r>
    <w:r>
      <w:instrText>PAGE</w:instrText>
    </w:r>
    <w:r>
      <w:fldChar w:fldCharType="separate"/>
    </w:r>
    <w:r>
      <w:t>25</w:t>
    </w:r>
    <w:r>
      <w:fldChar w:fldCharType="end"/>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57D07" w14:textId="079C39E4" w:rsidR="007B20BA" w:rsidRDefault="00000000">
    <w:r>
      <w:rPr>
        <w:noProof/>
      </w:rPr>
      <w:pict w14:anchorId="78E6973C">
        <v:line id="_x0000_s1053" style="position:absolute;left:0;text-align:left;z-index:-503316331;visibility:visible;mso-wrap-style:square;mso-wrap-distance-left:9pt;mso-wrap-distance-top:0;mso-wrap-distance-right:9pt;mso-wrap-distance-bottom:0;mso-position-horizontal:absolute;mso-position-horizontal-relative:text;mso-position-vertical:absolute;mso-position-vertical-relative:text" from="0,.05pt" to="305.1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" strokeweight=".18mm"/>
      </w:pict>
    </w:r>
  </w:p>
  <w:p w14:paraId="560A2EA3" w14:textId="77777777" w:rsidR="007B20BA" w:rsidRDefault="00000000">
    <w:pPr>
      <w:pStyle w:val="Rodap"/>
    </w:pPr>
    <w:r>
      <w:fldChar w:fldCharType="begin"/>
    </w:r>
    <w:r>
      <w:instrText>PAGE</w:instrText>
    </w:r>
    <w:r>
      <w:fldChar w:fldCharType="separate"/>
    </w:r>
    <w:r>
      <w:t>0</w:t>
    </w:r>
    <w:r>
      <w:fldChar w:fldCharType="end"/>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37899" w14:textId="52D2FBC5" w:rsidR="007B20BA" w:rsidRDefault="00000000">
    <w:r>
      <w:rPr>
        <w:noProof/>
      </w:rPr>
      <w:pict w14:anchorId="1A5BA6A9">
        <v:line id="Line 16_10" o:spid="_x0000_s1052" style="position:absolute;left:0;text-align:left;z-index:-503316332;visibility:visible;mso-wrap-style:square;mso-wrap-distance-left:9pt;mso-wrap-distance-top:0;mso-wrap-distance-right:9pt;mso-wrap-distance-bottom:0;mso-position-horizontal:absolute;mso-position-horizontal-relative:text;mso-position-vertical:absolute;mso-position-vertical-relative:text" from="-1.95pt,11pt" to="303.2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" strokeweight=".18mm"/>
      </w:pict>
    </w:r>
  </w:p>
  <w:p w14:paraId="76E66FE7" w14:textId="77777777" w:rsidR="007B20BA" w:rsidRDefault="00000000">
    <w:pPr>
      <w:pStyle w:val="Rodap"/>
    </w:pPr>
    <w:r>
      <w:tab/>
    </w:r>
    <w:r>
      <w:tab/>
    </w:r>
    <w:r>
      <w:fldChar w:fldCharType="begin"/>
    </w:r>
    <w:r>
      <w:instrText>PAGE</w:instrText>
    </w:r>
    <w:r>
      <w:fldChar w:fldCharType="separate"/>
    </w:r>
    <w:r>
      <w:t>27</w:t>
    </w:r>
    <w:r>
      <w:fldChar w:fldCharType="end"/>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B9AA3" w14:textId="5CF00AC8" w:rsidR="007B20BA" w:rsidRDefault="00000000">
    <w:r>
      <w:rPr>
        <w:noProof/>
      </w:rPr>
      <w:pict w14:anchorId="5CD8DA3D">
        <v:line id="_x0000_s1049" style="position:absolute;left:0;text-align:left;z-index:-503316323;visibility:visible;mso-wrap-style:square;mso-wrap-distance-left:9pt;mso-wrap-distance-top:0;mso-wrap-distance-right:9pt;mso-wrap-distance-bottom:0;mso-position-horizontal:absolute;mso-position-horizontal-relative:text;mso-position-vertical:absolute;mso-position-vertical-relative:text" from="0,.05pt" to="305.1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" strokeweight=".18mm"/>
      </w:pict>
    </w:r>
  </w:p>
  <w:p w14:paraId="68081B88" w14:textId="77777777" w:rsidR="007B20BA" w:rsidRDefault="00000000">
    <w:pPr>
      <w:pStyle w:val="Rodap"/>
    </w:pPr>
    <w:r>
      <w:fldChar w:fldCharType="begin"/>
    </w:r>
    <w:r>
      <w:instrText>PAGE</w:instrText>
    </w:r>
    <w:r>
      <w:fldChar w:fldCharType="separate"/>
    </w:r>
    <w:r>
      <w:t>0</w:t>
    </w:r>
    <w:r>
      <w:fldChar w:fldCharType="end"/>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BB5F2" w14:textId="40806B7B" w:rsidR="007B20BA" w:rsidRDefault="00000000">
    <w:r>
      <w:rPr>
        <w:noProof/>
      </w:rPr>
      <w:pict w14:anchorId="70FA04E4">
        <v:line id="Line 16_12" o:spid="_x0000_s1048" style="position:absolute;left:0;text-align:left;z-index:-503316324;visibility:visible;mso-wrap-style:square;mso-wrap-distance-left:9pt;mso-wrap-distance-top:0;mso-wrap-distance-right:9pt;mso-wrap-distance-bottom:0;mso-position-horizontal:absolute;mso-position-horizontal-relative:text;mso-position-vertical:absolute;mso-position-vertical-relative:text" from="-1.95pt,11pt" to="303.2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" strokeweight=".18mm"/>
      </w:pict>
    </w:r>
  </w:p>
  <w:p w14:paraId="65FFD8FB" w14:textId="77777777" w:rsidR="007B20BA" w:rsidRDefault="00000000">
    <w:pPr>
      <w:pStyle w:val="Rodap"/>
    </w:pPr>
    <w:r>
      <w:tab/>
    </w:r>
    <w:r>
      <w:tab/>
    </w:r>
    <w:r>
      <w:fldChar w:fldCharType="begin"/>
    </w:r>
    <w:r>
      <w:instrText>PAGE</w:instrText>
    </w:r>
    <w:r>
      <w:fldChar w:fldCharType="separate"/>
    </w:r>
    <w:r>
      <w:t>29</w:t>
    </w:r>
    <w:r>
      <w:fldChar w:fldCharType="end"/>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0955E" w14:textId="31850E9F" w:rsidR="007B20BA" w:rsidRDefault="00000000">
    <w:r>
      <w:rPr>
        <w:noProof/>
      </w:rPr>
      <w:pict w14:anchorId="63E1AC9B">
        <v:line id="_x0000_s1045" style="position:absolute;left:0;text-align:left;z-index:-503316317;visibility:visible;mso-wrap-style:square;mso-wrap-distance-left:9pt;mso-wrap-distance-top:0;mso-wrap-distance-right:9pt;mso-wrap-distance-bottom:0;mso-position-horizontal:absolute;mso-position-horizontal-relative:text;mso-position-vertical:absolute;mso-position-vertical-relative:text" from="0,.05pt" to="305.1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" strokeweight=".18mm"/>
      </w:pict>
    </w:r>
  </w:p>
  <w:p w14:paraId="3B3F304F" w14:textId="77777777" w:rsidR="007B20BA" w:rsidRDefault="00000000">
    <w:pPr>
      <w:rPr>
        <w:sz w:val="18"/>
      </w:rPr>
    </w:pPr>
    <w:r>
      <w:t xml:space="preserve">A - </w:t>
    </w:r>
  </w:p>
  <w:p w14:paraId="022D159A" w14:textId="77777777" w:rsidR="007B20BA" w:rsidRDefault="007B20BA">
    <w:pPr>
      <w:pStyle w:val="Rodap"/>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69730" w14:textId="179836E4" w:rsidR="007B20BA" w:rsidRDefault="00000000">
    <w:r>
      <w:rPr>
        <w:noProof/>
      </w:rPr>
      <w:pict w14:anchorId="5574D0FF">
        <v:line id="_x0000_s1044" style="position:absolute;left:0;text-align:left;z-index:-503316318;visibility:visible;mso-wrap-style:square;mso-wrap-distance-left:9pt;mso-wrap-distance-top:0;mso-wrap-distance-right:9pt;mso-wrap-distance-bottom:0;mso-position-horizontal:absolute;mso-position-horizontal-relative:text;mso-position-vertical:absolute;mso-position-vertical-relative:text" from="-1.95pt,11pt" to="303.2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" strokeweight=".18mm"/>
      </w:pict>
    </w:r>
  </w:p>
  <w:sdt>
    <w:sdtPr>
      <w:id w:val="1513274022"/>
      <w:docPartObj>
        <w:docPartGallery w:val="Page Numbers (Bottom of Page)"/>
        <w:docPartUnique/>
      </w:docPartObj>
    </w:sdtPr>
    <w:sdtContent>
      <w:p w14:paraId="0AB307B3" w14:textId="77777777" w:rsidR="007B20BA" w:rsidRDefault="00000000">
        <w:pPr>
          <w:pStyle w:val="Rodap"/>
        </w:pPr>
        <w:r>
          <w:tab/>
        </w:r>
        <w:r>
          <w:tab/>
        </w:r>
        <w:r>
          <w:fldChar w:fldCharType="begin"/>
        </w:r>
        <w:r>
          <w:instrText>PAGE</w:instrText>
        </w:r>
        <w:r>
          <w:fldChar w:fldCharType="separate"/>
        </w:r>
        <w:r>
          <w:t>1</w:t>
        </w:r>
        <w:r>
          <w:fldChar w:fldCharType="end"/>
        </w:r>
      </w:p>
    </w:sdtContent>
  </w:sdt>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6EFB8" w14:textId="3DEDEB26" w:rsidR="007B20BA" w:rsidRDefault="00000000">
    <w:r>
      <w:rPr>
        <w:noProof/>
      </w:rPr>
      <w:pict w14:anchorId="6B9EEEF4">
        <v:line id="_x0000_s1041" style="position:absolute;left:0;text-align:left;z-index:-503316311;visibility:visible;mso-wrap-style:square;mso-wrap-distance-left:9pt;mso-wrap-distance-top:0;mso-wrap-distance-right:9pt;mso-wrap-distance-bottom:0;mso-position-horizontal:absolute;mso-position-horizontal-relative:text;mso-position-vertical:absolute;mso-position-vertical-relative:text" from="0,.05pt" to="305.1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" strokeweight=".18mm"/>
      </w:pict>
    </w:r>
  </w:p>
  <w:p w14:paraId="1E175F61" w14:textId="77777777" w:rsidR="007B20BA" w:rsidRDefault="007B20BA"/>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977C5" w14:textId="26160C5C" w:rsidR="007B20BA" w:rsidRDefault="00000000">
    <w:r>
      <w:rPr>
        <w:noProof/>
      </w:rPr>
      <w:pict w14:anchorId="76231C4D">
        <v:line id="_x0000_s1040" style="position:absolute;left:0;text-align:left;z-index:-503316312;visibility:visible;mso-wrap-style:square;mso-wrap-distance-left:9pt;mso-wrap-distance-top:0;mso-wrap-distance-right:9pt;mso-wrap-distance-bottom:0;mso-position-horizontal:absolute;mso-position-horizontal-relative:text;mso-position-vertical:absolute;mso-position-vertical-relative:text" from="-1.95pt,11pt" to="303.2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" strokeweight=".18mm"/>
      </w:pict>
    </w:r>
  </w:p>
  <w:sdt>
    <w:sdtPr>
      <w:id w:val="530435329"/>
      <w:docPartObj>
        <w:docPartGallery w:val="Page Numbers (Bottom of Page)"/>
        <w:docPartUnique/>
      </w:docPartObj>
    </w:sdtPr>
    <w:sdtContent>
      <w:p w14:paraId="17448B93" w14:textId="77777777" w:rsidR="007B20BA" w:rsidRDefault="00000000">
        <w:pPr>
          <w:pStyle w:val="Rodap"/>
        </w:pPr>
        <w:r>
          <w:tab/>
        </w:r>
        <w:r>
          <w:tab/>
        </w:r>
        <w:r>
          <w:fldChar w:fldCharType="begin"/>
        </w:r>
        <w:r>
          <w:instrText>PAGE</w:instrText>
        </w:r>
        <w:r>
          <w:fldChar w:fldCharType="separate"/>
        </w:r>
        <w:r>
          <w:t>3</w:t>
        </w:r>
        <w:r>
          <w:fldChar w:fldCharType="end"/>
        </w:r>
      </w:p>
    </w:sdtContent>
  </w:sdt>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24340" w14:textId="79A3C838" w:rsidR="007B20BA" w:rsidRDefault="00000000">
    <w:r>
      <w:rPr>
        <w:noProof/>
      </w:rPr>
      <w:pict w14:anchorId="19DE5801">
        <v:line id="_x0000_s1037" style="position:absolute;left:0;text-align:left;z-index:-503316469;visibility:visible;mso-wrap-style:square;mso-wrap-distance-left:9pt;mso-wrap-distance-top:0;mso-wrap-distance-right:9pt;mso-wrap-distance-bottom:0;mso-position-horizontal:absolute;mso-position-horizontal-relative:text;mso-position-vertical:absolute;mso-position-vertical-relative:text" from="-1.95pt,11pt" to="303.2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" strokeweight=".18mm"/>
      </w:pict>
    </w:r>
  </w:p>
  <w:p w14:paraId="5A2AE742" w14:textId="77777777" w:rsidR="007B20BA" w:rsidRDefault="007B20B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13792" w14:textId="03F47589" w:rsidR="007B20BA" w:rsidRDefault="00000000">
    <w:r>
      <w:rPr>
        <w:noProof/>
      </w:rPr>
      <w:pict w14:anchorId="4D74A627">
        <v:line id="Line 15_0" o:spid="_x0000_s1112" style="position:absolute;left:0;text-align:left;z-index:-503316455;visibility:visible;mso-wrap-style:square;mso-wrap-distance-left:9pt;mso-wrap-distance-top:0;mso-wrap-distance-right:9pt;mso-wrap-distance-bottom:0;mso-position-horizontal:absolute;mso-position-horizontal-relative:text;mso-position-vertical:absolute;mso-position-vertical-relative:text" from="-1.95pt,11pt" to="303.2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" strokeweight=".18mm"/>
      </w:pict>
    </w:r>
  </w:p>
  <w:p w14:paraId="1EFDCEFB" w14:textId="77777777" w:rsidR="007B20BA" w:rsidRDefault="00000000">
    <w:pPr>
      <w:pStyle w:val="Rodap"/>
    </w:pPr>
    <w:r>
      <w:tab/>
    </w:r>
    <w:r>
      <w:tab/>
    </w:r>
    <w:r>
      <w:fldChar w:fldCharType="begin"/>
    </w:r>
    <w:r>
      <w:instrText>PAGE</w:instrText>
    </w:r>
    <w:r>
      <w:fldChar w:fldCharType="separate"/>
    </w:r>
    <w:r>
      <w:t>i</w:t>
    </w:r>
    <w:r>
      <w:fldChar w:fldCharType="end"/>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9B473" w14:textId="2536F4EA" w:rsidR="007B20BA" w:rsidRDefault="00000000">
    <w:r>
      <w:rPr>
        <w:noProof/>
      </w:rPr>
      <w:pict w14:anchorId="7C0E1794">
        <v:line id="_x0000_s1036" style="position:absolute;left:0;text-align:left;z-index:-503316463;visibility:visible;mso-wrap-style:square;mso-wrap-distance-left:9pt;mso-wrap-distance-top:0;mso-wrap-distance-right:9pt;mso-wrap-distance-bottom:0;mso-position-horizontal:absolute;mso-position-horizontal-relative:text;mso-position-vertical:absolute;mso-position-vertical-relative:text" from="-1.95pt,11pt" to="303.2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" strokeweight=".18mm"/>
      </w:pict>
    </w:r>
  </w:p>
  <w:sdt>
    <w:sdtPr>
      <w:id w:val="482813463"/>
      <w:docPartObj>
        <w:docPartGallery w:val="Page Numbers (Bottom of Page)"/>
        <w:docPartUnique/>
      </w:docPartObj>
    </w:sdtPr>
    <w:sdtContent>
      <w:p w14:paraId="604C7066" w14:textId="77777777" w:rsidR="007B20BA" w:rsidRDefault="00000000">
        <w:pPr>
          <w:pStyle w:val="Rodap"/>
        </w:pPr>
        <w:r>
          <w:tab/>
        </w:r>
        <w:r>
          <w:tab/>
        </w:r>
        <w:r>
          <w:fldChar w:fldCharType="begin"/>
        </w:r>
        <w:r>
          <w:instrText>PAGE</w:instrText>
        </w:r>
        <w:r>
          <w:fldChar w:fldCharType="separate"/>
        </w:r>
        <w:r>
          <w:t>5</w:t>
        </w:r>
        <w:r>
          <w:fldChar w:fldCharType="end"/>
        </w:r>
      </w:p>
    </w:sdtContent>
  </w:sdt>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8AD79" w14:textId="77777777" w:rsidR="007B20BA" w:rsidRDefault="00000000">
    <w:pPr>
      <w:rPr>
        <w:sz w:val="18"/>
      </w:rPr>
    </w:pPr>
    <w:r>
      <w:t xml:space="preserve">B - </w:t>
    </w:r>
  </w:p>
  <w:p w14:paraId="7583C8CE" w14:textId="77777777" w:rsidR="007B20BA" w:rsidRDefault="007B20BA">
    <w:pPr>
      <w:pStyle w:val="Rodap"/>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30EB1" w14:textId="135DDBD6" w:rsidR="007B20BA" w:rsidRDefault="00000000">
    <w:r>
      <w:rPr>
        <w:noProof/>
      </w:rPr>
      <w:pict w14:anchorId="00E66CD8">
        <v:line id="_x0000_s1033" style="position:absolute;left:0;text-align:left;z-index:-503316306;visibility:visible;mso-wrap-style:square;mso-wrap-distance-left:9pt;mso-wrap-distance-top:0;mso-wrap-distance-right:9pt;mso-wrap-distance-bottom:0;mso-position-horizontal:absolute;mso-position-horizontal-relative:text;mso-position-vertical:absolute;mso-position-vertical-relative:text" from="-1.95pt,11pt" to="303.2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" strokeweight=".18mm"/>
      </w:pict>
    </w:r>
  </w:p>
  <w:sdt>
    <w:sdtPr>
      <w:id w:val="716677619"/>
      <w:docPartObj>
        <w:docPartGallery w:val="Page Numbers (Bottom of Page)"/>
        <w:docPartUnique/>
      </w:docPartObj>
    </w:sdtPr>
    <w:sdtContent>
      <w:p w14:paraId="047762E3" w14:textId="77777777" w:rsidR="007B20BA" w:rsidRDefault="00000000">
        <w:pPr>
          <w:pStyle w:val="Rodap"/>
        </w:pPr>
        <w:r>
          <w:tab/>
        </w:r>
        <w:r>
          <w:tab/>
        </w:r>
        <w:r>
          <w:fldChar w:fldCharType="begin"/>
        </w:r>
        <w:r>
          <w:instrText>PAGE</w:instrText>
        </w:r>
        <w:r>
          <w:fldChar w:fldCharType="separate"/>
        </w:r>
        <w:r>
          <w:t>1</w:t>
        </w:r>
        <w:r>
          <w:fldChar w:fldCharType="end"/>
        </w:r>
      </w:p>
      <w:p w14:paraId="731955FC" w14:textId="77777777" w:rsidR="007B20BA" w:rsidRDefault="00000000">
        <w:pPr>
          <w:pStyle w:val="Rodap"/>
        </w:pPr>
      </w:p>
    </w:sdtContent>
  </w:sdt>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E76FC" w14:textId="7BDB07EB" w:rsidR="007B20BA" w:rsidRDefault="00000000">
    <w:r>
      <w:rPr>
        <w:noProof/>
      </w:rPr>
      <w:pict w14:anchorId="69B76F6A">
        <v:line id="_x0000_s1030" style="position:absolute;left:0;text-align:left;z-index:-503316300;visibility:visible;mso-wrap-style:square;mso-wrap-distance-left:9pt;mso-wrap-distance-top:0;mso-wrap-distance-right:9pt;mso-wrap-distance-bottom:0;mso-position-horizontal:absolute;mso-position-horizontal-relative:text;mso-position-vertical:absolute;mso-position-vertical-relative:text" from="0,.05pt" to="305.1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" strokeweight=".18mm"/>
      </w:pict>
    </w:r>
  </w:p>
  <w:p w14:paraId="170798B0" w14:textId="77777777" w:rsidR="007B20BA" w:rsidRDefault="007B20BA">
    <w:pPr>
      <w:pStyle w:val="Rodap"/>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53FDA" w14:textId="57BFCA8F" w:rsidR="007B20BA" w:rsidRDefault="00000000">
    <w:r>
      <w:rPr>
        <w:noProof/>
      </w:rPr>
      <w:pict w14:anchorId="070BD7EE">
        <v:line id="_x0000_s1029" style="position:absolute;left:0;text-align:left;z-index:-503316301;visibility:visible;mso-wrap-style:square;mso-wrap-distance-left:9pt;mso-wrap-distance-top:0;mso-wrap-distance-right:9pt;mso-wrap-distance-bottom:0;mso-position-horizontal:absolute;mso-position-horizontal-relative:text;mso-position-vertical:absolute;mso-position-vertical-relative:text" from="-1.95pt,11pt" to="303.2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" strokeweight=".18mm"/>
      </w:pict>
    </w:r>
  </w:p>
  <w:sdt>
    <w:sdtPr>
      <w:id w:val="1150594007"/>
      <w:docPartObj>
        <w:docPartGallery w:val="Page Numbers (Bottom of Page)"/>
        <w:docPartUnique/>
      </w:docPartObj>
    </w:sdtPr>
    <w:sdtContent>
      <w:p w14:paraId="01DF7BD2" w14:textId="77777777" w:rsidR="007B20BA" w:rsidRDefault="00000000">
        <w:pPr>
          <w:pStyle w:val="Rodap"/>
        </w:pPr>
        <w:r>
          <w:tab/>
        </w:r>
        <w:r>
          <w:tab/>
        </w:r>
        <w:r>
          <w:fldChar w:fldCharType="begin"/>
        </w:r>
        <w:r>
          <w:instrText>PAGE</w:instrText>
        </w:r>
        <w:r>
          <w:fldChar w:fldCharType="separate"/>
        </w:r>
        <w:r>
          <w:t>3</w:t>
        </w:r>
        <w:r>
          <w:fldChar w:fldCharType="end"/>
        </w:r>
      </w:p>
    </w:sdtContent>
  </w:sdt>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BA178" w14:textId="61CA3F52" w:rsidR="007B20BA" w:rsidRDefault="00000000">
    <w:r>
      <w:rPr>
        <w:noProof/>
      </w:rPr>
      <w:pict w14:anchorId="69DF5B74">
        <v:line id="_x0000_s1026" style="position:absolute;left:0;text-align:left;z-index:-503316465;visibility:visible;mso-wrap-style:square;mso-wrap-distance-left:9pt;mso-wrap-distance-top:0;mso-wrap-distance-right:9pt;mso-wrap-distance-bottom:0;mso-position-horizontal:absolute;mso-position-horizontal-relative:text;mso-position-vertical:absolute;mso-position-vertical-relative:text" from="-1.95pt,11pt" to="303.2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" strokeweight=".18mm"/>
      </w:pict>
    </w:r>
  </w:p>
  <w:p w14:paraId="5FEE549B" w14:textId="77777777" w:rsidR="007B20BA" w:rsidRDefault="007B20BA">
    <w:pPr>
      <w:pStyle w:val="Rodap"/>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A37DB" w14:textId="28E9996C" w:rsidR="007B20BA" w:rsidRDefault="00000000">
    <w:r>
      <w:rPr>
        <w:noProof/>
      </w:rPr>
      <w:pict w14:anchorId="3E594BB2">
        <v:line id="_x0000_s1025" style="position:absolute;left:0;text-align:left;z-index:-503316467;visibility:visible;mso-wrap-style:square;mso-wrap-distance-left:9pt;mso-wrap-distance-top:0;mso-wrap-distance-right:9pt;mso-wrap-distance-bottom:0;mso-position-horizontal:absolute;mso-position-horizontal-relative:text;mso-position-vertical:absolute;mso-position-vertical-relative:text" from="-1.95pt,11pt" to="303.2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" strokeweight=".18mm"/>
      </w:pict>
    </w:r>
  </w:p>
  <w:sdt>
    <w:sdtPr>
      <w:id w:val="786726754"/>
      <w:docPartObj>
        <w:docPartGallery w:val="Page Numbers (Bottom of Page)"/>
        <w:docPartUnique/>
      </w:docPartObj>
    </w:sdtPr>
    <w:sdtContent>
      <w:p w14:paraId="6B5DA5A5" w14:textId="77777777" w:rsidR="007B20BA" w:rsidRDefault="00000000">
        <w:pPr>
          <w:pStyle w:val="Rodap"/>
        </w:pPr>
        <w:r>
          <w:tab/>
        </w:r>
        <w:r>
          <w:tab/>
        </w:r>
        <w:r>
          <w:fldChar w:fldCharType="begin"/>
        </w:r>
        <w:r>
          <w:instrText>PAGE</w:instrText>
        </w:r>
        <w:r>
          <w:fldChar w:fldCharType="separate"/>
        </w:r>
        <w:r>
          <w:t>5</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8BF7F" w14:textId="0F7E8842" w:rsidR="007B20BA" w:rsidRDefault="00000000">
    <w:r>
      <w:rPr>
        <w:noProof/>
      </w:rPr>
      <w:pict w14:anchorId="2AB4F3EC">
        <v:line id="_x0000_s1109" style="position:absolute;left:0;text-align:left;z-index:-503316446;visibility:visible;mso-wrap-style:square;mso-wrap-distance-left:9pt;mso-wrap-distance-top:0;mso-wrap-distance-right:9pt;mso-wrap-distance-bottom:0;mso-position-horizontal:absolute;mso-position-horizontal-relative:text;mso-position-vertical:absolute;mso-position-vertical-relative:text" from="0,.05pt" to="305.1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" strokeweight=".18mm"/>
      </w:pict>
    </w:r>
  </w:p>
  <w:p w14:paraId="43974DBE" w14:textId="77777777" w:rsidR="007B20BA" w:rsidRDefault="00000000">
    <w:pPr>
      <w:pStyle w:val="Rodap"/>
    </w:pPr>
    <w:r>
      <w:fldChar w:fldCharType="begin"/>
    </w:r>
    <w:r>
      <w:instrText>PAGE</w:instrText>
    </w:r>
    <w:r>
      <w:fldChar w:fldCharType="separate"/>
    </w:r>
    <w:r>
      <w:t>0</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AAC5F" w14:textId="18FE269F" w:rsidR="007B20BA" w:rsidRDefault="00000000">
    <w:r>
      <w:rPr>
        <w:noProof/>
      </w:rPr>
      <w:pict w14:anchorId="0EDA84D6">
        <v:line id="Line 15_2" o:spid="_x0000_s1108" style="position:absolute;left:0;text-align:left;z-index:-503316447;visibility:visible;mso-wrap-style:square;mso-wrap-distance-left:9pt;mso-wrap-distance-top:0;mso-wrap-distance-right:9pt;mso-wrap-distance-bottom:0;mso-position-horizontal:absolute;mso-position-horizontal-relative:text;mso-position-vertical:absolute;mso-position-vertical-relative:text" from="-1.95pt,11pt" to="303.2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" strokeweight=".18mm"/>
      </w:pict>
    </w:r>
  </w:p>
  <w:p w14:paraId="69F38C34" w14:textId="77777777" w:rsidR="007B20BA" w:rsidRDefault="00000000">
    <w:pPr>
      <w:pStyle w:val="Rodap"/>
    </w:pPr>
    <w:r>
      <w:tab/>
    </w:r>
    <w:r>
      <w:tab/>
    </w:r>
    <w:r>
      <w:fldChar w:fldCharType="begin"/>
    </w:r>
    <w:r>
      <w:instrText>PAGE</w:instrText>
    </w:r>
    <w:r>
      <w:fldChar w:fldCharType="separate"/>
    </w:r>
    <w:r>
      <w:t>iii</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1E24A" w14:textId="145C6FFD" w:rsidR="007B20BA" w:rsidRDefault="00000000">
    <w:r>
      <w:rPr>
        <w:noProof/>
      </w:rPr>
      <w:pict w14:anchorId="4EEF6F77">
        <v:line id="_x0000_s1105" style="position:absolute;left:0;text-align:left;z-index:-503316438;visibility:visible;mso-wrap-style:square;mso-wrap-distance-left:9pt;mso-wrap-distance-top:0;mso-wrap-distance-right:9pt;mso-wrap-distance-bottom:0;mso-position-horizontal:absolute;mso-position-horizontal-relative:text;mso-position-vertical:absolute;mso-position-vertical-relative:text" from="0,.05pt" to="305.1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" strokeweight=".18mm"/>
      </w:pict>
    </w:r>
  </w:p>
  <w:p w14:paraId="17E2EC9A" w14:textId="77777777" w:rsidR="007B20BA" w:rsidRDefault="00000000">
    <w:pPr>
      <w:pStyle w:val="Rodap"/>
    </w:pPr>
    <w:r>
      <w:fldChar w:fldCharType="begin"/>
    </w:r>
    <w:r>
      <w:instrText>PAGE</w:instrText>
    </w:r>
    <w:r>
      <w:fldChar w:fldCharType="separate"/>
    </w:r>
    <w:r>
      <w:t>0</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74515" w14:textId="3D7D1D3E" w:rsidR="007B20BA" w:rsidRDefault="00000000">
    <w:r>
      <w:rPr>
        <w:noProof/>
      </w:rPr>
      <w:pict w14:anchorId="1AEAB2BB">
        <v:line id="Line 15_4" o:spid="_x0000_s1104" style="position:absolute;left:0;text-align:left;z-index:-503316439;visibility:visible;mso-wrap-style:square;mso-wrap-distance-left:9pt;mso-wrap-distance-top:0;mso-wrap-distance-right:9pt;mso-wrap-distance-bottom:0;mso-position-horizontal:absolute;mso-position-horizontal-relative:text;mso-position-vertical:absolute;mso-position-vertical-relative:text" from="-1.95pt,11pt" to="303.2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" strokeweight=".18mm"/>
      </w:pict>
    </w:r>
  </w:p>
  <w:p w14:paraId="02A207C8" w14:textId="77777777" w:rsidR="007B20BA" w:rsidRDefault="00000000">
    <w:pPr>
      <w:pStyle w:val="Rodap"/>
    </w:pPr>
    <w:r>
      <w:tab/>
    </w:r>
    <w:r>
      <w:tab/>
    </w:r>
    <w:r>
      <w:fldChar w:fldCharType="begin"/>
    </w:r>
    <w:r>
      <w:instrText>PAGE</w:instrText>
    </w:r>
    <w:r>
      <w:fldChar w:fldCharType="separate"/>
    </w:r>
    <w:r>
      <w:t>v</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A2583" w14:textId="756D7D38" w:rsidR="007B20BA" w:rsidRDefault="00000000">
    <w:r>
      <w:rPr>
        <w:noProof/>
      </w:rPr>
      <w:pict w14:anchorId="3C65687A">
        <v:line id="_x0000_s1097" style="position:absolute;left:0;text-align:left;z-index:-503316434;visibility:visible;mso-wrap-style:square;mso-wrap-distance-left:9pt;mso-wrap-distance-top:0;mso-wrap-distance-right:9pt;mso-wrap-distance-bottom:0;mso-position-horizontal:absolute;mso-position-horizontal-relative:text;mso-position-vertical:absolute;mso-position-vertical-relative:text" from="-1.95pt,11pt" to="303.2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" strokeweight=".18mm"/>
      </w:pict>
    </w:r>
  </w:p>
  <w:p w14:paraId="561DCDEF" w14:textId="77777777" w:rsidR="007B20BA" w:rsidRDefault="00000000">
    <w:pPr>
      <w:pStyle w:val="Rodap"/>
    </w:pPr>
    <w:r>
      <w:fldChar w:fldCharType="begin"/>
    </w:r>
    <w:r>
      <w:instrText>PAGE</w:instrText>
    </w:r>
    <w:r>
      <w:fldChar w:fldCharType="separate"/>
    </w:r>
    <w:r>
      <w:t>viii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DEF5A2" w14:textId="77777777" w:rsidR="00CE3B88" w:rsidRDefault="00CE3B88">
      <w:pPr>
        <w:spacing w:after="0" w:line="240" w:lineRule="auto"/>
      </w:pPr>
      <w:r>
        <w:separator/>
      </w:r>
    </w:p>
  </w:footnote>
  <w:footnote w:type="continuationSeparator" w:id="0">
    <w:p w14:paraId="53959D82" w14:textId="77777777" w:rsidR="00CE3B88" w:rsidRDefault="00CE3B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ADCF9" w14:textId="77777777" w:rsidR="007B20BA" w:rsidRDefault="007B20BA">
    <w:pPr>
      <w:pStyle w:val="Cabealho"/>
    </w:pPr>
  </w:p>
  <w:p w14:paraId="276C0271" w14:textId="00EBBE97" w:rsidR="007B20BA" w:rsidRDefault="00000000">
    <w:pPr>
      <w:pStyle w:val="Cabealho"/>
    </w:pPr>
    <w:r>
      <w:rPr>
        <w:noProof/>
      </w:rPr>
      <w:pict w14:anchorId="03A9AB6E">
        <v:line id="Line 9_0" o:spid="_x0000_s1117" style="position:absolute;left:0;text-align:left;z-index:-503316462;visibility:visible;mso-wrap-style:square;mso-wrap-distance-left:9pt;mso-wrap-distance-top:0;mso-wrap-distance-right:9pt;mso-wrap-distance-bottom:0;mso-position-horizontal:absolute;mso-position-horizontal-relative:text;mso-position-vertical:absolute;mso-position-vertical-relative:text" from="0,.05pt" to="32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" strokeweight=".35mm"/>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091E8" w14:textId="77777777" w:rsidR="007B20BA" w:rsidRDefault="007B20BA">
    <w:pPr>
      <w:pStyle w:val="Cabealho"/>
    </w:pPr>
  </w:p>
  <w:p w14:paraId="672A28A7" w14:textId="122ADEC0" w:rsidR="007B20BA" w:rsidRDefault="00000000">
    <w:pPr>
      <w:pStyle w:val="Cabealho"/>
    </w:pPr>
    <w:r>
      <w:rPr>
        <w:noProof/>
      </w:rPr>
      <w:pict w14:anchorId="1F4C9279">
        <v:line id="Line 14_5" o:spid="_x0000_s1098" style="position:absolute;left:0;text-align:left;z-index:-503316437;visibility:visible;mso-wrap-style:square;mso-wrap-distance-left:9pt;mso-wrap-distance-top:0;mso-wrap-distance-right:9pt;mso-wrap-distance-bottom:0;mso-position-horizontal:absolute;mso-position-horizontal-relative:text;mso-position-vertical:absolute;mso-position-vertical-relative:text" from="-3.7pt,3pt" to="304.2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" strokeweight=".35mm"/>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03FEC" w14:textId="77777777" w:rsidR="007B20BA" w:rsidRDefault="007B20BA">
    <w:pPr>
      <w:pStyle w:val="Cabealho"/>
    </w:pPr>
  </w:p>
  <w:p w14:paraId="34010020" w14:textId="374D953B" w:rsidR="007B20BA" w:rsidRDefault="00000000">
    <w:pPr>
      <w:pStyle w:val="Cabealho"/>
    </w:pPr>
    <w:r>
      <w:rPr>
        <w:noProof/>
      </w:rPr>
      <w:pict w14:anchorId="226E73F5">
        <v:line id="Line 9_10" o:spid="_x0000_s1095" style="position:absolute;left:0;text-align:left;z-index:-503316424;visibility:visible;mso-wrap-style:square;mso-wrap-distance-left:9pt;mso-wrap-distance-top:0;mso-wrap-distance-right:9pt;mso-wrap-distance-bottom:0;mso-position-horizontal:absolute;mso-position-horizontal-relative:text;mso-position-vertical:absolute;mso-position-vertical-relative:text" from="0,.05pt" to="32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" strokeweight=".35mm"/>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5EDE4" w14:textId="77777777" w:rsidR="007B20BA" w:rsidRDefault="007B20BA">
    <w:pPr>
      <w:pStyle w:val="Cabealho"/>
    </w:pPr>
  </w:p>
  <w:p w14:paraId="75E400E4" w14:textId="3B17DBBE" w:rsidR="007B20BA" w:rsidRDefault="00000000">
    <w:pPr>
      <w:pStyle w:val="Cabealho"/>
    </w:pPr>
    <w:r>
      <w:rPr>
        <w:noProof/>
      </w:rPr>
      <w:pict w14:anchorId="5B658DC6">
        <v:line id="Line 14_8" o:spid="_x0000_s1094" style="position:absolute;left:0;text-align:left;z-index:-503316425;visibility:visible;mso-wrap-style:square;mso-wrap-distance-left:9pt;mso-wrap-distance-top:0;mso-wrap-distance-right:9pt;mso-wrap-distance-bottom:0;mso-position-horizontal:absolute;mso-position-horizontal-relative:text;mso-position-vertical:absolute;mso-position-vertical-relative:text" from="-3.7pt,3pt" to="304.2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" strokeweight=".35mm"/>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D82E8" w14:textId="77777777" w:rsidR="007B20BA" w:rsidRDefault="007B20BA">
    <w:pPr>
      <w:pStyle w:val="Cabealho"/>
    </w:pPr>
  </w:p>
  <w:p w14:paraId="1623FC77" w14:textId="0BFE206A" w:rsidR="007B20BA" w:rsidRDefault="00000000">
    <w:pPr>
      <w:pStyle w:val="Cabealho"/>
    </w:pPr>
    <w:r>
      <w:rPr>
        <w:noProof/>
      </w:rPr>
      <w:pict w14:anchorId="32BD5056">
        <v:line id="Line 9_12" o:spid="_x0000_s1091" style="position:absolute;left:0;text-align:left;z-index:-503316416;visibility:visible;mso-wrap-style:square;mso-wrap-distance-left:9pt;mso-wrap-distance-top:0;mso-wrap-distance-right:9pt;mso-wrap-distance-bottom:0;mso-position-horizontal:absolute;mso-position-horizontal-relative:text;mso-position-vertical:absolute;mso-position-vertical-relative:text" from="0,.05pt" to="32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" strokeweight=".35mm"/>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FBD2F" w14:textId="77777777" w:rsidR="007B20BA" w:rsidRDefault="007B20BA">
    <w:pPr>
      <w:pStyle w:val="Cabealho"/>
    </w:pPr>
  </w:p>
  <w:p w14:paraId="1AD99EB3" w14:textId="63808FCC" w:rsidR="007B20BA" w:rsidRDefault="00000000">
    <w:pPr>
      <w:pStyle w:val="Cabealho"/>
    </w:pPr>
    <w:r>
      <w:rPr>
        <w:noProof/>
      </w:rPr>
      <w:pict w14:anchorId="0275F45A">
        <v:line id="Line 14_10" o:spid="_x0000_s1090" style="position:absolute;left:0;text-align:left;z-index:-503316417;visibility:visible;mso-wrap-style:square;mso-wrap-distance-left:9pt;mso-wrap-distance-top:0;mso-wrap-distance-right:9pt;mso-wrap-distance-bottom:0;mso-position-horizontal:absolute;mso-position-horizontal-relative:text;mso-position-vertical:absolute;mso-position-vertical-relative:text" from="-3.7pt,3pt" to="304.2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" strokeweight=".35mm"/>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E0B98" w14:textId="77777777" w:rsidR="007B20BA" w:rsidRDefault="007B20BA">
    <w:pPr>
      <w:pStyle w:val="Cabealho"/>
    </w:pPr>
  </w:p>
  <w:p w14:paraId="5A3FA321" w14:textId="0BBCC763" w:rsidR="007B20BA" w:rsidRDefault="00000000">
    <w:pPr>
      <w:pStyle w:val="Cabealho"/>
    </w:pPr>
    <w:r>
      <w:rPr>
        <w:noProof/>
      </w:rPr>
      <w:pict w14:anchorId="42ADDAC2">
        <v:line id="Line 9_14" o:spid="_x0000_s1087" style="position:absolute;left:0;text-align:left;z-index:-503316408;visibility:visible;mso-wrap-style:square;mso-wrap-distance-left:9pt;mso-wrap-distance-top:0;mso-wrap-distance-right:9pt;mso-wrap-distance-bottom:0;mso-position-horizontal:absolute;mso-position-horizontal-relative:text;mso-position-vertical:absolute;mso-position-vertical-relative:text" from="0,.05pt" to="32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" strokeweight=".35mm"/>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C412C" w14:textId="77777777" w:rsidR="007B20BA" w:rsidRDefault="007B20BA">
    <w:pPr>
      <w:pStyle w:val="Cabealho"/>
    </w:pPr>
  </w:p>
  <w:p w14:paraId="760CEC34" w14:textId="3568E996" w:rsidR="007B20BA" w:rsidRDefault="00000000">
    <w:pPr>
      <w:pStyle w:val="Cabealho"/>
    </w:pPr>
    <w:r>
      <w:rPr>
        <w:noProof/>
      </w:rPr>
      <w:pict w14:anchorId="0984BFF1">
        <v:line id="Line 14_12" o:spid="_x0000_s1086" style="position:absolute;left:0;text-align:left;z-index:-503316409;visibility:visible;mso-wrap-style:square;mso-wrap-distance-left:9pt;mso-wrap-distance-top:0;mso-wrap-distance-right:9pt;mso-wrap-distance-bottom:0;mso-position-horizontal:absolute;mso-position-horizontal-relative:text;mso-position-vertical:absolute;mso-position-vertical-relative:text" from="-3.7pt,3pt" to="304.2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" strokeweight=".35mm"/>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6D389" w14:textId="77777777" w:rsidR="007B20BA" w:rsidRDefault="007B20BA">
    <w:pPr>
      <w:pStyle w:val="Cabealho"/>
    </w:pPr>
  </w:p>
  <w:p w14:paraId="122DFCFF" w14:textId="7ED1C973" w:rsidR="007B20BA" w:rsidRDefault="00000000">
    <w:pPr>
      <w:pStyle w:val="Cabealho"/>
    </w:pPr>
    <w:r>
      <w:rPr>
        <w:noProof/>
      </w:rPr>
      <w:pict w14:anchorId="1DF5FF39">
        <v:line id="Line 9_16" o:spid="_x0000_s1083"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0,.05pt" to="32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" strokeweight=".35mm"/>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65E4E" w14:textId="77777777" w:rsidR="007B20BA" w:rsidRDefault="007B20BA">
    <w:pPr>
      <w:pStyle w:val="Cabealho"/>
    </w:pPr>
  </w:p>
  <w:p w14:paraId="112CB739" w14:textId="325224FE" w:rsidR="007B20BA" w:rsidRDefault="00000000">
    <w:pPr>
      <w:pStyle w:val="Cabealho"/>
    </w:pPr>
    <w:r>
      <w:rPr>
        <w:noProof/>
      </w:rPr>
      <w:pict w14:anchorId="3788749B">
        <v:line id="Line 14_14" o:spid="_x0000_s1082"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3.7pt,3pt" to="304.2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" strokeweight=".35mm"/>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32CA0" w14:textId="77777777" w:rsidR="007B20BA" w:rsidRDefault="007B20BA">
    <w:pPr>
      <w:pStyle w:val="Cabealho"/>
    </w:pPr>
  </w:p>
  <w:p w14:paraId="7803E7A3" w14:textId="747C25B5" w:rsidR="007B20BA" w:rsidRDefault="00000000">
    <w:pPr>
      <w:pStyle w:val="Cabealho"/>
    </w:pPr>
    <w:r>
      <w:rPr>
        <w:noProof/>
      </w:rPr>
      <w:pict w14:anchorId="0DCA9A94">
        <v:line id="Line 9_15" o:spid="_x0000_s1079" style="position:absolute;left:0;text-align:left;z-index:-251664384;visibility:visible;mso-wrap-style:square;mso-wrap-distance-left:9pt;mso-wrap-distance-top:0;mso-wrap-distance-right:9pt;mso-wrap-distance-bottom:0;mso-position-horizontal:absolute;mso-position-horizontal-relative:text;mso-position-vertical:absolute;mso-position-vertical-relative:text" from="-3.7pt,3pt" to="318.8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" strokeweight=".35mm"/>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88D86" w14:textId="77777777" w:rsidR="007B20BA" w:rsidRDefault="00000000">
    <w:pPr>
      <w:tabs>
        <w:tab w:val="right" w:pos="8505"/>
      </w:tabs>
      <w:rPr>
        <w:sz w:val="40"/>
      </w:rPr>
    </w:pPr>
    <w:r>
      <w:t>Logotipo da empresa</w:t>
    </w:r>
    <w:r>
      <w:rPr>
        <w:sz w:val="20"/>
        <w:lang w:val="en-US" w:eastAsia="en-US"/>
      </w:rPr>
      <w:t xml:space="preserve"> </w:t>
    </w:r>
    <w:r>
      <w:rPr>
        <w:lang w:val="en-US" w:eastAsia="en-US"/>
      </w:rPr>
      <w:tab/>
    </w:r>
    <w:r>
      <w:rPr>
        <w:noProof/>
      </w:rPr>
      <w:drawing>
        <wp:inline distT="0" distB="0" distL="0" distR="0" wp14:anchorId="3809C4AB" wp14:editId="69CAA318">
          <wp:extent cx="1278255" cy="61531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1"/>
                  <a:stretch>
                    <a:fillRect/>
                  </a:stretch>
                </pic:blipFill>
                <pic:spPr bwMode="auto">
                  <a:xfrm>
                    <a:off x="0" y="0"/>
                    <a:ext cx="1278255" cy="615315"/>
                  </a:xfrm>
                  <a:prstGeom prst="rect">
                    <a:avLst/>
                  </a:prstGeom>
                </pic:spPr>
              </pic:pic>
            </a:graphicData>
          </a:graphic>
        </wp:inline>
      </w:drawing>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FE667" w14:textId="77777777" w:rsidR="007B20BA" w:rsidRDefault="007B20BA">
    <w:pPr>
      <w:pStyle w:val="Cabealho"/>
    </w:pPr>
  </w:p>
  <w:p w14:paraId="3787033E" w14:textId="45A82B47" w:rsidR="007B20BA" w:rsidRDefault="00000000">
    <w:pPr>
      <w:pStyle w:val="Cabealho"/>
    </w:pPr>
    <w:r>
      <w:rPr>
        <w:noProof/>
      </w:rPr>
      <w:pict w14:anchorId="46652C33">
        <v:line id="Line 14_13" o:spid="_x0000_s1078" style="position:absolute;left:0;text-align:left;z-index:-251665408;visibility:visible;mso-wrap-style:square;mso-wrap-distance-left:9pt;mso-wrap-distance-top:0;mso-wrap-distance-right:9pt;mso-wrap-distance-bottom:0;mso-position-horizontal:absolute;mso-position-horizontal-relative:text;mso-position-vertical:absolute;mso-position-vertical-relative:text" from="-3.7pt,3pt" to="304.2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" strokeweight=".35mm"/>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1D9D8" w14:textId="77777777" w:rsidR="007B20BA" w:rsidRDefault="007B20BA">
    <w:pPr>
      <w:pStyle w:val="Cabealho"/>
    </w:pPr>
  </w:p>
  <w:p w14:paraId="045F1A59" w14:textId="53C2FCB7" w:rsidR="007B20BA" w:rsidRDefault="00000000">
    <w:pPr>
      <w:pStyle w:val="Cabealho"/>
    </w:pPr>
    <w:r>
      <w:rPr>
        <w:noProof/>
      </w:rPr>
      <w:pict w14:anchorId="09CD3DD5">
        <v:line id="Line 9_18" o:spid="_x0000_s1075" style="position:absolute;left:0;text-align:left;z-index:-251656192;visibility:visible;mso-wrap-style:square;mso-wrap-distance-left:9pt;mso-wrap-distance-top:0;mso-wrap-distance-right:9pt;mso-wrap-distance-bottom:0;mso-position-horizontal:absolute;mso-position-horizontal-relative:text;mso-position-vertical:absolute;mso-position-vertical-relative:text" from="0,.05pt" to="32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" strokeweight=".35mm"/>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64BE0" w14:textId="77777777" w:rsidR="007B20BA" w:rsidRDefault="007B20BA">
    <w:pPr>
      <w:pStyle w:val="Cabealho"/>
    </w:pPr>
  </w:p>
  <w:p w14:paraId="1869B96D" w14:textId="4A2302D5" w:rsidR="007B20BA" w:rsidRDefault="00000000">
    <w:pPr>
      <w:pStyle w:val="Cabealho"/>
    </w:pPr>
    <w:r>
      <w:rPr>
        <w:noProof/>
      </w:rPr>
      <w:pict w14:anchorId="7BC3ECB4">
        <v:line id="Line 14_16" o:spid="_x0000_s1074" style="position:absolute;left:0;text-align:left;z-index:-251658240;visibility:visible;mso-wrap-style:square;mso-wrap-distance-left:9pt;mso-wrap-distance-top:0;mso-wrap-distance-right:9pt;mso-wrap-distance-bottom:0;mso-position-horizontal:absolute;mso-position-horizontal-relative:text;mso-position-vertical:absolute;mso-position-vertical-relative:text" from="-3.7pt,3pt" to="304.2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" strokeweight=".35mm"/>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671FA" w14:textId="77777777" w:rsidR="007B20BA" w:rsidRDefault="007B20BA">
    <w:pPr>
      <w:pStyle w:val="Cabealho"/>
    </w:pPr>
  </w:p>
  <w:p w14:paraId="7EAF3E09" w14:textId="0FCF115A" w:rsidR="007B20BA" w:rsidRDefault="00000000">
    <w:pPr>
      <w:pStyle w:val="Cabealho"/>
    </w:pPr>
    <w:r>
      <w:rPr>
        <w:noProof/>
      </w:rPr>
      <w:pict w14:anchorId="636035FA">
        <v:line id="Line 9_20" o:spid="_x0000_s1071" style="position:absolute;left:0;text-align:left;z-index:-503316357;visibility:visible;mso-wrap-style:square;mso-wrap-distance-left:9pt;mso-wrap-distance-top:0;mso-wrap-distance-right:9pt;mso-wrap-distance-bottom:0;mso-position-horizontal:absolute;mso-position-horizontal-relative:text;mso-position-vertical:absolute;mso-position-vertical-relative:text" from="0,.05pt" to="32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" strokeweight=".35mm"/>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F4DB5" w14:textId="77777777" w:rsidR="007B20BA" w:rsidRDefault="007B20BA">
    <w:pPr>
      <w:pStyle w:val="Cabealho"/>
    </w:pPr>
  </w:p>
  <w:p w14:paraId="7F44E254" w14:textId="3F9FB48C" w:rsidR="007B20BA" w:rsidRDefault="00000000">
    <w:pPr>
      <w:pStyle w:val="Cabealho"/>
    </w:pPr>
    <w:r>
      <w:rPr>
        <w:noProof/>
      </w:rPr>
      <w:pict w14:anchorId="1A0F4C41">
        <v:line id="Line 14_18" o:spid="_x0000_s1070" style="position:absolute;left:0;text-align:left;z-index:-503316358;visibility:visible;mso-wrap-style:square;mso-wrap-distance-left:9pt;mso-wrap-distance-top:0;mso-wrap-distance-right:9pt;mso-wrap-distance-bottom:0;mso-position-horizontal:absolute;mso-position-horizontal-relative:text;mso-position-vertical:absolute;mso-position-vertical-relative:text" from="-3.7pt,3pt" to="304.2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" strokeweight=".35mm"/>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B2616" w14:textId="77777777" w:rsidR="007B20BA" w:rsidRDefault="007B20BA">
    <w:pPr>
      <w:pStyle w:val="Cabealho"/>
    </w:pPr>
  </w:p>
  <w:p w14:paraId="5750D3FC" w14:textId="5043E927" w:rsidR="007B20BA" w:rsidRDefault="00000000">
    <w:pPr>
      <w:pStyle w:val="Cabealho"/>
    </w:pPr>
    <w:r>
      <w:rPr>
        <w:noProof/>
      </w:rPr>
      <w:pict w14:anchorId="314D3F37">
        <v:line id="Line 9_19" o:spid="_x0000_s1067" style="position:absolute;left:0;text-align:left;z-index:-503316361;visibility:visible;mso-wrap-style:square;mso-wrap-distance-left:9pt;mso-wrap-distance-top:0;mso-wrap-distance-right:9pt;mso-wrap-distance-bottom:0;mso-position-horizontal:absolute;mso-position-horizontal-relative:text;mso-position-vertical:absolute;mso-position-vertical-relative:text" from="-3.7pt,3pt" to="318.8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" strokeweight=".35mm"/>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D7495" w14:textId="77777777" w:rsidR="007B20BA" w:rsidRDefault="007B20BA">
    <w:pPr>
      <w:pStyle w:val="Cabealho"/>
    </w:pPr>
  </w:p>
  <w:p w14:paraId="441E4096" w14:textId="59BC1195" w:rsidR="007B20BA" w:rsidRDefault="00000000">
    <w:pPr>
      <w:pStyle w:val="Cabealho"/>
    </w:pPr>
    <w:r>
      <w:rPr>
        <w:noProof/>
      </w:rPr>
      <w:pict w14:anchorId="5C6D72E2">
        <v:line id="Line 14_17" o:spid="_x0000_s1066" style="position:absolute;left:0;text-align:left;z-index:-503316362;visibility:visible;mso-wrap-style:square;mso-wrap-distance-left:9pt;mso-wrap-distance-top:0;mso-wrap-distance-right:9pt;mso-wrap-distance-bottom:0;mso-position-horizontal:absolute;mso-position-horizontal-relative:text;mso-position-vertical:absolute;mso-position-vertical-relative:text" from="0,.05pt" to="307.9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" strokeweight=".35mm"/>
      </w:pic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D504C" w14:textId="77777777" w:rsidR="007B20BA" w:rsidRDefault="007B20BA">
    <w:pPr>
      <w:pStyle w:val="Cabealho"/>
    </w:pPr>
  </w:p>
  <w:p w14:paraId="2A0E4C8D" w14:textId="28C3AE2A" w:rsidR="007B20BA" w:rsidRDefault="00000000">
    <w:pPr>
      <w:pStyle w:val="Cabealho"/>
    </w:pPr>
    <w:r>
      <w:rPr>
        <w:noProof/>
      </w:rPr>
      <w:pict w14:anchorId="04ADA6CE">
        <v:line id="Line 9_22" o:spid="_x0000_s1063" style="position:absolute;left:0;text-align:left;z-index:-503316349;visibility:visible;mso-wrap-style:square;mso-wrap-distance-left:9pt;mso-wrap-distance-top:0;mso-wrap-distance-right:9pt;mso-wrap-distance-bottom:0;mso-position-horizontal:absolute;mso-position-horizontal-relative:text;mso-position-vertical:absolute;mso-position-vertical-relative:text" from="0,.05pt" to="32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" strokeweight=".35mm"/>
      </w:pic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D4C7B" w14:textId="77777777" w:rsidR="007B20BA" w:rsidRDefault="007B20BA">
    <w:pPr>
      <w:pStyle w:val="Cabealho"/>
    </w:pPr>
  </w:p>
  <w:p w14:paraId="672BD46A" w14:textId="4024C84F" w:rsidR="007B20BA" w:rsidRDefault="00000000">
    <w:pPr>
      <w:pStyle w:val="Cabealho"/>
    </w:pPr>
    <w:r>
      <w:rPr>
        <w:noProof/>
      </w:rPr>
      <w:pict w14:anchorId="4B43D1AA">
        <v:line id="Line 14_20" o:spid="_x0000_s1062" style="position:absolute;left:0;text-align:left;z-index:-503316350;visibility:visible;mso-wrap-style:square;mso-wrap-distance-left:9pt;mso-wrap-distance-top:0;mso-wrap-distance-right:9pt;mso-wrap-distance-bottom:0;mso-position-horizontal:absolute;mso-position-horizontal-relative:text;mso-position-vertical:absolute;mso-position-vertical-relative:text" from="-3.7pt,3pt" to="304.2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" strokeweight=".35mm"/>
      </w:pic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E766" w14:textId="77777777" w:rsidR="007B20BA" w:rsidRDefault="007B20BA">
    <w:pPr>
      <w:pStyle w:val="Cabealho"/>
    </w:pPr>
  </w:p>
  <w:p w14:paraId="1C6B16F6" w14:textId="7560BC01" w:rsidR="007B20BA" w:rsidRDefault="00000000">
    <w:pPr>
      <w:pStyle w:val="Cabealho"/>
    </w:pPr>
    <w:r>
      <w:rPr>
        <w:noProof/>
      </w:rPr>
      <w:pict w14:anchorId="7AF09E9E">
        <v:line id="Line 9_24" o:spid="_x0000_s1059" style="position:absolute;left:0;text-align:left;z-index:-503316341;visibility:visible;mso-wrap-style:square;mso-wrap-distance-left:9pt;mso-wrap-distance-top:0;mso-wrap-distance-right:9pt;mso-wrap-distance-bottom:0;mso-position-horizontal:absolute;mso-position-horizontal-relative:text;mso-position-vertical:absolute;mso-position-vertical-relative:text" from="0,.05pt" to="32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" strokeweight=".35mm"/>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BFE02" w14:textId="77777777" w:rsidR="007B20BA" w:rsidRDefault="007B20BA">
    <w:pPr>
      <w:pStyle w:val="Cabealho"/>
    </w:pPr>
  </w:p>
  <w:p w14:paraId="24BC48C0" w14:textId="5CBB862B" w:rsidR="007B20BA" w:rsidRDefault="00000000">
    <w:pPr>
      <w:pStyle w:val="Cabealho"/>
    </w:pPr>
    <w:r>
      <w:rPr>
        <w:noProof/>
      </w:rPr>
      <w:pict w14:anchorId="69535B80">
        <v:line id="Line 9_2" o:spid="_x0000_s1115" style="position:absolute;left:0;text-align:left;z-index:-503316456;visibility:visible;mso-wrap-style:square;mso-wrap-distance-left:9pt;mso-wrap-distance-top:0;mso-wrap-distance-right:9pt;mso-wrap-distance-bottom:0;mso-position-horizontal:absolute;mso-position-horizontal-relative:text;mso-position-vertical:absolute;mso-position-vertical-relative:text" from="0,.05pt" to="32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" strokeweight=".35mm"/>
      </w:pic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79372" w14:textId="77777777" w:rsidR="007B20BA" w:rsidRDefault="007B20BA">
    <w:pPr>
      <w:pStyle w:val="Cabealho"/>
    </w:pPr>
  </w:p>
  <w:p w14:paraId="45F0519C" w14:textId="3B59C4E0" w:rsidR="007B20BA" w:rsidRDefault="00000000">
    <w:pPr>
      <w:pStyle w:val="Cabealho"/>
    </w:pPr>
    <w:r>
      <w:rPr>
        <w:noProof/>
      </w:rPr>
      <w:pict w14:anchorId="1A891240">
        <v:line id="Line 14_22" o:spid="_x0000_s1058" style="position:absolute;left:0;text-align:left;z-index:-503316342;visibility:visible;mso-wrap-style:square;mso-wrap-distance-left:9pt;mso-wrap-distance-top:0;mso-wrap-distance-right:9pt;mso-wrap-distance-bottom:0;mso-position-horizontal:absolute;mso-position-horizontal-relative:text;mso-position-vertical:absolute;mso-position-vertical-relative:text" from="-3.7pt,3pt" to="304.2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" strokeweight=".35mm"/>
      </w:pic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133D7" w14:textId="77777777" w:rsidR="007B20BA" w:rsidRDefault="007B20BA">
    <w:pPr>
      <w:pStyle w:val="Cabealho"/>
    </w:pPr>
  </w:p>
  <w:p w14:paraId="36FE84F1" w14:textId="5D83B4BD" w:rsidR="007B20BA" w:rsidRDefault="00000000">
    <w:pPr>
      <w:pStyle w:val="Cabealho"/>
    </w:pPr>
    <w:r>
      <w:rPr>
        <w:noProof/>
      </w:rPr>
      <w:pict w14:anchorId="006C82A1">
        <v:line id="Line 9_26" o:spid="_x0000_s1055" style="position:absolute;left:0;text-align:left;z-index:-503316333;visibility:visible;mso-wrap-style:square;mso-wrap-distance-left:9pt;mso-wrap-distance-top:0;mso-wrap-distance-right:9pt;mso-wrap-distance-bottom:0;mso-position-horizontal:absolute;mso-position-horizontal-relative:text;mso-position-vertical:absolute;mso-position-vertical-relative:text" from="0,.05pt" to="32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" strokeweight=".35mm"/>
      </w:pic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2DC13" w14:textId="77777777" w:rsidR="007B20BA" w:rsidRDefault="007B20BA">
    <w:pPr>
      <w:pStyle w:val="Cabealho"/>
    </w:pPr>
  </w:p>
  <w:p w14:paraId="4781A230" w14:textId="13197735" w:rsidR="007B20BA" w:rsidRDefault="00000000">
    <w:pPr>
      <w:pStyle w:val="Cabealho"/>
    </w:pPr>
    <w:r>
      <w:rPr>
        <w:noProof/>
      </w:rPr>
      <w:pict w14:anchorId="2610912A">
        <v:line id="Line 14_24" o:spid="_x0000_s1054" style="position:absolute;left:0;text-align:left;z-index:-503316334;visibility:visible;mso-wrap-style:square;mso-wrap-distance-left:9pt;mso-wrap-distance-top:0;mso-wrap-distance-right:9pt;mso-wrap-distance-bottom:0;mso-position-horizontal:absolute;mso-position-horizontal-relative:text;mso-position-vertical:absolute;mso-position-vertical-relative:text" from="-3.7pt,3pt" to="304.2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" strokeweight=".35mm"/>
      </w:pic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F34C4" w14:textId="77777777" w:rsidR="007B20BA" w:rsidRDefault="007B20BA">
    <w:pPr>
      <w:pStyle w:val="Cabealho"/>
    </w:pPr>
  </w:p>
  <w:p w14:paraId="2ED82510" w14:textId="330F1B43" w:rsidR="007B20BA" w:rsidRDefault="00000000">
    <w:pPr>
      <w:pStyle w:val="Cabealho"/>
    </w:pPr>
    <w:r>
      <w:rPr>
        <w:noProof/>
      </w:rPr>
      <w:pict w14:anchorId="2EB49B20">
        <v:line id="Line 9_28" o:spid="_x0000_s1051" style="position:absolute;left:0;text-align:left;z-index:-503316325;visibility:visible;mso-wrap-style:square;mso-wrap-distance-left:9pt;mso-wrap-distance-top:0;mso-wrap-distance-right:9pt;mso-wrap-distance-bottom:0;mso-position-horizontal:absolute;mso-position-horizontal-relative:text;mso-position-vertical:absolute;mso-position-vertical-relative:text" from="0,.05pt" to="32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" strokeweight=".35mm"/>
      </w:pic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F8807" w14:textId="77777777" w:rsidR="007B20BA" w:rsidRDefault="007B20BA">
    <w:pPr>
      <w:pStyle w:val="Cabealho"/>
    </w:pPr>
  </w:p>
  <w:p w14:paraId="542233C8" w14:textId="10A387FD" w:rsidR="007B20BA" w:rsidRDefault="00000000">
    <w:pPr>
      <w:pStyle w:val="Cabealho"/>
    </w:pPr>
    <w:r>
      <w:rPr>
        <w:noProof/>
      </w:rPr>
      <w:pict w14:anchorId="2AA9FE37">
        <v:line id="Line 14_26" o:spid="_x0000_s1050" style="position:absolute;left:0;text-align:left;z-index:-503316326;visibility:visible;mso-wrap-style:square;mso-wrap-distance-left:9pt;mso-wrap-distance-top:0;mso-wrap-distance-right:9pt;mso-wrap-distance-bottom:0;mso-position-horizontal:absolute;mso-position-horizontal-relative:text;mso-position-vertical:absolute;mso-position-vertical-relative:text" from="-3.7pt,3pt" to="304.2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" strokeweight=".35mm"/>
      </w:pic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015D5" w14:textId="77777777" w:rsidR="007B20BA" w:rsidRDefault="007B20BA">
    <w:pPr>
      <w:pStyle w:val="Cabealho"/>
    </w:pPr>
  </w:p>
  <w:p w14:paraId="61523DC1" w14:textId="7AD953A3" w:rsidR="007B20BA" w:rsidRDefault="00000000">
    <w:pPr>
      <w:pStyle w:val="Cabealho"/>
    </w:pPr>
    <w:r>
      <w:rPr>
        <w:noProof/>
      </w:rPr>
      <w:pict w14:anchorId="78F4AF6D">
        <v:line id="Line 9_30" o:spid="_x0000_s1047" style="position:absolute;left:0;text-align:left;z-index:-503316319;visibility:visible;mso-wrap-style:square;mso-wrap-distance-left:9pt;mso-wrap-distance-top:0;mso-wrap-distance-right:9pt;mso-wrap-distance-bottom:0;mso-position-horizontal:absolute;mso-position-horizontal-relative:text;mso-position-vertical:absolute;mso-position-vertical-relative:text" from="0,.05pt" to="32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" strokeweight=".35mm"/>
      </w:pic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EC9E2" w14:textId="77777777" w:rsidR="007B20BA" w:rsidRDefault="007B20BA">
    <w:pPr>
      <w:pStyle w:val="Cabealho"/>
    </w:pPr>
  </w:p>
  <w:p w14:paraId="07D3CD34" w14:textId="358F4A6A" w:rsidR="007B20BA" w:rsidRDefault="00000000">
    <w:pPr>
      <w:pStyle w:val="Cabealho"/>
    </w:pPr>
    <w:r>
      <w:rPr>
        <w:noProof/>
      </w:rPr>
      <w:pict w14:anchorId="40F4BA98">
        <v:line id="Line 14_28" o:spid="_x0000_s1046" style="position:absolute;left:0;text-align:left;z-index:-503316320;visibility:visible;mso-wrap-style:square;mso-wrap-distance-left:9pt;mso-wrap-distance-top:0;mso-wrap-distance-right:9pt;mso-wrap-distance-bottom:0;mso-position-horizontal:absolute;mso-position-horizontal-relative:text;mso-position-vertical:absolute;mso-position-vertical-relative:text" from="-3.7pt,3pt" to="304.2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" strokeweight=".35mm"/>
      </w:pic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620BB" w14:textId="77777777" w:rsidR="007B20BA" w:rsidRDefault="007B20BA">
    <w:pPr>
      <w:pStyle w:val="Cabealho"/>
    </w:pPr>
  </w:p>
  <w:p w14:paraId="1D525750" w14:textId="0105EBB9" w:rsidR="007B20BA" w:rsidRDefault="00000000">
    <w:pPr>
      <w:pStyle w:val="Cabealho"/>
    </w:pPr>
    <w:r>
      <w:rPr>
        <w:noProof/>
      </w:rPr>
      <w:pict w14:anchorId="0426A2E0">
        <v:line id="Line 9_32" o:spid="_x0000_s1043" style="position:absolute;left:0;text-align:left;z-index:-503316313;visibility:visible;mso-wrap-style:square;mso-wrap-distance-left:9pt;mso-wrap-distance-top:0;mso-wrap-distance-right:9pt;mso-wrap-distance-bottom:0;mso-position-horizontal:absolute;mso-position-horizontal-relative:text;mso-position-vertical:absolute;mso-position-vertical-relative:text" from="0,.05pt" to="32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" strokeweight=".35mm"/>
      </w:pic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2B060" w14:textId="77777777" w:rsidR="007B20BA" w:rsidRDefault="007B20BA">
    <w:pPr>
      <w:pStyle w:val="Cabealho"/>
    </w:pPr>
  </w:p>
  <w:p w14:paraId="7FD53D0B" w14:textId="0AE5BD3B" w:rsidR="007B20BA" w:rsidRDefault="00000000">
    <w:pPr>
      <w:pStyle w:val="Cabealho"/>
    </w:pPr>
    <w:r>
      <w:rPr>
        <w:noProof/>
      </w:rPr>
      <w:pict w14:anchorId="4ED612ED">
        <v:line id="Line 14_30" o:spid="_x0000_s1042" style="position:absolute;left:0;text-align:left;z-index:-503316314;visibility:visible;mso-wrap-style:square;mso-wrap-distance-left:9pt;mso-wrap-distance-top:0;mso-wrap-distance-right:9pt;mso-wrap-distance-bottom:0;mso-position-horizontal:absolute;mso-position-horizontal-relative:text;mso-position-vertical:absolute;mso-position-vertical-relative:text" from="-3.7pt,3pt" to="304.2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" strokeweight=".35mm"/>
      </w:pic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5227A" w14:textId="77777777" w:rsidR="007B20BA" w:rsidRDefault="007B20BA">
    <w:pPr>
      <w:pStyle w:val="Cabealho"/>
    </w:pPr>
  </w:p>
  <w:p w14:paraId="384873EB" w14:textId="7CA6FB70" w:rsidR="007B20BA" w:rsidRDefault="00000000">
    <w:pPr>
      <w:pStyle w:val="Cabealho"/>
    </w:pPr>
    <w:r>
      <w:rPr>
        <w:noProof/>
      </w:rPr>
      <w:pict w14:anchorId="6E9ED5E3">
        <v:line id="Line 9_31" o:spid="_x0000_s1039" style="position:absolute;left:0;text-align:left;z-index:-503316315;visibility:visible;mso-wrap-style:square;mso-wrap-distance-left:9pt;mso-wrap-distance-top:0;mso-wrap-distance-right:9pt;mso-wrap-distance-bottom:0;mso-position-horizontal:absolute;mso-position-horizontal-relative:text;mso-position-vertical:absolute;mso-position-vertical-relative:text" from="-3.7pt,3pt" to="318.8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" strokeweight=".35mm"/>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21FFC" w14:textId="77777777" w:rsidR="007B20BA" w:rsidRDefault="007B20BA">
    <w:pPr>
      <w:pStyle w:val="Cabealho"/>
    </w:pPr>
  </w:p>
  <w:p w14:paraId="61B1E182" w14:textId="466BEE4C" w:rsidR="007B20BA" w:rsidRDefault="00000000">
    <w:pPr>
      <w:pStyle w:val="Cabealho"/>
    </w:pPr>
    <w:r>
      <w:rPr>
        <w:noProof/>
      </w:rPr>
      <w:pict w14:anchorId="19C5CFA6">
        <v:line id="Line 14_0" o:spid="_x0000_s1114" style="position:absolute;left:0;text-align:left;z-index:-503316457;visibility:visible;mso-wrap-style:square;mso-wrap-distance-left:9pt;mso-wrap-distance-top:0;mso-wrap-distance-right:9pt;mso-wrap-distance-bottom:0;mso-position-horizontal:absolute;mso-position-horizontal-relative:text;mso-position-vertical:absolute;mso-position-vertical-relative:text" from="-3.7pt,3pt" to="304.2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" strokeweight=".35mm"/>
      </w:pic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DCE18" w14:textId="77777777" w:rsidR="007B20BA" w:rsidRDefault="007B20BA">
    <w:pPr>
      <w:pStyle w:val="Cabealho"/>
    </w:pPr>
  </w:p>
  <w:p w14:paraId="67983A18" w14:textId="5C83FA9F" w:rsidR="007B20BA" w:rsidRDefault="00000000">
    <w:pPr>
      <w:pStyle w:val="Cabealho"/>
    </w:pPr>
    <w:r>
      <w:rPr>
        <w:noProof/>
      </w:rPr>
      <w:pict w14:anchorId="10C28823">
        <v:line id="Line 14_29" o:spid="_x0000_s1038" style="position:absolute;left:0;text-align:left;z-index:-503316316;visibility:visible;mso-wrap-style:square;mso-wrap-distance-left:9pt;mso-wrap-distance-top:0;mso-wrap-distance-right:9pt;mso-wrap-distance-bottom:0;mso-position-horizontal:absolute;mso-position-horizontal-relative:text;mso-position-vertical:absolute;mso-position-vertical-relative:text" from="-3.7pt,3pt" to="304.2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" strokeweight=".35mm"/>
      </w:pic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6CF61" w14:textId="77777777" w:rsidR="007B20BA" w:rsidRDefault="007B20BA">
    <w:pPr>
      <w:pStyle w:val="Cabealho"/>
    </w:pPr>
  </w:p>
  <w:p w14:paraId="063E82E6" w14:textId="40BD333C" w:rsidR="007B20BA" w:rsidRDefault="00000000">
    <w:pPr>
      <w:pStyle w:val="Cabealho"/>
    </w:pPr>
    <w:r>
      <w:rPr>
        <w:noProof/>
      </w:rPr>
      <w:pict w14:anchorId="51F2AE9F">
        <v:line id="Line 9_34" o:spid="_x0000_s1035" style="position:absolute;left:0;text-align:left;z-index:-503316307;visibility:visible;mso-wrap-style:square;mso-wrap-distance-left:9pt;mso-wrap-distance-top:0;mso-wrap-distance-right:9pt;mso-wrap-distance-bottom:0;mso-position-horizontal:absolute;mso-position-horizontal-relative:text;mso-position-vertical:absolute;mso-position-vertical-relative:text" from="0,.05pt" to="32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" strokeweight=".35mm"/>
      </w:pic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74292" w14:textId="77777777" w:rsidR="007B20BA" w:rsidRDefault="007B20BA">
    <w:pPr>
      <w:pStyle w:val="Cabealho"/>
    </w:pPr>
  </w:p>
  <w:p w14:paraId="30D19615" w14:textId="6A8D04D9" w:rsidR="007B20BA" w:rsidRDefault="00000000">
    <w:pPr>
      <w:pStyle w:val="Cabealho"/>
    </w:pPr>
    <w:r>
      <w:rPr>
        <w:noProof/>
      </w:rPr>
      <w:pict w14:anchorId="15D9EA15">
        <v:line id="Line 14_32" o:spid="_x0000_s1034" style="position:absolute;left:0;text-align:left;z-index:-503316308;visibility:visible;mso-wrap-style:square;mso-wrap-distance-left:9pt;mso-wrap-distance-top:0;mso-wrap-distance-right:9pt;mso-wrap-distance-bottom:0;mso-position-horizontal:absolute;mso-position-horizontal-relative:text;mso-position-vertical:absolute;mso-position-vertical-relative:text" from="-3.7pt,3pt" to="304.2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" strokeweight=".35mm"/>
      </w:pic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E2632" w14:textId="77777777" w:rsidR="007B20BA" w:rsidRDefault="007B20BA">
    <w:pPr>
      <w:pStyle w:val="Cabealho"/>
    </w:pPr>
  </w:p>
  <w:p w14:paraId="656C0841" w14:textId="78634156" w:rsidR="007B20BA" w:rsidRDefault="00000000">
    <w:pPr>
      <w:pStyle w:val="Cabealho"/>
    </w:pPr>
    <w:r>
      <w:rPr>
        <w:noProof/>
      </w:rPr>
      <w:pict w14:anchorId="4D10F6B5">
        <v:line id="Line 9_36" o:spid="_x0000_s1032" style="position:absolute;left:0;text-align:left;z-index:-503316302;visibility:visible;mso-wrap-style:square;mso-wrap-distance-left:9pt;mso-wrap-distance-top:0;mso-wrap-distance-right:9pt;mso-wrap-distance-bottom:0;mso-position-horizontal:absolute;mso-position-horizontal-relative:text;mso-position-vertical:absolute;mso-position-vertical-relative:text" from="0,.05pt" to="32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" strokeweight=".35mm"/>
      </w:pic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9F588" w14:textId="77777777" w:rsidR="007B20BA" w:rsidRDefault="007B20BA">
    <w:pPr>
      <w:pStyle w:val="Cabealho"/>
    </w:pPr>
  </w:p>
  <w:p w14:paraId="122D2D6A" w14:textId="4E1766C4" w:rsidR="007B20BA" w:rsidRDefault="00000000">
    <w:pPr>
      <w:pStyle w:val="Cabealho"/>
    </w:pPr>
    <w:r>
      <w:rPr>
        <w:noProof/>
      </w:rPr>
      <w:pict w14:anchorId="20C9158B">
        <v:line id="_x0000_s1031" style="position:absolute;left:0;text-align:left;z-index:-503316303;visibility:visible;mso-wrap-style:square;mso-wrap-distance-left:9pt;mso-wrap-distance-top:0;mso-wrap-distance-right:9pt;mso-wrap-distance-bottom:0;mso-position-horizontal:absolute;mso-position-horizontal-relative:text;mso-position-vertical:absolute;mso-position-vertical-relative:text" from="-3.7pt,3pt" to="304.2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" strokeweight=".35mm"/>
      </w:pic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01414" w14:textId="77777777" w:rsidR="007B20BA" w:rsidRDefault="007B20BA">
    <w:pPr>
      <w:pStyle w:val="Cabealho"/>
    </w:pPr>
  </w:p>
  <w:p w14:paraId="7AEF184E" w14:textId="4F4151A2" w:rsidR="007B20BA" w:rsidRDefault="00000000">
    <w:pPr>
      <w:pStyle w:val="Cabealho"/>
    </w:pPr>
    <w:r>
      <w:rPr>
        <w:noProof/>
      </w:rPr>
      <w:pict w14:anchorId="3FFE9610">
        <v:line id="Line 9_35" o:spid="_x0000_s1028" style="position:absolute;left:0;text-align:left;z-index:-503316304;visibility:visible;mso-wrap-style:square;mso-wrap-distance-left:9pt;mso-wrap-distance-top:0;mso-wrap-distance-right:9pt;mso-wrap-distance-bottom:0;mso-position-horizontal:absolute;mso-position-horizontal-relative:text;mso-position-vertical:absolute;mso-position-vertical-relative:text" from="-3.7pt,3pt" to="318.8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" strokeweight=".35mm"/>
      </w:pic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9DD39" w14:textId="77777777" w:rsidR="007B20BA" w:rsidRDefault="007B20BA">
    <w:pPr>
      <w:pStyle w:val="Cabealho"/>
    </w:pPr>
  </w:p>
  <w:p w14:paraId="79C897E3" w14:textId="102C7624" w:rsidR="007B20BA" w:rsidRDefault="00000000">
    <w:pPr>
      <w:pStyle w:val="Cabealho"/>
    </w:pPr>
    <w:r>
      <w:rPr>
        <w:noProof/>
      </w:rPr>
      <w:pict w14:anchorId="2A0080DA">
        <v:line id="_x0000_s1027" style="position:absolute;left:0;text-align:left;z-index:-503316468;visibility:visible;mso-wrap-style:square;mso-wrap-distance-left:9pt;mso-wrap-distance-top:0;mso-wrap-distance-right:9pt;mso-wrap-distance-bottom:0;mso-position-horizontal:absolute;mso-position-horizontal-relative:text;mso-position-vertical:absolute;mso-position-vertical-relative:text" from="-3.7pt,3pt" to="304.2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" strokeweight=".35mm"/>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308E8" w14:textId="77777777" w:rsidR="007B20BA" w:rsidRDefault="007B20BA">
    <w:pPr>
      <w:pStyle w:val="Cabealho"/>
    </w:pPr>
  </w:p>
  <w:p w14:paraId="6C8984EB" w14:textId="6CB56107" w:rsidR="007B20BA" w:rsidRDefault="00000000">
    <w:pPr>
      <w:pStyle w:val="Cabealho"/>
    </w:pPr>
    <w:r>
      <w:rPr>
        <w:noProof/>
      </w:rPr>
      <w:pict w14:anchorId="2668DBA2">
        <v:line id="Line 9_4" o:spid="_x0000_s1111" style="position:absolute;left:0;text-align:left;z-index:-503316448;visibility:visible;mso-wrap-style:square;mso-wrap-distance-left:9pt;mso-wrap-distance-top:0;mso-wrap-distance-right:9pt;mso-wrap-distance-bottom:0;mso-position-horizontal:absolute;mso-position-horizontal-relative:text;mso-position-vertical:absolute;mso-position-vertical-relative:text" from="0,.05pt" to="32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" strokeweight=".35mm"/>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E201D" w14:textId="77777777" w:rsidR="007B20BA" w:rsidRDefault="007B20BA">
    <w:pPr>
      <w:pStyle w:val="Cabealho"/>
    </w:pPr>
  </w:p>
  <w:p w14:paraId="3072CEC7" w14:textId="5691F47D" w:rsidR="007B20BA" w:rsidRDefault="00000000">
    <w:pPr>
      <w:pStyle w:val="Cabealho"/>
    </w:pPr>
    <w:r>
      <w:rPr>
        <w:noProof/>
      </w:rPr>
      <w:pict w14:anchorId="0A506B63">
        <v:line id="Line 14_2" o:spid="_x0000_s1110" style="position:absolute;left:0;text-align:left;z-index:-503316449;visibility:visible;mso-wrap-style:square;mso-wrap-distance-left:9pt;mso-wrap-distance-top:0;mso-wrap-distance-right:9pt;mso-wrap-distance-bottom:0;mso-position-horizontal:absolute;mso-position-horizontal-relative:text;mso-position-vertical:absolute;mso-position-vertical-relative:text" from="-3.7pt,3pt" to="304.2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" strokeweight=".35mm"/>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6FC80" w14:textId="77777777" w:rsidR="007B20BA" w:rsidRDefault="007B20BA">
    <w:pPr>
      <w:pStyle w:val="Cabealho"/>
    </w:pPr>
  </w:p>
  <w:p w14:paraId="7C01B6BA" w14:textId="6BB4900E" w:rsidR="007B20BA" w:rsidRDefault="00000000">
    <w:pPr>
      <w:pStyle w:val="Cabealho"/>
    </w:pPr>
    <w:r>
      <w:rPr>
        <w:noProof/>
      </w:rPr>
      <w:pict w14:anchorId="3BA511E8">
        <v:line id="Line 9_6" o:spid="_x0000_s1107" style="position:absolute;left:0;text-align:left;z-index:-503316440;visibility:visible;mso-wrap-style:square;mso-wrap-distance-left:9pt;mso-wrap-distance-top:0;mso-wrap-distance-right:9pt;mso-wrap-distance-bottom:0;mso-position-horizontal:absolute;mso-position-horizontal-relative:text;mso-position-vertical:absolute;mso-position-vertical-relative:text" from="0,.05pt" to="32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" strokeweight=".35mm"/>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4DBCF" w14:textId="77777777" w:rsidR="007B20BA" w:rsidRDefault="007B20BA">
    <w:pPr>
      <w:pStyle w:val="Cabealho"/>
    </w:pPr>
  </w:p>
  <w:p w14:paraId="1C319A06" w14:textId="2A1258C4" w:rsidR="007B20BA" w:rsidRDefault="00000000">
    <w:pPr>
      <w:pStyle w:val="Cabealho"/>
    </w:pPr>
    <w:r>
      <w:rPr>
        <w:noProof/>
      </w:rPr>
      <w:pict w14:anchorId="1D0BFF82">
        <v:line id="Line 14_4" o:spid="_x0000_s1106" style="position:absolute;left:0;text-align:left;z-index:-503316441;visibility:visible;mso-wrap-style:square;mso-wrap-distance-left:9pt;mso-wrap-distance-top:0;mso-wrap-distance-right:9pt;mso-wrap-distance-bottom:0;mso-position-horizontal:absolute;mso-position-horizontal-relative:text;mso-position-vertical:absolute;mso-position-vertical-relative:text" from="-3.7pt,3pt" to="304.2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" strokeweight=".35mm"/>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0F2F9" w14:textId="77777777" w:rsidR="007B20BA" w:rsidRDefault="007B20BA">
    <w:pPr>
      <w:pStyle w:val="Cabealho"/>
    </w:pPr>
  </w:p>
  <w:p w14:paraId="20E636EA" w14:textId="07738FE7" w:rsidR="007B20BA" w:rsidRDefault="00000000">
    <w:pPr>
      <w:pStyle w:val="Cabealho"/>
    </w:pPr>
    <w:r>
      <w:rPr>
        <w:noProof/>
      </w:rPr>
      <w:pict w14:anchorId="6C2B48E2">
        <v:line id="Line 9_7" o:spid="_x0000_s1099" style="position:absolute;left:0;text-align:left;z-index:-503316436;visibility:visible;mso-wrap-style:square;mso-wrap-distance-left:9pt;mso-wrap-distance-top:0;mso-wrap-distance-right:9pt;mso-wrap-distance-bottom:0;mso-position-horizontal:absolute;mso-position-horizontal-relative:text;mso-position-vertical:absolute;mso-position-vertical-relative:text" from="-3.7pt,3pt" to="318.8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" strokeweight=".35mm"/>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A606D"/>
    <w:multiLevelType w:val="multilevel"/>
    <w:tmpl w:val="280A8D8E"/>
    <w:lvl w:ilvl="0">
      <w:start w:val="5"/>
      <w:numFmt w:val="decimal"/>
      <w:lvlText w:val="%1."/>
      <w:lvlJc w:val="left"/>
      <w:pPr>
        <w:ind w:left="450" w:hanging="45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1" w15:restartNumberingAfterBreak="0">
    <w:nsid w:val="0BA61A76"/>
    <w:multiLevelType w:val="multilevel"/>
    <w:tmpl w:val="280A8D8E"/>
    <w:lvl w:ilvl="0">
      <w:start w:val="5"/>
      <w:numFmt w:val="decimal"/>
      <w:lvlText w:val="%1."/>
      <w:lvlJc w:val="left"/>
      <w:pPr>
        <w:ind w:left="450" w:hanging="45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2" w15:restartNumberingAfterBreak="0">
    <w:nsid w:val="0FB4146F"/>
    <w:multiLevelType w:val="multilevel"/>
    <w:tmpl w:val="280A8D8E"/>
    <w:lvl w:ilvl="0">
      <w:start w:val="4"/>
      <w:numFmt w:val="decimal"/>
      <w:lvlText w:val="%1."/>
      <w:lvlJc w:val="left"/>
      <w:pPr>
        <w:ind w:left="450" w:hanging="450"/>
      </w:pPr>
      <w:rPr>
        <w:rFonts w:hint="default"/>
        <w:color w:val="auto"/>
      </w:rPr>
    </w:lvl>
    <w:lvl w:ilvl="1">
      <w:start w:val="1"/>
      <w:numFmt w:val="decimal"/>
      <w:lvlText w:val="%1.%2."/>
      <w:lvlJc w:val="left"/>
      <w:pPr>
        <w:ind w:left="1003" w:hanging="720"/>
      </w:pPr>
      <w:rPr>
        <w:rFonts w:hint="default"/>
        <w:color w:val="auto"/>
      </w:rPr>
    </w:lvl>
    <w:lvl w:ilvl="2">
      <w:start w:val="1"/>
      <w:numFmt w:val="decimal"/>
      <w:lvlText w:val="%1.%2.%3."/>
      <w:lvlJc w:val="left"/>
      <w:pPr>
        <w:ind w:left="1286" w:hanging="720"/>
      </w:pPr>
      <w:rPr>
        <w:rFonts w:hint="default"/>
        <w:color w:val="auto"/>
      </w:rPr>
    </w:lvl>
    <w:lvl w:ilvl="3">
      <w:start w:val="1"/>
      <w:numFmt w:val="decimal"/>
      <w:lvlText w:val="%1.%2.%3.%4."/>
      <w:lvlJc w:val="left"/>
      <w:pPr>
        <w:ind w:left="1929" w:hanging="1080"/>
      </w:pPr>
      <w:rPr>
        <w:rFonts w:hint="default"/>
        <w:color w:val="auto"/>
      </w:rPr>
    </w:lvl>
    <w:lvl w:ilvl="4">
      <w:start w:val="1"/>
      <w:numFmt w:val="decimal"/>
      <w:lvlText w:val="%1.%2.%3.%4.%5."/>
      <w:lvlJc w:val="left"/>
      <w:pPr>
        <w:ind w:left="2212" w:hanging="1080"/>
      </w:pPr>
      <w:rPr>
        <w:rFonts w:hint="default"/>
        <w:color w:val="auto"/>
      </w:rPr>
    </w:lvl>
    <w:lvl w:ilvl="5">
      <w:start w:val="1"/>
      <w:numFmt w:val="decimal"/>
      <w:lvlText w:val="%1.%2.%3.%4.%5.%6."/>
      <w:lvlJc w:val="left"/>
      <w:pPr>
        <w:ind w:left="2855" w:hanging="1440"/>
      </w:pPr>
      <w:rPr>
        <w:rFonts w:hint="default"/>
        <w:color w:val="auto"/>
      </w:rPr>
    </w:lvl>
    <w:lvl w:ilvl="6">
      <w:start w:val="1"/>
      <w:numFmt w:val="decimal"/>
      <w:lvlText w:val="%1.%2.%3.%4.%5.%6.%7."/>
      <w:lvlJc w:val="left"/>
      <w:pPr>
        <w:ind w:left="3498" w:hanging="1800"/>
      </w:pPr>
      <w:rPr>
        <w:rFonts w:hint="default"/>
        <w:color w:val="auto"/>
      </w:rPr>
    </w:lvl>
    <w:lvl w:ilvl="7">
      <w:start w:val="1"/>
      <w:numFmt w:val="decimal"/>
      <w:lvlText w:val="%1.%2.%3.%4.%5.%6.%7.%8."/>
      <w:lvlJc w:val="left"/>
      <w:pPr>
        <w:ind w:left="3781" w:hanging="1800"/>
      </w:pPr>
      <w:rPr>
        <w:rFonts w:hint="default"/>
        <w:color w:val="auto"/>
      </w:rPr>
    </w:lvl>
    <w:lvl w:ilvl="8">
      <w:start w:val="1"/>
      <w:numFmt w:val="decimal"/>
      <w:lvlText w:val="%1.%2.%3.%4.%5.%6.%7.%8.%9."/>
      <w:lvlJc w:val="left"/>
      <w:pPr>
        <w:ind w:left="4424" w:hanging="2160"/>
      </w:pPr>
      <w:rPr>
        <w:rFonts w:hint="default"/>
        <w:color w:val="auto"/>
      </w:rPr>
    </w:lvl>
  </w:abstractNum>
  <w:abstractNum w:abstractNumId="3" w15:restartNumberingAfterBreak="0">
    <w:nsid w:val="26960975"/>
    <w:multiLevelType w:val="multilevel"/>
    <w:tmpl w:val="280A8D8E"/>
    <w:lvl w:ilvl="0">
      <w:start w:val="5"/>
      <w:numFmt w:val="decimal"/>
      <w:lvlText w:val="%1."/>
      <w:lvlJc w:val="left"/>
      <w:pPr>
        <w:ind w:left="450" w:hanging="45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4" w15:restartNumberingAfterBreak="0">
    <w:nsid w:val="371C645A"/>
    <w:multiLevelType w:val="multilevel"/>
    <w:tmpl w:val="280A8D8E"/>
    <w:lvl w:ilvl="0">
      <w:start w:val="5"/>
      <w:numFmt w:val="decimal"/>
      <w:lvlText w:val="%1."/>
      <w:lvlJc w:val="left"/>
      <w:pPr>
        <w:ind w:left="450" w:hanging="45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5" w15:restartNumberingAfterBreak="0">
    <w:nsid w:val="43C75926"/>
    <w:multiLevelType w:val="multilevel"/>
    <w:tmpl w:val="280A8D8E"/>
    <w:lvl w:ilvl="0">
      <w:start w:val="4"/>
      <w:numFmt w:val="decimal"/>
      <w:lvlText w:val="%1."/>
      <w:lvlJc w:val="left"/>
      <w:pPr>
        <w:ind w:left="450" w:hanging="450"/>
      </w:pPr>
      <w:rPr>
        <w:rFonts w:hint="default"/>
        <w:color w:val="auto"/>
      </w:rPr>
    </w:lvl>
    <w:lvl w:ilvl="1">
      <w:start w:val="1"/>
      <w:numFmt w:val="decimal"/>
      <w:lvlText w:val="%1.%2."/>
      <w:lvlJc w:val="left"/>
      <w:pPr>
        <w:ind w:left="1003" w:hanging="720"/>
      </w:pPr>
      <w:rPr>
        <w:rFonts w:hint="default"/>
        <w:color w:val="auto"/>
      </w:rPr>
    </w:lvl>
    <w:lvl w:ilvl="2">
      <w:start w:val="1"/>
      <w:numFmt w:val="decimal"/>
      <w:lvlText w:val="%1.%2.%3."/>
      <w:lvlJc w:val="left"/>
      <w:pPr>
        <w:ind w:left="1286" w:hanging="720"/>
      </w:pPr>
      <w:rPr>
        <w:rFonts w:hint="default"/>
        <w:color w:val="auto"/>
      </w:rPr>
    </w:lvl>
    <w:lvl w:ilvl="3">
      <w:start w:val="1"/>
      <w:numFmt w:val="decimal"/>
      <w:lvlText w:val="%1.%2.%3.%4."/>
      <w:lvlJc w:val="left"/>
      <w:pPr>
        <w:ind w:left="1929" w:hanging="1080"/>
      </w:pPr>
      <w:rPr>
        <w:rFonts w:hint="default"/>
        <w:color w:val="auto"/>
      </w:rPr>
    </w:lvl>
    <w:lvl w:ilvl="4">
      <w:start w:val="1"/>
      <w:numFmt w:val="decimal"/>
      <w:lvlText w:val="%1.%2.%3.%4.%5."/>
      <w:lvlJc w:val="left"/>
      <w:pPr>
        <w:ind w:left="2212" w:hanging="1080"/>
      </w:pPr>
      <w:rPr>
        <w:rFonts w:hint="default"/>
        <w:color w:val="auto"/>
      </w:rPr>
    </w:lvl>
    <w:lvl w:ilvl="5">
      <w:start w:val="1"/>
      <w:numFmt w:val="decimal"/>
      <w:lvlText w:val="%1.%2.%3.%4.%5.%6."/>
      <w:lvlJc w:val="left"/>
      <w:pPr>
        <w:ind w:left="2855" w:hanging="1440"/>
      </w:pPr>
      <w:rPr>
        <w:rFonts w:hint="default"/>
        <w:color w:val="auto"/>
      </w:rPr>
    </w:lvl>
    <w:lvl w:ilvl="6">
      <w:start w:val="1"/>
      <w:numFmt w:val="decimal"/>
      <w:lvlText w:val="%1.%2.%3.%4.%5.%6.%7."/>
      <w:lvlJc w:val="left"/>
      <w:pPr>
        <w:ind w:left="3498" w:hanging="1800"/>
      </w:pPr>
      <w:rPr>
        <w:rFonts w:hint="default"/>
        <w:color w:val="auto"/>
      </w:rPr>
    </w:lvl>
    <w:lvl w:ilvl="7">
      <w:start w:val="1"/>
      <w:numFmt w:val="decimal"/>
      <w:lvlText w:val="%1.%2.%3.%4.%5.%6.%7.%8."/>
      <w:lvlJc w:val="left"/>
      <w:pPr>
        <w:ind w:left="3781" w:hanging="1800"/>
      </w:pPr>
      <w:rPr>
        <w:rFonts w:hint="default"/>
        <w:color w:val="auto"/>
      </w:rPr>
    </w:lvl>
    <w:lvl w:ilvl="8">
      <w:start w:val="1"/>
      <w:numFmt w:val="decimal"/>
      <w:lvlText w:val="%1.%2.%3.%4.%5.%6.%7.%8.%9."/>
      <w:lvlJc w:val="left"/>
      <w:pPr>
        <w:ind w:left="4424" w:hanging="2160"/>
      </w:pPr>
      <w:rPr>
        <w:rFonts w:hint="default"/>
        <w:color w:val="auto"/>
      </w:rPr>
    </w:lvl>
  </w:abstractNum>
  <w:abstractNum w:abstractNumId="6" w15:restartNumberingAfterBreak="0">
    <w:nsid w:val="4B20436A"/>
    <w:multiLevelType w:val="multilevel"/>
    <w:tmpl w:val="1CCCFE6C"/>
    <w:lvl w:ilvl="0">
      <w:start w:val="1"/>
      <w:numFmt w:val="decimal"/>
      <w:lvlText w:val="%1"/>
      <w:lvlJc w:val="left"/>
      <w:pPr>
        <w:tabs>
          <w:tab w:val="num" w:pos="0"/>
        </w:tabs>
        <w:ind w:left="2984"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1287"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upperLetter"/>
      <w:lvlText w:val="Anexo %9: "/>
      <w:lvlJc w:val="left"/>
      <w:pPr>
        <w:tabs>
          <w:tab w:val="num" w:pos="0"/>
        </w:tabs>
        <w:ind w:left="1584" w:hanging="1584"/>
      </w:pPr>
    </w:lvl>
  </w:abstractNum>
  <w:abstractNum w:abstractNumId="7" w15:restartNumberingAfterBreak="0">
    <w:nsid w:val="4B4566E1"/>
    <w:multiLevelType w:val="multilevel"/>
    <w:tmpl w:val="280A8D8E"/>
    <w:lvl w:ilvl="0">
      <w:start w:val="5"/>
      <w:numFmt w:val="decimal"/>
      <w:lvlText w:val="%1."/>
      <w:lvlJc w:val="left"/>
      <w:pPr>
        <w:ind w:left="450" w:hanging="45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8" w15:restartNumberingAfterBreak="0">
    <w:nsid w:val="51AD1AA9"/>
    <w:multiLevelType w:val="multilevel"/>
    <w:tmpl w:val="1CE00480"/>
    <w:lvl w:ilvl="0">
      <w:start w:val="2"/>
      <w:numFmt w:val="decimal"/>
      <w:lvlText w:val="%1."/>
      <w:lvlJc w:val="left"/>
      <w:pPr>
        <w:tabs>
          <w:tab w:val="num" w:pos="850"/>
        </w:tabs>
        <w:ind w:left="1390" w:hanging="540"/>
      </w:pPr>
    </w:lvl>
    <w:lvl w:ilvl="1">
      <w:start w:val="2"/>
      <w:numFmt w:val="decimal"/>
      <w:lvlText w:val="%1.%2."/>
      <w:lvlJc w:val="left"/>
      <w:pPr>
        <w:tabs>
          <w:tab w:val="num" w:pos="0"/>
        </w:tabs>
        <w:ind w:left="823" w:hanging="540"/>
      </w:pPr>
    </w:lvl>
    <w:lvl w:ilvl="2">
      <w:start w:val="3"/>
      <w:numFmt w:val="decimal"/>
      <w:lvlText w:val="%1.%2.%3."/>
      <w:lvlJc w:val="left"/>
      <w:pPr>
        <w:tabs>
          <w:tab w:val="num" w:pos="0"/>
        </w:tabs>
        <w:ind w:left="1286" w:hanging="720"/>
      </w:pPr>
    </w:lvl>
    <w:lvl w:ilvl="3">
      <w:start w:val="1"/>
      <w:numFmt w:val="decimal"/>
      <w:lvlText w:val="%1.%2.%3.%4."/>
      <w:lvlJc w:val="left"/>
      <w:pPr>
        <w:tabs>
          <w:tab w:val="num" w:pos="0"/>
        </w:tabs>
        <w:ind w:left="1569" w:hanging="720"/>
      </w:pPr>
    </w:lvl>
    <w:lvl w:ilvl="4">
      <w:start w:val="1"/>
      <w:numFmt w:val="decimal"/>
      <w:lvlText w:val="%1.%2.%3.%4.%5."/>
      <w:lvlJc w:val="left"/>
      <w:pPr>
        <w:tabs>
          <w:tab w:val="num" w:pos="0"/>
        </w:tabs>
        <w:ind w:left="2212" w:hanging="1080"/>
      </w:pPr>
    </w:lvl>
    <w:lvl w:ilvl="5">
      <w:start w:val="1"/>
      <w:numFmt w:val="decimal"/>
      <w:lvlText w:val="%1.%2.%3.%4.%5.%6."/>
      <w:lvlJc w:val="left"/>
      <w:pPr>
        <w:tabs>
          <w:tab w:val="num" w:pos="0"/>
        </w:tabs>
        <w:ind w:left="2495" w:hanging="1080"/>
      </w:pPr>
    </w:lvl>
    <w:lvl w:ilvl="6">
      <w:start w:val="1"/>
      <w:numFmt w:val="decimal"/>
      <w:lvlText w:val="%1.%2.%3.%4.%5.%6.%7."/>
      <w:lvlJc w:val="left"/>
      <w:pPr>
        <w:tabs>
          <w:tab w:val="num" w:pos="0"/>
        </w:tabs>
        <w:ind w:left="3138" w:hanging="1440"/>
      </w:pPr>
    </w:lvl>
    <w:lvl w:ilvl="7">
      <w:start w:val="1"/>
      <w:numFmt w:val="decimal"/>
      <w:lvlText w:val="%1.%2.%3.%4.%5.%6.%7.%8."/>
      <w:lvlJc w:val="left"/>
      <w:pPr>
        <w:tabs>
          <w:tab w:val="num" w:pos="0"/>
        </w:tabs>
        <w:ind w:left="3421" w:hanging="1440"/>
      </w:pPr>
    </w:lvl>
    <w:lvl w:ilvl="8">
      <w:start w:val="1"/>
      <w:numFmt w:val="decimal"/>
      <w:lvlText w:val="%1.%2.%3.%4.%5.%6.%7.%8.%9."/>
      <w:lvlJc w:val="left"/>
      <w:pPr>
        <w:tabs>
          <w:tab w:val="num" w:pos="0"/>
        </w:tabs>
        <w:ind w:left="4064" w:hanging="1800"/>
      </w:pPr>
    </w:lvl>
  </w:abstractNum>
  <w:abstractNum w:abstractNumId="9" w15:restartNumberingAfterBreak="0">
    <w:nsid w:val="53664429"/>
    <w:multiLevelType w:val="multilevel"/>
    <w:tmpl w:val="2D58F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323582"/>
    <w:multiLevelType w:val="multilevel"/>
    <w:tmpl w:val="280A8D8E"/>
    <w:lvl w:ilvl="0">
      <w:start w:val="4"/>
      <w:numFmt w:val="decimal"/>
      <w:lvlText w:val="%1."/>
      <w:lvlJc w:val="left"/>
      <w:pPr>
        <w:ind w:left="450" w:hanging="450"/>
      </w:pPr>
      <w:rPr>
        <w:rFonts w:hint="default"/>
        <w:color w:val="auto"/>
      </w:rPr>
    </w:lvl>
    <w:lvl w:ilvl="1">
      <w:start w:val="1"/>
      <w:numFmt w:val="decimal"/>
      <w:lvlText w:val="%1.%2."/>
      <w:lvlJc w:val="left"/>
      <w:pPr>
        <w:ind w:left="1003" w:hanging="720"/>
      </w:pPr>
      <w:rPr>
        <w:rFonts w:hint="default"/>
        <w:color w:val="auto"/>
      </w:rPr>
    </w:lvl>
    <w:lvl w:ilvl="2">
      <w:start w:val="1"/>
      <w:numFmt w:val="decimal"/>
      <w:lvlText w:val="%1.%2.%3."/>
      <w:lvlJc w:val="left"/>
      <w:pPr>
        <w:ind w:left="1286" w:hanging="720"/>
      </w:pPr>
      <w:rPr>
        <w:rFonts w:hint="default"/>
        <w:color w:val="auto"/>
      </w:rPr>
    </w:lvl>
    <w:lvl w:ilvl="3">
      <w:start w:val="1"/>
      <w:numFmt w:val="decimal"/>
      <w:lvlText w:val="%1.%2.%3.%4."/>
      <w:lvlJc w:val="left"/>
      <w:pPr>
        <w:ind w:left="1929" w:hanging="1080"/>
      </w:pPr>
      <w:rPr>
        <w:rFonts w:hint="default"/>
        <w:color w:val="auto"/>
      </w:rPr>
    </w:lvl>
    <w:lvl w:ilvl="4">
      <w:start w:val="1"/>
      <w:numFmt w:val="decimal"/>
      <w:lvlText w:val="%1.%2.%3.%4.%5."/>
      <w:lvlJc w:val="left"/>
      <w:pPr>
        <w:ind w:left="2212" w:hanging="1080"/>
      </w:pPr>
      <w:rPr>
        <w:rFonts w:hint="default"/>
        <w:color w:val="auto"/>
      </w:rPr>
    </w:lvl>
    <w:lvl w:ilvl="5">
      <w:start w:val="1"/>
      <w:numFmt w:val="decimal"/>
      <w:lvlText w:val="%1.%2.%3.%4.%5.%6."/>
      <w:lvlJc w:val="left"/>
      <w:pPr>
        <w:ind w:left="2855" w:hanging="1440"/>
      </w:pPr>
      <w:rPr>
        <w:rFonts w:hint="default"/>
        <w:color w:val="auto"/>
      </w:rPr>
    </w:lvl>
    <w:lvl w:ilvl="6">
      <w:start w:val="1"/>
      <w:numFmt w:val="decimal"/>
      <w:lvlText w:val="%1.%2.%3.%4.%5.%6.%7."/>
      <w:lvlJc w:val="left"/>
      <w:pPr>
        <w:ind w:left="3498" w:hanging="1800"/>
      </w:pPr>
      <w:rPr>
        <w:rFonts w:hint="default"/>
        <w:color w:val="auto"/>
      </w:rPr>
    </w:lvl>
    <w:lvl w:ilvl="7">
      <w:start w:val="1"/>
      <w:numFmt w:val="decimal"/>
      <w:lvlText w:val="%1.%2.%3.%4.%5.%6.%7.%8."/>
      <w:lvlJc w:val="left"/>
      <w:pPr>
        <w:ind w:left="3781" w:hanging="1800"/>
      </w:pPr>
      <w:rPr>
        <w:rFonts w:hint="default"/>
        <w:color w:val="auto"/>
      </w:rPr>
    </w:lvl>
    <w:lvl w:ilvl="8">
      <w:start w:val="1"/>
      <w:numFmt w:val="decimal"/>
      <w:lvlText w:val="%1.%2.%3.%4.%5.%6.%7.%8.%9."/>
      <w:lvlJc w:val="left"/>
      <w:pPr>
        <w:ind w:left="4424" w:hanging="2160"/>
      </w:pPr>
      <w:rPr>
        <w:rFonts w:hint="default"/>
        <w:color w:val="auto"/>
      </w:rPr>
    </w:lvl>
  </w:abstractNum>
  <w:abstractNum w:abstractNumId="11" w15:restartNumberingAfterBreak="0">
    <w:nsid w:val="5838275C"/>
    <w:multiLevelType w:val="multilevel"/>
    <w:tmpl w:val="280A8D8E"/>
    <w:lvl w:ilvl="0">
      <w:start w:val="5"/>
      <w:numFmt w:val="decimal"/>
      <w:lvlText w:val="%1."/>
      <w:lvlJc w:val="left"/>
      <w:pPr>
        <w:ind w:left="450" w:hanging="45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12" w15:restartNumberingAfterBreak="0">
    <w:nsid w:val="59F016B4"/>
    <w:multiLevelType w:val="multilevel"/>
    <w:tmpl w:val="280A8D8E"/>
    <w:lvl w:ilvl="0">
      <w:start w:val="5"/>
      <w:numFmt w:val="decimal"/>
      <w:lvlText w:val="%1."/>
      <w:lvlJc w:val="left"/>
      <w:pPr>
        <w:ind w:left="450" w:hanging="45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13" w15:restartNumberingAfterBreak="0">
    <w:nsid w:val="62FF0E1C"/>
    <w:multiLevelType w:val="multilevel"/>
    <w:tmpl w:val="ED06AA36"/>
    <w:lvl w:ilvl="0">
      <w:start w:val="2"/>
      <w:numFmt w:val="decimal"/>
      <w:lvlText w:val="%1."/>
      <w:lvlJc w:val="left"/>
      <w:pPr>
        <w:tabs>
          <w:tab w:val="num" w:pos="0"/>
        </w:tabs>
        <w:ind w:left="540" w:hanging="540"/>
      </w:pPr>
    </w:lvl>
    <w:lvl w:ilvl="1">
      <w:start w:val="2"/>
      <w:numFmt w:val="decimal"/>
      <w:lvlText w:val="%1.%2."/>
      <w:lvlJc w:val="left"/>
      <w:pPr>
        <w:tabs>
          <w:tab w:val="num" w:pos="0"/>
        </w:tabs>
        <w:ind w:left="823" w:hanging="540"/>
      </w:pPr>
    </w:lvl>
    <w:lvl w:ilvl="2">
      <w:start w:val="3"/>
      <w:numFmt w:val="decimal"/>
      <w:lvlText w:val="%1.%2.%3."/>
      <w:lvlJc w:val="left"/>
      <w:pPr>
        <w:tabs>
          <w:tab w:val="num" w:pos="0"/>
        </w:tabs>
        <w:ind w:left="1286" w:hanging="720"/>
      </w:pPr>
    </w:lvl>
    <w:lvl w:ilvl="3">
      <w:start w:val="1"/>
      <w:numFmt w:val="decimal"/>
      <w:lvlText w:val="%1.%2.%3.%4."/>
      <w:lvlJc w:val="left"/>
      <w:pPr>
        <w:tabs>
          <w:tab w:val="num" w:pos="0"/>
        </w:tabs>
        <w:ind w:left="1569" w:hanging="720"/>
      </w:pPr>
    </w:lvl>
    <w:lvl w:ilvl="4">
      <w:start w:val="1"/>
      <w:numFmt w:val="decimal"/>
      <w:lvlText w:val="%1.%2.%3.%4.%5."/>
      <w:lvlJc w:val="left"/>
      <w:pPr>
        <w:tabs>
          <w:tab w:val="num" w:pos="0"/>
        </w:tabs>
        <w:ind w:left="2212" w:hanging="1080"/>
      </w:pPr>
    </w:lvl>
    <w:lvl w:ilvl="5">
      <w:start w:val="1"/>
      <w:numFmt w:val="decimal"/>
      <w:lvlText w:val="%1.%2.%3.%4.%5.%6."/>
      <w:lvlJc w:val="left"/>
      <w:pPr>
        <w:tabs>
          <w:tab w:val="num" w:pos="0"/>
        </w:tabs>
        <w:ind w:left="2495" w:hanging="1080"/>
      </w:pPr>
    </w:lvl>
    <w:lvl w:ilvl="6">
      <w:start w:val="1"/>
      <w:numFmt w:val="decimal"/>
      <w:lvlText w:val="%1.%2.%3.%4.%5.%6.%7."/>
      <w:lvlJc w:val="left"/>
      <w:pPr>
        <w:tabs>
          <w:tab w:val="num" w:pos="0"/>
        </w:tabs>
        <w:ind w:left="3138" w:hanging="1440"/>
      </w:pPr>
    </w:lvl>
    <w:lvl w:ilvl="7">
      <w:start w:val="1"/>
      <w:numFmt w:val="decimal"/>
      <w:lvlText w:val="%1.%2.%3.%4.%5.%6.%7.%8."/>
      <w:lvlJc w:val="left"/>
      <w:pPr>
        <w:tabs>
          <w:tab w:val="num" w:pos="0"/>
        </w:tabs>
        <w:ind w:left="3421" w:hanging="1440"/>
      </w:pPr>
    </w:lvl>
    <w:lvl w:ilvl="8">
      <w:start w:val="1"/>
      <w:numFmt w:val="decimal"/>
      <w:lvlText w:val="%1.%2.%3.%4.%5.%6.%7.%8.%9."/>
      <w:lvlJc w:val="left"/>
      <w:pPr>
        <w:tabs>
          <w:tab w:val="num" w:pos="0"/>
        </w:tabs>
        <w:ind w:left="4064" w:hanging="1800"/>
      </w:pPr>
    </w:lvl>
  </w:abstractNum>
  <w:abstractNum w:abstractNumId="14" w15:restartNumberingAfterBreak="0">
    <w:nsid w:val="6ACF5CD8"/>
    <w:multiLevelType w:val="multilevel"/>
    <w:tmpl w:val="280A8D8E"/>
    <w:lvl w:ilvl="0">
      <w:start w:val="4"/>
      <w:numFmt w:val="decimal"/>
      <w:lvlText w:val="%1."/>
      <w:lvlJc w:val="left"/>
      <w:pPr>
        <w:ind w:left="450" w:hanging="450"/>
      </w:pPr>
      <w:rPr>
        <w:rFonts w:hint="default"/>
        <w:color w:val="auto"/>
      </w:rPr>
    </w:lvl>
    <w:lvl w:ilvl="1">
      <w:start w:val="1"/>
      <w:numFmt w:val="decimal"/>
      <w:lvlText w:val="%1.%2."/>
      <w:lvlJc w:val="left"/>
      <w:pPr>
        <w:ind w:left="1003" w:hanging="720"/>
      </w:pPr>
      <w:rPr>
        <w:rFonts w:hint="default"/>
        <w:color w:val="auto"/>
      </w:rPr>
    </w:lvl>
    <w:lvl w:ilvl="2">
      <w:start w:val="1"/>
      <w:numFmt w:val="decimal"/>
      <w:lvlText w:val="%1.%2.%3."/>
      <w:lvlJc w:val="left"/>
      <w:pPr>
        <w:ind w:left="1286" w:hanging="720"/>
      </w:pPr>
      <w:rPr>
        <w:rFonts w:hint="default"/>
        <w:color w:val="auto"/>
      </w:rPr>
    </w:lvl>
    <w:lvl w:ilvl="3">
      <w:start w:val="1"/>
      <w:numFmt w:val="decimal"/>
      <w:lvlText w:val="%1.%2.%3.%4."/>
      <w:lvlJc w:val="left"/>
      <w:pPr>
        <w:ind w:left="1929" w:hanging="1080"/>
      </w:pPr>
      <w:rPr>
        <w:rFonts w:hint="default"/>
        <w:color w:val="auto"/>
      </w:rPr>
    </w:lvl>
    <w:lvl w:ilvl="4">
      <w:start w:val="1"/>
      <w:numFmt w:val="decimal"/>
      <w:lvlText w:val="%1.%2.%3.%4.%5."/>
      <w:lvlJc w:val="left"/>
      <w:pPr>
        <w:ind w:left="2212" w:hanging="1080"/>
      </w:pPr>
      <w:rPr>
        <w:rFonts w:hint="default"/>
        <w:color w:val="auto"/>
      </w:rPr>
    </w:lvl>
    <w:lvl w:ilvl="5">
      <w:start w:val="1"/>
      <w:numFmt w:val="decimal"/>
      <w:lvlText w:val="%1.%2.%3.%4.%5.%6."/>
      <w:lvlJc w:val="left"/>
      <w:pPr>
        <w:ind w:left="2855" w:hanging="1440"/>
      </w:pPr>
      <w:rPr>
        <w:rFonts w:hint="default"/>
        <w:color w:val="auto"/>
      </w:rPr>
    </w:lvl>
    <w:lvl w:ilvl="6">
      <w:start w:val="1"/>
      <w:numFmt w:val="decimal"/>
      <w:lvlText w:val="%1.%2.%3.%4.%5.%6.%7."/>
      <w:lvlJc w:val="left"/>
      <w:pPr>
        <w:ind w:left="3498" w:hanging="1800"/>
      </w:pPr>
      <w:rPr>
        <w:rFonts w:hint="default"/>
        <w:color w:val="auto"/>
      </w:rPr>
    </w:lvl>
    <w:lvl w:ilvl="7">
      <w:start w:val="1"/>
      <w:numFmt w:val="decimal"/>
      <w:lvlText w:val="%1.%2.%3.%4.%5.%6.%7.%8."/>
      <w:lvlJc w:val="left"/>
      <w:pPr>
        <w:ind w:left="3781" w:hanging="1800"/>
      </w:pPr>
      <w:rPr>
        <w:rFonts w:hint="default"/>
        <w:color w:val="auto"/>
      </w:rPr>
    </w:lvl>
    <w:lvl w:ilvl="8">
      <w:start w:val="1"/>
      <w:numFmt w:val="decimal"/>
      <w:lvlText w:val="%1.%2.%3.%4.%5.%6.%7.%8.%9."/>
      <w:lvlJc w:val="left"/>
      <w:pPr>
        <w:ind w:left="4424" w:hanging="2160"/>
      </w:pPr>
      <w:rPr>
        <w:rFonts w:hint="default"/>
        <w:color w:val="auto"/>
      </w:rPr>
    </w:lvl>
  </w:abstractNum>
  <w:abstractNum w:abstractNumId="15" w15:restartNumberingAfterBreak="0">
    <w:nsid w:val="769F74D6"/>
    <w:multiLevelType w:val="multilevel"/>
    <w:tmpl w:val="280A8D8E"/>
    <w:lvl w:ilvl="0">
      <w:start w:val="4"/>
      <w:numFmt w:val="decimal"/>
      <w:lvlText w:val="%1."/>
      <w:lvlJc w:val="left"/>
      <w:pPr>
        <w:ind w:left="450" w:hanging="450"/>
      </w:pPr>
      <w:rPr>
        <w:rFonts w:hint="default"/>
        <w:color w:val="auto"/>
      </w:rPr>
    </w:lvl>
    <w:lvl w:ilvl="1">
      <w:start w:val="1"/>
      <w:numFmt w:val="decimal"/>
      <w:lvlText w:val="%1.%2."/>
      <w:lvlJc w:val="left"/>
      <w:pPr>
        <w:ind w:left="1003" w:hanging="720"/>
      </w:pPr>
      <w:rPr>
        <w:rFonts w:hint="default"/>
        <w:color w:val="auto"/>
      </w:rPr>
    </w:lvl>
    <w:lvl w:ilvl="2">
      <w:start w:val="1"/>
      <w:numFmt w:val="decimal"/>
      <w:lvlText w:val="%1.%2.%3."/>
      <w:lvlJc w:val="left"/>
      <w:pPr>
        <w:ind w:left="1286" w:hanging="720"/>
      </w:pPr>
      <w:rPr>
        <w:rFonts w:hint="default"/>
        <w:color w:val="auto"/>
      </w:rPr>
    </w:lvl>
    <w:lvl w:ilvl="3">
      <w:start w:val="1"/>
      <w:numFmt w:val="decimal"/>
      <w:lvlText w:val="%1.%2.%3.%4."/>
      <w:lvlJc w:val="left"/>
      <w:pPr>
        <w:ind w:left="1929" w:hanging="1080"/>
      </w:pPr>
      <w:rPr>
        <w:rFonts w:hint="default"/>
        <w:color w:val="auto"/>
      </w:rPr>
    </w:lvl>
    <w:lvl w:ilvl="4">
      <w:start w:val="1"/>
      <w:numFmt w:val="decimal"/>
      <w:lvlText w:val="%1.%2.%3.%4.%5."/>
      <w:lvlJc w:val="left"/>
      <w:pPr>
        <w:ind w:left="2212" w:hanging="1080"/>
      </w:pPr>
      <w:rPr>
        <w:rFonts w:hint="default"/>
        <w:color w:val="auto"/>
      </w:rPr>
    </w:lvl>
    <w:lvl w:ilvl="5">
      <w:start w:val="1"/>
      <w:numFmt w:val="decimal"/>
      <w:lvlText w:val="%1.%2.%3.%4.%5.%6."/>
      <w:lvlJc w:val="left"/>
      <w:pPr>
        <w:ind w:left="2855" w:hanging="1440"/>
      </w:pPr>
      <w:rPr>
        <w:rFonts w:hint="default"/>
        <w:color w:val="auto"/>
      </w:rPr>
    </w:lvl>
    <w:lvl w:ilvl="6">
      <w:start w:val="1"/>
      <w:numFmt w:val="decimal"/>
      <w:lvlText w:val="%1.%2.%3.%4.%5.%6.%7."/>
      <w:lvlJc w:val="left"/>
      <w:pPr>
        <w:ind w:left="3498" w:hanging="1800"/>
      </w:pPr>
      <w:rPr>
        <w:rFonts w:hint="default"/>
        <w:color w:val="auto"/>
      </w:rPr>
    </w:lvl>
    <w:lvl w:ilvl="7">
      <w:start w:val="1"/>
      <w:numFmt w:val="decimal"/>
      <w:lvlText w:val="%1.%2.%3.%4.%5.%6.%7.%8."/>
      <w:lvlJc w:val="left"/>
      <w:pPr>
        <w:ind w:left="3781" w:hanging="1800"/>
      </w:pPr>
      <w:rPr>
        <w:rFonts w:hint="default"/>
        <w:color w:val="auto"/>
      </w:rPr>
    </w:lvl>
    <w:lvl w:ilvl="8">
      <w:start w:val="1"/>
      <w:numFmt w:val="decimal"/>
      <w:lvlText w:val="%1.%2.%3.%4.%5.%6.%7.%8.%9."/>
      <w:lvlJc w:val="left"/>
      <w:pPr>
        <w:ind w:left="4424" w:hanging="2160"/>
      </w:pPr>
      <w:rPr>
        <w:rFonts w:hint="default"/>
        <w:color w:val="auto"/>
      </w:rPr>
    </w:lvl>
  </w:abstractNum>
  <w:abstractNum w:abstractNumId="16" w15:restartNumberingAfterBreak="0">
    <w:nsid w:val="7BFC4183"/>
    <w:multiLevelType w:val="multilevel"/>
    <w:tmpl w:val="F9E68FB4"/>
    <w:lvl w:ilvl="0">
      <w:start w:val="6"/>
      <w:numFmt w:val="decimal"/>
      <w:lvlText w:val="%1"/>
      <w:lvlJc w:val="left"/>
      <w:pPr>
        <w:ind w:left="375" w:hanging="375"/>
      </w:pPr>
      <w:rPr>
        <w:rFonts w:hint="default"/>
      </w:rPr>
    </w:lvl>
    <w:lvl w:ilvl="1">
      <w:start w:val="2"/>
      <w:numFmt w:val="decimal"/>
      <w:lvlText w:val="%1.%2"/>
      <w:lvlJc w:val="left"/>
      <w:pPr>
        <w:ind w:left="658" w:hanging="375"/>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17" w15:restartNumberingAfterBreak="0">
    <w:nsid w:val="7F1A4B52"/>
    <w:multiLevelType w:val="multilevel"/>
    <w:tmpl w:val="9178261C"/>
    <w:lvl w:ilvl="0">
      <w:start w:val="1"/>
      <w:numFmt w:val="decimal"/>
      <w:pStyle w:val="Ttulo1"/>
      <w:lvlText w:val="%1"/>
      <w:lvlJc w:val="left"/>
      <w:pPr>
        <w:tabs>
          <w:tab w:val="num" w:pos="0"/>
        </w:tabs>
        <w:ind w:left="2984" w:hanging="432"/>
      </w:pPr>
    </w:lvl>
    <w:lvl w:ilvl="1">
      <w:start w:val="1"/>
      <w:numFmt w:val="decimal"/>
      <w:pStyle w:val="Ttulo2"/>
      <w:lvlText w:val="%1.%2"/>
      <w:lvlJc w:val="left"/>
      <w:pPr>
        <w:tabs>
          <w:tab w:val="num" w:pos="0"/>
        </w:tabs>
        <w:ind w:left="576" w:hanging="576"/>
      </w:pPr>
    </w:lvl>
    <w:lvl w:ilvl="2">
      <w:start w:val="1"/>
      <w:numFmt w:val="decimal"/>
      <w:pStyle w:val="Ttulo3"/>
      <w:lvlText w:val="%1.%2.%3"/>
      <w:lvlJc w:val="left"/>
      <w:pPr>
        <w:tabs>
          <w:tab w:val="num" w:pos="0"/>
        </w:tabs>
        <w:ind w:left="1287" w:hanging="720"/>
      </w:pPr>
    </w:lvl>
    <w:lvl w:ilvl="3">
      <w:start w:val="1"/>
      <w:numFmt w:val="decimal"/>
      <w:pStyle w:val="Ttulo4"/>
      <w:lvlText w:val="%1.%2.%3.%4"/>
      <w:lvlJc w:val="left"/>
      <w:pPr>
        <w:tabs>
          <w:tab w:val="num" w:pos="0"/>
        </w:tabs>
        <w:ind w:left="864" w:hanging="864"/>
      </w:pPr>
    </w:lvl>
    <w:lvl w:ilvl="4">
      <w:start w:val="1"/>
      <w:numFmt w:val="decimal"/>
      <w:pStyle w:val="Ttulo5"/>
      <w:lvlText w:val="%1.%2.%3.%4.%5"/>
      <w:lvlJc w:val="left"/>
      <w:pPr>
        <w:tabs>
          <w:tab w:val="num" w:pos="0"/>
        </w:tabs>
        <w:ind w:left="1008" w:hanging="1008"/>
      </w:pPr>
    </w:lvl>
    <w:lvl w:ilvl="5">
      <w:start w:val="1"/>
      <w:numFmt w:val="decimal"/>
      <w:pStyle w:val="Ttulo6"/>
      <w:lvlText w:val="%1.%2.%3.%4.%5.%6"/>
      <w:lvlJc w:val="left"/>
      <w:pPr>
        <w:tabs>
          <w:tab w:val="num" w:pos="0"/>
        </w:tabs>
        <w:ind w:left="1152" w:hanging="1152"/>
      </w:pPr>
    </w:lvl>
    <w:lvl w:ilvl="6">
      <w:start w:val="1"/>
      <w:numFmt w:val="decimal"/>
      <w:pStyle w:val="Ttulo7"/>
      <w:lvlText w:val="%1.%2.%3.%4.%5.%6.%7"/>
      <w:lvlJc w:val="left"/>
      <w:pPr>
        <w:tabs>
          <w:tab w:val="num" w:pos="0"/>
        </w:tabs>
        <w:ind w:left="1296" w:hanging="1296"/>
      </w:pPr>
    </w:lvl>
    <w:lvl w:ilvl="7">
      <w:start w:val="1"/>
      <w:numFmt w:val="decimal"/>
      <w:pStyle w:val="Ttulo8"/>
      <w:lvlText w:val="%1.%2.%3.%4.%5.%6.%7.%8"/>
      <w:lvlJc w:val="left"/>
      <w:pPr>
        <w:tabs>
          <w:tab w:val="num" w:pos="0"/>
        </w:tabs>
        <w:ind w:left="1440" w:hanging="1440"/>
      </w:pPr>
    </w:lvl>
    <w:lvl w:ilvl="8">
      <w:start w:val="1"/>
      <w:numFmt w:val="upperLetter"/>
      <w:pStyle w:val="Ttulo9"/>
      <w:lvlText w:val="Anexo %9: "/>
      <w:lvlJc w:val="left"/>
      <w:pPr>
        <w:tabs>
          <w:tab w:val="num" w:pos="0"/>
        </w:tabs>
        <w:ind w:left="1584" w:hanging="1584"/>
      </w:pPr>
    </w:lvl>
  </w:abstractNum>
  <w:num w:numId="1" w16cid:durableId="1332417055">
    <w:abstractNumId w:val="17"/>
  </w:num>
  <w:num w:numId="2" w16cid:durableId="1111586675">
    <w:abstractNumId w:val="6"/>
  </w:num>
  <w:num w:numId="3" w16cid:durableId="1718778980">
    <w:abstractNumId w:val="13"/>
  </w:num>
  <w:num w:numId="4" w16cid:durableId="1237592332">
    <w:abstractNumId w:val="8"/>
  </w:num>
  <w:num w:numId="5" w16cid:durableId="2136172475">
    <w:abstractNumId w:val="15"/>
  </w:num>
  <w:num w:numId="6" w16cid:durableId="512037261">
    <w:abstractNumId w:val="2"/>
  </w:num>
  <w:num w:numId="7" w16cid:durableId="1539244619">
    <w:abstractNumId w:val="5"/>
  </w:num>
  <w:num w:numId="8" w16cid:durableId="1288581194">
    <w:abstractNumId w:val="17"/>
  </w:num>
  <w:num w:numId="9" w16cid:durableId="131102286">
    <w:abstractNumId w:val="10"/>
  </w:num>
  <w:num w:numId="10" w16cid:durableId="431364867">
    <w:abstractNumId w:val="14"/>
  </w:num>
  <w:num w:numId="11" w16cid:durableId="1440030883">
    <w:abstractNumId w:val="1"/>
  </w:num>
  <w:num w:numId="12" w16cid:durableId="2049598914">
    <w:abstractNumId w:val="3"/>
  </w:num>
  <w:num w:numId="13" w16cid:durableId="860825908">
    <w:abstractNumId w:val="16"/>
  </w:num>
  <w:num w:numId="14" w16cid:durableId="1011182883">
    <w:abstractNumId w:val="11"/>
  </w:num>
  <w:num w:numId="15" w16cid:durableId="2043313971">
    <w:abstractNumId w:val="9"/>
  </w:num>
  <w:num w:numId="16" w16cid:durableId="2049140332">
    <w:abstractNumId w:val="0"/>
  </w:num>
  <w:num w:numId="17" w16cid:durableId="482819564">
    <w:abstractNumId w:val="12"/>
  </w:num>
  <w:num w:numId="18" w16cid:durableId="128137548">
    <w:abstractNumId w:val="7"/>
  </w:num>
  <w:num w:numId="19" w16cid:durableId="7302719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09"/>
  <w:autoHyphenation/>
  <w:hyphenationZone w:val="425"/>
  <w:evenAndOddHeaders/>
  <w:characterSpacingControl w:val="doNotCompress"/>
  <w:hdrShapeDefaults>
    <o:shapedefaults v:ext="edit" spidmax="2068"/>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B20BA"/>
    <w:rsid w:val="00013437"/>
    <w:rsid w:val="00063497"/>
    <w:rsid w:val="000650E4"/>
    <w:rsid w:val="00067188"/>
    <w:rsid w:val="000A0BC6"/>
    <w:rsid w:val="000C480F"/>
    <w:rsid w:val="000C5C59"/>
    <w:rsid w:val="000E1226"/>
    <w:rsid w:val="000F7C42"/>
    <w:rsid w:val="00110233"/>
    <w:rsid w:val="00110294"/>
    <w:rsid w:val="00115033"/>
    <w:rsid w:val="00115EDD"/>
    <w:rsid w:val="00116B6F"/>
    <w:rsid w:val="00160E46"/>
    <w:rsid w:val="00160F6D"/>
    <w:rsid w:val="00190FCD"/>
    <w:rsid w:val="00195960"/>
    <w:rsid w:val="001C1D30"/>
    <w:rsid w:val="001C37DC"/>
    <w:rsid w:val="001D00F0"/>
    <w:rsid w:val="001E500E"/>
    <w:rsid w:val="001E5E86"/>
    <w:rsid w:val="001F5912"/>
    <w:rsid w:val="00204286"/>
    <w:rsid w:val="002075CD"/>
    <w:rsid w:val="002110E4"/>
    <w:rsid w:val="0021205F"/>
    <w:rsid w:val="00235B99"/>
    <w:rsid w:val="002777DE"/>
    <w:rsid w:val="00291331"/>
    <w:rsid w:val="002A3A66"/>
    <w:rsid w:val="002A3D4C"/>
    <w:rsid w:val="002E22E7"/>
    <w:rsid w:val="002F05BA"/>
    <w:rsid w:val="003115A6"/>
    <w:rsid w:val="00337A01"/>
    <w:rsid w:val="003413A0"/>
    <w:rsid w:val="003539A5"/>
    <w:rsid w:val="00361114"/>
    <w:rsid w:val="003615EE"/>
    <w:rsid w:val="00384D5C"/>
    <w:rsid w:val="00391CFD"/>
    <w:rsid w:val="003A3985"/>
    <w:rsid w:val="003B4D5F"/>
    <w:rsid w:val="003E6CD4"/>
    <w:rsid w:val="0040738A"/>
    <w:rsid w:val="004354A7"/>
    <w:rsid w:val="00437809"/>
    <w:rsid w:val="0044318A"/>
    <w:rsid w:val="0044579F"/>
    <w:rsid w:val="00461A9A"/>
    <w:rsid w:val="00463F4D"/>
    <w:rsid w:val="00487B40"/>
    <w:rsid w:val="004917E4"/>
    <w:rsid w:val="004943D0"/>
    <w:rsid w:val="00497F5B"/>
    <w:rsid w:val="004C2CE1"/>
    <w:rsid w:val="004E061D"/>
    <w:rsid w:val="004E10CD"/>
    <w:rsid w:val="005209D3"/>
    <w:rsid w:val="00522980"/>
    <w:rsid w:val="00530054"/>
    <w:rsid w:val="005436BF"/>
    <w:rsid w:val="00544A74"/>
    <w:rsid w:val="00547457"/>
    <w:rsid w:val="00552712"/>
    <w:rsid w:val="00555414"/>
    <w:rsid w:val="0056524B"/>
    <w:rsid w:val="00583902"/>
    <w:rsid w:val="005A7BB1"/>
    <w:rsid w:val="005B3D63"/>
    <w:rsid w:val="005C3AFF"/>
    <w:rsid w:val="005D3CA0"/>
    <w:rsid w:val="005D47DE"/>
    <w:rsid w:val="00601944"/>
    <w:rsid w:val="00605A66"/>
    <w:rsid w:val="0060772F"/>
    <w:rsid w:val="006400A5"/>
    <w:rsid w:val="00640478"/>
    <w:rsid w:val="00646B64"/>
    <w:rsid w:val="0064798C"/>
    <w:rsid w:val="00674B1B"/>
    <w:rsid w:val="00694C4B"/>
    <w:rsid w:val="0069761B"/>
    <w:rsid w:val="006A05BF"/>
    <w:rsid w:val="006A1B2D"/>
    <w:rsid w:val="006A60C5"/>
    <w:rsid w:val="006C65F8"/>
    <w:rsid w:val="006D3303"/>
    <w:rsid w:val="006D5D09"/>
    <w:rsid w:val="006E02B1"/>
    <w:rsid w:val="006E21A3"/>
    <w:rsid w:val="00710D6C"/>
    <w:rsid w:val="00736F33"/>
    <w:rsid w:val="007417B5"/>
    <w:rsid w:val="00777DF3"/>
    <w:rsid w:val="007B20BA"/>
    <w:rsid w:val="007E64EC"/>
    <w:rsid w:val="007F09EA"/>
    <w:rsid w:val="00813F7C"/>
    <w:rsid w:val="00841680"/>
    <w:rsid w:val="008429AE"/>
    <w:rsid w:val="008454B1"/>
    <w:rsid w:val="008523BB"/>
    <w:rsid w:val="00871654"/>
    <w:rsid w:val="008A1279"/>
    <w:rsid w:val="008B149E"/>
    <w:rsid w:val="008B78EE"/>
    <w:rsid w:val="008C1A16"/>
    <w:rsid w:val="009171D6"/>
    <w:rsid w:val="00924B58"/>
    <w:rsid w:val="009423E7"/>
    <w:rsid w:val="00957E55"/>
    <w:rsid w:val="009903A6"/>
    <w:rsid w:val="009B1B96"/>
    <w:rsid w:val="009C33C1"/>
    <w:rsid w:val="009D5945"/>
    <w:rsid w:val="009E685A"/>
    <w:rsid w:val="009F1732"/>
    <w:rsid w:val="009F3B92"/>
    <w:rsid w:val="00A0767B"/>
    <w:rsid w:val="00A15030"/>
    <w:rsid w:val="00A238DA"/>
    <w:rsid w:val="00A36EF3"/>
    <w:rsid w:val="00A476FB"/>
    <w:rsid w:val="00A97383"/>
    <w:rsid w:val="00AA7425"/>
    <w:rsid w:val="00AA7F90"/>
    <w:rsid w:val="00AB67B9"/>
    <w:rsid w:val="00AD63D6"/>
    <w:rsid w:val="00AE069E"/>
    <w:rsid w:val="00AE0B9E"/>
    <w:rsid w:val="00AF0382"/>
    <w:rsid w:val="00AF455B"/>
    <w:rsid w:val="00AF7645"/>
    <w:rsid w:val="00B177F5"/>
    <w:rsid w:val="00B23A92"/>
    <w:rsid w:val="00B27D75"/>
    <w:rsid w:val="00B36482"/>
    <w:rsid w:val="00B45290"/>
    <w:rsid w:val="00B608BB"/>
    <w:rsid w:val="00B62D02"/>
    <w:rsid w:val="00B92607"/>
    <w:rsid w:val="00BC2A8B"/>
    <w:rsid w:val="00BE447F"/>
    <w:rsid w:val="00BF13EE"/>
    <w:rsid w:val="00BF1F16"/>
    <w:rsid w:val="00BF5E7C"/>
    <w:rsid w:val="00C13E93"/>
    <w:rsid w:val="00C15C73"/>
    <w:rsid w:val="00C15D71"/>
    <w:rsid w:val="00C37103"/>
    <w:rsid w:val="00C40CF0"/>
    <w:rsid w:val="00C7382E"/>
    <w:rsid w:val="00C84FA8"/>
    <w:rsid w:val="00CB3DB6"/>
    <w:rsid w:val="00CD69FC"/>
    <w:rsid w:val="00CE3B88"/>
    <w:rsid w:val="00CF1C14"/>
    <w:rsid w:val="00D02064"/>
    <w:rsid w:val="00D07AB8"/>
    <w:rsid w:val="00D12633"/>
    <w:rsid w:val="00D238F6"/>
    <w:rsid w:val="00D27C17"/>
    <w:rsid w:val="00D40BAD"/>
    <w:rsid w:val="00D44D2D"/>
    <w:rsid w:val="00D47519"/>
    <w:rsid w:val="00D71163"/>
    <w:rsid w:val="00DA3305"/>
    <w:rsid w:val="00DB04AC"/>
    <w:rsid w:val="00DD325A"/>
    <w:rsid w:val="00DE0D26"/>
    <w:rsid w:val="00DE378A"/>
    <w:rsid w:val="00E04B84"/>
    <w:rsid w:val="00E05EC1"/>
    <w:rsid w:val="00E4564E"/>
    <w:rsid w:val="00E57187"/>
    <w:rsid w:val="00E77B0B"/>
    <w:rsid w:val="00E90F85"/>
    <w:rsid w:val="00EA0C03"/>
    <w:rsid w:val="00EC14C9"/>
    <w:rsid w:val="00EC40BC"/>
    <w:rsid w:val="00EF37B5"/>
    <w:rsid w:val="00F028E4"/>
    <w:rsid w:val="00F04940"/>
    <w:rsid w:val="00F14C14"/>
    <w:rsid w:val="00F44912"/>
    <w:rsid w:val="00F50562"/>
    <w:rsid w:val="00F570D7"/>
    <w:rsid w:val="00F600ED"/>
    <w:rsid w:val="00F85E0E"/>
    <w:rsid w:val="00F8695F"/>
    <w:rsid w:val="00F90FEB"/>
    <w:rsid w:val="00F93D8B"/>
    <w:rsid w:val="00F9797D"/>
    <w:rsid w:val="00FA6C43"/>
    <w:rsid w:val="00FB123C"/>
    <w:rsid w:val="00FB7113"/>
    <w:rsid w:val="00FC0B4A"/>
    <w:rsid w:val="00FD4A4C"/>
    <w:rsid w:val="00FE659E"/>
    <w:rsid w:val="00FF5613"/>
    <w:rsid w:val="00FF6BAE"/>
  </w:rsids>
  <m:mathPr>
    <m:mathFont m:val="Cambria Math"/>
    <m:brkBin m:val="before"/>
    <m:brkBinSub m:val="--"/>
    <m:smallFrac m:val="0"/>
    <m:dispDef/>
    <m:lMargin m:val="0"/>
    <m:rMargin m:val="0"/>
    <m:defJc m:val="centerGroup"/>
    <m:wrapIndent m:val="1440"/>
    <m:intLim m:val="subSup"/>
    <m:naryLim m:val="undOvr"/>
  </m:mathPr>
  <w:themeFontLang w:val="pt-PT" w:eastAsia="" w:bidi=""/>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2"/>
    </o:shapelayout>
  </w:shapeDefaults>
  <w:decimalSymbol w:val=","/>
  <w:listSeparator w:val=";"/>
  <w14:docId w14:val="15D4C3E3"/>
  <w15:docId w15:val="{7413ADD9-331D-4682-BB42-2612304AA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PT" w:eastAsia="pt-PT" w:bidi="ar-SA"/>
      </w:rPr>
    </w:rPrDefault>
    <w:pPrDefault>
      <w:pPr>
        <w:suppressAutoHyphens/>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uiPriority="1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133E9"/>
    <w:pPr>
      <w:spacing w:after="180" w:line="288" w:lineRule="auto"/>
      <w:jc w:val="both"/>
    </w:pPr>
    <w:rPr>
      <w:sz w:val="24"/>
      <w:szCs w:val="24"/>
    </w:rPr>
  </w:style>
  <w:style w:type="paragraph" w:styleId="Ttulo1">
    <w:name w:val="heading 1"/>
    <w:basedOn w:val="Normal"/>
    <w:next w:val="Normal"/>
    <w:link w:val="Ttulo1Carter"/>
    <w:uiPriority w:val="9"/>
    <w:qFormat/>
    <w:rsid w:val="00DE1242"/>
    <w:pPr>
      <w:keepNext/>
      <w:numPr>
        <w:numId w:val="1"/>
      </w:numPr>
      <w:spacing w:before="240" w:after="480"/>
      <w:outlineLvl w:val="0"/>
    </w:pPr>
    <w:rPr>
      <w:rFonts w:ascii="Arial" w:hAnsi="Arial" w:cs="Arial"/>
      <w:b/>
      <w:bCs/>
      <w:smallCaps/>
      <w:kern w:val="2"/>
      <w:sz w:val="36"/>
      <w:szCs w:val="40"/>
    </w:rPr>
  </w:style>
  <w:style w:type="paragraph" w:styleId="Ttulo2">
    <w:name w:val="heading 2"/>
    <w:basedOn w:val="PargrafodaLista"/>
    <w:next w:val="Normal"/>
    <w:link w:val="Ttulo2Carter"/>
    <w:uiPriority w:val="9"/>
    <w:qFormat/>
    <w:rsid w:val="00EF7CD8"/>
    <w:pPr>
      <w:keepNext/>
      <w:numPr>
        <w:ilvl w:val="1"/>
        <w:numId w:val="1"/>
      </w:numPr>
      <w:spacing w:before="360" w:after="240"/>
      <w:outlineLvl w:val="1"/>
    </w:pPr>
    <w:rPr>
      <w:b/>
      <w:sz w:val="28"/>
      <w:szCs w:val="28"/>
    </w:rPr>
  </w:style>
  <w:style w:type="paragraph" w:styleId="Ttulo3">
    <w:name w:val="heading 3"/>
    <w:basedOn w:val="PargrafodaLista"/>
    <w:next w:val="Normal"/>
    <w:link w:val="Ttulo3Carter"/>
    <w:uiPriority w:val="9"/>
    <w:qFormat/>
    <w:rsid w:val="00952B34"/>
    <w:pPr>
      <w:keepNext/>
      <w:numPr>
        <w:ilvl w:val="2"/>
        <w:numId w:val="1"/>
      </w:numPr>
      <w:spacing w:before="240" w:after="240"/>
      <w:outlineLvl w:val="2"/>
    </w:pPr>
    <w:rPr>
      <w:b/>
    </w:rPr>
  </w:style>
  <w:style w:type="paragraph" w:styleId="Ttulo4">
    <w:name w:val="heading 4"/>
    <w:basedOn w:val="Listanumerada3"/>
    <w:next w:val="Normal"/>
    <w:link w:val="Ttulo4Carter"/>
    <w:unhideWhenUsed/>
    <w:qFormat/>
    <w:rsid w:val="001379A2"/>
    <w:pPr>
      <w:keepNext/>
      <w:keepLines/>
      <w:numPr>
        <w:ilvl w:val="3"/>
        <w:numId w:val="1"/>
      </w:numPr>
      <w:spacing w:before="40" w:after="0"/>
      <w:outlineLvl w:val="3"/>
    </w:pPr>
    <w:rPr>
      <w:b/>
      <w:bCs/>
      <w:kern w:val="2"/>
      <w:szCs w:val="40"/>
    </w:rPr>
  </w:style>
  <w:style w:type="paragraph" w:styleId="Ttulo5">
    <w:name w:val="heading 5"/>
    <w:basedOn w:val="Normal"/>
    <w:next w:val="Normal"/>
    <w:link w:val="Ttulo5Carter"/>
    <w:semiHidden/>
    <w:unhideWhenUsed/>
    <w:qFormat/>
    <w:rsid w:val="001379A2"/>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ter"/>
    <w:semiHidden/>
    <w:unhideWhenUsed/>
    <w:qFormat/>
    <w:rsid w:val="001379A2"/>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ter"/>
    <w:semiHidden/>
    <w:unhideWhenUsed/>
    <w:qFormat/>
    <w:rsid w:val="001379A2"/>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ter"/>
    <w:semiHidden/>
    <w:unhideWhenUsed/>
    <w:qFormat/>
    <w:rsid w:val="001379A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Style1"/>
    <w:next w:val="Normal"/>
    <w:link w:val="Ttulo9Carter"/>
    <w:unhideWhenUsed/>
    <w:qFormat/>
    <w:rsid w:val="00130C87"/>
    <w:pPr>
      <w:numPr>
        <w:ilvl w:val="8"/>
        <w:numId w:val="1"/>
      </w:numPr>
      <w:outlineLvl w:val="8"/>
    </w:pPr>
    <w:rPr>
      <w:rFonts w:ascii="Arial" w:hAnsi="Arial" w:cs="Arial"/>
      <w:b/>
      <w:smallCaps/>
      <w:sz w:val="36"/>
      <w:szCs w:val="3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iperligao">
    <w:name w:val="Hyperlink"/>
    <w:basedOn w:val="Tipodeletrapredefinidodopargrafo"/>
    <w:uiPriority w:val="99"/>
    <w:rsid w:val="00054A76"/>
    <w:rPr>
      <w:color w:val="0000FF"/>
      <w:u w:val="single"/>
    </w:rPr>
  </w:style>
  <w:style w:type="character" w:customStyle="1" w:styleId="CabealhoCarter">
    <w:name w:val="Cabeçalho Caráter"/>
    <w:basedOn w:val="Tipodeletrapredefinidodopargrafo"/>
    <w:link w:val="Cabealho"/>
    <w:uiPriority w:val="99"/>
    <w:qFormat/>
    <w:rsid w:val="003D4957"/>
    <w:rPr>
      <w:sz w:val="24"/>
      <w:szCs w:val="24"/>
    </w:rPr>
  </w:style>
  <w:style w:type="character" w:customStyle="1" w:styleId="RodapCarter">
    <w:name w:val="Rodapé Caráter"/>
    <w:basedOn w:val="Tipodeletrapredefinidodopargrafo"/>
    <w:link w:val="Rodap"/>
    <w:uiPriority w:val="99"/>
    <w:qFormat/>
    <w:rsid w:val="00183BB6"/>
    <w:rPr>
      <w:sz w:val="24"/>
      <w:szCs w:val="24"/>
    </w:rPr>
  </w:style>
  <w:style w:type="character" w:styleId="Refdecomentrio">
    <w:name w:val="annotation reference"/>
    <w:basedOn w:val="Tipodeletrapredefinidodopargrafo"/>
    <w:uiPriority w:val="99"/>
    <w:semiHidden/>
    <w:unhideWhenUsed/>
    <w:qFormat/>
    <w:rsid w:val="00621D15"/>
    <w:rPr>
      <w:sz w:val="16"/>
      <w:szCs w:val="16"/>
    </w:rPr>
  </w:style>
  <w:style w:type="character" w:customStyle="1" w:styleId="TextodecomentrioCarter">
    <w:name w:val="Texto de comentário Caráter"/>
    <w:basedOn w:val="Tipodeletrapredefinidodopargrafo"/>
    <w:link w:val="Textodecomentrio"/>
    <w:uiPriority w:val="99"/>
    <w:qFormat/>
    <w:rsid w:val="00621D15"/>
  </w:style>
  <w:style w:type="character" w:customStyle="1" w:styleId="AssuntodecomentrioCarter">
    <w:name w:val="Assunto de comentário Caráter"/>
    <w:basedOn w:val="TextodecomentrioCarter"/>
    <w:link w:val="Assuntodecomentrio"/>
    <w:uiPriority w:val="99"/>
    <w:semiHidden/>
    <w:qFormat/>
    <w:rsid w:val="00621D15"/>
    <w:rPr>
      <w:b/>
      <w:bCs/>
    </w:rPr>
  </w:style>
  <w:style w:type="character" w:customStyle="1" w:styleId="Ttulo1Carter">
    <w:name w:val="Título 1 Caráter"/>
    <w:basedOn w:val="Tipodeletrapredefinidodopargrafo"/>
    <w:link w:val="Ttulo1"/>
    <w:uiPriority w:val="9"/>
    <w:qFormat/>
    <w:rsid w:val="00DE1242"/>
    <w:rPr>
      <w:rFonts w:ascii="Arial" w:hAnsi="Arial" w:cs="Arial"/>
      <w:b/>
      <w:bCs/>
      <w:smallCaps/>
      <w:kern w:val="2"/>
      <w:sz w:val="36"/>
      <w:szCs w:val="40"/>
    </w:rPr>
  </w:style>
  <w:style w:type="character" w:styleId="nfase">
    <w:name w:val="Emphasis"/>
    <w:basedOn w:val="Tipodeletrapredefinidodopargrafo"/>
    <w:uiPriority w:val="20"/>
    <w:qFormat/>
    <w:rsid w:val="00114FAF"/>
    <w:rPr>
      <w:i/>
      <w:iCs/>
    </w:rPr>
  </w:style>
  <w:style w:type="character" w:styleId="Hiperligaovisitada">
    <w:name w:val="FollowedHyperlink"/>
    <w:basedOn w:val="Tipodeletrapredefinidodopargrafo"/>
    <w:uiPriority w:val="99"/>
    <w:semiHidden/>
    <w:unhideWhenUsed/>
    <w:rsid w:val="00D31B82"/>
    <w:rPr>
      <w:color w:val="800080" w:themeColor="followedHyperlink"/>
      <w:u w:val="single"/>
    </w:rPr>
  </w:style>
  <w:style w:type="character" w:customStyle="1" w:styleId="Ttulo2Carter">
    <w:name w:val="Título 2 Caráter"/>
    <w:basedOn w:val="Tipodeletrapredefinidodopargrafo"/>
    <w:link w:val="Ttulo2"/>
    <w:uiPriority w:val="9"/>
    <w:qFormat/>
    <w:rsid w:val="00EF7CD8"/>
    <w:rPr>
      <w:b/>
      <w:sz w:val="28"/>
      <w:szCs w:val="28"/>
    </w:rPr>
  </w:style>
  <w:style w:type="character" w:customStyle="1" w:styleId="Ttulo3Carter">
    <w:name w:val="Título 3 Caráter"/>
    <w:basedOn w:val="Tipodeletrapredefinidodopargrafo"/>
    <w:link w:val="Ttulo3"/>
    <w:uiPriority w:val="9"/>
    <w:qFormat/>
    <w:rsid w:val="00D31B82"/>
    <w:rPr>
      <w:b/>
      <w:sz w:val="24"/>
      <w:szCs w:val="24"/>
    </w:rPr>
  </w:style>
  <w:style w:type="character" w:customStyle="1" w:styleId="TtuloCarter">
    <w:name w:val="Título Caráter"/>
    <w:basedOn w:val="Tipodeletrapredefinidodopargrafo"/>
    <w:link w:val="Ttulo"/>
    <w:uiPriority w:val="10"/>
    <w:qFormat/>
    <w:rsid w:val="00D31B82"/>
    <w:rPr>
      <w:rFonts w:asciiTheme="majorHAnsi" w:eastAsiaTheme="majorEastAsia" w:hAnsiTheme="majorHAnsi" w:cstheme="majorBidi"/>
      <w:spacing w:val="-10"/>
      <w:kern w:val="2"/>
      <w:sz w:val="56"/>
      <w:szCs w:val="56"/>
      <w:lang w:eastAsia="en-US"/>
    </w:rPr>
  </w:style>
  <w:style w:type="character" w:customStyle="1" w:styleId="TextodenotadefimCarter">
    <w:name w:val="Texto de nota de fim Caráter"/>
    <w:basedOn w:val="Tipodeletrapredefinidodopargrafo"/>
    <w:link w:val="Textodenotadefim"/>
    <w:uiPriority w:val="99"/>
    <w:semiHidden/>
    <w:qFormat/>
    <w:rsid w:val="00D31B82"/>
    <w:rPr>
      <w:rFonts w:asciiTheme="minorHAnsi" w:eastAsiaTheme="minorHAnsi" w:hAnsiTheme="minorHAnsi" w:cstheme="minorBidi"/>
      <w:lang w:eastAsia="en-US"/>
    </w:rPr>
  </w:style>
  <w:style w:type="character" w:customStyle="1" w:styleId="EndnoteCharacters">
    <w:name w:val="Endnote Characters"/>
    <w:basedOn w:val="Tipodeletrapredefinidodopargrafo"/>
    <w:uiPriority w:val="99"/>
    <w:semiHidden/>
    <w:unhideWhenUsed/>
    <w:qFormat/>
    <w:rsid w:val="00D31B82"/>
    <w:rPr>
      <w:vertAlign w:val="superscript"/>
    </w:rPr>
  </w:style>
  <w:style w:type="character" w:customStyle="1" w:styleId="EndnoteAnchor">
    <w:name w:val="Endnote Anchor"/>
    <w:rPr>
      <w:vertAlign w:val="superscript"/>
    </w:rPr>
  </w:style>
  <w:style w:type="character" w:customStyle="1" w:styleId="TextodenotaderodapCarter">
    <w:name w:val="Texto de nota de rodapé Caráter"/>
    <w:basedOn w:val="Tipodeletrapredefinidodopargrafo"/>
    <w:link w:val="Textodenotaderodap"/>
    <w:uiPriority w:val="99"/>
    <w:semiHidden/>
    <w:qFormat/>
    <w:rsid w:val="00D31B82"/>
  </w:style>
  <w:style w:type="character" w:customStyle="1" w:styleId="FootnoteCharacters">
    <w:name w:val="Footnote Characters"/>
    <w:basedOn w:val="Tipodeletrapredefinidodopargrafo"/>
    <w:uiPriority w:val="99"/>
    <w:semiHidden/>
    <w:unhideWhenUsed/>
    <w:qFormat/>
    <w:rsid w:val="00D31B82"/>
    <w:rPr>
      <w:vertAlign w:val="superscript"/>
    </w:rPr>
  </w:style>
  <w:style w:type="character" w:customStyle="1" w:styleId="FootnoteAnchor">
    <w:name w:val="Footnote Anchor"/>
    <w:rPr>
      <w:vertAlign w:val="superscript"/>
    </w:rPr>
  </w:style>
  <w:style w:type="character" w:customStyle="1" w:styleId="TextodebaloCarter">
    <w:name w:val="Texto de balão Caráter"/>
    <w:basedOn w:val="Tipodeletrapredefinidodopargrafo"/>
    <w:link w:val="Textodebalo"/>
    <w:uiPriority w:val="99"/>
    <w:semiHidden/>
    <w:qFormat/>
    <w:rsid w:val="00D31B82"/>
    <w:rPr>
      <w:rFonts w:ascii="Tahoma" w:hAnsi="Tahoma" w:cs="Tahoma"/>
      <w:sz w:val="16"/>
      <w:szCs w:val="16"/>
    </w:rPr>
  </w:style>
  <w:style w:type="character" w:customStyle="1" w:styleId="SubttuloCarter">
    <w:name w:val="Subtítulo Caráter"/>
    <w:basedOn w:val="Tipodeletrapredefinidodopargrafo"/>
    <w:link w:val="Subttulo"/>
    <w:uiPriority w:val="11"/>
    <w:qFormat/>
    <w:rsid w:val="00D31B82"/>
    <w:rPr>
      <w:rFonts w:asciiTheme="minorHAnsi" w:eastAsiaTheme="minorEastAsia" w:hAnsiTheme="minorHAnsi" w:cstheme="minorBidi"/>
      <w:color w:val="5A5A5A" w:themeColor="text1" w:themeTint="A5"/>
      <w:spacing w:val="15"/>
      <w:sz w:val="22"/>
      <w:szCs w:val="22"/>
      <w:lang w:eastAsia="en-US"/>
    </w:rPr>
  </w:style>
  <w:style w:type="character" w:customStyle="1" w:styleId="SemEspaamentoCarter">
    <w:name w:val="Sem Espaçamento Caráter"/>
    <w:basedOn w:val="Tipodeletrapredefinidodopargrafo"/>
    <w:link w:val="SemEspaamento"/>
    <w:uiPriority w:val="1"/>
    <w:qFormat/>
    <w:rsid w:val="00730723"/>
    <w:rPr>
      <w:rFonts w:asciiTheme="minorHAnsi" w:eastAsiaTheme="minorEastAsia" w:hAnsiTheme="minorHAnsi" w:cstheme="minorBidi"/>
      <w:sz w:val="22"/>
      <w:szCs w:val="22"/>
    </w:rPr>
  </w:style>
  <w:style w:type="character" w:customStyle="1" w:styleId="LegendaCarter">
    <w:name w:val="Legenda Caráter"/>
    <w:basedOn w:val="Tipodeletrapredefinidodopargrafo"/>
    <w:link w:val="Legenda"/>
    <w:qFormat/>
    <w:rsid w:val="00DB04AC"/>
    <w:rPr>
      <w:i/>
      <w:iCs/>
    </w:rPr>
  </w:style>
  <w:style w:type="character" w:customStyle="1" w:styleId="TablecaptionChar">
    <w:name w:val="Table caption Char"/>
    <w:basedOn w:val="LegendaCarter"/>
    <w:link w:val="Tablecaption"/>
    <w:qFormat/>
    <w:rsid w:val="00BB0881"/>
    <w:rPr>
      <w:i/>
      <w:iCs/>
      <w:sz w:val="18"/>
      <w:szCs w:val="18"/>
    </w:rPr>
  </w:style>
  <w:style w:type="character" w:customStyle="1" w:styleId="Ttulo9Carter">
    <w:name w:val="Título 9 Caráter"/>
    <w:basedOn w:val="Tipodeletrapredefinidodopargrafo"/>
    <w:link w:val="Ttulo9"/>
    <w:qFormat/>
    <w:rsid w:val="00130C87"/>
    <w:rPr>
      <w:rFonts w:ascii="Arial" w:hAnsi="Arial" w:cs="Arial"/>
      <w:b/>
      <w:smallCaps/>
      <w:sz w:val="36"/>
      <w:szCs w:val="36"/>
    </w:rPr>
  </w:style>
  <w:style w:type="character" w:customStyle="1" w:styleId="Ttulo4Carter">
    <w:name w:val="Título 4 Caráter"/>
    <w:basedOn w:val="Tipodeletrapredefinidodopargrafo"/>
    <w:link w:val="Ttulo4"/>
    <w:qFormat/>
    <w:rsid w:val="001379A2"/>
    <w:rPr>
      <w:b/>
      <w:bCs/>
      <w:kern w:val="2"/>
      <w:sz w:val="24"/>
      <w:szCs w:val="40"/>
    </w:rPr>
  </w:style>
  <w:style w:type="character" w:customStyle="1" w:styleId="Ttulo5Carter">
    <w:name w:val="Título 5 Caráter"/>
    <w:basedOn w:val="Tipodeletrapredefinidodopargrafo"/>
    <w:link w:val="Ttulo5"/>
    <w:semiHidden/>
    <w:qFormat/>
    <w:rsid w:val="001379A2"/>
    <w:rPr>
      <w:rFonts w:asciiTheme="majorHAnsi" w:eastAsiaTheme="majorEastAsia" w:hAnsiTheme="majorHAnsi" w:cstheme="majorBidi"/>
      <w:color w:val="365F91" w:themeColor="accent1" w:themeShade="BF"/>
      <w:sz w:val="24"/>
      <w:szCs w:val="24"/>
    </w:rPr>
  </w:style>
  <w:style w:type="character" w:customStyle="1" w:styleId="Ttulo6Carter">
    <w:name w:val="Título 6 Caráter"/>
    <w:basedOn w:val="Tipodeletrapredefinidodopargrafo"/>
    <w:link w:val="Ttulo6"/>
    <w:semiHidden/>
    <w:qFormat/>
    <w:rsid w:val="001379A2"/>
    <w:rPr>
      <w:rFonts w:asciiTheme="majorHAnsi" w:eastAsiaTheme="majorEastAsia" w:hAnsiTheme="majorHAnsi" w:cstheme="majorBidi"/>
      <w:color w:val="243F60" w:themeColor="accent1" w:themeShade="7F"/>
      <w:sz w:val="24"/>
      <w:szCs w:val="24"/>
    </w:rPr>
  </w:style>
  <w:style w:type="character" w:customStyle="1" w:styleId="Ttulo7Carter">
    <w:name w:val="Título 7 Caráter"/>
    <w:basedOn w:val="Tipodeletrapredefinidodopargrafo"/>
    <w:link w:val="Ttulo7"/>
    <w:semiHidden/>
    <w:qFormat/>
    <w:rsid w:val="001379A2"/>
    <w:rPr>
      <w:rFonts w:asciiTheme="majorHAnsi" w:eastAsiaTheme="majorEastAsia" w:hAnsiTheme="majorHAnsi" w:cstheme="majorBidi"/>
      <w:i/>
      <w:iCs/>
      <w:color w:val="243F60" w:themeColor="accent1" w:themeShade="7F"/>
      <w:sz w:val="24"/>
      <w:szCs w:val="24"/>
    </w:rPr>
  </w:style>
  <w:style w:type="character" w:customStyle="1" w:styleId="Ttulo8Carter">
    <w:name w:val="Título 8 Caráter"/>
    <w:basedOn w:val="Tipodeletrapredefinidodopargrafo"/>
    <w:link w:val="Ttulo8"/>
    <w:semiHidden/>
    <w:qFormat/>
    <w:rsid w:val="001379A2"/>
    <w:rPr>
      <w:rFonts w:asciiTheme="majorHAnsi" w:eastAsiaTheme="majorEastAsia" w:hAnsiTheme="majorHAnsi" w:cstheme="majorBidi"/>
      <w:color w:val="272727" w:themeColor="text1" w:themeTint="D8"/>
      <w:sz w:val="21"/>
      <w:szCs w:val="21"/>
    </w:rPr>
  </w:style>
  <w:style w:type="character" w:customStyle="1" w:styleId="title-text">
    <w:name w:val="title-text"/>
    <w:basedOn w:val="Tipodeletrapredefinidodopargrafo"/>
    <w:qFormat/>
    <w:rsid w:val="00FC6049"/>
  </w:style>
  <w:style w:type="character" w:styleId="MenoNoResolvida">
    <w:name w:val="Unresolved Mention"/>
    <w:basedOn w:val="Tipodeletrapredefinidodopargrafo"/>
    <w:uiPriority w:val="99"/>
    <w:semiHidden/>
    <w:unhideWhenUsed/>
    <w:qFormat/>
    <w:rsid w:val="00C20E4E"/>
    <w:rPr>
      <w:color w:val="605E5C"/>
      <w:shd w:val="clear" w:color="auto" w:fill="E1DFDD"/>
    </w:rPr>
  </w:style>
  <w:style w:type="character" w:styleId="Forte">
    <w:name w:val="Strong"/>
    <w:basedOn w:val="Tipodeletrapredefinidodopargrafo"/>
    <w:uiPriority w:val="22"/>
    <w:qFormat/>
    <w:rsid w:val="00CA23ED"/>
    <w:rPr>
      <w:b/>
      <w:bCs/>
    </w:rPr>
  </w:style>
  <w:style w:type="character" w:customStyle="1" w:styleId="IndexLink">
    <w:name w:val="Index Link"/>
    <w:qFormat/>
  </w:style>
  <w:style w:type="paragraph" w:customStyle="1" w:styleId="Heading">
    <w:name w:val="Heading"/>
    <w:basedOn w:val="Normal"/>
    <w:next w:val="Corpodetexto"/>
    <w:qFormat/>
    <w:pPr>
      <w:keepNext/>
      <w:spacing w:before="240" w:after="120"/>
    </w:pPr>
    <w:rPr>
      <w:rFonts w:ascii="Liberation Sans" w:eastAsia="Noto Sans CJK SC" w:hAnsi="Liberation Sans" w:cs="Noto Sans Devanagari"/>
      <w:sz w:val="28"/>
      <w:szCs w:val="28"/>
    </w:rPr>
  </w:style>
  <w:style w:type="paragraph" w:styleId="Corpodetexto">
    <w:name w:val="Body Text"/>
    <w:basedOn w:val="Normal"/>
    <w:rsid w:val="006162FB"/>
  </w:style>
  <w:style w:type="paragraph" w:styleId="Lista">
    <w:name w:val="List"/>
    <w:basedOn w:val="Corpodetexto"/>
    <w:rPr>
      <w:rFonts w:cs="Noto Sans Devanagari"/>
    </w:rPr>
  </w:style>
  <w:style w:type="paragraph" w:styleId="Legenda">
    <w:name w:val="caption"/>
    <w:basedOn w:val="Normal"/>
    <w:next w:val="Normal"/>
    <w:link w:val="LegendaCarter"/>
    <w:autoRedefine/>
    <w:unhideWhenUsed/>
    <w:qFormat/>
    <w:rsid w:val="00DB04AC"/>
    <w:pPr>
      <w:keepNext/>
      <w:spacing w:before="120" w:line="240" w:lineRule="auto"/>
      <w:jc w:val="center"/>
    </w:pPr>
    <w:rPr>
      <w:i/>
      <w:iCs/>
      <w:sz w:val="20"/>
      <w:szCs w:val="20"/>
    </w:rPr>
  </w:style>
  <w:style w:type="paragraph" w:customStyle="1" w:styleId="Index">
    <w:name w:val="Index"/>
    <w:basedOn w:val="Normal"/>
    <w:qFormat/>
    <w:pPr>
      <w:suppressLineNumbers/>
    </w:pPr>
    <w:rPr>
      <w:rFonts w:cs="Noto Sans Devanagari"/>
    </w:rPr>
  </w:style>
  <w:style w:type="paragraph" w:customStyle="1" w:styleId="HeaderandFooter">
    <w:name w:val="Header and Footer"/>
    <w:basedOn w:val="Normal"/>
    <w:qFormat/>
  </w:style>
  <w:style w:type="paragraph" w:styleId="Cabealho">
    <w:name w:val="header"/>
    <w:basedOn w:val="Normal"/>
    <w:link w:val="CabealhoCarter"/>
    <w:uiPriority w:val="99"/>
    <w:rsid w:val="00A96F0E"/>
    <w:pPr>
      <w:tabs>
        <w:tab w:val="center" w:pos="4252"/>
        <w:tab w:val="right" w:pos="8504"/>
      </w:tabs>
    </w:pPr>
  </w:style>
  <w:style w:type="paragraph" w:styleId="Rodap">
    <w:name w:val="footer"/>
    <w:basedOn w:val="Normal"/>
    <w:link w:val="RodapCarter"/>
    <w:uiPriority w:val="99"/>
    <w:rsid w:val="00A96F0E"/>
    <w:pPr>
      <w:tabs>
        <w:tab w:val="center" w:pos="4252"/>
        <w:tab w:val="right" w:pos="8504"/>
      </w:tabs>
    </w:pPr>
  </w:style>
  <w:style w:type="paragraph" w:customStyle="1" w:styleId="Figuras">
    <w:name w:val="Figuras"/>
    <w:basedOn w:val="Corpodetexto"/>
    <w:next w:val="Normal"/>
    <w:qFormat/>
    <w:rsid w:val="006162FB"/>
    <w:pPr>
      <w:tabs>
        <w:tab w:val="left" w:pos="820"/>
        <w:tab w:val="left" w:pos="1500"/>
        <w:tab w:val="left" w:pos="8920"/>
      </w:tabs>
      <w:spacing w:after="0"/>
      <w:jc w:val="center"/>
    </w:pPr>
    <w:rPr>
      <w:szCs w:val="20"/>
    </w:rPr>
  </w:style>
  <w:style w:type="paragraph" w:styleId="ndice1">
    <w:name w:val="toc 1"/>
    <w:basedOn w:val="Normal"/>
    <w:next w:val="Normal"/>
    <w:autoRedefine/>
    <w:uiPriority w:val="39"/>
    <w:rsid w:val="004A7706"/>
    <w:pPr>
      <w:tabs>
        <w:tab w:val="left" w:pos="480"/>
        <w:tab w:val="right" w:leader="dot" w:pos="8656"/>
      </w:tabs>
      <w:jc w:val="left"/>
    </w:pPr>
  </w:style>
  <w:style w:type="paragraph" w:styleId="ndice2">
    <w:name w:val="toc 2"/>
    <w:basedOn w:val="Normal"/>
    <w:next w:val="Normal"/>
    <w:autoRedefine/>
    <w:uiPriority w:val="39"/>
    <w:rsid w:val="00E86F02"/>
    <w:pPr>
      <w:tabs>
        <w:tab w:val="left" w:pos="880"/>
        <w:tab w:val="right" w:leader="dot" w:pos="8656"/>
      </w:tabs>
      <w:ind w:left="240"/>
    </w:pPr>
  </w:style>
  <w:style w:type="paragraph" w:styleId="Corpodetexto2">
    <w:name w:val="Body Text 2"/>
    <w:basedOn w:val="Normal"/>
    <w:qFormat/>
    <w:rsid w:val="00B151C2"/>
    <w:pPr>
      <w:spacing w:before="60" w:line="240" w:lineRule="auto"/>
      <w:jc w:val="center"/>
    </w:pPr>
    <w:rPr>
      <w:b/>
      <w:sz w:val="20"/>
      <w:szCs w:val="20"/>
    </w:rPr>
  </w:style>
  <w:style w:type="paragraph" w:styleId="Corpodetexto3">
    <w:name w:val="Body Text 3"/>
    <w:basedOn w:val="Normal"/>
    <w:qFormat/>
    <w:rsid w:val="00B151C2"/>
    <w:pPr>
      <w:spacing w:before="60" w:line="240" w:lineRule="auto"/>
      <w:jc w:val="center"/>
    </w:pPr>
    <w:rPr>
      <w:i/>
      <w:sz w:val="20"/>
      <w:szCs w:val="20"/>
    </w:rPr>
  </w:style>
  <w:style w:type="paragraph" w:styleId="Textodenotaderodap">
    <w:name w:val="footnote text"/>
    <w:basedOn w:val="Normal"/>
    <w:link w:val="TextodenotaderodapCarter"/>
    <w:uiPriority w:val="99"/>
    <w:semiHidden/>
    <w:rsid w:val="00506845"/>
    <w:rPr>
      <w:sz w:val="20"/>
      <w:szCs w:val="20"/>
    </w:rPr>
  </w:style>
  <w:style w:type="paragraph" w:styleId="ndicedeilustraes">
    <w:name w:val="table of figures"/>
    <w:basedOn w:val="Figuras"/>
    <w:next w:val="Normal"/>
    <w:autoRedefine/>
    <w:uiPriority w:val="99"/>
    <w:qFormat/>
    <w:rsid w:val="000C6FE8"/>
    <w:pPr>
      <w:tabs>
        <w:tab w:val="clear" w:pos="8920"/>
        <w:tab w:val="left" w:leader="dot" w:pos="820"/>
        <w:tab w:val="right" w:leader="dot" w:pos="8647"/>
      </w:tabs>
      <w:spacing w:line="312" w:lineRule="auto"/>
      <w:ind w:left="1134" w:hanging="1134"/>
      <w:jc w:val="left"/>
    </w:pPr>
  </w:style>
  <w:style w:type="paragraph" w:customStyle="1" w:styleId="Quadros">
    <w:name w:val="Quadros"/>
    <w:basedOn w:val="Corpodetexto"/>
    <w:next w:val="Normal"/>
    <w:qFormat/>
    <w:rsid w:val="00086920"/>
    <w:pPr>
      <w:spacing w:after="0"/>
      <w:jc w:val="center"/>
    </w:pPr>
    <w:rPr>
      <w:szCs w:val="20"/>
    </w:rPr>
  </w:style>
  <w:style w:type="paragraph" w:styleId="ndice3">
    <w:name w:val="toc 3"/>
    <w:basedOn w:val="Normal"/>
    <w:next w:val="Normal"/>
    <w:autoRedefine/>
    <w:uiPriority w:val="39"/>
    <w:rsid w:val="00CD4388"/>
    <w:pPr>
      <w:tabs>
        <w:tab w:val="left" w:pos="1320"/>
        <w:tab w:val="right" w:leader="dot" w:pos="8656"/>
      </w:tabs>
      <w:ind w:left="480"/>
    </w:pPr>
  </w:style>
  <w:style w:type="paragraph" w:styleId="Textodebalo">
    <w:name w:val="Balloon Text"/>
    <w:basedOn w:val="Normal"/>
    <w:link w:val="TextodebaloCarter"/>
    <w:uiPriority w:val="99"/>
    <w:semiHidden/>
    <w:qFormat/>
    <w:rsid w:val="00F0122C"/>
    <w:rPr>
      <w:rFonts w:ascii="Tahoma" w:hAnsi="Tahoma" w:cs="Tahoma"/>
      <w:sz w:val="16"/>
      <w:szCs w:val="16"/>
    </w:rPr>
  </w:style>
  <w:style w:type="paragraph" w:styleId="PargrafodaLista">
    <w:name w:val="List Paragraph"/>
    <w:basedOn w:val="Normal"/>
    <w:uiPriority w:val="34"/>
    <w:qFormat/>
    <w:rsid w:val="000F2597"/>
    <w:pPr>
      <w:ind w:left="720"/>
      <w:contextualSpacing/>
    </w:pPr>
  </w:style>
  <w:style w:type="paragraph" w:styleId="Cabealhodondice">
    <w:name w:val="TOC Heading"/>
    <w:basedOn w:val="Ttulo1"/>
    <w:next w:val="Normal"/>
    <w:uiPriority w:val="39"/>
    <w:unhideWhenUsed/>
    <w:qFormat/>
    <w:rsid w:val="00480632"/>
    <w:pPr>
      <w:keepLines/>
      <w:numPr>
        <w:numId w:val="0"/>
      </w:numPr>
      <w:spacing w:after="0" w:line="259" w:lineRule="auto"/>
      <w:ind w:left="432"/>
      <w:jc w:val="left"/>
    </w:pPr>
    <w:rPr>
      <w:rFonts w:asciiTheme="majorHAnsi" w:eastAsiaTheme="majorEastAsia" w:hAnsiTheme="majorHAnsi" w:cstheme="majorBidi"/>
      <w:b w:val="0"/>
      <w:bCs w:val="0"/>
      <w:color w:val="365F91" w:themeColor="accent1" w:themeShade="BF"/>
      <w:kern w:val="0"/>
    </w:rPr>
  </w:style>
  <w:style w:type="paragraph" w:styleId="Textodecomentrio">
    <w:name w:val="annotation text"/>
    <w:basedOn w:val="Normal"/>
    <w:link w:val="TextodecomentrioCarter"/>
    <w:uiPriority w:val="99"/>
    <w:unhideWhenUsed/>
    <w:qFormat/>
    <w:rsid w:val="00621D15"/>
    <w:pPr>
      <w:spacing w:line="240" w:lineRule="auto"/>
    </w:pPr>
    <w:rPr>
      <w:sz w:val="20"/>
      <w:szCs w:val="20"/>
    </w:rPr>
  </w:style>
  <w:style w:type="paragraph" w:styleId="Assuntodecomentrio">
    <w:name w:val="annotation subject"/>
    <w:basedOn w:val="Textodecomentrio"/>
    <w:next w:val="Textodecomentrio"/>
    <w:link w:val="AssuntodecomentrioCarter"/>
    <w:uiPriority w:val="99"/>
    <w:semiHidden/>
    <w:unhideWhenUsed/>
    <w:qFormat/>
    <w:rsid w:val="00621D15"/>
    <w:rPr>
      <w:b/>
      <w:bCs/>
    </w:rPr>
  </w:style>
  <w:style w:type="paragraph" w:styleId="Reviso">
    <w:name w:val="Revision"/>
    <w:uiPriority w:val="99"/>
    <w:semiHidden/>
    <w:qFormat/>
    <w:rsid w:val="00621D15"/>
    <w:rPr>
      <w:sz w:val="24"/>
      <w:szCs w:val="24"/>
    </w:rPr>
  </w:style>
  <w:style w:type="paragraph" w:customStyle="1" w:styleId="StyleListParagraphBold">
    <w:name w:val="Style List Paragraph + Bold"/>
    <w:basedOn w:val="PargrafodaLista"/>
    <w:qFormat/>
    <w:rsid w:val="004F7C82"/>
    <w:rPr>
      <w:b/>
      <w:bCs/>
    </w:rPr>
  </w:style>
  <w:style w:type="paragraph" w:styleId="Bibliografia">
    <w:name w:val="Bibliography"/>
    <w:basedOn w:val="Normal"/>
    <w:next w:val="Normal"/>
    <w:uiPriority w:val="37"/>
    <w:unhideWhenUsed/>
    <w:qFormat/>
    <w:rsid w:val="005D44E8"/>
  </w:style>
  <w:style w:type="paragraph" w:styleId="Ttulo">
    <w:name w:val="Title"/>
    <w:basedOn w:val="Normal"/>
    <w:next w:val="Normal"/>
    <w:link w:val="TtuloCarter"/>
    <w:uiPriority w:val="10"/>
    <w:qFormat/>
    <w:rsid w:val="00D31B82"/>
    <w:pPr>
      <w:spacing w:after="0" w:line="240" w:lineRule="auto"/>
      <w:contextualSpacing/>
      <w:jc w:val="left"/>
    </w:pPr>
    <w:rPr>
      <w:rFonts w:asciiTheme="majorHAnsi" w:eastAsiaTheme="majorEastAsia" w:hAnsiTheme="majorHAnsi" w:cstheme="majorBidi"/>
      <w:spacing w:val="-10"/>
      <w:kern w:val="2"/>
      <w:sz w:val="56"/>
      <w:szCs w:val="56"/>
      <w:lang w:eastAsia="en-US"/>
    </w:rPr>
  </w:style>
  <w:style w:type="paragraph" w:styleId="Textodenotadefim">
    <w:name w:val="endnote text"/>
    <w:basedOn w:val="Normal"/>
    <w:link w:val="TextodenotadefimCarter"/>
    <w:uiPriority w:val="99"/>
    <w:semiHidden/>
    <w:unhideWhenUsed/>
    <w:rsid w:val="00D31B82"/>
    <w:pPr>
      <w:spacing w:after="0" w:line="240" w:lineRule="auto"/>
      <w:jc w:val="left"/>
    </w:pPr>
    <w:rPr>
      <w:rFonts w:asciiTheme="minorHAnsi" w:eastAsiaTheme="minorHAnsi" w:hAnsiTheme="minorHAnsi" w:cstheme="minorBidi"/>
      <w:sz w:val="20"/>
      <w:szCs w:val="20"/>
      <w:lang w:eastAsia="en-US"/>
    </w:rPr>
  </w:style>
  <w:style w:type="paragraph" w:styleId="Subttulo">
    <w:name w:val="Subtitle"/>
    <w:basedOn w:val="Normal"/>
    <w:next w:val="Normal"/>
    <w:link w:val="SubttuloCarter"/>
    <w:uiPriority w:val="11"/>
    <w:qFormat/>
    <w:rsid w:val="00D31B82"/>
    <w:pPr>
      <w:spacing w:after="160" w:line="259" w:lineRule="auto"/>
      <w:jc w:val="left"/>
    </w:pPr>
    <w:rPr>
      <w:rFonts w:asciiTheme="minorHAnsi" w:eastAsiaTheme="minorEastAsia" w:hAnsiTheme="minorHAnsi" w:cstheme="minorBidi"/>
      <w:color w:val="5A5A5A" w:themeColor="text1" w:themeTint="A5"/>
      <w:spacing w:val="15"/>
      <w:sz w:val="22"/>
      <w:szCs w:val="22"/>
      <w:lang w:eastAsia="en-US"/>
    </w:rPr>
  </w:style>
  <w:style w:type="paragraph" w:styleId="SemEspaamento">
    <w:name w:val="No Spacing"/>
    <w:link w:val="SemEspaamentoCarter"/>
    <w:uiPriority w:val="1"/>
    <w:qFormat/>
    <w:rsid w:val="00730723"/>
    <w:rPr>
      <w:rFonts w:asciiTheme="minorHAnsi" w:eastAsiaTheme="minorEastAsia" w:hAnsiTheme="minorHAnsi" w:cstheme="minorBidi"/>
      <w:sz w:val="22"/>
      <w:szCs w:val="22"/>
    </w:rPr>
  </w:style>
  <w:style w:type="paragraph" w:customStyle="1" w:styleId="Tablecaption">
    <w:name w:val="Table caption"/>
    <w:basedOn w:val="Legenda"/>
    <w:link w:val="TablecaptionChar"/>
    <w:qFormat/>
    <w:rsid w:val="00BB0881"/>
    <w:pPr>
      <w:keepLines/>
    </w:pPr>
  </w:style>
  <w:style w:type="paragraph" w:customStyle="1" w:styleId="Style1">
    <w:name w:val="Style1"/>
    <w:basedOn w:val="Normal"/>
    <w:next w:val="Ttulo4"/>
    <w:qFormat/>
    <w:rsid w:val="004F3947"/>
  </w:style>
  <w:style w:type="paragraph" w:styleId="Listanumerada3">
    <w:name w:val="List Number 3"/>
    <w:basedOn w:val="Normal"/>
    <w:semiHidden/>
    <w:unhideWhenUsed/>
    <w:qFormat/>
    <w:rsid w:val="006C45C1"/>
    <w:pPr>
      <w:contextualSpacing/>
    </w:pPr>
  </w:style>
  <w:style w:type="paragraph" w:styleId="ndice9">
    <w:name w:val="toc 9"/>
    <w:basedOn w:val="Normal"/>
    <w:next w:val="Normal"/>
    <w:autoRedefine/>
    <w:uiPriority w:val="39"/>
    <w:unhideWhenUsed/>
    <w:rsid w:val="004A7706"/>
    <w:pPr>
      <w:spacing w:after="100"/>
      <w:ind w:left="238"/>
    </w:pPr>
  </w:style>
  <w:style w:type="paragraph" w:styleId="NormalWeb">
    <w:name w:val="Normal (Web)"/>
    <w:basedOn w:val="Normal"/>
    <w:uiPriority w:val="99"/>
    <w:semiHidden/>
    <w:unhideWhenUsed/>
    <w:qFormat/>
    <w:rsid w:val="001433E7"/>
    <w:pPr>
      <w:spacing w:beforeAutospacing="1" w:afterAutospacing="1" w:line="240" w:lineRule="auto"/>
      <w:jc w:val="left"/>
    </w:pPr>
  </w:style>
  <w:style w:type="paragraph" w:customStyle="1" w:styleId="HeaderLeft">
    <w:name w:val="Header Left"/>
    <w:basedOn w:val="Cabealho"/>
    <w:qFormat/>
  </w:style>
  <w:style w:type="paragraph" w:customStyle="1" w:styleId="FrameContents">
    <w:name w:val="Frame Contents"/>
    <w:basedOn w:val="Normal"/>
    <w:qFormat/>
  </w:style>
  <w:style w:type="table" w:styleId="TabelacomGrelha">
    <w:name w:val="Table Grid"/>
    <w:basedOn w:val="Tabelanormal"/>
    <w:uiPriority w:val="39"/>
    <w:rsid w:val="003D4957"/>
    <w:rPr>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ztplmc">
    <w:name w:val="ztplmc"/>
    <w:basedOn w:val="Tipodeletrapredefinidodopargrafo"/>
    <w:rsid w:val="00841680"/>
  </w:style>
  <w:style w:type="character" w:customStyle="1" w:styleId="material-icons-extended">
    <w:name w:val="material-icons-extended"/>
    <w:basedOn w:val="Tipodeletrapredefinidodopargrafo"/>
    <w:rsid w:val="00841680"/>
  </w:style>
  <w:style w:type="character" w:customStyle="1" w:styleId="hwtze">
    <w:name w:val="hwtze"/>
    <w:basedOn w:val="Tipodeletrapredefinidodopargrafo"/>
    <w:rsid w:val="00841680"/>
  </w:style>
  <w:style w:type="character" w:customStyle="1" w:styleId="rynqvb">
    <w:name w:val="rynqvb"/>
    <w:basedOn w:val="Tipodeletrapredefinidodopargrafo"/>
    <w:rsid w:val="00841680"/>
  </w:style>
  <w:style w:type="character" w:customStyle="1" w:styleId="mord">
    <w:name w:val="mord"/>
    <w:basedOn w:val="Tipodeletrapredefinidodopargrafo"/>
    <w:rsid w:val="000F7C42"/>
  </w:style>
  <w:style w:type="character" w:customStyle="1" w:styleId="vlist-s">
    <w:name w:val="vlist-s"/>
    <w:basedOn w:val="Tipodeletrapredefinidodopargrafo"/>
    <w:rsid w:val="000F7C42"/>
  </w:style>
  <w:style w:type="character" w:customStyle="1" w:styleId="mrel">
    <w:name w:val="mrel"/>
    <w:basedOn w:val="Tipodeletrapredefinidodopargrafo"/>
    <w:rsid w:val="000F7C42"/>
  </w:style>
  <w:style w:type="character" w:customStyle="1" w:styleId="mopen">
    <w:name w:val="mopen"/>
    <w:basedOn w:val="Tipodeletrapredefinidodopargrafo"/>
    <w:rsid w:val="000F7C42"/>
  </w:style>
  <w:style w:type="character" w:customStyle="1" w:styleId="mbin">
    <w:name w:val="mbin"/>
    <w:basedOn w:val="Tipodeletrapredefinidodopargrafo"/>
    <w:rsid w:val="000F7C42"/>
  </w:style>
  <w:style w:type="character" w:customStyle="1" w:styleId="mclose">
    <w:name w:val="mclose"/>
    <w:basedOn w:val="Tipodeletrapredefinidodopargrafo"/>
    <w:rsid w:val="000F7C42"/>
  </w:style>
  <w:style w:type="character" w:customStyle="1" w:styleId="mop">
    <w:name w:val="mop"/>
    <w:basedOn w:val="Tipodeletrapredefinidodopargrafo"/>
    <w:rsid w:val="000F7C42"/>
  </w:style>
  <w:style w:type="character" w:customStyle="1" w:styleId="katex-mathml">
    <w:name w:val="katex-mathml"/>
    <w:basedOn w:val="Tipodeletrapredefinidodopargrafo"/>
    <w:rsid w:val="000F7C42"/>
  </w:style>
  <w:style w:type="character" w:styleId="CitaoHTML">
    <w:name w:val="HTML Cite"/>
    <w:basedOn w:val="Tipodeletrapredefinidodopargrafo"/>
    <w:uiPriority w:val="99"/>
    <w:semiHidden/>
    <w:unhideWhenUsed/>
    <w:rsid w:val="000F7C42"/>
    <w:rPr>
      <w:i/>
      <w:iCs/>
    </w:rPr>
  </w:style>
  <w:style w:type="character" w:customStyle="1" w:styleId="pre">
    <w:name w:val="pre"/>
    <w:basedOn w:val="Tipodeletrapredefinidodopargrafo"/>
    <w:rsid w:val="00E90F85"/>
  </w:style>
  <w:style w:type="character" w:customStyle="1" w:styleId="hljs-keyword">
    <w:name w:val="hljs-keyword"/>
    <w:basedOn w:val="Tipodeletrapredefinidodopargrafo"/>
    <w:rsid w:val="00DD325A"/>
  </w:style>
  <w:style w:type="character" w:customStyle="1" w:styleId="hljs-title">
    <w:name w:val="hljs-title"/>
    <w:basedOn w:val="Tipodeletrapredefinidodopargrafo"/>
    <w:rsid w:val="00DD325A"/>
  </w:style>
  <w:style w:type="character" w:customStyle="1" w:styleId="hljs-params">
    <w:name w:val="hljs-params"/>
    <w:basedOn w:val="Tipodeletrapredefinidodopargrafo"/>
    <w:rsid w:val="00DD325A"/>
  </w:style>
  <w:style w:type="character" w:customStyle="1" w:styleId="hljs-string">
    <w:name w:val="hljs-string"/>
    <w:basedOn w:val="Tipodeletrapredefinidodopargrafo"/>
    <w:rsid w:val="00DD325A"/>
  </w:style>
  <w:style w:type="character" w:customStyle="1" w:styleId="hljs-number">
    <w:name w:val="hljs-number"/>
    <w:basedOn w:val="Tipodeletrapredefinidodopargrafo"/>
    <w:rsid w:val="00DD325A"/>
  </w:style>
  <w:style w:type="character" w:customStyle="1" w:styleId="hljs-builtin">
    <w:name w:val="hljs-built_in"/>
    <w:basedOn w:val="Tipodeletrapredefinidodopargrafo"/>
    <w:rsid w:val="00DD325A"/>
  </w:style>
  <w:style w:type="character" w:styleId="TextodoMarcadordePosio">
    <w:name w:val="Placeholder Text"/>
    <w:basedOn w:val="Tipodeletrapredefinidodopargrafo"/>
    <w:uiPriority w:val="99"/>
    <w:semiHidden/>
    <w:rsid w:val="000E122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4429">
      <w:bodyDiv w:val="1"/>
      <w:marLeft w:val="0"/>
      <w:marRight w:val="0"/>
      <w:marTop w:val="0"/>
      <w:marBottom w:val="0"/>
      <w:divBdr>
        <w:top w:val="none" w:sz="0" w:space="0" w:color="auto"/>
        <w:left w:val="none" w:sz="0" w:space="0" w:color="auto"/>
        <w:bottom w:val="none" w:sz="0" w:space="0" w:color="auto"/>
        <w:right w:val="none" w:sz="0" w:space="0" w:color="auto"/>
      </w:divBdr>
    </w:div>
    <w:div w:id="133764639">
      <w:bodyDiv w:val="1"/>
      <w:marLeft w:val="0"/>
      <w:marRight w:val="0"/>
      <w:marTop w:val="0"/>
      <w:marBottom w:val="0"/>
      <w:divBdr>
        <w:top w:val="none" w:sz="0" w:space="0" w:color="auto"/>
        <w:left w:val="none" w:sz="0" w:space="0" w:color="auto"/>
        <w:bottom w:val="none" w:sz="0" w:space="0" w:color="auto"/>
        <w:right w:val="none" w:sz="0" w:space="0" w:color="auto"/>
      </w:divBdr>
    </w:div>
    <w:div w:id="262685028">
      <w:bodyDiv w:val="1"/>
      <w:marLeft w:val="0"/>
      <w:marRight w:val="0"/>
      <w:marTop w:val="0"/>
      <w:marBottom w:val="0"/>
      <w:divBdr>
        <w:top w:val="none" w:sz="0" w:space="0" w:color="auto"/>
        <w:left w:val="none" w:sz="0" w:space="0" w:color="auto"/>
        <w:bottom w:val="none" w:sz="0" w:space="0" w:color="auto"/>
        <w:right w:val="none" w:sz="0" w:space="0" w:color="auto"/>
      </w:divBdr>
    </w:div>
    <w:div w:id="303120570">
      <w:bodyDiv w:val="1"/>
      <w:marLeft w:val="0"/>
      <w:marRight w:val="0"/>
      <w:marTop w:val="0"/>
      <w:marBottom w:val="0"/>
      <w:divBdr>
        <w:top w:val="none" w:sz="0" w:space="0" w:color="auto"/>
        <w:left w:val="none" w:sz="0" w:space="0" w:color="auto"/>
        <w:bottom w:val="none" w:sz="0" w:space="0" w:color="auto"/>
        <w:right w:val="none" w:sz="0" w:space="0" w:color="auto"/>
      </w:divBdr>
    </w:div>
    <w:div w:id="348607497">
      <w:bodyDiv w:val="1"/>
      <w:marLeft w:val="0"/>
      <w:marRight w:val="0"/>
      <w:marTop w:val="0"/>
      <w:marBottom w:val="0"/>
      <w:divBdr>
        <w:top w:val="none" w:sz="0" w:space="0" w:color="auto"/>
        <w:left w:val="none" w:sz="0" w:space="0" w:color="auto"/>
        <w:bottom w:val="none" w:sz="0" w:space="0" w:color="auto"/>
        <w:right w:val="none" w:sz="0" w:space="0" w:color="auto"/>
      </w:divBdr>
    </w:div>
    <w:div w:id="576399648">
      <w:bodyDiv w:val="1"/>
      <w:marLeft w:val="0"/>
      <w:marRight w:val="0"/>
      <w:marTop w:val="0"/>
      <w:marBottom w:val="0"/>
      <w:divBdr>
        <w:top w:val="none" w:sz="0" w:space="0" w:color="auto"/>
        <w:left w:val="none" w:sz="0" w:space="0" w:color="auto"/>
        <w:bottom w:val="none" w:sz="0" w:space="0" w:color="auto"/>
        <w:right w:val="none" w:sz="0" w:space="0" w:color="auto"/>
      </w:divBdr>
    </w:div>
    <w:div w:id="615218358">
      <w:bodyDiv w:val="1"/>
      <w:marLeft w:val="0"/>
      <w:marRight w:val="0"/>
      <w:marTop w:val="0"/>
      <w:marBottom w:val="0"/>
      <w:divBdr>
        <w:top w:val="none" w:sz="0" w:space="0" w:color="auto"/>
        <w:left w:val="none" w:sz="0" w:space="0" w:color="auto"/>
        <w:bottom w:val="none" w:sz="0" w:space="0" w:color="auto"/>
        <w:right w:val="none" w:sz="0" w:space="0" w:color="auto"/>
      </w:divBdr>
    </w:div>
    <w:div w:id="973173457">
      <w:bodyDiv w:val="1"/>
      <w:marLeft w:val="0"/>
      <w:marRight w:val="0"/>
      <w:marTop w:val="0"/>
      <w:marBottom w:val="0"/>
      <w:divBdr>
        <w:top w:val="none" w:sz="0" w:space="0" w:color="auto"/>
        <w:left w:val="none" w:sz="0" w:space="0" w:color="auto"/>
        <w:bottom w:val="none" w:sz="0" w:space="0" w:color="auto"/>
        <w:right w:val="none" w:sz="0" w:space="0" w:color="auto"/>
      </w:divBdr>
    </w:div>
    <w:div w:id="986008733">
      <w:bodyDiv w:val="1"/>
      <w:marLeft w:val="0"/>
      <w:marRight w:val="0"/>
      <w:marTop w:val="0"/>
      <w:marBottom w:val="0"/>
      <w:divBdr>
        <w:top w:val="none" w:sz="0" w:space="0" w:color="auto"/>
        <w:left w:val="none" w:sz="0" w:space="0" w:color="auto"/>
        <w:bottom w:val="none" w:sz="0" w:space="0" w:color="auto"/>
        <w:right w:val="none" w:sz="0" w:space="0" w:color="auto"/>
      </w:divBdr>
    </w:div>
    <w:div w:id="1073284977">
      <w:bodyDiv w:val="1"/>
      <w:marLeft w:val="0"/>
      <w:marRight w:val="0"/>
      <w:marTop w:val="0"/>
      <w:marBottom w:val="0"/>
      <w:divBdr>
        <w:top w:val="none" w:sz="0" w:space="0" w:color="auto"/>
        <w:left w:val="none" w:sz="0" w:space="0" w:color="auto"/>
        <w:bottom w:val="none" w:sz="0" w:space="0" w:color="auto"/>
        <w:right w:val="none" w:sz="0" w:space="0" w:color="auto"/>
      </w:divBdr>
    </w:div>
    <w:div w:id="1105033487">
      <w:bodyDiv w:val="1"/>
      <w:marLeft w:val="0"/>
      <w:marRight w:val="0"/>
      <w:marTop w:val="0"/>
      <w:marBottom w:val="0"/>
      <w:divBdr>
        <w:top w:val="none" w:sz="0" w:space="0" w:color="auto"/>
        <w:left w:val="none" w:sz="0" w:space="0" w:color="auto"/>
        <w:bottom w:val="none" w:sz="0" w:space="0" w:color="auto"/>
        <w:right w:val="none" w:sz="0" w:space="0" w:color="auto"/>
      </w:divBdr>
    </w:div>
    <w:div w:id="1193304070">
      <w:bodyDiv w:val="1"/>
      <w:marLeft w:val="0"/>
      <w:marRight w:val="0"/>
      <w:marTop w:val="0"/>
      <w:marBottom w:val="0"/>
      <w:divBdr>
        <w:top w:val="none" w:sz="0" w:space="0" w:color="auto"/>
        <w:left w:val="none" w:sz="0" w:space="0" w:color="auto"/>
        <w:bottom w:val="none" w:sz="0" w:space="0" w:color="auto"/>
        <w:right w:val="none" w:sz="0" w:space="0" w:color="auto"/>
      </w:divBdr>
    </w:div>
    <w:div w:id="1418599506">
      <w:bodyDiv w:val="1"/>
      <w:marLeft w:val="0"/>
      <w:marRight w:val="0"/>
      <w:marTop w:val="0"/>
      <w:marBottom w:val="0"/>
      <w:divBdr>
        <w:top w:val="none" w:sz="0" w:space="0" w:color="auto"/>
        <w:left w:val="none" w:sz="0" w:space="0" w:color="auto"/>
        <w:bottom w:val="none" w:sz="0" w:space="0" w:color="auto"/>
        <w:right w:val="none" w:sz="0" w:space="0" w:color="auto"/>
      </w:divBdr>
    </w:div>
    <w:div w:id="1492868576">
      <w:bodyDiv w:val="1"/>
      <w:marLeft w:val="0"/>
      <w:marRight w:val="0"/>
      <w:marTop w:val="0"/>
      <w:marBottom w:val="0"/>
      <w:divBdr>
        <w:top w:val="none" w:sz="0" w:space="0" w:color="auto"/>
        <w:left w:val="none" w:sz="0" w:space="0" w:color="auto"/>
        <w:bottom w:val="none" w:sz="0" w:space="0" w:color="auto"/>
        <w:right w:val="none" w:sz="0" w:space="0" w:color="auto"/>
      </w:divBdr>
    </w:div>
    <w:div w:id="1502811120">
      <w:bodyDiv w:val="1"/>
      <w:marLeft w:val="0"/>
      <w:marRight w:val="0"/>
      <w:marTop w:val="0"/>
      <w:marBottom w:val="0"/>
      <w:divBdr>
        <w:top w:val="none" w:sz="0" w:space="0" w:color="auto"/>
        <w:left w:val="none" w:sz="0" w:space="0" w:color="auto"/>
        <w:bottom w:val="none" w:sz="0" w:space="0" w:color="auto"/>
        <w:right w:val="none" w:sz="0" w:space="0" w:color="auto"/>
      </w:divBdr>
    </w:div>
    <w:div w:id="1594586356">
      <w:bodyDiv w:val="1"/>
      <w:marLeft w:val="0"/>
      <w:marRight w:val="0"/>
      <w:marTop w:val="0"/>
      <w:marBottom w:val="0"/>
      <w:divBdr>
        <w:top w:val="none" w:sz="0" w:space="0" w:color="auto"/>
        <w:left w:val="none" w:sz="0" w:space="0" w:color="auto"/>
        <w:bottom w:val="none" w:sz="0" w:space="0" w:color="auto"/>
        <w:right w:val="none" w:sz="0" w:space="0" w:color="auto"/>
      </w:divBdr>
    </w:div>
    <w:div w:id="1636566567">
      <w:bodyDiv w:val="1"/>
      <w:marLeft w:val="0"/>
      <w:marRight w:val="0"/>
      <w:marTop w:val="0"/>
      <w:marBottom w:val="0"/>
      <w:divBdr>
        <w:top w:val="none" w:sz="0" w:space="0" w:color="auto"/>
        <w:left w:val="none" w:sz="0" w:space="0" w:color="auto"/>
        <w:bottom w:val="none" w:sz="0" w:space="0" w:color="auto"/>
        <w:right w:val="none" w:sz="0" w:space="0" w:color="auto"/>
      </w:divBdr>
    </w:div>
    <w:div w:id="1653412629">
      <w:bodyDiv w:val="1"/>
      <w:marLeft w:val="0"/>
      <w:marRight w:val="0"/>
      <w:marTop w:val="0"/>
      <w:marBottom w:val="0"/>
      <w:divBdr>
        <w:top w:val="none" w:sz="0" w:space="0" w:color="auto"/>
        <w:left w:val="none" w:sz="0" w:space="0" w:color="auto"/>
        <w:bottom w:val="none" w:sz="0" w:space="0" w:color="auto"/>
        <w:right w:val="none" w:sz="0" w:space="0" w:color="auto"/>
      </w:divBdr>
    </w:div>
    <w:div w:id="1656031353">
      <w:bodyDiv w:val="1"/>
      <w:marLeft w:val="0"/>
      <w:marRight w:val="0"/>
      <w:marTop w:val="0"/>
      <w:marBottom w:val="0"/>
      <w:divBdr>
        <w:top w:val="none" w:sz="0" w:space="0" w:color="auto"/>
        <w:left w:val="none" w:sz="0" w:space="0" w:color="auto"/>
        <w:bottom w:val="none" w:sz="0" w:space="0" w:color="auto"/>
        <w:right w:val="none" w:sz="0" w:space="0" w:color="auto"/>
      </w:divBdr>
    </w:div>
    <w:div w:id="1854227342">
      <w:bodyDiv w:val="1"/>
      <w:marLeft w:val="0"/>
      <w:marRight w:val="0"/>
      <w:marTop w:val="0"/>
      <w:marBottom w:val="0"/>
      <w:divBdr>
        <w:top w:val="none" w:sz="0" w:space="0" w:color="auto"/>
        <w:left w:val="none" w:sz="0" w:space="0" w:color="auto"/>
        <w:bottom w:val="none" w:sz="0" w:space="0" w:color="auto"/>
        <w:right w:val="none" w:sz="0" w:space="0" w:color="auto"/>
      </w:divBdr>
      <w:divsChild>
        <w:div w:id="1856579147">
          <w:marLeft w:val="0"/>
          <w:marRight w:val="0"/>
          <w:marTop w:val="0"/>
          <w:marBottom w:val="0"/>
          <w:divBdr>
            <w:top w:val="none" w:sz="0" w:space="0" w:color="auto"/>
            <w:left w:val="none" w:sz="0" w:space="0" w:color="auto"/>
            <w:bottom w:val="none" w:sz="0" w:space="0" w:color="auto"/>
            <w:right w:val="none" w:sz="0" w:space="0" w:color="auto"/>
          </w:divBdr>
        </w:div>
        <w:div w:id="665979234">
          <w:marLeft w:val="0"/>
          <w:marRight w:val="0"/>
          <w:marTop w:val="0"/>
          <w:marBottom w:val="0"/>
          <w:divBdr>
            <w:top w:val="none" w:sz="0" w:space="0" w:color="auto"/>
            <w:left w:val="none" w:sz="0" w:space="0" w:color="auto"/>
            <w:bottom w:val="none" w:sz="0" w:space="0" w:color="auto"/>
            <w:right w:val="none" w:sz="0" w:space="0" w:color="auto"/>
          </w:divBdr>
          <w:divsChild>
            <w:div w:id="708380211">
              <w:marLeft w:val="0"/>
              <w:marRight w:val="0"/>
              <w:marTop w:val="0"/>
              <w:marBottom w:val="0"/>
              <w:divBdr>
                <w:top w:val="none" w:sz="0" w:space="0" w:color="auto"/>
                <w:left w:val="none" w:sz="0" w:space="0" w:color="auto"/>
                <w:bottom w:val="none" w:sz="0" w:space="0" w:color="auto"/>
                <w:right w:val="none" w:sz="0" w:space="0" w:color="auto"/>
              </w:divBdr>
              <w:divsChild>
                <w:div w:id="1809320111">
                  <w:marLeft w:val="0"/>
                  <w:marRight w:val="0"/>
                  <w:marTop w:val="0"/>
                  <w:marBottom w:val="0"/>
                  <w:divBdr>
                    <w:top w:val="none" w:sz="0" w:space="0" w:color="auto"/>
                    <w:left w:val="none" w:sz="0" w:space="0" w:color="auto"/>
                    <w:bottom w:val="none" w:sz="0" w:space="0" w:color="auto"/>
                    <w:right w:val="none" w:sz="0" w:space="0" w:color="auto"/>
                  </w:divBdr>
                  <w:divsChild>
                    <w:div w:id="1778980425">
                      <w:marLeft w:val="0"/>
                      <w:marRight w:val="0"/>
                      <w:marTop w:val="0"/>
                      <w:marBottom w:val="0"/>
                      <w:divBdr>
                        <w:top w:val="none" w:sz="0" w:space="0" w:color="auto"/>
                        <w:left w:val="none" w:sz="0" w:space="0" w:color="auto"/>
                        <w:bottom w:val="none" w:sz="0" w:space="0" w:color="auto"/>
                        <w:right w:val="none" w:sz="0" w:space="0" w:color="auto"/>
                      </w:divBdr>
                      <w:divsChild>
                        <w:div w:id="47226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55861">
              <w:marLeft w:val="0"/>
              <w:marRight w:val="0"/>
              <w:marTop w:val="0"/>
              <w:marBottom w:val="0"/>
              <w:divBdr>
                <w:top w:val="none" w:sz="0" w:space="0" w:color="auto"/>
                <w:left w:val="none" w:sz="0" w:space="0" w:color="auto"/>
                <w:bottom w:val="none" w:sz="0" w:space="0" w:color="auto"/>
                <w:right w:val="none" w:sz="0" w:space="0" w:color="auto"/>
              </w:divBdr>
              <w:divsChild>
                <w:div w:id="1575893583">
                  <w:marLeft w:val="0"/>
                  <w:marRight w:val="0"/>
                  <w:marTop w:val="0"/>
                  <w:marBottom w:val="0"/>
                  <w:divBdr>
                    <w:top w:val="none" w:sz="0" w:space="0" w:color="auto"/>
                    <w:left w:val="none" w:sz="0" w:space="0" w:color="auto"/>
                    <w:bottom w:val="none" w:sz="0" w:space="0" w:color="auto"/>
                    <w:right w:val="none" w:sz="0" w:space="0" w:color="auto"/>
                  </w:divBdr>
                  <w:divsChild>
                    <w:div w:id="145687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906180">
      <w:bodyDiv w:val="1"/>
      <w:marLeft w:val="0"/>
      <w:marRight w:val="0"/>
      <w:marTop w:val="0"/>
      <w:marBottom w:val="0"/>
      <w:divBdr>
        <w:top w:val="none" w:sz="0" w:space="0" w:color="auto"/>
        <w:left w:val="none" w:sz="0" w:space="0" w:color="auto"/>
        <w:bottom w:val="none" w:sz="0" w:space="0" w:color="auto"/>
        <w:right w:val="none" w:sz="0" w:space="0" w:color="auto"/>
      </w:divBdr>
    </w:div>
    <w:div w:id="1894074780">
      <w:bodyDiv w:val="1"/>
      <w:marLeft w:val="0"/>
      <w:marRight w:val="0"/>
      <w:marTop w:val="0"/>
      <w:marBottom w:val="0"/>
      <w:divBdr>
        <w:top w:val="none" w:sz="0" w:space="0" w:color="auto"/>
        <w:left w:val="none" w:sz="0" w:space="0" w:color="auto"/>
        <w:bottom w:val="none" w:sz="0" w:space="0" w:color="auto"/>
        <w:right w:val="none" w:sz="0" w:space="0" w:color="auto"/>
      </w:divBdr>
    </w:div>
    <w:div w:id="2065596396">
      <w:bodyDiv w:val="1"/>
      <w:marLeft w:val="0"/>
      <w:marRight w:val="0"/>
      <w:marTop w:val="0"/>
      <w:marBottom w:val="0"/>
      <w:divBdr>
        <w:top w:val="none" w:sz="0" w:space="0" w:color="auto"/>
        <w:left w:val="none" w:sz="0" w:space="0" w:color="auto"/>
        <w:bottom w:val="none" w:sz="0" w:space="0" w:color="auto"/>
        <w:right w:val="none" w:sz="0" w:space="0" w:color="auto"/>
      </w:divBdr>
    </w:div>
    <w:div w:id="2067411166">
      <w:bodyDiv w:val="1"/>
      <w:marLeft w:val="0"/>
      <w:marRight w:val="0"/>
      <w:marTop w:val="0"/>
      <w:marBottom w:val="0"/>
      <w:divBdr>
        <w:top w:val="none" w:sz="0" w:space="0" w:color="auto"/>
        <w:left w:val="none" w:sz="0" w:space="0" w:color="auto"/>
        <w:bottom w:val="none" w:sz="0" w:space="0" w:color="auto"/>
        <w:right w:val="none" w:sz="0" w:space="0" w:color="auto"/>
      </w:divBdr>
    </w:div>
    <w:div w:id="2099399053">
      <w:bodyDiv w:val="1"/>
      <w:marLeft w:val="0"/>
      <w:marRight w:val="0"/>
      <w:marTop w:val="0"/>
      <w:marBottom w:val="0"/>
      <w:divBdr>
        <w:top w:val="none" w:sz="0" w:space="0" w:color="auto"/>
        <w:left w:val="none" w:sz="0" w:space="0" w:color="auto"/>
        <w:bottom w:val="none" w:sz="0" w:space="0" w:color="auto"/>
        <w:right w:val="none" w:sz="0" w:space="0" w:color="auto"/>
      </w:divBdr>
    </w:div>
    <w:div w:id="21087669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footer" Target="footer41.xml"/><Relationship Id="rId21" Type="http://schemas.openxmlformats.org/officeDocument/2006/relationships/header" Target="header8.xml"/><Relationship Id="rId42" Type="http://schemas.openxmlformats.org/officeDocument/2006/relationships/header" Target="header17.xml"/><Relationship Id="rId47" Type="http://schemas.openxmlformats.org/officeDocument/2006/relationships/header" Target="header20.xml"/><Relationship Id="rId63" Type="http://schemas.openxmlformats.org/officeDocument/2006/relationships/footer" Target="footer21.xml"/><Relationship Id="rId68" Type="http://schemas.openxmlformats.org/officeDocument/2006/relationships/image" Target="media/image17.png"/><Relationship Id="rId84" Type="http://schemas.openxmlformats.org/officeDocument/2006/relationships/header" Target="header26.xml"/><Relationship Id="rId89" Type="http://schemas.openxmlformats.org/officeDocument/2006/relationships/footer" Target="footer27.xml"/><Relationship Id="rId112" Type="http://schemas.openxmlformats.org/officeDocument/2006/relationships/header" Target="header40.xml"/><Relationship Id="rId16" Type="http://schemas.openxmlformats.org/officeDocument/2006/relationships/header" Target="header5.xml"/><Relationship Id="rId107" Type="http://schemas.openxmlformats.org/officeDocument/2006/relationships/header" Target="header37.xml"/><Relationship Id="rId11" Type="http://schemas.openxmlformats.org/officeDocument/2006/relationships/footer" Target="footer2.xml"/><Relationship Id="rId32" Type="http://schemas.openxmlformats.org/officeDocument/2006/relationships/header" Target="header13.xml"/><Relationship Id="rId37" Type="http://schemas.openxmlformats.org/officeDocument/2006/relationships/header" Target="header16.xml"/><Relationship Id="rId53" Type="http://schemas.openxmlformats.org/officeDocument/2006/relationships/image" Target="media/image6.png"/><Relationship Id="rId58" Type="http://schemas.openxmlformats.org/officeDocument/2006/relationships/image" Target="media/image11.png"/><Relationship Id="rId74" Type="http://schemas.openxmlformats.org/officeDocument/2006/relationships/image" Target="media/image22.png"/><Relationship Id="rId79" Type="http://schemas.openxmlformats.org/officeDocument/2006/relationships/header" Target="header23.xml"/><Relationship Id="rId102" Type="http://schemas.openxmlformats.org/officeDocument/2006/relationships/footer" Target="footer34.xml"/><Relationship Id="rId123" Type="http://schemas.openxmlformats.org/officeDocument/2006/relationships/header" Target="header45.xml"/><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footer" Target="footer28.xml"/><Relationship Id="rId95" Type="http://schemas.openxmlformats.org/officeDocument/2006/relationships/header" Target="header31.xml"/><Relationship Id="rId22" Type="http://schemas.openxmlformats.org/officeDocument/2006/relationships/footer" Target="footer7.xml"/><Relationship Id="rId27" Type="http://schemas.openxmlformats.org/officeDocument/2006/relationships/footer" Target="footer10.xml"/><Relationship Id="rId43" Type="http://schemas.openxmlformats.org/officeDocument/2006/relationships/header" Target="header18.xml"/><Relationship Id="rId48" Type="http://schemas.openxmlformats.org/officeDocument/2006/relationships/footer" Target="footer19.xml"/><Relationship Id="rId64" Type="http://schemas.openxmlformats.org/officeDocument/2006/relationships/footer" Target="footer22.xml"/><Relationship Id="rId69" Type="http://schemas.openxmlformats.org/officeDocument/2006/relationships/hyperlink" Target="https://arxiv.org/search/cs?searchtype=author&amp;query=Cho%2C+K" TargetMode="External"/><Relationship Id="rId113" Type="http://schemas.openxmlformats.org/officeDocument/2006/relationships/footer" Target="footer39.xml"/><Relationship Id="rId118" Type="http://schemas.openxmlformats.org/officeDocument/2006/relationships/footer" Target="footer42.xml"/><Relationship Id="rId80" Type="http://schemas.openxmlformats.org/officeDocument/2006/relationships/header" Target="header24.xml"/><Relationship Id="rId85" Type="http://schemas.openxmlformats.org/officeDocument/2006/relationships/footer" Target="footer25.xml"/><Relationship Id="rId12" Type="http://schemas.openxmlformats.org/officeDocument/2006/relationships/header" Target="header3.xml"/><Relationship Id="rId17" Type="http://schemas.openxmlformats.org/officeDocument/2006/relationships/header" Target="header6.xml"/><Relationship Id="rId33" Type="http://schemas.openxmlformats.org/officeDocument/2006/relationships/header" Target="header14.xml"/><Relationship Id="rId38" Type="http://schemas.openxmlformats.org/officeDocument/2006/relationships/footer" Target="footer15.xml"/><Relationship Id="rId59" Type="http://schemas.openxmlformats.org/officeDocument/2006/relationships/image" Target="media/image12.png"/><Relationship Id="rId103" Type="http://schemas.openxmlformats.org/officeDocument/2006/relationships/header" Target="header35.xml"/><Relationship Id="rId108" Type="http://schemas.openxmlformats.org/officeDocument/2006/relationships/header" Target="header38.xml"/><Relationship Id="rId124" Type="http://schemas.openxmlformats.org/officeDocument/2006/relationships/header" Target="header46.xml"/><Relationship Id="rId54" Type="http://schemas.openxmlformats.org/officeDocument/2006/relationships/image" Target="media/image7.png"/><Relationship Id="rId70" Type="http://schemas.openxmlformats.org/officeDocument/2006/relationships/image" Target="media/image18.png"/><Relationship Id="rId75" Type="http://schemas.openxmlformats.org/officeDocument/2006/relationships/image" Target="media/image23.png"/><Relationship Id="rId91" Type="http://schemas.openxmlformats.org/officeDocument/2006/relationships/header" Target="header29.xml"/><Relationship Id="rId96" Type="http://schemas.openxmlformats.org/officeDocument/2006/relationships/header" Target="header3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8.xml"/><Relationship Id="rId28" Type="http://schemas.openxmlformats.org/officeDocument/2006/relationships/header" Target="header11.xml"/><Relationship Id="rId49" Type="http://schemas.openxmlformats.org/officeDocument/2006/relationships/footer" Target="footer20.xml"/><Relationship Id="rId114" Type="http://schemas.openxmlformats.org/officeDocument/2006/relationships/footer" Target="footer40.xml"/><Relationship Id="rId119" Type="http://schemas.openxmlformats.org/officeDocument/2006/relationships/header" Target="header43.xml"/><Relationship Id="rId44" Type="http://schemas.openxmlformats.org/officeDocument/2006/relationships/footer" Target="footer17.xml"/><Relationship Id="rId60" Type="http://schemas.openxmlformats.org/officeDocument/2006/relationships/image" Target="media/image13.png"/><Relationship Id="rId65" Type="http://schemas.openxmlformats.org/officeDocument/2006/relationships/image" Target="media/image14.png"/><Relationship Id="rId81" Type="http://schemas.openxmlformats.org/officeDocument/2006/relationships/footer" Target="footer23.xml"/><Relationship Id="rId86" Type="http://schemas.openxmlformats.org/officeDocument/2006/relationships/footer" Target="footer26.xml"/><Relationship Id="rId13" Type="http://schemas.openxmlformats.org/officeDocument/2006/relationships/header" Target="header4.xml"/><Relationship Id="rId18" Type="http://schemas.openxmlformats.org/officeDocument/2006/relationships/footer" Target="footer5.xml"/><Relationship Id="rId39" Type="http://schemas.openxmlformats.org/officeDocument/2006/relationships/footer" Target="footer16.xml"/><Relationship Id="rId109" Type="http://schemas.openxmlformats.org/officeDocument/2006/relationships/footer" Target="footer37.xml"/><Relationship Id="rId34" Type="http://schemas.openxmlformats.org/officeDocument/2006/relationships/footer" Target="footer13.xml"/><Relationship Id="rId50" Type="http://schemas.openxmlformats.org/officeDocument/2006/relationships/image" Target="media/image3.png"/><Relationship Id="rId55" Type="http://schemas.openxmlformats.org/officeDocument/2006/relationships/image" Target="media/image8.png"/><Relationship Id="rId76" Type="http://schemas.openxmlformats.org/officeDocument/2006/relationships/image" Target="media/image24.png"/><Relationship Id="rId97" Type="http://schemas.openxmlformats.org/officeDocument/2006/relationships/footer" Target="footer31.xml"/><Relationship Id="rId104" Type="http://schemas.openxmlformats.org/officeDocument/2006/relationships/header" Target="header36.xml"/><Relationship Id="rId120" Type="http://schemas.openxmlformats.org/officeDocument/2006/relationships/header" Target="header44.xml"/><Relationship Id="rId125" Type="http://schemas.openxmlformats.org/officeDocument/2006/relationships/footer" Target="footer45.xml"/><Relationship Id="rId7" Type="http://schemas.openxmlformats.org/officeDocument/2006/relationships/endnotes" Target="endnotes.xml"/><Relationship Id="rId71" Type="http://schemas.openxmlformats.org/officeDocument/2006/relationships/image" Target="media/image19.png"/><Relationship Id="rId92" Type="http://schemas.openxmlformats.org/officeDocument/2006/relationships/header" Target="header30.xml"/><Relationship Id="rId2" Type="http://schemas.openxmlformats.org/officeDocument/2006/relationships/numbering" Target="numbering.xml"/><Relationship Id="rId29" Type="http://schemas.openxmlformats.org/officeDocument/2006/relationships/header" Target="header12.xml"/><Relationship Id="rId24" Type="http://schemas.openxmlformats.org/officeDocument/2006/relationships/header" Target="header9.xml"/><Relationship Id="rId40" Type="http://schemas.openxmlformats.org/officeDocument/2006/relationships/hyperlink" Target="https://www.google.pt/url?sa=i&amp;rct=j&amp;q=&amp;esrc=s&amp;source=images&amp;cd=&amp;cad=rja&amp;uact=8&amp;ved=0ahUKEwiW-4ij3_zSAhXB0RoKHYa2AJkQjRwIBw&amp;url=http://mariohenriquemartins.com.br/enquadramento-o-que-voce-destaca-em-seu-argumento/&amp;psig=AFQjCNEBh3yreV0BxghV2mg3qhOIzvt7pA&amp;ust=1490912295373271" TargetMode="External"/><Relationship Id="rId45" Type="http://schemas.openxmlformats.org/officeDocument/2006/relationships/footer" Target="footer18.xml"/><Relationship Id="rId66" Type="http://schemas.openxmlformats.org/officeDocument/2006/relationships/image" Target="media/image15.png"/><Relationship Id="rId87" Type="http://schemas.openxmlformats.org/officeDocument/2006/relationships/header" Target="header27.xml"/><Relationship Id="rId110" Type="http://schemas.openxmlformats.org/officeDocument/2006/relationships/footer" Target="footer38.xml"/><Relationship Id="rId115" Type="http://schemas.openxmlformats.org/officeDocument/2006/relationships/header" Target="header41.xml"/><Relationship Id="rId61" Type="http://schemas.openxmlformats.org/officeDocument/2006/relationships/header" Target="header21.xml"/><Relationship Id="rId82" Type="http://schemas.openxmlformats.org/officeDocument/2006/relationships/footer" Target="footer24.xml"/><Relationship Id="rId19" Type="http://schemas.openxmlformats.org/officeDocument/2006/relationships/footer" Target="foot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footer" Target="footer14.xml"/><Relationship Id="rId56" Type="http://schemas.openxmlformats.org/officeDocument/2006/relationships/image" Target="media/image9.png"/><Relationship Id="rId77" Type="http://schemas.openxmlformats.org/officeDocument/2006/relationships/image" Target="media/image25.png"/><Relationship Id="rId100" Type="http://schemas.openxmlformats.org/officeDocument/2006/relationships/header" Target="header34.xml"/><Relationship Id="rId105" Type="http://schemas.openxmlformats.org/officeDocument/2006/relationships/footer" Target="footer35.xml"/><Relationship Id="rId126" Type="http://schemas.openxmlformats.org/officeDocument/2006/relationships/footer" Target="footer46.xml"/><Relationship Id="rId8" Type="http://schemas.openxmlformats.org/officeDocument/2006/relationships/header" Target="header1.xml"/><Relationship Id="rId51" Type="http://schemas.openxmlformats.org/officeDocument/2006/relationships/image" Target="media/image4.png"/><Relationship Id="rId72" Type="http://schemas.openxmlformats.org/officeDocument/2006/relationships/image" Target="media/image20.png"/><Relationship Id="rId93" Type="http://schemas.openxmlformats.org/officeDocument/2006/relationships/footer" Target="footer29.xml"/><Relationship Id="rId98" Type="http://schemas.openxmlformats.org/officeDocument/2006/relationships/footer" Target="footer32.xml"/><Relationship Id="rId121" Type="http://schemas.openxmlformats.org/officeDocument/2006/relationships/footer" Target="footer43.xml"/><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header" Target="header19.xml"/><Relationship Id="rId67" Type="http://schemas.openxmlformats.org/officeDocument/2006/relationships/image" Target="media/image16.png"/><Relationship Id="rId116" Type="http://schemas.openxmlformats.org/officeDocument/2006/relationships/header" Target="header42.xml"/><Relationship Id="rId20" Type="http://schemas.openxmlformats.org/officeDocument/2006/relationships/header" Target="header7.xml"/><Relationship Id="rId41" Type="http://schemas.openxmlformats.org/officeDocument/2006/relationships/image" Target="media/image2.jpeg"/><Relationship Id="rId62" Type="http://schemas.openxmlformats.org/officeDocument/2006/relationships/header" Target="header22.xml"/><Relationship Id="rId83" Type="http://schemas.openxmlformats.org/officeDocument/2006/relationships/header" Target="header25.xml"/><Relationship Id="rId88" Type="http://schemas.openxmlformats.org/officeDocument/2006/relationships/header" Target="header28.xml"/><Relationship Id="rId111" Type="http://schemas.openxmlformats.org/officeDocument/2006/relationships/header" Target="header39.xml"/><Relationship Id="rId15" Type="http://schemas.openxmlformats.org/officeDocument/2006/relationships/footer" Target="footer4.xml"/><Relationship Id="rId36" Type="http://schemas.openxmlformats.org/officeDocument/2006/relationships/header" Target="header15.xml"/><Relationship Id="rId57" Type="http://schemas.openxmlformats.org/officeDocument/2006/relationships/image" Target="media/image10.png"/><Relationship Id="rId106" Type="http://schemas.openxmlformats.org/officeDocument/2006/relationships/footer" Target="footer36.xml"/><Relationship Id="rId12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footer" Target="footer12.xml"/><Relationship Id="rId52" Type="http://schemas.openxmlformats.org/officeDocument/2006/relationships/image" Target="media/image5.png"/><Relationship Id="rId73" Type="http://schemas.openxmlformats.org/officeDocument/2006/relationships/image" Target="media/image21.png"/><Relationship Id="rId78" Type="http://schemas.openxmlformats.org/officeDocument/2006/relationships/image" Target="media/image26.png"/><Relationship Id="rId94" Type="http://schemas.openxmlformats.org/officeDocument/2006/relationships/footer" Target="footer30.xml"/><Relationship Id="rId99" Type="http://schemas.openxmlformats.org/officeDocument/2006/relationships/header" Target="header33.xml"/><Relationship Id="rId101" Type="http://schemas.openxmlformats.org/officeDocument/2006/relationships/footer" Target="footer33.xml"/><Relationship Id="rId122" Type="http://schemas.openxmlformats.org/officeDocument/2006/relationships/footer" Target="footer44.xml"/><Relationship Id="rId4" Type="http://schemas.openxmlformats.org/officeDocument/2006/relationships/settings" Target="settings.xml"/><Relationship Id="rId9"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ISE21</b:Tag>
    <b:SourceType>InternetSite</b:SourceType>
    <b:Guid>{14D62448-89BC-4272-B075-75E0090FBE06}</b:Guid>
    <b:Title>ISEC - Licenciaturas - Engenharia Informática</b:Title>
    <b:YearAccessed>2021</b:YearAccessed>
    <b:MonthAccessed>4</b:MonthAccessed>
    <b:DayAccessed>8</b:DayAccessed>
    <b:URL>https://www.isec.pt/PT/estudar/licenciaturas/EngInfor/</b:URL>
    <b:RefOrder>1</b:RefOrder>
  </b:Source>
  <b:Source>
    <b:Tag>Ise17</b:Tag>
    <b:SourceType>InternetSite</b:SourceType>
    <b:Guid>{C910F1F8-17A3-475D-98B6-6F00C2A585DC}</b:Guid>
    <b:Title>ISEC - Instituto Superior de Engenharia de Coimbra | Instituto Politécnico de Coimbra</b:Title>
    <b:InternetSiteTitle>Isec</b:InternetSiteTitle>
    <b:URL>https://www.isec.pt/PT/Default.aspx</b:URL>
    <b:YearAccessed>2021</b:YearAccessed>
    <b:MonthAccessed>4</b:MonthAccessed>
    <b:DayAccessed>8</b:DayAccessed>
    <b:RefOrder>2</b:RefOrder>
  </b:Source>
  <b:Source>
    <b:Tag>Ter22</b:Tag>
    <b:SourceType>ArticleInAPeriodical</b:SourceType>
    <b:Guid>{DD594BAB-AA3D-4BA6-A4CC-44162B63DC64}</b:Guid>
    <b:Author>
      <b:Author>
        <b:NameList>
          <b:Person>
            <b:Last>Teresa Pamuła</b:Last>
            <b:First>Renata</b:First>
            <b:Middle>Żochowska</b:Middle>
          </b:Person>
        </b:NameList>
      </b:Author>
    </b:Author>
    <b:Title>Estimation and prediction of the OD matrix in uncongested urban road network based on traffic flows using deep learning</b:Title>
    <b:Year>2022</b:Year>
    <b:Month>Novembro</b:Month>
    <b:Day>4</b:Day>
    <b:RefOrder>4</b:RefOrder>
  </b:Source>
  <b:Source>
    <b:Tag>Edd23</b:Tag>
    <b:SourceType>ArticleInAPeriodical</b:SourceType>
    <b:Guid>{E3CA4DDF-4BB8-416B-AA4A-29605F07B33F}</b:Guid>
    <b:Author>
      <b:Author>
        <b:NameList>
          <b:Person>
            <b:Last>Eddy Sanchezdela Cruz</b:Last>
            <b:First>Boris</b:First>
            <b:Middle>Medina</b:Middle>
          </b:Person>
        </b:NameList>
      </b:Author>
    </b:Author>
    <b:Title>Urban Traffic Flow Identification by Comparing Machine Learning Algorithms</b:Title>
    <b:Year>2023</b:Year>
    <b:Month>Fevereiro</b:Month>
    <b:Day>7</b:Day>
    <b:Pages>7</b:Pages>
    <b:RefOrder>5</b:RefOrder>
  </b:Source>
  <b:Source>
    <b:Tag>You22</b:Tag>
    <b:SourceType>ArticleInAPeriodical</b:SourceType>
    <b:Guid>{C0302B23-BC8E-4583-807D-A083D3BA857C}</b:Guid>
    <b:Author>
      <b:Author>
        <b:NameList>
          <b:Person>
            <b:Last>Youcef Djenouri</b:Last>
            <b:First>Asma</b:First>
            <b:Middle>Belhadi, Gautam Srivastava, Jerry Chun-Wei Lin</b:Middle>
          </b:Person>
        </b:NameList>
      </b:Author>
    </b:Author>
    <b:Title>Hybrid graph convolution neural network and branch-and-bound optimization for traffic flow forecasting</b:Title>
    <b:Year>2022</b:Year>
    <b:Month>Setembro</b:Month>
    <b:Day>22</b:Day>
    <b:RefOrder>6</b:RefOrder>
  </b:Source>
  <b:Source>
    <b:Tag>Faz22</b:Tag>
    <b:SourceType>ArticleInAPeriodical</b:SourceType>
    <b:Guid>{63756D35-951C-49D8-B531-04A82EA6F98C}</b:Guid>
    <b:Author>
      <b:Author>
        <b:NameList>
          <b:Person>
            <b:Last>Fazel Haq Ahmadzai</b:Last>
            <b:First>Woongsup</b:First>
            <b:Middle>Lee</b:Middle>
          </b:Person>
        </b:NameList>
      </b:Author>
    </b:Author>
    <b:Title>A mobile traffic load prediction based on recurrent neural network: A case of telecommunication in Afghanistan</b:Title>
    <b:Year>2022</b:Year>
    <b:Month>Maio</b:Month>
    <b:Day>28</b:Day>
    <b:RefOrder>7</b:RefOrder>
  </b:Source>
  <b:Source>
    <b:Tag>Jua19</b:Tag>
    <b:SourceType>ArticleInAPeriodical</b:SourceType>
    <b:Guid>{6CA2A5D7-EBA9-41F3-8EE2-1ECC3E8AB8DA}</b:Guid>
    <b:Author>
      <b:Author>
        <b:NameList>
          <b:Person>
            <b:Last>Juan Martín</b:Last>
            <b:First>Emil</b:First>
            <b:Middle>J. Khatib, Pedro Lázaro, Raquel Barco</b:Middle>
          </b:Person>
        </b:NameList>
      </b:Author>
    </b:Author>
    <b:Title>Traffic Monitoring via Mobile Device Location</b:Title>
    <b:Year>2019</b:Year>
    <b:Month>Outubro</b:Month>
    <b:Day>17</b:Day>
    <b:RefOrder>8</b:RefOrder>
  </b:Source>
  <b:Source>
    <b:Tag>Cor21</b:Tag>
    <b:SourceType>ArticleInAPeriodical</b:SourceType>
    <b:Guid>{494238B8-D34C-474D-9B82-C9AE2C0EF15E}</b:Guid>
    <b:Title>CRISP-DM Methodology For Your First Data Science Project</b:Title>
    <b:Year>2021</b:Year>
    <b:Author>
      <b:Author>
        <b:NameList>
          <b:Person>
            <b:Last>Wijaya</b:Last>
            <b:First>Cornellius</b:First>
            <b:Middle>Yudha</b:Middle>
          </b:Person>
        </b:NameList>
      </b:Author>
    </b:Author>
    <b:Month>Abril</b:Month>
    <b:Day>26</b:Day>
    <b:RefOrder>3</b:RefOrder>
  </b:Source>
  <b:Source>
    <b:Tag>Lar</b:Tag>
    <b:SourceType>Misc</b:SourceType>
    <b:Guid>{E661A120-BF06-46EA-9D6B-393FA484A6B3}</b:Guid>
    <b:Title>https://github.com/xiaochus/TrafficFlowPrediction</b:Title>
    <b:Author>
      <b:Author>
        <b:NameList>
          <b:Person>
            <b:Last>"xiaochus"</b:Last>
            <b:First>Larry</b:First>
          </b:Person>
        </b:NameList>
      </b:Author>
    </b:Author>
    <b:RefOrder>9</b:RefOrder>
  </b:Source>
  <b:Source>
    <b:Tag>Mod</b:Tag>
    <b:SourceType>DocumentFromInternetSite</b:SourceType>
    <b:Guid>{32181F3D-871E-42CC-993C-A6A1745B0477}</b:Guid>
    <b:URL>https://pytorch.org/docs/stable/generated/torch.nn.GRU.html</b:URL>
    <b:Author>
      <b:Author>
        <b:NameList>
          <b:Person>
            <b:Last>Pytorch</b:Last>
            <b:First>Modelo</b:First>
            <b:Middle>GRU</b:Middle>
          </b:Person>
        </b:NameList>
      </b:Author>
    </b:Author>
    <b:RefOrder>10</b:RefOrder>
  </b:Source>
  <b:Source>
    <b:Tag>Imp</b:Tag>
    <b:SourceType>DocumentFromInternetSite</b:SourceType>
    <b:Guid>{FD23BCDE-B551-48F4-B803-6178FB6B224E}</b:Guid>
    <b:Author>
      <b:Author>
        <b:NameList>
          <b:Person>
            <b:Last>GRU</b:Last>
            <b:First>Implementação</b:First>
            <b:Middle>do modelo</b:Middle>
          </b:Person>
        </b:NameList>
      </b:Author>
    </b:Author>
    <b:URL>https://dennybritz.com/posts/wildml/recurrent-neural-networks-tutorial-part-4/</b:URL>
    <b:RefOrder>11</b:RefOrder>
  </b:Source>
  <b:Source>
    <b:Tag>Ima</b:Tag>
    <b:SourceType>InternetSite</b:SourceType>
    <b:Guid>{72813274-ECDE-4F76-A4B3-8A3C6FE4AB7E}</b:Guid>
    <b:URL>https://www.youtube.com/watch?v=8HyCNIVRbSU&amp;ab_channel=TheA.I.Hacker-MichaelPhi</b:URL>
    <b:Author>
      <b:Author>
        <b:NameList>
          <b:Person>
            <b:Last>gates</b:Last>
            <b:First>Imagem</b:First>
            <b:Middle>GRU flow</b:Middle>
          </b:Person>
        </b:NameList>
      </b:Author>
    </b:Author>
    <b:RefOrder>12</b:RefOrder>
  </b:Source>
</b:Sources>
</file>

<file path=customXml/itemProps1.xml><?xml version="1.0" encoding="utf-8"?>
<ds:datastoreItem xmlns:ds="http://schemas.openxmlformats.org/officeDocument/2006/customXml" ds:itemID="{F086BFF6-2D55-4FB8-9C64-B0F332896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10086</TotalTime>
  <Pages>84</Pages>
  <Words>8895</Words>
  <Characters>48037</Characters>
  <Application>Microsoft Office Word</Application>
  <DocSecurity>0</DocSecurity>
  <Lines>400</Lines>
  <Paragraphs>113</Paragraphs>
  <ScaleCrop>false</ScaleCrop>
  <HeadingPairs>
    <vt:vector size="2" baseType="variant">
      <vt:variant>
        <vt:lpstr>Título</vt:lpstr>
      </vt:variant>
      <vt:variant>
        <vt:i4>1</vt:i4>
      </vt:variant>
    </vt:vector>
  </HeadingPairs>
  <TitlesOfParts>
    <vt:vector size="1" baseType="lpstr">
      <vt:lpstr>1</vt:lpstr>
    </vt:vector>
  </TitlesOfParts>
  <Company/>
  <LinksUpToDate>false</LinksUpToDate>
  <CharactersWithSpaces>56819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Ricardo J G F</dc:creator>
  <dc:description/>
  <cp:lastModifiedBy>Ricardo J G F</cp:lastModifiedBy>
  <cp:revision>76</cp:revision>
  <cp:lastPrinted>2017-04-12T14:10:00Z</cp:lastPrinted>
  <dcterms:created xsi:type="dcterms:W3CDTF">2023-02-08T10:12:00Z</dcterms:created>
  <dcterms:modified xsi:type="dcterms:W3CDTF">2023-06-22T10:25:00Z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